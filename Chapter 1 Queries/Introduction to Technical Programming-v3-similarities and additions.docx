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6BBEFB" w14:textId="77777777" w:rsidR="00E17CEE" w:rsidRDefault="00E17CEE" w:rsidP="00BE48CF">
      <w:pPr>
        <w:pStyle w:val="Heading1"/>
      </w:pPr>
      <w:bookmarkStart w:id="2" w:name="_Hlk128389609"/>
      <w:bookmarkStart w:id="3" w:name="_Toc18326419"/>
      <w:bookmarkStart w:id="4" w:name="_Toc98301698"/>
      <w:bookmarkStart w:id="5" w:name="_Hlk121093576"/>
      <w:bookmarkEnd w:id="2"/>
      <w:r>
        <w:t>Introduction to Technical Programming</w:t>
      </w:r>
      <w:bookmarkEnd w:id="3"/>
      <w:bookmarkEnd w:id="4"/>
    </w:p>
    <w:bookmarkEnd w:id="5"/>
    <w:p w14:paraId="425EBDB3" w14:textId="46CEE809" w:rsidR="00DA016C" w:rsidRPr="00AE40EB" w:rsidRDefault="00F00DFE" w:rsidP="00BE48CF">
      <w:pPr>
        <w:pStyle w:val="Heading1"/>
        <w:rPr>
          <w:lang w:val="en-ZA"/>
        </w:rPr>
      </w:pPr>
      <w:r>
        <w:rPr>
          <w:lang w:val="en-ZA"/>
        </w:rPr>
        <w:t xml:space="preserve">Topic </w:t>
      </w:r>
      <w:r w:rsidR="00DA016C" w:rsidRPr="00AE40EB">
        <w:rPr>
          <w:lang w:val="en-ZA"/>
        </w:rPr>
        <w:t>3:Concepts of programming for single board microprocessor or microcontrollers</w:t>
      </w:r>
    </w:p>
    <w:p w14:paraId="47A066E0" w14:textId="77777777" w:rsidR="00DA016C" w:rsidRDefault="00DA016C" w:rsidP="00DA016C">
      <w:pPr>
        <w:spacing w:line="240" w:lineRule="auto"/>
        <w:contextualSpacing/>
        <w:rPr>
          <w:b/>
          <w:bCs/>
          <w:sz w:val="16"/>
          <w:szCs w:val="16"/>
        </w:rPr>
      </w:pPr>
    </w:p>
    <w:p w14:paraId="6F9779F6" w14:textId="4FEEB58A" w:rsidR="00DA016C" w:rsidRDefault="00DA016C" w:rsidP="00DA016C">
      <w:pPr>
        <w:spacing w:line="240" w:lineRule="auto"/>
        <w:contextualSpacing/>
        <w:rPr>
          <w:b/>
          <w:bCs/>
          <w:szCs w:val="24"/>
        </w:rPr>
      </w:pPr>
      <w:r w:rsidRPr="00AE40EB">
        <w:rPr>
          <w:b/>
          <w:bCs/>
          <w:szCs w:val="24"/>
        </w:rPr>
        <w:t xml:space="preserve">3.1 </w:t>
      </w:r>
      <w:r>
        <w:rPr>
          <w:b/>
          <w:bCs/>
          <w:szCs w:val="24"/>
        </w:rPr>
        <w:tab/>
      </w:r>
      <w:r w:rsidRPr="00AE40EB">
        <w:rPr>
          <w:b/>
          <w:bCs/>
          <w:szCs w:val="24"/>
        </w:rPr>
        <w:t>Introduction to IO on  single board computing</w:t>
      </w:r>
    </w:p>
    <w:p w14:paraId="797FE9BD" w14:textId="77777777" w:rsidR="00DA016C" w:rsidRDefault="00DA016C" w:rsidP="00DA016C">
      <w:r>
        <w:t>After you have completed this module, you should be able to :</w:t>
      </w:r>
    </w:p>
    <w:p w14:paraId="407FF008" w14:textId="35AC3EAC" w:rsidR="00DA016C" w:rsidRPr="00DA016C" w:rsidRDefault="00DA016C">
      <w:pPr>
        <w:pStyle w:val="ListParagraph"/>
        <w:numPr>
          <w:ilvl w:val="0"/>
          <w:numId w:val="128"/>
        </w:numPr>
        <w:spacing w:line="240" w:lineRule="auto"/>
        <w:rPr>
          <w:szCs w:val="24"/>
        </w:rPr>
      </w:pPr>
      <w:r>
        <w:t xml:space="preserve">Expand the term </w:t>
      </w:r>
      <w:r w:rsidR="001D5F2F">
        <w:t>GPIO.</w:t>
      </w:r>
    </w:p>
    <w:p w14:paraId="0728430B" w14:textId="680D278A" w:rsidR="00DA016C" w:rsidRDefault="00DA016C">
      <w:pPr>
        <w:pStyle w:val="ListParagraph"/>
        <w:numPr>
          <w:ilvl w:val="0"/>
          <w:numId w:val="128"/>
        </w:numPr>
        <w:spacing w:line="240" w:lineRule="auto"/>
      </w:pPr>
      <w:r>
        <w:t xml:space="preserve">Compare and contrast some of the major advantages of python compared to other programming </w:t>
      </w:r>
      <w:r w:rsidR="001D5F2F">
        <w:t>languages.</w:t>
      </w:r>
      <w:r>
        <w:t xml:space="preserve"> </w:t>
      </w:r>
    </w:p>
    <w:p w14:paraId="2EA0B232" w14:textId="6E8A73EF" w:rsidR="00DA016C" w:rsidRDefault="00DA016C">
      <w:pPr>
        <w:pStyle w:val="ListParagraph"/>
        <w:numPr>
          <w:ilvl w:val="0"/>
          <w:numId w:val="128"/>
        </w:numPr>
        <w:spacing w:line="240" w:lineRule="auto"/>
      </w:pPr>
      <w:r>
        <w:t xml:space="preserve">Explain and identify where the GPIO pins are </w:t>
      </w:r>
      <w:r w:rsidR="001D5F2F">
        <w:t>located.</w:t>
      </w:r>
      <w:r>
        <w:t xml:space="preserve"> </w:t>
      </w:r>
    </w:p>
    <w:p w14:paraId="65E100A7" w14:textId="5C3FC0D9" w:rsidR="00DA016C" w:rsidRDefault="00DA016C">
      <w:pPr>
        <w:pStyle w:val="ListParagraph"/>
        <w:numPr>
          <w:ilvl w:val="0"/>
          <w:numId w:val="128"/>
        </w:numPr>
        <w:spacing w:line="240" w:lineRule="auto"/>
      </w:pPr>
      <w:r>
        <w:t xml:space="preserve">Differentiate between a compiler and an </w:t>
      </w:r>
      <w:r w:rsidR="001D5F2F">
        <w:t>interpreter.</w:t>
      </w:r>
      <w:r>
        <w:t xml:space="preserve"> </w:t>
      </w:r>
    </w:p>
    <w:p w14:paraId="03E2F45E" w14:textId="72B25012" w:rsidR="00DA016C" w:rsidRDefault="00DA016C">
      <w:pPr>
        <w:pStyle w:val="ListParagraph"/>
        <w:numPr>
          <w:ilvl w:val="0"/>
          <w:numId w:val="128"/>
        </w:numPr>
        <w:spacing w:line="240" w:lineRule="auto"/>
      </w:pPr>
      <w:r>
        <w:t xml:space="preserve">Explain the purpose of the GPIO </w:t>
      </w:r>
      <w:r w:rsidR="001D5F2F">
        <w:t>pins.</w:t>
      </w:r>
      <w:r>
        <w:t xml:space="preserve"> </w:t>
      </w:r>
    </w:p>
    <w:p w14:paraId="34C56AA1" w14:textId="5CCF4552" w:rsidR="00DA016C" w:rsidRDefault="00DA016C">
      <w:pPr>
        <w:pStyle w:val="ListParagraph"/>
        <w:numPr>
          <w:ilvl w:val="0"/>
          <w:numId w:val="128"/>
        </w:numPr>
        <w:spacing w:line="240" w:lineRule="auto"/>
      </w:pPr>
      <w:r>
        <w:t xml:space="preserve">Discuss the major characteristics of the python programming language as an interpreted </w:t>
      </w:r>
      <w:r w:rsidR="001D5F2F">
        <w:t>one.</w:t>
      </w:r>
      <w:r>
        <w:t xml:space="preserve"> </w:t>
      </w:r>
    </w:p>
    <w:p w14:paraId="149869F9" w14:textId="0AC3DB1D" w:rsidR="00DA016C" w:rsidRDefault="00DA016C">
      <w:pPr>
        <w:pStyle w:val="ListParagraph"/>
        <w:numPr>
          <w:ilvl w:val="0"/>
          <w:numId w:val="128"/>
        </w:numPr>
        <w:spacing w:line="240" w:lineRule="auto"/>
      </w:pPr>
      <w:r>
        <w:t xml:space="preserve">Define the term physical </w:t>
      </w:r>
      <w:r w:rsidR="001D5F2F">
        <w:t>computing.</w:t>
      </w:r>
      <w:r>
        <w:t xml:space="preserve"> </w:t>
      </w:r>
    </w:p>
    <w:p w14:paraId="362633E0" w14:textId="27B51FB8" w:rsidR="00DA016C" w:rsidRDefault="00DA016C">
      <w:pPr>
        <w:pStyle w:val="ListParagraph"/>
        <w:numPr>
          <w:ilvl w:val="0"/>
          <w:numId w:val="128"/>
        </w:numPr>
        <w:spacing w:line="240" w:lineRule="auto"/>
      </w:pPr>
      <w:r>
        <w:t xml:space="preserve">Differentiate between a shell and an </w:t>
      </w:r>
      <w:r w:rsidR="001D5F2F">
        <w:t>IDE.</w:t>
      </w:r>
      <w:r>
        <w:t xml:space="preserve"> </w:t>
      </w:r>
    </w:p>
    <w:p w14:paraId="72A0D79D" w14:textId="16C8AA22" w:rsidR="00DA016C" w:rsidRDefault="00DA016C">
      <w:pPr>
        <w:pStyle w:val="ListParagraph"/>
        <w:numPr>
          <w:ilvl w:val="0"/>
          <w:numId w:val="128"/>
        </w:numPr>
        <w:spacing w:line="240" w:lineRule="auto"/>
      </w:pPr>
      <w:r>
        <w:t xml:space="preserve">Read and interpret a Pi GPIO Pin </w:t>
      </w:r>
      <w:r w:rsidR="001D5F2F">
        <w:t>guide.</w:t>
      </w:r>
      <w:r>
        <w:t xml:space="preserve"> </w:t>
      </w:r>
    </w:p>
    <w:p w14:paraId="1F7C8791" w14:textId="59CBBD09" w:rsidR="00DA016C" w:rsidRDefault="00DA016C">
      <w:pPr>
        <w:pStyle w:val="ListParagraph"/>
        <w:numPr>
          <w:ilvl w:val="0"/>
          <w:numId w:val="128"/>
        </w:numPr>
        <w:spacing w:line="240" w:lineRule="auto"/>
      </w:pPr>
      <w:r>
        <w:t xml:space="preserve">Define the term physical </w:t>
      </w:r>
      <w:r w:rsidR="001D5F2F">
        <w:t>computing.</w:t>
      </w:r>
      <w:r>
        <w:t xml:space="preserve"> </w:t>
      </w:r>
    </w:p>
    <w:p w14:paraId="07697DF3" w14:textId="74EDD3D2" w:rsidR="00DA016C" w:rsidRDefault="00DA016C">
      <w:pPr>
        <w:pStyle w:val="ListParagraph"/>
        <w:numPr>
          <w:ilvl w:val="0"/>
          <w:numId w:val="128"/>
        </w:numPr>
        <w:spacing w:line="240" w:lineRule="auto"/>
      </w:pPr>
      <w:r>
        <w:t xml:space="preserve">Explain what the terms 3V3, 5V, GND GP2 means on the GPIO </w:t>
      </w:r>
      <w:r w:rsidR="001D5F2F">
        <w:t>board.</w:t>
      </w:r>
      <w:r>
        <w:t xml:space="preserve"> </w:t>
      </w:r>
    </w:p>
    <w:p w14:paraId="7511968F" w14:textId="0E1DDA75" w:rsidR="00DA016C" w:rsidRDefault="00DA016C">
      <w:pPr>
        <w:pStyle w:val="ListParagraph"/>
        <w:numPr>
          <w:ilvl w:val="0"/>
          <w:numId w:val="128"/>
        </w:numPr>
        <w:spacing w:line="240" w:lineRule="auto"/>
      </w:pPr>
      <w:r>
        <w:t xml:space="preserve">Discuss how Arduino is used to enable physical </w:t>
      </w:r>
      <w:r w:rsidR="001D5F2F">
        <w:t>computing.</w:t>
      </w:r>
    </w:p>
    <w:p w14:paraId="3EC9F07F" w14:textId="77777777" w:rsidR="00DA016C" w:rsidRDefault="00DA016C" w:rsidP="00DA016C">
      <w:pPr>
        <w:spacing w:line="240" w:lineRule="auto"/>
        <w:contextualSpacing/>
      </w:pPr>
    </w:p>
    <w:p w14:paraId="641C1E69" w14:textId="77777777" w:rsidR="00DA016C" w:rsidRPr="00AC631E" w:rsidRDefault="00DA016C" w:rsidP="00DA016C">
      <w:pPr>
        <w:spacing w:line="240" w:lineRule="auto"/>
        <w:contextualSpacing/>
        <w:rPr>
          <w:b/>
          <w:bCs/>
          <w:szCs w:val="24"/>
        </w:rPr>
      </w:pPr>
      <w:r w:rsidRPr="00AC631E">
        <w:rPr>
          <w:b/>
          <w:bCs/>
          <w:szCs w:val="24"/>
        </w:rPr>
        <w:t>3.2 Visual Programming and solution development</w:t>
      </w:r>
    </w:p>
    <w:p w14:paraId="25C7A007" w14:textId="77777777" w:rsidR="00DA016C" w:rsidRDefault="00DA016C" w:rsidP="00DA016C">
      <w:pPr>
        <w:spacing w:line="240" w:lineRule="auto"/>
        <w:ind w:left="708" w:hanging="708"/>
        <w:contextualSpacing/>
        <w:rPr>
          <w:sz w:val="16"/>
          <w:szCs w:val="16"/>
        </w:rPr>
      </w:pPr>
    </w:p>
    <w:p w14:paraId="551F0FA6" w14:textId="3378C3EB" w:rsidR="00DA016C" w:rsidRDefault="00DA016C" w:rsidP="00DA016C">
      <w:pPr>
        <w:spacing w:line="240" w:lineRule="auto"/>
        <w:ind w:left="699" w:hanging="708"/>
        <w:contextualSpacing/>
        <w:rPr>
          <w:i/>
          <w:sz w:val="16"/>
          <w:szCs w:val="16"/>
        </w:rPr>
      </w:pPr>
      <w:r>
        <w:rPr>
          <w:i/>
          <w:sz w:val="16"/>
          <w:szCs w:val="16"/>
        </w:rPr>
        <w:br/>
      </w:r>
    </w:p>
    <w:p w14:paraId="23A838D6" w14:textId="2D66C948" w:rsidR="00DA016C" w:rsidRDefault="00DA016C">
      <w:pPr>
        <w:pStyle w:val="ListParagraph"/>
        <w:numPr>
          <w:ilvl w:val="0"/>
          <w:numId w:val="130"/>
        </w:numPr>
        <w:spacing w:after="0" w:line="240" w:lineRule="auto"/>
        <w:jc w:val="both"/>
      </w:pPr>
      <w:r>
        <w:t xml:space="preserve">Construct (code/write) using the visual tool, debug and run simple programs incorporating: Declaration of variables of different types, use and assignment of values to variables, incorporating program constructs with sequence, selection and iteration structures. Expose and apply various programming concepts as part of the coded solution such as: </w:t>
      </w:r>
    </w:p>
    <w:p w14:paraId="079921F1" w14:textId="5B44A52C" w:rsidR="00DA016C" w:rsidRDefault="00DA016C">
      <w:pPr>
        <w:pStyle w:val="ListParagraph"/>
        <w:numPr>
          <w:ilvl w:val="1"/>
          <w:numId w:val="129"/>
        </w:numPr>
        <w:spacing w:after="0" w:line="240" w:lineRule="auto"/>
        <w:jc w:val="both"/>
      </w:pPr>
      <w:r>
        <w:t xml:space="preserve">retrieving remainders: modulus </w:t>
      </w:r>
    </w:p>
    <w:p w14:paraId="18B7D6DF" w14:textId="09085CD0" w:rsidR="00DA016C" w:rsidRDefault="00DA016C">
      <w:pPr>
        <w:pStyle w:val="ListParagraph"/>
        <w:numPr>
          <w:ilvl w:val="1"/>
          <w:numId w:val="129"/>
        </w:numPr>
        <w:spacing w:after="0" w:line="240" w:lineRule="auto"/>
        <w:jc w:val="both"/>
      </w:pPr>
      <w:r>
        <w:t xml:space="preserve">differentiate between real value division and integer division </w:t>
      </w:r>
    </w:p>
    <w:p w14:paraId="5FBAE4F4" w14:textId="4676F975" w:rsidR="00DA016C" w:rsidRDefault="00DA016C">
      <w:pPr>
        <w:pStyle w:val="ListParagraph"/>
        <w:numPr>
          <w:ilvl w:val="1"/>
          <w:numId w:val="129"/>
        </w:numPr>
        <w:spacing w:after="0" w:line="240" w:lineRule="auto"/>
        <w:jc w:val="both"/>
      </w:pPr>
      <w:r>
        <w:t xml:space="preserve">comparison operators and performing logical comparisons </w:t>
      </w:r>
    </w:p>
    <w:p w14:paraId="1FEE4A78" w14:textId="281F1D28" w:rsidR="00DA016C" w:rsidRDefault="00DA016C">
      <w:pPr>
        <w:pStyle w:val="ListParagraph"/>
        <w:numPr>
          <w:ilvl w:val="1"/>
          <w:numId w:val="129"/>
        </w:numPr>
        <w:spacing w:after="0" w:line="240" w:lineRule="auto"/>
        <w:jc w:val="both"/>
      </w:pPr>
      <w:r>
        <w:t xml:space="preserve">incorporate and write code constructs to perform basic calculations such as area, </w:t>
      </w:r>
      <w:r>
        <w:tab/>
      </w:r>
      <w:r>
        <w:tab/>
        <w:t>volume, VAT and simple formulae,</w:t>
      </w:r>
      <w:r w:rsidRPr="006429CC">
        <w:t xml:space="preserve"> </w:t>
      </w:r>
      <w:r>
        <w:t>typical calculations done in other subjects</w:t>
      </w:r>
    </w:p>
    <w:p w14:paraId="13ABB1AB" w14:textId="73A32911" w:rsidR="00DA016C" w:rsidRDefault="00DA016C">
      <w:pPr>
        <w:pStyle w:val="ListParagraph"/>
        <w:numPr>
          <w:ilvl w:val="1"/>
          <w:numId w:val="129"/>
        </w:numPr>
        <w:spacing w:after="0" w:line="240" w:lineRule="auto"/>
        <w:jc w:val="both"/>
      </w:pPr>
      <w:r>
        <w:t xml:space="preserve">include conditional constructs [if and if then-else] (up to a maximum of two </w:t>
      </w:r>
      <w:r>
        <w:tab/>
      </w:r>
      <w:r>
        <w:tab/>
        <w:t>nested levels)</w:t>
      </w:r>
    </w:p>
    <w:p w14:paraId="3CCB98F4" w14:textId="0614A355" w:rsidR="00DA016C" w:rsidRDefault="00DA016C">
      <w:pPr>
        <w:pStyle w:val="ListParagraph"/>
        <w:numPr>
          <w:ilvl w:val="1"/>
          <w:numId w:val="129"/>
        </w:numPr>
        <w:spacing w:after="0" w:line="240" w:lineRule="auto"/>
        <w:jc w:val="both"/>
      </w:pPr>
      <w:r>
        <w:t xml:space="preserve">Include iteration (looping) structures [fixed counter loop] </w:t>
      </w:r>
    </w:p>
    <w:p w14:paraId="69B7AC71" w14:textId="22344BDD" w:rsidR="00DA016C" w:rsidRDefault="00DA016C">
      <w:pPr>
        <w:pStyle w:val="ListParagraph"/>
        <w:numPr>
          <w:ilvl w:val="1"/>
          <w:numId w:val="129"/>
        </w:numPr>
        <w:spacing w:after="0" w:line="240" w:lineRule="auto"/>
        <w:jc w:val="both"/>
      </w:pPr>
      <w:r>
        <w:t xml:space="preserve">incorporate a combination of iteration and condition structures as part of the </w:t>
      </w:r>
      <w:r>
        <w:tab/>
      </w:r>
      <w:r>
        <w:tab/>
        <w:t>solution (i.e. program code)</w:t>
      </w:r>
    </w:p>
    <w:p w14:paraId="465F6928" w14:textId="1FD9606D" w:rsidR="00DA016C" w:rsidRDefault="00DA016C">
      <w:pPr>
        <w:pStyle w:val="ListParagraph"/>
        <w:numPr>
          <w:ilvl w:val="0"/>
          <w:numId w:val="130"/>
        </w:numPr>
        <w:spacing w:after="0" w:line="240" w:lineRule="auto"/>
        <w:jc w:val="both"/>
      </w:pPr>
      <w:r>
        <w:t xml:space="preserve">Write code which applies programming language tools and constructs to draw various </w:t>
      </w:r>
      <w:r>
        <w:tab/>
        <w:t xml:space="preserve">shapes (turtle type commands) on an output screen/window. Reinforce concepts </w:t>
      </w:r>
      <w:r>
        <w:tab/>
        <w:t xml:space="preserve">such as: </w:t>
      </w:r>
      <w:r>
        <w:tab/>
      </w:r>
    </w:p>
    <w:p w14:paraId="5551F1E8" w14:textId="440F55CF" w:rsidR="00DA016C" w:rsidRDefault="00DA016C">
      <w:pPr>
        <w:pStyle w:val="ListParagraph"/>
        <w:numPr>
          <w:ilvl w:val="2"/>
          <w:numId w:val="131"/>
        </w:numPr>
        <w:spacing w:after="0" w:line="240" w:lineRule="auto"/>
        <w:jc w:val="both"/>
      </w:pPr>
      <w:r>
        <w:t xml:space="preserve">Sequence </w:t>
      </w:r>
    </w:p>
    <w:p w14:paraId="43BA2AF8" w14:textId="29102481" w:rsidR="00DA016C" w:rsidRDefault="00DA016C">
      <w:pPr>
        <w:pStyle w:val="ListParagraph"/>
        <w:numPr>
          <w:ilvl w:val="2"/>
          <w:numId w:val="131"/>
        </w:numPr>
        <w:spacing w:after="0" w:line="240" w:lineRule="auto"/>
        <w:jc w:val="both"/>
      </w:pPr>
      <w:r>
        <w:t>Selection</w:t>
      </w:r>
    </w:p>
    <w:p w14:paraId="580F5631" w14:textId="44CC0A3A" w:rsidR="00DA016C" w:rsidRDefault="00DA016C">
      <w:pPr>
        <w:pStyle w:val="ListParagraph"/>
        <w:numPr>
          <w:ilvl w:val="2"/>
          <w:numId w:val="131"/>
        </w:numPr>
        <w:spacing w:after="0" w:line="240" w:lineRule="auto"/>
        <w:jc w:val="both"/>
      </w:pPr>
      <w:r>
        <w:t xml:space="preserve">Iteration </w:t>
      </w:r>
    </w:p>
    <w:p w14:paraId="5F6A776E" w14:textId="78934202" w:rsidR="00DA016C" w:rsidRDefault="00DA016C">
      <w:pPr>
        <w:pStyle w:val="ListParagraph"/>
        <w:numPr>
          <w:ilvl w:val="2"/>
          <w:numId w:val="131"/>
        </w:numPr>
        <w:spacing w:after="0" w:line="240" w:lineRule="auto"/>
        <w:jc w:val="both"/>
      </w:pPr>
      <w:r>
        <w:t>Creation of objects and shapes</w:t>
      </w:r>
    </w:p>
    <w:p w14:paraId="1274AACE" w14:textId="4B3205EF" w:rsidR="00DA016C" w:rsidRDefault="00DA016C">
      <w:pPr>
        <w:pStyle w:val="ListParagraph"/>
        <w:numPr>
          <w:ilvl w:val="0"/>
          <w:numId w:val="130"/>
        </w:numPr>
        <w:spacing w:after="0" w:line="240" w:lineRule="auto"/>
        <w:jc w:val="both"/>
      </w:pPr>
      <w:r>
        <w:t xml:space="preserve">Design a coding solution to a problem incorporating a combination of different </w:t>
      </w:r>
      <w:r>
        <w:tab/>
        <w:t xml:space="preserve">programming constructs which include: </w:t>
      </w:r>
    </w:p>
    <w:p w14:paraId="20C94D45" w14:textId="703369E2" w:rsidR="00DA016C" w:rsidRDefault="00DA016C">
      <w:pPr>
        <w:pStyle w:val="ListParagraph"/>
        <w:numPr>
          <w:ilvl w:val="1"/>
          <w:numId w:val="132"/>
        </w:numPr>
        <w:spacing w:after="0" w:line="240" w:lineRule="auto"/>
        <w:jc w:val="both"/>
      </w:pPr>
      <w:r>
        <w:lastRenderedPageBreak/>
        <w:t xml:space="preserve">Sequence </w:t>
      </w:r>
    </w:p>
    <w:p w14:paraId="65A61EE4" w14:textId="737D9687" w:rsidR="00DA016C" w:rsidRDefault="00DA016C">
      <w:pPr>
        <w:pStyle w:val="ListParagraph"/>
        <w:numPr>
          <w:ilvl w:val="1"/>
          <w:numId w:val="132"/>
        </w:numPr>
        <w:spacing w:after="0" w:line="240" w:lineRule="auto"/>
        <w:jc w:val="both"/>
      </w:pPr>
      <w:r>
        <w:t xml:space="preserve">Selection </w:t>
      </w:r>
    </w:p>
    <w:p w14:paraId="30FBEDF7" w14:textId="6002981B" w:rsidR="00DA016C" w:rsidRDefault="00DA016C">
      <w:pPr>
        <w:pStyle w:val="ListParagraph"/>
        <w:numPr>
          <w:ilvl w:val="1"/>
          <w:numId w:val="132"/>
        </w:numPr>
        <w:spacing w:after="0" w:line="240" w:lineRule="auto"/>
        <w:jc w:val="both"/>
      </w:pPr>
      <w:r>
        <w:t>Iteration</w:t>
      </w:r>
    </w:p>
    <w:p w14:paraId="4BE4EE1A" w14:textId="522D1A46" w:rsidR="00DA016C" w:rsidRDefault="00DA016C">
      <w:pPr>
        <w:pStyle w:val="ListParagraph"/>
        <w:numPr>
          <w:ilvl w:val="0"/>
          <w:numId w:val="130"/>
        </w:numPr>
        <w:spacing w:after="0" w:line="240" w:lineRule="auto"/>
        <w:jc w:val="both"/>
      </w:pPr>
      <w:r>
        <w:t xml:space="preserve">Design and develop solutions for specific problems that include computational thinking and applying software engineering principles. </w:t>
      </w:r>
    </w:p>
    <w:p w14:paraId="288F3F54" w14:textId="14921474" w:rsidR="00DA016C" w:rsidRPr="00E77345" w:rsidRDefault="00DA016C">
      <w:pPr>
        <w:pStyle w:val="ListParagraph"/>
        <w:numPr>
          <w:ilvl w:val="0"/>
          <w:numId w:val="130"/>
        </w:numPr>
        <w:spacing w:after="0" w:line="240" w:lineRule="auto"/>
        <w:jc w:val="both"/>
        <w:rPr>
          <w:szCs w:val="24"/>
        </w:rPr>
      </w:pPr>
      <w:r>
        <w:t>Explore lists/arrays (storing and accessing a list of numbers and strings) and containers. (Range: Manipulating lists/arrays such as adding, deleting, replacing, inserting items.)</w:t>
      </w:r>
    </w:p>
    <w:p w14:paraId="127C3736" w14:textId="2687A074" w:rsidR="00DA016C" w:rsidRDefault="00DA016C" w:rsidP="00CD2F43">
      <w:pPr>
        <w:jc w:val="both"/>
        <w:rPr>
          <w:rFonts w:cs="Times New Roman"/>
          <w:color w:val="222222"/>
          <w:szCs w:val="24"/>
          <w:shd w:val="clear" w:color="auto" w:fill="FFFFFF"/>
        </w:rPr>
      </w:pPr>
    </w:p>
    <w:p w14:paraId="3C234ECB" w14:textId="3192949E" w:rsidR="00E77345" w:rsidRDefault="00E77345" w:rsidP="00CD2F43">
      <w:pPr>
        <w:jc w:val="both"/>
        <w:rPr>
          <w:rFonts w:cs="Times New Roman"/>
          <w:color w:val="222222"/>
          <w:szCs w:val="24"/>
          <w:shd w:val="clear" w:color="auto" w:fill="FFFFFF"/>
        </w:rPr>
      </w:pPr>
    </w:p>
    <w:p w14:paraId="5F5C4731" w14:textId="7223FBD0" w:rsidR="00E77345" w:rsidRDefault="00E77345" w:rsidP="00CD2F43">
      <w:pPr>
        <w:jc w:val="both"/>
        <w:rPr>
          <w:rFonts w:cs="Times New Roman"/>
          <w:color w:val="222222"/>
          <w:szCs w:val="24"/>
          <w:shd w:val="clear" w:color="auto" w:fill="FFFFFF"/>
        </w:rPr>
      </w:pPr>
    </w:p>
    <w:p w14:paraId="698052AC" w14:textId="7AF070EA" w:rsidR="00E77345" w:rsidRDefault="00E77345" w:rsidP="00CD2F43">
      <w:pPr>
        <w:jc w:val="both"/>
        <w:rPr>
          <w:rFonts w:cs="Times New Roman"/>
          <w:color w:val="222222"/>
          <w:szCs w:val="24"/>
          <w:shd w:val="clear" w:color="auto" w:fill="FFFFFF"/>
        </w:rPr>
      </w:pPr>
    </w:p>
    <w:p w14:paraId="7528B871" w14:textId="3638B592" w:rsidR="00E77345" w:rsidRDefault="00E77345" w:rsidP="00CD2F43">
      <w:pPr>
        <w:jc w:val="both"/>
        <w:rPr>
          <w:rFonts w:cs="Times New Roman"/>
          <w:color w:val="222222"/>
          <w:szCs w:val="24"/>
          <w:shd w:val="clear" w:color="auto" w:fill="FFFFFF"/>
        </w:rPr>
      </w:pPr>
    </w:p>
    <w:p w14:paraId="389A78E2" w14:textId="191C3D96" w:rsidR="00E77345" w:rsidRDefault="00E77345" w:rsidP="00CD2F43">
      <w:pPr>
        <w:jc w:val="both"/>
        <w:rPr>
          <w:rFonts w:cs="Times New Roman"/>
          <w:color w:val="222222"/>
          <w:szCs w:val="24"/>
          <w:shd w:val="clear" w:color="auto" w:fill="FFFFFF"/>
        </w:rPr>
      </w:pPr>
    </w:p>
    <w:p w14:paraId="6B7361E8" w14:textId="447FE6E2" w:rsidR="00E77345" w:rsidRDefault="00E77345" w:rsidP="00CD2F43">
      <w:pPr>
        <w:jc w:val="both"/>
        <w:rPr>
          <w:rFonts w:cs="Times New Roman"/>
          <w:color w:val="222222"/>
          <w:szCs w:val="24"/>
          <w:shd w:val="clear" w:color="auto" w:fill="FFFFFF"/>
        </w:rPr>
      </w:pPr>
    </w:p>
    <w:p w14:paraId="79C951A0" w14:textId="3B4D6C0C" w:rsidR="00E77345" w:rsidRDefault="00E77345" w:rsidP="00CD2F43">
      <w:pPr>
        <w:jc w:val="both"/>
        <w:rPr>
          <w:rFonts w:cs="Times New Roman"/>
          <w:color w:val="222222"/>
          <w:szCs w:val="24"/>
          <w:shd w:val="clear" w:color="auto" w:fill="FFFFFF"/>
        </w:rPr>
      </w:pPr>
    </w:p>
    <w:p w14:paraId="2436EB31" w14:textId="69E980AE" w:rsidR="00E77345" w:rsidRDefault="00E77345" w:rsidP="00CD2F43">
      <w:pPr>
        <w:jc w:val="both"/>
        <w:rPr>
          <w:rFonts w:cs="Times New Roman"/>
          <w:color w:val="222222"/>
          <w:szCs w:val="24"/>
          <w:shd w:val="clear" w:color="auto" w:fill="FFFFFF"/>
        </w:rPr>
      </w:pPr>
    </w:p>
    <w:p w14:paraId="3DFA70CC" w14:textId="4BC616EE" w:rsidR="00E77345" w:rsidRDefault="00E77345" w:rsidP="00CD2F43">
      <w:pPr>
        <w:jc w:val="both"/>
        <w:rPr>
          <w:rFonts w:cs="Times New Roman"/>
          <w:color w:val="222222"/>
          <w:szCs w:val="24"/>
          <w:shd w:val="clear" w:color="auto" w:fill="FFFFFF"/>
        </w:rPr>
      </w:pPr>
    </w:p>
    <w:p w14:paraId="096A739E" w14:textId="53E22EFE" w:rsidR="00E77345" w:rsidRDefault="00E77345" w:rsidP="00CD2F43">
      <w:pPr>
        <w:jc w:val="both"/>
        <w:rPr>
          <w:rFonts w:cs="Times New Roman"/>
          <w:color w:val="222222"/>
          <w:szCs w:val="24"/>
          <w:shd w:val="clear" w:color="auto" w:fill="FFFFFF"/>
        </w:rPr>
      </w:pPr>
    </w:p>
    <w:p w14:paraId="2731A1C3" w14:textId="3617875D" w:rsidR="00E77345" w:rsidRDefault="00E77345" w:rsidP="00CD2F43">
      <w:pPr>
        <w:jc w:val="both"/>
        <w:rPr>
          <w:rFonts w:cs="Times New Roman"/>
          <w:color w:val="222222"/>
          <w:szCs w:val="24"/>
          <w:shd w:val="clear" w:color="auto" w:fill="FFFFFF"/>
        </w:rPr>
      </w:pPr>
    </w:p>
    <w:p w14:paraId="3FB0C63D" w14:textId="7BB1E8A0" w:rsidR="00E77345" w:rsidRDefault="00E77345" w:rsidP="00CD2F43">
      <w:pPr>
        <w:jc w:val="both"/>
        <w:rPr>
          <w:rFonts w:cs="Times New Roman"/>
          <w:color w:val="222222"/>
          <w:szCs w:val="24"/>
          <w:shd w:val="clear" w:color="auto" w:fill="FFFFFF"/>
        </w:rPr>
      </w:pPr>
    </w:p>
    <w:p w14:paraId="7336337D" w14:textId="01623BE0" w:rsidR="00E77345" w:rsidRDefault="00E77345" w:rsidP="00CD2F43">
      <w:pPr>
        <w:jc w:val="both"/>
        <w:rPr>
          <w:rFonts w:cs="Times New Roman"/>
          <w:color w:val="222222"/>
          <w:szCs w:val="24"/>
          <w:shd w:val="clear" w:color="auto" w:fill="FFFFFF"/>
        </w:rPr>
      </w:pPr>
    </w:p>
    <w:p w14:paraId="309F9E6C" w14:textId="768D68DA" w:rsidR="00E77345" w:rsidRDefault="00E77345" w:rsidP="00CD2F43">
      <w:pPr>
        <w:jc w:val="both"/>
        <w:rPr>
          <w:rFonts w:cs="Times New Roman"/>
          <w:color w:val="222222"/>
          <w:szCs w:val="24"/>
          <w:shd w:val="clear" w:color="auto" w:fill="FFFFFF"/>
        </w:rPr>
      </w:pPr>
    </w:p>
    <w:p w14:paraId="29FC73D0" w14:textId="54F3B120" w:rsidR="00E77345" w:rsidRDefault="00E77345" w:rsidP="00CD2F43">
      <w:pPr>
        <w:jc w:val="both"/>
        <w:rPr>
          <w:rFonts w:cs="Times New Roman"/>
          <w:color w:val="222222"/>
          <w:szCs w:val="24"/>
          <w:shd w:val="clear" w:color="auto" w:fill="FFFFFF"/>
        </w:rPr>
      </w:pPr>
    </w:p>
    <w:p w14:paraId="23DF0C2B" w14:textId="3EE2848B" w:rsidR="00E77345" w:rsidRDefault="00E77345" w:rsidP="00CD2F43">
      <w:pPr>
        <w:jc w:val="both"/>
        <w:rPr>
          <w:rFonts w:cs="Times New Roman"/>
          <w:color w:val="222222"/>
          <w:szCs w:val="24"/>
          <w:shd w:val="clear" w:color="auto" w:fill="FFFFFF"/>
        </w:rPr>
      </w:pPr>
    </w:p>
    <w:p w14:paraId="1303A7CF" w14:textId="0E49657A" w:rsidR="00E77345" w:rsidRDefault="00E77345" w:rsidP="00CD2F43">
      <w:pPr>
        <w:jc w:val="both"/>
        <w:rPr>
          <w:rFonts w:cs="Times New Roman"/>
          <w:color w:val="222222"/>
          <w:szCs w:val="24"/>
          <w:shd w:val="clear" w:color="auto" w:fill="FFFFFF"/>
        </w:rPr>
      </w:pPr>
    </w:p>
    <w:p w14:paraId="30C6B26B" w14:textId="51B77615" w:rsidR="00E77345" w:rsidRDefault="00E77345" w:rsidP="00CD2F43">
      <w:pPr>
        <w:jc w:val="both"/>
        <w:rPr>
          <w:rFonts w:cs="Times New Roman"/>
          <w:color w:val="222222"/>
          <w:szCs w:val="24"/>
          <w:shd w:val="clear" w:color="auto" w:fill="FFFFFF"/>
        </w:rPr>
      </w:pPr>
    </w:p>
    <w:p w14:paraId="0639DAD9" w14:textId="748D7ACA" w:rsidR="00E77345" w:rsidRDefault="00E77345" w:rsidP="00CD2F43">
      <w:pPr>
        <w:jc w:val="both"/>
        <w:rPr>
          <w:rFonts w:cs="Times New Roman"/>
          <w:color w:val="222222"/>
          <w:szCs w:val="24"/>
          <w:shd w:val="clear" w:color="auto" w:fill="FFFFFF"/>
        </w:rPr>
      </w:pPr>
    </w:p>
    <w:p w14:paraId="72AC8DEB" w14:textId="60CD57FF" w:rsidR="00E77345" w:rsidRDefault="00E77345" w:rsidP="00CD2F43">
      <w:pPr>
        <w:jc w:val="both"/>
        <w:rPr>
          <w:rFonts w:cs="Times New Roman"/>
          <w:color w:val="222222"/>
          <w:szCs w:val="24"/>
          <w:shd w:val="clear" w:color="auto" w:fill="FFFFFF"/>
        </w:rPr>
      </w:pPr>
    </w:p>
    <w:p w14:paraId="40B5B391" w14:textId="15B6AB07" w:rsidR="00E77345" w:rsidRDefault="00E77345" w:rsidP="00CD2F43">
      <w:pPr>
        <w:jc w:val="both"/>
        <w:rPr>
          <w:rFonts w:cs="Times New Roman"/>
          <w:color w:val="222222"/>
          <w:szCs w:val="24"/>
          <w:shd w:val="clear" w:color="auto" w:fill="FFFFFF"/>
        </w:rPr>
      </w:pPr>
    </w:p>
    <w:p w14:paraId="1BCBEDDB" w14:textId="7970BAE1" w:rsidR="00E77345" w:rsidRDefault="00E77345" w:rsidP="00CD2F43">
      <w:pPr>
        <w:jc w:val="both"/>
        <w:rPr>
          <w:rFonts w:cs="Times New Roman"/>
          <w:color w:val="222222"/>
          <w:szCs w:val="24"/>
          <w:shd w:val="clear" w:color="auto" w:fill="FFFFFF"/>
        </w:rPr>
      </w:pPr>
    </w:p>
    <w:p w14:paraId="74BE3F26" w14:textId="418986EC" w:rsidR="00E77345" w:rsidRDefault="00E77345" w:rsidP="00CD2F43">
      <w:pPr>
        <w:jc w:val="both"/>
        <w:rPr>
          <w:rFonts w:cs="Times New Roman"/>
          <w:color w:val="222222"/>
          <w:szCs w:val="24"/>
          <w:shd w:val="clear" w:color="auto" w:fill="FFFFFF"/>
        </w:rPr>
      </w:pPr>
    </w:p>
    <w:p w14:paraId="5409D7C9" w14:textId="38156FA6" w:rsidR="00E77345" w:rsidRDefault="00E77345" w:rsidP="00CD2F43">
      <w:pPr>
        <w:jc w:val="both"/>
        <w:rPr>
          <w:rFonts w:cs="Times New Roman"/>
          <w:color w:val="222222"/>
          <w:szCs w:val="24"/>
          <w:shd w:val="clear" w:color="auto" w:fill="FFFFFF"/>
        </w:rPr>
      </w:pPr>
    </w:p>
    <w:p w14:paraId="29690BCC" w14:textId="3DF65871" w:rsidR="00F720F6" w:rsidRDefault="00F720F6" w:rsidP="00CD2F43">
      <w:pPr>
        <w:jc w:val="both"/>
        <w:rPr>
          <w:rFonts w:cs="Times New Roman"/>
          <w:color w:val="222222"/>
          <w:szCs w:val="24"/>
          <w:shd w:val="clear" w:color="auto" w:fill="FFFFFF"/>
        </w:rPr>
      </w:pPr>
    </w:p>
    <w:p w14:paraId="2EABBDE5" w14:textId="77777777" w:rsidR="00F720F6" w:rsidRDefault="00F720F6" w:rsidP="00CD2F43">
      <w:pPr>
        <w:jc w:val="both"/>
        <w:rPr>
          <w:rFonts w:cs="Times New Roman"/>
          <w:color w:val="222222"/>
          <w:szCs w:val="24"/>
          <w:shd w:val="clear" w:color="auto" w:fill="FFFFFF"/>
        </w:rPr>
      </w:pPr>
    </w:p>
    <w:p w14:paraId="380C14D1" w14:textId="1C1A7F82" w:rsidR="00E77345" w:rsidRPr="00E77345" w:rsidRDefault="00E77345" w:rsidP="006E6630">
      <w:pPr>
        <w:pStyle w:val="Heading3"/>
        <w:rPr>
          <w:shd w:val="clear" w:color="auto" w:fill="auto"/>
        </w:rPr>
      </w:pPr>
      <w:r w:rsidRPr="00E77345">
        <w:rPr>
          <w:shd w:val="clear" w:color="auto" w:fill="auto"/>
        </w:rPr>
        <w:lastRenderedPageBreak/>
        <w:t xml:space="preserve">3.1 </w:t>
      </w:r>
      <w:r w:rsidRPr="00E77345">
        <w:rPr>
          <w:shd w:val="clear" w:color="auto" w:fill="auto"/>
        </w:rPr>
        <w:tab/>
        <w:t>Introduction to IO on  single board computing</w:t>
      </w:r>
    </w:p>
    <w:p w14:paraId="5DC9A70D" w14:textId="4925C888" w:rsidR="00E77345" w:rsidRPr="00E77345" w:rsidRDefault="00E77345" w:rsidP="00E77345">
      <w:pPr>
        <w:spacing w:line="240" w:lineRule="auto"/>
        <w:contextualSpacing/>
        <w:rPr>
          <w:b/>
          <w:bCs/>
          <w:szCs w:val="24"/>
        </w:rPr>
      </w:pPr>
      <w:r w:rsidRPr="00E77345">
        <w:rPr>
          <w:b/>
          <w:bCs/>
          <w:szCs w:val="24"/>
        </w:rPr>
        <w:t>Introduction</w:t>
      </w:r>
    </w:p>
    <w:p w14:paraId="602C7ECD" w14:textId="139BD142" w:rsidR="00E65FA7" w:rsidRDefault="00E77345" w:rsidP="00220E73">
      <w:pPr>
        <w:spacing w:line="360" w:lineRule="auto"/>
        <w:jc w:val="both"/>
        <w:rPr>
          <w:lang w:val="en-ZA"/>
        </w:rPr>
      </w:pPr>
      <w:r>
        <w:rPr>
          <w:lang w:val="en-ZA"/>
        </w:rPr>
        <w:t xml:space="preserve">In Level 2, we learnt </w:t>
      </w:r>
      <w:r w:rsidR="00492589">
        <w:rPr>
          <w:lang w:val="en-ZA"/>
        </w:rPr>
        <w:t>to</w:t>
      </w:r>
      <w:r>
        <w:rPr>
          <w:lang w:val="en-ZA"/>
        </w:rPr>
        <w:t xml:space="preserve"> progra</w:t>
      </w:r>
      <w:r w:rsidR="00492589">
        <w:rPr>
          <w:lang w:val="en-ZA"/>
        </w:rPr>
        <w:t>m</w:t>
      </w:r>
      <w:r>
        <w:rPr>
          <w:lang w:val="en-ZA"/>
        </w:rPr>
        <w:t xml:space="preserve"> using</w:t>
      </w:r>
      <w:r w:rsidR="00E65FA7">
        <w:rPr>
          <w:lang w:val="en-ZA"/>
        </w:rPr>
        <w:t xml:space="preserve"> Python</w:t>
      </w:r>
      <w:r w:rsidR="00492589">
        <w:rPr>
          <w:lang w:val="en-ZA"/>
        </w:rPr>
        <w:t xml:space="preserve"> language on a </w:t>
      </w:r>
      <w:r w:rsidR="00E65FA7">
        <w:rPr>
          <w:lang w:val="en-ZA"/>
        </w:rPr>
        <w:t>single board computer. We made use of the Raspberry Pi as our single board computing hardware. We then moved to visual programming using Scratch</w:t>
      </w:r>
      <w:r w:rsidR="00492589">
        <w:rPr>
          <w:lang w:val="en-ZA"/>
        </w:rPr>
        <w:t xml:space="preserve"> </w:t>
      </w:r>
      <w:r w:rsidR="00D05EA1">
        <w:rPr>
          <w:lang w:val="en-ZA"/>
        </w:rPr>
        <w:t>to</w:t>
      </w:r>
      <w:r w:rsidR="00492589">
        <w:rPr>
          <w:lang w:val="en-ZA"/>
        </w:rPr>
        <w:t xml:space="preserve"> describe processes through illustrations</w:t>
      </w:r>
      <w:r w:rsidR="00E65FA7">
        <w:rPr>
          <w:lang w:val="en-ZA"/>
        </w:rPr>
        <w:t>.</w:t>
      </w:r>
      <w:r w:rsidR="00D05EA1">
        <w:rPr>
          <w:lang w:val="en-ZA"/>
        </w:rPr>
        <w:t xml:space="preserve"> In this level, we are still going to use single board computing and our hardware will be Arduino boards and the programming language we are going to use is C++.</w:t>
      </w:r>
    </w:p>
    <w:p w14:paraId="6C604D0E" w14:textId="02EE01C7" w:rsidR="00E83985" w:rsidRPr="00E83985" w:rsidRDefault="00E83985" w:rsidP="00FA180E">
      <w:pPr>
        <w:pStyle w:val="NormalWeb"/>
        <w:spacing w:before="0" w:beforeAutospacing="0" w:after="0" w:afterAutospacing="0" w:line="360" w:lineRule="auto"/>
        <w:jc w:val="both"/>
        <w:rPr>
          <w:rFonts w:eastAsia="Calibri" w:cs="Basic Roman"/>
          <w:kern w:val="1"/>
          <w:szCs w:val="22"/>
          <w:lang w:eastAsia="zh-CN"/>
        </w:rPr>
      </w:pPr>
      <w:r w:rsidRPr="00E83985">
        <w:rPr>
          <w:rFonts w:eastAsia="Calibri" w:cs="Basic Roman"/>
          <w:kern w:val="1"/>
          <w:szCs w:val="22"/>
          <w:lang w:eastAsia="zh-CN"/>
        </w:rPr>
        <w:t>Raspberry Pi and Arduino are two very popular examples of single board computing hardware commonly used in among programming and electronics. However, the two boards are quite different. Raspberry Pi serves as a learning tool for computer programming, whereas Arduino is designed for rapid programming and circuit prototyping. There is one major difference between them: Arduino is a microcontroller board, while Raspberry Pi is a microprocessor-based minicomputer.</w:t>
      </w:r>
      <w:r>
        <w:rPr>
          <w:rFonts w:eastAsia="Calibri" w:cs="Basic Roman"/>
          <w:kern w:val="1"/>
          <w:szCs w:val="22"/>
          <w:lang w:eastAsia="zh-CN"/>
        </w:rPr>
        <w:t xml:space="preserve"> </w:t>
      </w:r>
      <w:r w:rsidRPr="00E83985">
        <w:rPr>
          <w:rFonts w:eastAsia="Calibri" w:cs="Basic Roman"/>
          <w:kern w:val="1"/>
          <w:szCs w:val="22"/>
          <w:lang w:eastAsia="zh-CN"/>
        </w:rPr>
        <w:t xml:space="preserve">Each board has unique benefits and drawback. We have already learnt the common features of a Raspberry Pi. We will proceed to </w:t>
      </w:r>
      <w:r w:rsidR="00220E73" w:rsidRPr="00E83985">
        <w:rPr>
          <w:rFonts w:eastAsia="Calibri" w:cs="Basic Roman"/>
          <w:kern w:val="1"/>
          <w:szCs w:val="22"/>
          <w:lang w:eastAsia="zh-CN"/>
        </w:rPr>
        <w:t>discuss</w:t>
      </w:r>
      <w:r w:rsidRPr="00E83985">
        <w:rPr>
          <w:rFonts w:eastAsia="Calibri" w:cs="Basic Roman"/>
          <w:kern w:val="1"/>
          <w:szCs w:val="22"/>
          <w:lang w:eastAsia="zh-CN"/>
        </w:rPr>
        <w:t xml:space="preserve"> the features of an Arduino board.</w:t>
      </w:r>
    </w:p>
    <w:p w14:paraId="50206023" w14:textId="77777777" w:rsidR="00E65FA7" w:rsidRDefault="00E65FA7" w:rsidP="00FA180E">
      <w:pPr>
        <w:spacing w:after="0" w:line="360" w:lineRule="auto"/>
        <w:rPr>
          <w:lang w:val="en-ZA"/>
        </w:rPr>
      </w:pPr>
    </w:p>
    <w:p w14:paraId="51324CA0" w14:textId="07993FC3" w:rsidR="00E83985" w:rsidRDefault="00E83985" w:rsidP="00E65FA7">
      <w:pPr>
        <w:spacing w:after="0"/>
        <w:rPr>
          <w:b/>
          <w:bCs/>
          <w:lang w:val="en-ZA"/>
        </w:rPr>
      </w:pPr>
      <w:r>
        <w:rPr>
          <w:b/>
          <w:bCs/>
          <w:lang w:val="en-ZA"/>
        </w:rPr>
        <w:t>VOCABULARY</w:t>
      </w:r>
    </w:p>
    <w:p w14:paraId="21856A73" w14:textId="4C061834" w:rsidR="00E83985" w:rsidRDefault="002232E5" w:rsidP="002232E5">
      <w:pPr>
        <w:shd w:val="clear" w:color="auto" w:fill="FFE599" w:themeFill="accent4" w:themeFillTint="66"/>
        <w:spacing w:after="0" w:line="360" w:lineRule="auto"/>
        <w:jc w:val="both"/>
        <w:rPr>
          <w:lang w:val="en-ZA"/>
        </w:rPr>
      </w:pPr>
      <w:r w:rsidRPr="002232E5">
        <w:rPr>
          <w:b/>
          <w:bCs/>
        </w:rPr>
        <w:t>A single-board</w:t>
      </w:r>
      <w:r>
        <w:t xml:space="preserve"> computer is a fully functional computer with a microprocessor, I/O operations, memory, and other features all integrated onto a single circuit board. There are no expansion slots for peripherals.</w:t>
      </w:r>
    </w:p>
    <w:p w14:paraId="354320E3" w14:textId="77777777" w:rsidR="002232E5" w:rsidRDefault="002232E5" w:rsidP="002232E5"/>
    <w:p w14:paraId="16518DBB" w14:textId="38D09724" w:rsidR="00E83985" w:rsidRPr="00AE40EB" w:rsidRDefault="00E83985" w:rsidP="006E6630">
      <w:pPr>
        <w:pStyle w:val="Heading3"/>
      </w:pPr>
      <w:r>
        <w:t>3.1.1</w:t>
      </w:r>
      <w:r>
        <w:tab/>
        <w:t>Exploring the Arduino board</w:t>
      </w:r>
    </w:p>
    <w:p w14:paraId="6F3FF22E" w14:textId="1AF27513" w:rsidR="00820934" w:rsidRDefault="00820934" w:rsidP="00820934">
      <w:pPr>
        <w:pStyle w:val="NormalWeb"/>
        <w:spacing w:before="0" w:beforeAutospacing="0" w:after="0" w:afterAutospacing="0" w:line="360" w:lineRule="auto"/>
        <w:jc w:val="both"/>
        <w:rPr>
          <w:rFonts w:eastAsia="Calibri" w:cs="Basic Roman"/>
          <w:kern w:val="1"/>
          <w:szCs w:val="22"/>
          <w:lang w:eastAsia="zh-CN"/>
        </w:rPr>
      </w:pPr>
      <w:r w:rsidRPr="00820934">
        <w:rPr>
          <w:rFonts w:eastAsia="Calibri" w:cs="Basic Roman"/>
          <w:kern w:val="1"/>
          <w:szCs w:val="22"/>
          <w:lang w:eastAsia="zh-CN"/>
        </w:rPr>
        <w:t xml:space="preserve">Arduino is an open-source electronics prototyping platform that contains both hardware and software and was founded in 2005 by Massimo Banzi and David Cuartielles. So, to be very clear, Arduino consists of hardware and software. </w:t>
      </w:r>
      <w:r w:rsidR="002232E5" w:rsidRPr="002232E5">
        <w:rPr>
          <w:rFonts w:eastAsia="Calibri" w:cs="Basic Roman"/>
          <w:kern w:val="1"/>
          <w:szCs w:val="22"/>
          <w:shd w:val="clear" w:color="auto" w:fill="FFE599" w:themeFill="accent4" w:themeFillTint="66"/>
          <w:lang w:val="en-GB" w:eastAsia="zh-CN"/>
        </w:rPr>
        <w:t xml:space="preserve">There are two components to Arduino: a physical circuit board (also called a microcontroller) and software, which is a simplified version of the C++ IDE (Integrated Development Environment). The software allows you to develop and upload computer code to the board on your computer. You can load new code into the Arduino using a USB-B cable, as opposed to a separate piece of hardware as with earlier programmable circuit boards. </w:t>
      </w:r>
      <w:r w:rsidRPr="00820934">
        <w:rPr>
          <w:rFonts w:eastAsia="Calibri" w:cs="Basic Roman"/>
          <w:kern w:val="1"/>
          <w:szCs w:val="22"/>
          <w:lang w:eastAsia="zh-CN"/>
        </w:rPr>
        <w:t>Most users prefer Arduino because they are inexpensive, cross-platform, have a simple and clear programming environment, and are built on open-source and extensible hardware and software.</w:t>
      </w:r>
    </w:p>
    <w:p w14:paraId="25342A8A" w14:textId="4E42AEFD" w:rsidR="00E83985" w:rsidRPr="00820934" w:rsidRDefault="00820934" w:rsidP="00820934">
      <w:pPr>
        <w:pStyle w:val="NormalWeb"/>
        <w:spacing w:before="0" w:beforeAutospacing="0" w:after="0" w:afterAutospacing="0" w:line="360" w:lineRule="auto"/>
        <w:jc w:val="both"/>
        <w:rPr>
          <w:rFonts w:eastAsia="Calibri" w:cs="Basic Roman"/>
          <w:kern w:val="1"/>
          <w:szCs w:val="22"/>
          <w:lang w:eastAsia="zh-CN"/>
        </w:rPr>
      </w:pPr>
      <w:r w:rsidRPr="00820934">
        <w:rPr>
          <w:rFonts w:eastAsia="Calibri" w:cs="Basic Roman"/>
          <w:kern w:val="1"/>
          <w:szCs w:val="22"/>
          <w:lang w:eastAsia="zh-CN"/>
        </w:rPr>
        <w:t> </w:t>
      </w:r>
    </w:p>
    <w:p w14:paraId="4B649A0A" w14:textId="77777777" w:rsidR="002232E5" w:rsidRDefault="002232E5" w:rsidP="00E83985">
      <w:pPr>
        <w:pStyle w:val="NormalWeb"/>
        <w:spacing w:before="0" w:beforeAutospacing="0" w:after="0" w:afterAutospacing="0"/>
        <w:jc w:val="both"/>
        <w:rPr>
          <w:b/>
          <w:bCs/>
        </w:rPr>
      </w:pPr>
    </w:p>
    <w:p w14:paraId="7D83FC98" w14:textId="6C887E5D" w:rsidR="00E83985" w:rsidRPr="009526E0" w:rsidRDefault="00E83985" w:rsidP="00E83985">
      <w:pPr>
        <w:pStyle w:val="NormalWeb"/>
        <w:spacing w:before="0" w:beforeAutospacing="0" w:after="0" w:afterAutospacing="0"/>
        <w:jc w:val="both"/>
        <w:rPr>
          <w:b/>
          <w:bCs/>
        </w:rPr>
      </w:pPr>
      <w:r w:rsidRPr="009526E0">
        <w:rPr>
          <w:b/>
          <w:bCs/>
        </w:rPr>
        <w:lastRenderedPageBreak/>
        <w:t>Types of Arduino boards</w:t>
      </w:r>
    </w:p>
    <w:p w14:paraId="17EE2156" w14:textId="0AA839DA" w:rsidR="009526E0" w:rsidRPr="00345297" w:rsidRDefault="006B4A16" w:rsidP="006B4A16">
      <w:pPr>
        <w:shd w:val="clear" w:color="auto" w:fill="FFFFFF"/>
        <w:spacing w:after="0" w:line="360" w:lineRule="auto"/>
        <w:jc w:val="both"/>
        <w:textAlignment w:val="baseline"/>
        <w:rPr>
          <w:rFonts w:eastAsia="Times New Roman" w:cs="Times New Roman"/>
          <w:kern w:val="0"/>
          <w:szCs w:val="24"/>
          <w:lang w:val="en-ZA" w:eastAsia="en-ZA"/>
        </w:rPr>
      </w:pPr>
      <w:bookmarkStart w:id="6" w:name="_Hlk125895136"/>
      <w:r>
        <w:t>Numerous Arduino boards have been built throughout the years for thousands of projects, ranging from simple everyday objects to complex scientific apparatus. The list of Arduino boards includes the following:</w:t>
      </w:r>
      <w:r w:rsidR="009526E0" w:rsidRPr="00345297">
        <w:rPr>
          <w:rFonts w:eastAsia="Times New Roman" w:cs="Times New Roman"/>
          <w:kern w:val="0"/>
          <w:szCs w:val="24"/>
          <w:lang w:val="en-ZA" w:eastAsia="en-ZA"/>
        </w:rPr>
        <w:t>Arduino Uno (R3)</w:t>
      </w:r>
    </w:p>
    <w:p w14:paraId="25818BDA" w14:textId="77777777" w:rsidR="009526E0" w:rsidRPr="00345297" w:rsidRDefault="009526E0">
      <w:pPr>
        <w:numPr>
          <w:ilvl w:val="0"/>
          <w:numId w:val="133"/>
        </w:numPr>
        <w:shd w:val="clear" w:color="auto" w:fill="FFFFFF"/>
        <w:spacing w:after="0" w:line="240" w:lineRule="auto"/>
        <w:ind w:left="1020"/>
        <w:textAlignment w:val="baseline"/>
        <w:rPr>
          <w:rFonts w:eastAsia="Times New Roman" w:cs="Times New Roman"/>
          <w:kern w:val="0"/>
          <w:szCs w:val="24"/>
          <w:lang w:val="en-ZA" w:eastAsia="en-ZA"/>
        </w:rPr>
      </w:pPr>
      <w:r w:rsidRPr="00345297">
        <w:rPr>
          <w:rFonts w:eastAsia="Times New Roman" w:cs="Times New Roman"/>
          <w:kern w:val="0"/>
          <w:szCs w:val="24"/>
          <w:lang w:val="en-ZA" w:eastAsia="en-ZA"/>
        </w:rPr>
        <w:t>Arduino Nano</w:t>
      </w:r>
    </w:p>
    <w:p w14:paraId="75DEF918" w14:textId="77777777" w:rsidR="009526E0" w:rsidRPr="00345297" w:rsidRDefault="009526E0">
      <w:pPr>
        <w:numPr>
          <w:ilvl w:val="0"/>
          <w:numId w:val="133"/>
        </w:numPr>
        <w:shd w:val="clear" w:color="auto" w:fill="FFFFFF"/>
        <w:spacing w:after="0" w:line="240" w:lineRule="auto"/>
        <w:ind w:left="1020"/>
        <w:textAlignment w:val="baseline"/>
        <w:rPr>
          <w:rFonts w:eastAsia="Times New Roman" w:cs="Times New Roman"/>
          <w:kern w:val="0"/>
          <w:szCs w:val="24"/>
          <w:lang w:val="en-ZA" w:eastAsia="en-ZA"/>
        </w:rPr>
      </w:pPr>
      <w:r w:rsidRPr="00345297">
        <w:rPr>
          <w:rFonts w:eastAsia="Times New Roman" w:cs="Times New Roman"/>
          <w:kern w:val="0"/>
          <w:szCs w:val="24"/>
          <w:lang w:val="en-ZA" w:eastAsia="en-ZA"/>
        </w:rPr>
        <w:t>Arduino Micro</w:t>
      </w:r>
    </w:p>
    <w:p w14:paraId="5A5389A7" w14:textId="77777777" w:rsidR="00345297" w:rsidRDefault="009526E0">
      <w:pPr>
        <w:numPr>
          <w:ilvl w:val="0"/>
          <w:numId w:val="133"/>
        </w:numPr>
        <w:shd w:val="clear" w:color="auto" w:fill="FFFFFF"/>
        <w:spacing w:after="0" w:line="240" w:lineRule="auto"/>
        <w:ind w:left="1020"/>
        <w:textAlignment w:val="baseline"/>
        <w:rPr>
          <w:rFonts w:eastAsia="Times New Roman" w:cs="Times New Roman"/>
          <w:kern w:val="0"/>
          <w:szCs w:val="24"/>
          <w:lang w:val="en-ZA" w:eastAsia="en-ZA"/>
        </w:rPr>
      </w:pPr>
      <w:r w:rsidRPr="00345297">
        <w:rPr>
          <w:rFonts w:eastAsia="Times New Roman" w:cs="Times New Roman"/>
          <w:kern w:val="0"/>
          <w:szCs w:val="24"/>
          <w:lang w:val="en-ZA" w:eastAsia="en-ZA"/>
        </w:rPr>
        <w:t>Arduino Due</w:t>
      </w:r>
    </w:p>
    <w:p w14:paraId="55654B61" w14:textId="77777777" w:rsidR="00345297" w:rsidRDefault="009526E0">
      <w:pPr>
        <w:numPr>
          <w:ilvl w:val="0"/>
          <w:numId w:val="133"/>
        </w:numPr>
        <w:shd w:val="clear" w:color="auto" w:fill="FFFFFF"/>
        <w:spacing w:after="0" w:line="240" w:lineRule="auto"/>
        <w:ind w:left="1020"/>
        <w:textAlignment w:val="baseline"/>
        <w:rPr>
          <w:rFonts w:eastAsia="Times New Roman" w:cs="Times New Roman"/>
          <w:kern w:val="0"/>
          <w:szCs w:val="24"/>
          <w:lang w:val="en-ZA" w:eastAsia="en-ZA"/>
        </w:rPr>
      </w:pPr>
      <w:r w:rsidRPr="00345297">
        <w:rPr>
          <w:rFonts w:eastAsia="Times New Roman" w:cs="Times New Roman"/>
          <w:kern w:val="0"/>
          <w:szCs w:val="24"/>
          <w:lang w:val="en-ZA" w:eastAsia="en-ZA"/>
        </w:rPr>
        <w:t>Arduino Mega (R3) Board</w:t>
      </w:r>
    </w:p>
    <w:p w14:paraId="58EF9212" w14:textId="2A09A17B" w:rsidR="009526E0" w:rsidRDefault="009526E0">
      <w:pPr>
        <w:numPr>
          <w:ilvl w:val="0"/>
          <w:numId w:val="133"/>
        </w:numPr>
        <w:shd w:val="clear" w:color="auto" w:fill="FFFFFF"/>
        <w:spacing w:after="0" w:line="240" w:lineRule="auto"/>
        <w:ind w:left="1020"/>
        <w:textAlignment w:val="baseline"/>
        <w:rPr>
          <w:rFonts w:eastAsia="Times New Roman" w:cs="Times New Roman"/>
          <w:kern w:val="0"/>
          <w:szCs w:val="24"/>
          <w:lang w:val="en-ZA" w:eastAsia="en-ZA"/>
        </w:rPr>
      </w:pPr>
      <w:r w:rsidRPr="00345297">
        <w:rPr>
          <w:rFonts w:eastAsia="Times New Roman" w:cs="Times New Roman"/>
          <w:kern w:val="0"/>
          <w:szCs w:val="24"/>
          <w:lang w:val="en-ZA" w:eastAsia="en-ZA"/>
        </w:rPr>
        <w:t>Arduino Robot</w:t>
      </w:r>
    </w:p>
    <w:bookmarkEnd w:id="6"/>
    <w:p w14:paraId="4E84ABF9" w14:textId="52C64373" w:rsidR="00345297" w:rsidRDefault="00345297" w:rsidP="00345297">
      <w:pPr>
        <w:shd w:val="clear" w:color="auto" w:fill="FFFFFF"/>
        <w:spacing w:after="0" w:line="240" w:lineRule="auto"/>
        <w:textAlignment w:val="baseline"/>
        <w:rPr>
          <w:rFonts w:eastAsia="Times New Roman" w:cs="Times New Roman"/>
          <w:kern w:val="0"/>
          <w:szCs w:val="24"/>
          <w:lang w:val="en-ZA" w:eastAsia="en-ZA"/>
        </w:rPr>
      </w:pPr>
    </w:p>
    <w:p w14:paraId="1B16845F" w14:textId="26CA2E94" w:rsidR="00345297" w:rsidRDefault="00345297" w:rsidP="00345297">
      <w:pPr>
        <w:shd w:val="clear" w:color="auto" w:fill="FFFFFF"/>
        <w:spacing w:after="0" w:line="240" w:lineRule="auto"/>
        <w:textAlignment w:val="baseline"/>
        <w:rPr>
          <w:rFonts w:eastAsia="Times New Roman" w:cs="Times New Roman"/>
          <w:kern w:val="0"/>
          <w:szCs w:val="24"/>
          <w:lang w:val="en-ZA" w:eastAsia="en-ZA"/>
        </w:rPr>
      </w:pPr>
      <w:r w:rsidRPr="00345297">
        <w:rPr>
          <w:rFonts w:eastAsia="Times New Roman" w:cs="Times New Roman"/>
          <w:kern w:val="0"/>
          <w:szCs w:val="24"/>
          <w:lang w:val="en-ZA" w:eastAsia="en-ZA"/>
        </w:rPr>
        <w:t>The features of different types of</w:t>
      </w:r>
      <w:r>
        <w:rPr>
          <w:rFonts w:eastAsia="Times New Roman" w:cs="Times New Roman"/>
          <w:kern w:val="0"/>
          <w:szCs w:val="24"/>
          <w:lang w:val="en-ZA" w:eastAsia="en-ZA"/>
        </w:rPr>
        <w:t xml:space="preserve"> the common</w:t>
      </w:r>
      <w:r w:rsidRPr="00345297">
        <w:rPr>
          <w:rFonts w:eastAsia="Times New Roman" w:cs="Times New Roman"/>
          <w:kern w:val="0"/>
          <w:szCs w:val="24"/>
          <w:lang w:val="en-ZA" w:eastAsia="en-ZA"/>
        </w:rPr>
        <w:t xml:space="preserve"> Arduino boards are listed in </w:t>
      </w:r>
      <w:r>
        <w:rPr>
          <w:rFonts w:eastAsia="Times New Roman" w:cs="Times New Roman"/>
          <w:kern w:val="0"/>
          <w:szCs w:val="24"/>
          <w:lang w:val="en-ZA" w:eastAsia="en-ZA"/>
        </w:rPr>
        <w:t>Table 3.1.</w:t>
      </w:r>
    </w:p>
    <w:p w14:paraId="3569B97C" w14:textId="77777777" w:rsidR="00345297" w:rsidRDefault="00345297" w:rsidP="00345297">
      <w:pPr>
        <w:shd w:val="clear" w:color="auto" w:fill="FFFFFF"/>
        <w:spacing w:after="0" w:line="240" w:lineRule="auto"/>
        <w:textAlignment w:val="baseline"/>
        <w:rPr>
          <w:rFonts w:eastAsia="Times New Roman" w:cs="Times New Roman"/>
          <w:kern w:val="0"/>
          <w:szCs w:val="24"/>
          <w:lang w:val="en-ZA" w:eastAsia="en-ZA"/>
        </w:rPr>
      </w:pPr>
    </w:p>
    <w:p w14:paraId="2F91DBE5" w14:textId="23B6607C" w:rsidR="00821B2C" w:rsidRPr="00821B2C" w:rsidRDefault="00821B2C" w:rsidP="00821B2C">
      <w:pPr>
        <w:pStyle w:val="Caption"/>
        <w:keepNext/>
        <w:spacing w:after="0"/>
        <w:rPr>
          <w:i w:val="0"/>
          <w:iCs w:val="0"/>
          <w:color w:val="auto"/>
          <w:sz w:val="24"/>
          <w:szCs w:val="24"/>
        </w:rPr>
      </w:pPr>
      <w:r w:rsidRPr="00821B2C">
        <w:rPr>
          <w:i w:val="0"/>
          <w:iCs w:val="0"/>
          <w:color w:val="auto"/>
          <w:sz w:val="24"/>
          <w:szCs w:val="24"/>
        </w:rPr>
        <w:t xml:space="preserve">Table 3. </w:t>
      </w:r>
      <w:r w:rsidRPr="00821B2C">
        <w:rPr>
          <w:i w:val="0"/>
          <w:iCs w:val="0"/>
          <w:color w:val="auto"/>
          <w:sz w:val="24"/>
          <w:szCs w:val="24"/>
        </w:rPr>
        <w:fldChar w:fldCharType="begin"/>
      </w:r>
      <w:r w:rsidRPr="00821B2C">
        <w:rPr>
          <w:i w:val="0"/>
          <w:iCs w:val="0"/>
          <w:color w:val="auto"/>
          <w:sz w:val="24"/>
          <w:szCs w:val="24"/>
        </w:rPr>
        <w:instrText xml:space="preserve"> SEQ Table_3. \* ARABIC </w:instrText>
      </w:r>
      <w:r w:rsidRPr="00821B2C">
        <w:rPr>
          <w:i w:val="0"/>
          <w:iCs w:val="0"/>
          <w:color w:val="auto"/>
          <w:sz w:val="24"/>
          <w:szCs w:val="24"/>
        </w:rPr>
        <w:fldChar w:fldCharType="separate"/>
      </w:r>
      <w:r w:rsidR="00F6525E">
        <w:rPr>
          <w:i w:val="0"/>
          <w:iCs w:val="0"/>
          <w:noProof/>
          <w:color w:val="auto"/>
          <w:sz w:val="24"/>
          <w:szCs w:val="24"/>
        </w:rPr>
        <w:t>1</w:t>
      </w:r>
      <w:r w:rsidRPr="00821B2C">
        <w:rPr>
          <w:i w:val="0"/>
          <w:iCs w:val="0"/>
          <w:color w:val="auto"/>
          <w:sz w:val="24"/>
          <w:szCs w:val="24"/>
        </w:rPr>
        <w:fldChar w:fldCharType="end"/>
      </w:r>
      <w:r w:rsidRPr="00821B2C">
        <w:rPr>
          <w:i w:val="0"/>
          <w:iCs w:val="0"/>
          <w:color w:val="auto"/>
          <w:sz w:val="24"/>
          <w:szCs w:val="24"/>
        </w:rPr>
        <w:t>: General specifications of common types of Arduino boards</w:t>
      </w:r>
    </w:p>
    <w:tbl>
      <w:tblPr>
        <w:tblStyle w:val="TableGrid"/>
        <w:tblW w:w="0" w:type="auto"/>
        <w:tblLook w:val="04A0" w:firstRow="1" w:lastRow="0" w:firstColumn="1" w:lastColumn="0" w:noHBand="0" w:noVBand="1"/>
      </w:tblPr>
      <w:tblGrid>
        <w:gridCol w:w="1788"/>
        <w:gridCol w:w="1857"/>
        <w:gridCol w:w="1788"/>
        <w:gridCol w:w="1219"/>
        <w:gridCol w:w="2354"/>
      </w:tblGrid>
      <w:tr w:rsidR="00345297" w14:paraId="689D05F2" w14:textId="77777777" w:rsidTr="00345297">
        <w:tc>
          <w:tcPr>
            <w:tcW w:w="1791"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51934240" w14:textId="5846E2C8" w:rsidR="00345297" w:rsidRPr="00345297" w:rsidRDefault="00345297" w:rsidP="00345297">
            <w:pPr>
              <w:spacing w:after="0" w:line="240" w:lineRule="auto"/>
              <w:textAlignment w:val="baseline"/>
              <w:rPr>
                <w:rFonts w:eastAsia="Times New Roman" w:cs="Times New Roman"/>
                <w:b/>
                <w:bCs/>
                <w:kern w:val="0"/>
                <w:szCs w:val="24"/>
                <w:lang w:val="en-ZA" w:eastAsia="en-ZA"/>
              </w:rPr>
            </w:pPr>
            <w:r w:rsidRPr="00345297">
              <w:rPr>
                <w:rFonts w:eastAsia="Times New Roman" w:cs="Times New Roman"/>
                <w:b/>
                <w:bCs/>
                <w:kern w:val="0"/>
                <w:szCs w:val="24"/>
                <w:lang w:val="en-ZA" w:eastAsia="en-ZA"/>
              </w:rPr>
              <w:t>Name of Arduino board</w:t>
            </w:r>
          </w:p>
        </w:tc>
        <w:tc>
          <w:tcPr>
            <w:tcW w:w="1857"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196171AF" w14:textId="0C2BD670" w:rsidR="00345297" w:rsidRPr="00345297" w:rsidRDefault="00345297" w:rsidP="00345297">
            <w:pPr>
              <w:spacing w:after="0" w:line="240" w:lineRule="auto"/>
              <w:textAlignment w:val="baseline"/>
              <w:rPr>
                <w:rFonts w:eastAsia="Times New Roman" w:cs="Times New Roman"/>
                <w:b/>
                <w:bCs/>
                <w:kern w:val="0"/>
                <w:szCs w:val="24"/>
                <w:lang w:val="en-ZA" w:eastAsia="en-ZA"/>
              </w:rPr>
            </w:pPr>
            <w:r w:rsidRPr="00345297">
              <w:rPr>
                <w:rFonts w:eastAsia="Times New Roman" w:cs="Times New Roman"/>
                <w:b/>
                <w:bCs/>
                <w:kern w:val="0"/>
                <w:szCs w:val="24"/>
                <w:lang w:val="en-ZA" w:eastAsia="en-ZA"/>
              </w:rPr>
              <w:t>Processor type</w:t>
            </w:r>
          </w:p>
        </w:tc>
        <w:tc>
          <w:tcPr>
            <w:tcW w:w="179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4A5317A5" w14:textId="2E0285C8" w:rsidR="00345297" w:rsidRPr="00345297" w:rsidRDefault="00345297" w:rsidP="00345297">
            <w:pPr>
              <w:spacing w:after="0" w:line="240" w:lineRule="auto"/>
              <w:textAlignment w:val="baseline"/>
              <w:rPr>
                <w:rFonts w:eastAsia="Times New Roman" w:cs="Times New Roman"/>
                <w:b/>
                <w:bCs/>
                <w:kern w:val="0"/>
                <w:szCs w:val="24"/>
                <w:lang w:val="en-ZA" w:eastAsia="en-ZA"/>
              </w:rPr>
            </w:pPr>
            <w:r w:rsidRPr="00345297">
              <w:rPr>
                <w:rFonts w:eastAsia="Times New Roman" w:cs="Times New Roman"/>
                <w:b/>
                <w:bCs/>
                <w:kern w:val="0"/>
                <w:szCs w:val="24"/>
                <w:lang w:val="en-ZA" w:eastAsia="en-ZA"/>
              </w:rPr>
              <w:t>Memory</w:t>
            </w:r>
          </w:p>
        </w:tc>
        <w:tc>
          <w:tcPr>
            <w:tcW w:w="122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70BF034F" w14:textId="5264ABE4" w:rsidR="00345297" w:rsidRPr="00345297" w:rsidRDefault="00345297" w:rsidP="00345297">
            <w:pPr>
              <w:spacing w:after="0" w:line="240" w:lineRule="auto"/>
              <w:textAlignment w:val="baseline"/>
              <w:rPr>
                <w:rFonts w:eastAsia="Times New Roman" w:cs="Times New Roman"/>
                <w:b/>
                <w:bCs/>
                <w:kern w:val="0"/>
                <w:szCs w:val="24"/>
                <w:lang w:val="en-ZA" w:eastAsia="en-ZA"/>
              </w:rPr>
            </w:pPr>
            <w:r w:rsidRPr="00345297">
              <w:rPr>
                <w:rFonts w:eastAsia="Times New Roman" w:cs="Times New Roman"/>
                <w:b/>
                <w:bCs/>
                <w:kern w:val="0"/>
                <w:szCs w:val="24"/>
                <w:lang w:val="en-ZA" w:eastAsia="en-ZA"/>
              </w:rPr>
              <w:t>Digital I/O</w:t>
            </w:r>
          </w:p>
        </w:tc>
        <w:tc>
          <w:tcPr>
            <w:tcW w:w="235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6AEEDCE4" w14:textId="35DC75A5" w:rsidR="00345297" w:rsidRPr="00345297" w:rsidRDefault="00345297" w:rsidP="00345297">
            <w:pPr>
              <w:spacing w:after="0" w:line="240" w:lineRule="auto"/>
              <w:textAlignment w:val="baseline"/>
              <w:rPr>
                <w:rFonts w:eastAsia="Times New Roman" w:cs="Times New Roman"/>
                <w:b/>
                <w:bCs/>
                <w:kern w:val="0"/>
                <w:szCs w:val="24"/>
                <w:lang w:val="en-ZA" w:eastAsia="en-ZA"/>
              </w:rPr>
            </w:pPr>
            <w:r w:rsidRPr="00345297">
              <w:rPr>
                <w:rFonts w:eastAsia="Times New Roman" w:cs="Times New Roman"/>
                <w:b/>
                <w:bCs/>
                <w:kern w:val="0"/>
                <w:szCs w:val="24"/>
                <w:lang w:val="en-ZA" w:eastAsia="en-ZA"/>
              </w:rPr>
              <w:t>Analogue I/O</w:t>
            </w:r>
          </w:p>
        </w:tc>
      </w:tr>
      <w:tr w:rsidR="00345297" w14:paraId="0D9247F1" w14:textId="77777777" w:rsidTr="00345297">
        <w:tc>
          <w:tcPr>
            <w:tcW w:w="1791" w:type="dxa"/>
            <w:tcBorders>
              <w:top w:val="single" w:sz="8" w:space="0" w:color="auto"/>
            </w:tcBorders>
          </w:tcPr>
          <w:p w14:paraId="6AF9FD23" w14:textId="1FF72A3F" w:rsidR="00345297" w:rsidRDefault="00345297" w:rsidP="00345297">
            <w:pPr>
              <w:spacing w:after="0" w:line="240" w:lineRule="auto"/>
              <w:textAlignment w:val="baseline"/>
              <w:rPr>
                <w:rFonts w:eastAsia="Times New Roman" w:cs="Times New Roman"/>
                <w:kern w:val="0"/>
                <w:szCs w:val="24"/>
                <w:lang w:val="en-ZA" w:eastAsia="en-ZA"/>
              </w:rPr>
            </w:pPr>
            <w:r w:rsidRPr="00345297">
              <w:rPr>
                <w:rFonts w:eastAsia="Times New Roman" w:cs="Times New Roman"/>
                <w:kern w:val="0"/>
                <w:szCs w:val="24"/>
                <w:lang w:val="en-ZA" w:eastAsia="en-ZA"/>
              </w:rPr>
              <w:t>Arduino Uno</w:t>
            </w:r>
          </w:p>
        </w:tc>
        <w:tc>
          <w:tcPr>
            <w:tcW w:w="1857" w:type="dxa"/>
            <w:tcBorders>
              <w:top w:val="single" w:sz="8" w:space="0" w:color="auto"/>
            </w:tcBorders>
          </w:tcPr>
          <w:p w14:paraId="13711AF5" w14:textId="69A29B3B" w:rsidR="00345297" w:rsidRDefault="00345297" w:rsidP="00345297">
            <w:pPr>
              <w:spacing w:after="0" w:line="240" w:lineRule="auto"/>
              <w:textAlignment w:val="baseline"/>
              <w:rPr>
                <w:rFonts w:eastAsia="Times New Roman" w:cs="Times New Roman"/>
                <w:kern w:val="0"/>
                <w:szCs w:val="24"/>
                <w:lang w:val="en-ZA" w:eastAsia="en-ZA"/>
              </w:rPr>
            </w:pPr>
            <w:r w:rsidRPr="00345297">
              <w:rPr>
                <w:rFonts w:eastAsia="Times New Roman" w:cs="Times New Roman"/>
                <w:kern w:val="0"/>
                <w:szCs w:val="24"/>
                <w:lang w:val="en-ZA" w:eastAsia="en-ZA"/>
              </w:rPr>
              <w:t>16Mhz ATmega328</w:t>
            </w:r>
          </w:p>
        </w:tc>
        <w:tc>
          <w:tcPr>
            <w:tcW w:w="1790" w:type="dxa"/>
            <w:tcBorders>
              <w:top w:val="single" w:sz="8" w:space="0" w:color="auto"/>
            </w:tcBorders>
          </w:tcPr>
          <w:p w14:paraId="7523EA90" w14:textId="7057443B" w:rsidR="00345297" w:rsidRDefault="00345297" w:rsidP="00345297">
            <w:pPr>
              <w:spacing w:after="0" w:line="240" w:lineRule="auto"/>
              <w:textAlignment w:val="baseline"/>
              <w:rPr>
                <w:rFonts w:eastAsia="Times New Roman" w:cs="Times New Roman"/>
                <w:kern w:val="0"/>
                <w:szCs w:val="24"/>
                <w:lang w:val="en-ZA" w:eastAsia="en-ZA"/>
              </w:rPr>
            </w:pPr>
            <w:r w:rsidRPr="00345297">
              <w:rPr>
                <w:rFonts w:eastAsia="Times New Roman" w:cs="Times New Roman"/>
                <w:kern w:val="0"/>
                <w:szCs w:val="24"/>
                <w:lang w:val="en-ZA" w:eastAsia="en-ZA"/>
              </w:rPr>
              <w:t>2KB SRAM, 32KB flash</w:t>
            </w:r>
          </w:p>
        </w:tc>
        <w:tc>
          <w:tcPr>
            <w:tcW w:w="1220" w:type="dxa"/>
            <w:tcBorders>
              <w:top w:val="single" w:sz="8" w:space="0" w:color="auto"/>
            </w:tcBorders>
          </w:tcPr>
          <w:p w14:paraId="7DEA940A" w14:textId="789F3FE5" w:rsidR="00345297" w:rsidRDefault="00345297" w:rsidP="00345297">
            <w:pPr>
              <w:spacing w:after="0" w:line="240" w:lineRule="auto"/>
              <w:textAlignment w:val="baseline"/>
              <w:rPr>
                <w:rFonts w:eastAsia="Times New Roman" w:cs="Times New Roman"/>
                <w:kern w:val="0"/>
                <w:szCs w:val="24"/>
                <w:lang w:val="en-ZA" w:eastAsia="en-ZA"/>
              </w:rPr>
            </w:pPr>
            <w:r>
              <w:rPr>
                <w:rFonts w:eastAsia="Times New Roman" w:cs="Times New Roman"/>
                <w:kern w:val="0"/>
                <w:szCs w:val="24"/>
                <w:lang w:val="en-ZA" w:eastAsia="en-ZA"/>
              </w:rPr>
              <w:t>14</w:t>
            </w:r>
          </w:p>
        </w:tc>
        <w:tc>
          <w:tcPr>
            <w:tcW w:w="2358" w:type="dxa"/>
            <w:tcBorders>
              <w:top w:val="single" w:sz="8" w:space="0" w:color="auto"/>
            </w:tcBorders>
          </w:tcPr>
          <w:p w14:paraId="2B3E3C0B" w14:textId="72CBE9B3" w:rsidR="00345297" w:rsidRDefault="00345297" w:rsidP="00345297">
            <w:pPr>
              <w:spacing w:after="0" w:line="240" w:lineRule="auto"/>
              <w:textAlignment w:val="baseline"/>
              <w:rPr>
                <w:rFonts w:eastAsia="Times New Roman" w:cs="Times New Roman"/>
                <w:kern w:val="0"/>
                <w:szCs w:val="24"/>
                <w:lang w:val="en-ZA" w:eastAsia="en-ZA"/>
              </w:rPr>
            </w:pPr>
            <w:r w:rsidRPr="00345297">
              <w:rPr>
                <w:rFonts w:eastAsia="Times New Roman" w:cs="Times New Roman"/>
                <w:kern w:val="0"/>
                <w:szCs w:val="24"/>
                <w:lang w:val="en-ZA" w:eastAsia="en-ZA"/>
              </w:rPr>
              <w:t>6 input, 0 output</w:t>
            </w:r>
          </w:p>
        </w:tc>
      </w:tr>
      <w:tr w:rsidR="00345297" w14:paraId="4AB1481D" w14:textId="77777777" w:rsidTr="00345297">
        <w:tc>
          <w:tcPr>
            <w:tcW w:w="1791" w:type="dxa"/>
          </w:tcPr>
          <w:p w14:paraId="3FDEA924" w14:textId="3016DCD7" w:rsidR="00345297" w:rsidRDefault="00345297" w:rsidP="00345297">
            <w:pPr>
              <w:spacing w:after="0" w:line="240" w:lineRule="auto"/>
              <w:textAlignment w:val="baseline"/>
              <w:rPr>
                <w:rFonts w:eastAsia="Times New Roman" w:cs="Times New Roman"/>
                <w:kern w:val="0"/>
                <w:szCs w:val="24"/>
                <w:lang w:val="en-ZA" w:eastAsia="en-ZA"/>
              </w:rPr>
            </w:pPr>
            <w:r w:rsidRPr="00345297">
              <w:rPr>
                <w:rFonts w:eastAsia="Times New Roman" w:cs="Times New Roman"/>
                <w:kern w:val="0"/>
                <w:szCs w:val="24"/>
                <w:lang w:val="en-ZA" w:eastAsia="en-ZA"/>
              </w:rPr>
              <w:t>Due</w:t>
            </w:r>
          </w:p>
        </w:tc>
        <w:tc>
          <w:tcPr>
            <w:tcW w:w="1857" w:type="dxa"/>
          </w:tcPr>
          <w:p w14:paraId="5C0B9395" w14:textId="464C0265" w:rsidR="00345297" w:rsidRDefault="00345297" w:rsidP="00345297">
            <w:pPr>
              <w:spacing w:after="0" w:line="240" w:lineRule="auto"/>
              <w:textAlignment w:val="baseline"/>
              <w:rPr>
                <w:rFonts w:eastAsia="Times New Roman" w:cs="Times New Roman"/>
                <w:kern w:val="0"/>
                <w:szCs w:val="24"/>
                <w:lang w:val="en-ZA" w:eastAsia="en-ZA"/>
              </w:rPr>
            </w:pPr>
            <w:r w:rsidRPr="00345297">
              <w:rPr>
                <w:rFonts w:eastAsia="Times New Roman" w:cs="Times New Roman"/>
                <w:kern w:val="0"/>
                <w:szCs w:val="24"/>
                <w:lang w:val="en-ZA" w:eastAsia="en-ZA"/>
              </w:rPr>
              <w:t>84MHz AT91SAM3X8E</w:t>
            </w:r>
          </w:p>
        </w:tc>
        <w:tc>
          <w:tcPr>
            <w:tcW w:w="1790" w:type="dxa"/>
          </w:tcPr>
          <w:p w14:paraId="43299C3C" w14:textId="051D7706" w:rsidR="00345297" w:rsidRDefault="00345297" w:rsidP="00345297">
            <w:pPr>
              <w:spacing w:after="0" w:line="240" w:lineRule="auto"/>
              <w:textAlignment w:val="baseline"/>
              <w:rPr>
                <w:rFonts w:eastAsia="Times New Roman" w:cs="Times New Roman"/>
                <w:kern w:val="0"/>
                <w:szCs w:val="24"/>
                <w:lang w:val="en-ZA" w:eastAsia="en-ZA"/>
              </w:rPr>
            </w:pPr>
            <w:r w:rsidRPr="00345297">
              <w:rPr>
                <w:rFonts w:eastAsia="Times New Roman" w:cs="Times New Roman"/>
                <w:kern w:val="0"/>
                <w:szCs w:val="24"/>
                <w:lang w:val="en-ZA" w:eastAsia="en-ZA"/>
              </w:rPr>
              <w:t>96KB SRAM, 512KB flash</w:t>
            </w:r>
          </w:p>
        </w:tc>
        <w:tc>
          <w:tcPr>
            <w:tcW w:w="1220" w:type="dxa"/>
          </w:tcPr>
          <w:p w14:paraId="2E5B9339" w14:textId="58000652" w:rsidR="00345297" w:rsidRDefault="00345297" w:rsidP="00345297">
            <w:pPr>
              <w:spacing w:after="0" w:line="240" w:lineRule="auto"/>
              <w:textAlignment w:val="baseline"/>
              <w:rPr>
                <w:rFonts w:eastAsia="Times New Roman" w:cs="Times New Roman"/>
                <w:kern w:val="0"/>
                <w:szCs w:val="24"/>
                <w:lang w:val="en-ZA" w:eastAsia="en-ZA"/>
              </w:rPr>
            </w:pPr>
            <w:r>
              <w:rPr>
                <w:rFonts w:eastAsia="Times New Roman" w:cs="Times New Roman"/>
                <w:kern w:val="0"/>
                <w:szCs w:val="24"/>
                <w:lang w:val="en-ZA" w:eastAsia="en-ZA"/>
              </w:rPr>
              <w:t>54</w:t>
            </w:r>
          </w:p>
        </w:tc>
        <w:tc>
          <w:tcPr>
            <w:tcW w:w="2358" w:type="dxa"/>
          </w:tcPr>
          <w:p w14:paraId="0A2BBAFE" w14:textId="1A997CB0" w:rsidR="00345297" w:rsidRDefault="00345297" w:rsidP="00345297">
            <w:pPr>
              <w:rPr>
                <w:rFonts w:eastAsia="Times New Roman" w:cs="Times New Roman"/>
                <w:kern w:val="0"/>
                <w:szCs w:val="24"/>
                <w:lang w:val="en-ZA" w:eastAsia="en-ZA"/>
              </w:rPr>
            </w:pPr>
            <w:r w:rsidRPr="00345297">
              <w:rPr>
                <w:rFonts w:eastAsia="Times New Roman" w:cs="Times New Roman"/>
                <w:kern w:val="0"/>
                <w:szCs w:val="24"/>
                <w:lang w:val="en-ZA" w:eastAsia="en-ZA"/>
              </w:rPr>
              <w:t>12 input, 2 output</w:t>
            </w:r>
          </w:p>
        </w:tc>
      </w:tr>
      <w:tr w:rsidR="00345297" w14:paraId="18CFCBE3" w14:textId="77777777" w:rsidTr="00345297">
        <w:tc>
          <w:tcPr>
            <w:tcW w:w="1791" w:type="dxa"/>
          </w:tcPr>
          <w:p w14:paraId="0E284FF6" w14:textId="31544D7D" w:rsidR="00345297" w:rsidRDefault="00345297" w:rsidP="00345297">
            <w:pPr>
              <w:spacing w:after="0" w:line="240" w:lineRule="auto"/>
              <w:textAlignment w:val="baseline"/>
              <w:rPr>
                <w:rFonts w:eastAsia="Times New Roman" w:cs="Times New Roman"/>
                <w:kern w:val="0"/>
                <w:szCs w:val="24"/>
                <w:lang w:val="en-ZA" w:eastAsia="en-ZA"/>
              </w:rPr>
            </w:pPr>
            <w:r w:rsidRPr="00345297">
              <w:rPr>
                <w:rFonts w:eastAsia="Times New Roman" w:cs="Times New Roman"/>
                <w:kern w:val="0"/>
                <w:szCs w:val="24"/>
                <w:lang w:val="en-ZA" w:eastAsia="en-ZA"/>
              </w:rPr>
              <w:t>Mega</w:t>
            </w:r>
          </w:p>
        </w:tc>
        <w:tc>
          <w:tcPr>
            <w:tcW w:w="1857" w:type="dxa"/>
          </w:tcPr>
          <w:p w14:paraId="3B905886" w14:textId="7ADD44FC" w:rsidR="00345297" w:rsidRDefault="00345297" w:rsidP="00345297">
            <w:pPr>
              <w:spacing w:after="0" w:line="240" w:lineRule="auto"/>
              <w:textAlignment w:val="baseline"/>
              <w:rPr>
                <w:rFonts w:eastAsia="Times New Roman" w:cs="Times New Roman"/>
                <w:kern w:val="0"/>
                <w:szCs w:val="24"/>
                <w:lang w:val="en-ZA" w:eastAsia="en-ZA"/>
              </w:rPr>
            </w:pPr>
            <w:r w:rsidRPr="00345297">
              <w:rPr>
                <w:rFonts w:eastAsia="Times New Roman" w:cs="Times New Roman"/>
                <w:kern w:val="0"/>
                <w:szCs w:val="24"/>
                <w:lang w:val="en-ZA" w:eastAsia="en-ZA"/>
              </w:rPr>
              <w:t>16MHz ATmega2560</w:t>
            </w:r>
          </w:p>
        </w:tc>
        <w:tc>
          <w:tcPr>
            <w:tcW w:w="1790" w:type="dxa"/>
          </w:tcPr>
          <w:p w14:paraId="2BA0E373" w14:textId="1D313060" w:rsidR="00345297" w:rsidRDefault="00345297" w:rsidP="00345297">
            <w:pPr>
              <w:spacing w:after="0" w:line="240" w:lineRule="auto"/>
              <w:textAlignment w:val="baseline"/>
              <w:rPr>
                <w:rFonts w:eastAsia="Times New Roman" w:cs="Times New Roman"/>
                <w:kern w:val="0"/>
                <w:szCs w:val="24"/>
                <w:lang w:val="en-ZA" w:eastAsia="en-ZA"/>
              </w:rPr>
            </w:pPr>
            <w:r w:rsidRPr="00345297">
              <w:rPr>
                <w:rFonts w:eastAsia="Times New Roman" w:cs="Times New Roman"/>
                <w:kern w:val="0"/>
                <w:szCs w:val="24"/>
                <w:lang w:val="en-ZA" w:eastAsia="en-ZA"/>
              </w:rPr>
              <w:t>8KB SRAM, 256KB flash</w:t>
            </w:r>
          </w:p>
        </w:tc>
        <w:tc>
          <w:tcPr>
            <w:tcW w:w="1220" w:type="dxa"/>
          </w:tcPr>
          <w:p w14:paraId="5642734A" w14:textId="3A55F70F" w:rsidR="00345297" w:rsidRDefault="00345297" w:rsidP="00345297">
            <w:pPr>
              <w:spacing w:after="0" w:line="240" w:lineRule="auto"/>
              <w:textAlignment w:val="baseline"/>
              <w:rPr>
                <w:rFonts w:eastAsia="Times New Roman" w:cs="Times New Roman"/>
                <w:kern w:val="0"/>
                <w:szCs w:val="24"/>
                <w:lang w:val="en-ZA" w:eastAsia="en-ZA"/>
              </w:rPr>
            </w:pPr>
            <w:r>
              <w:rPr>
                <w:rFonts w:eastAsia="Times New Roman" w:cs="Times New Roman"/>
                <w:kern w:val="0"/>
                <w:szCs w:val="24"/>
                <w:lang w:val="en-ZA" w:eastAsia="en-ZA"/>
              </w:rPr>
              <w:t xml:space="preserve"> 54</w:t>
            </w:r>
          </w:p>
        </w:tc>
        <w:tc>
          <w:tcPr>
            <w:tcW w:w="2358" w:type="dxa"/>
          </w:tcPr>
          <w:p w14:paraId="4E4DC6C8" w14:textId="0CAE6D08" w:rsidR="00345297" w:rsidRDefault="00345297" w:rsidP="00345297">
            <w:pPr>
              <w:rPr>
                <w:rFonts w:eastAsia="Times New Roman" w:cs="Times New Roman"/>
                <w:kern w:val="0"/>
                <w:szCs w:val="24"/>
                <w:lang w:val="en-ZA" w:eastAsia="en-ZA"/>
              </w:rPr>
            </w:pPr>
            <w:r w:rsidRPr="00345297">
              <w:rPr>
                <w:rFonts w:eastAsia="Times New Roman" w:cs="Times New Roman"/>
                <w:kern w:val="0"/>
                <w:szCs w:val="24"/>
                <w:lang w:val="en-ZA" w:eastAsia="en-ZA"/>
              </w:rPr>
              <w:t>16 input, 0 output</w:t>
            </w:r>
          </w:p>
        </w:tc>
      </w:tr>
      <w:tr w:rsidR="00345297" w14:paraId="321D6C54" w14:textId="77777777" w:rsidTr="00345297">
        <w:tc>
          <w:tcPr>
            <w:tcW w:w="1791" w:type="dxa"/>
          </w:tcPr>
          <w:p w14:paraId="76CD8626" w14:textId="657EA7A9" w:rsidR="00345297" w:rsidRDefault="00345297" w:rsidP="00345297">
            <w:pPr>
              <w:spacing w:after="0" w:line="240" w:lineRule="auto"/>
              <w:textAlignment w:val="baseline"/>
              <w:rPr>
                <w:rFonts w:eastAsia="Times New Roman" w:cs="Times New Roman"/>
                <w:kern w:val="0"/>
                <w:szCs w:val="24"/>
                <w:lang w:val="en-ZA" w:eastAsia="en-ZA"/>
              </w:rPr>
            </w:pPr>
            <w:r w:rsidRPr="00345297">
              <w:rPr>
                <w:rFonts w:eastAsia="Times New Roman" w:cs="Times New Roman"/>
                <w:kern w:val="0"/>
                <w:szCs w:val="24"/>
                <w:lang w:val="en-ZA" w:eastAsia="en-ZA"/>
              </w:rPr>
              <w:t>Leonardo</w:t>
            </w:r>
          </w:p>
        </w:tc>
        <w:tc>
          <w:tcPr>
            <w:tcW w:w="1857" w:type="dxa"/>
          </w:tcPr>
          <w:p w14:paraId="45A052F8" w14:textId="41629B13" w:rsidR="00345297" w:rsidRDefault="00345297" w:rsidP="00345297">
            <w:pPr>
              <w:spacing w:after="0" w:line="240" w:lineRule="auto"/>
              <w:textAlignment w:val="baseline"/>
              <w:rPr>
                <w:rFonts w:eastAsia="Times New Roman" w:cs="Times New Roman"/>
                <w:kern w:val="0"/>
                <w:szCs w:val="24"/>
                <w:lang w:val="en-ZA" w:eastAsia="en-ZA"/>
              </w:rPr>
            </w:pPr>
            <w:r w:rsidRPr="00345297">
              <w:rPr>
                <w:rFonts w:eastAsia="Times New Roman" w:cs="Times New Roman"/>
                <w:kern w:val="0"/>
                <w:szCs w:val="24"/>
                <w:lang w:val="en-ZA" w:eastAsia="en-ZA"/>
              </w:rPr>
              <w:t>16MHz ATmega32u4</w:t>
            </w:r>
          </w:p>
        </w:tc>
        <w:tc>
          <w:tcPr>
            <w:tcW w:w="1790" w:type="dxa"/>
          </w:tcPr>
          <w:p w14:paraId="329BD4FA" w14:textId="2FD80116" w:rsidR="00345297" w:rsidRDefault="00345297" w:rsidP="00345297">
            <w:pPr>
              <w:rPr>
                <w:rFonts w:eastAsia="Times New Roman" w:cs="Times New Roman"/>
                <w:kern w:val="0"/>
                <w:szCs w:val="24"/>
                <w:lang w:val="en-ZA" w:eastAsia="en-ZA"/>
              </w:rPr>
            </w:pPr>
            <w:r w:rsidRPr="00345297">
              <w:rPr>
                <w:rFonts w:eastAsia="Times New Roman" w:cs="Times New Roman"/>
                <w:kern w:val="0"/>
                <w:szCs w:val="24"/>
                <w:lang w:val="en-ZA" w:eastAsia="en-ZA"/>
              </w:rPr>
              <w:t>2.5KB SRAM, 32KB flash</w:t>
            </w:r>
          </w:p>
        </w:tc>
        <w:tc>
          <w:tcPr>
            <w:tcW w:w="1220" w:type="dxa"/>
          </w:tcPr>
          <w:p w14:paraId="1F464F57" w14:textId="1A7DDADF" w:rsidR="00345297" w:rsidRDefault="00345297" w:rsidP="00345297">
            <w:pPr>
              <w:spacing w:after="0" w:line="240" w:lineRule="auto"/>
              <w:textAlignment w:val="baseline"/>
              <w:rPr>
                <w:rFonts w:eastAsia="Times New Roman" w:cs="Times New Roman"/>
                <w:kern w:val="0"/>
                <w:szCs w:val="24"/>
                <w:lang w:val="en-ZA" w:eastAsia="en-ZA"/>
              </w:rPr>
            </w:pPr>
            <w:r>
              <w:rPr>
                <w:rFonts w:eastAsia="Times New Roman" w:cs="Times New Roman"/>
                <w:kern w:val="0"/>
                <w:szCs w:val="24"/>
                <w:lang w:val="en-ZA" w:eastAsia="en-ZA"/>
              </w:rPr>
              <w:t>20</w:t>
            </w:r>
          </w:p>
        </w:tc>
        <w:tc>
          <w:tcPr>
            <w:tcW w:w="2358" w:type="dxa"/>
          </w:tcPr>
          <w:p w14:paraId="675E923F" w14:textId="32DBA865" w:rsidR="00345297" w:rsidRDefault="00345297" w:rsidP="00345297">
            <w:pPr>
              <w:rPr>
                <w:rFonts w:eastAsia="Times New Roman" w:cs="Times New Roman"/>
                <w:kern w:val="0"/>
                <w:szCs w:val="24"/>
                <w:lang w:val="en-ZA" w:eastAsia="en-ZA"/>
              </w:rPr>
            </w:pPr>
            <w:r w:rsidRPr="00345297">
              <w:rPr>
                <w:rFonts w:eastAsia="Times New Roman" w:cs="Times New Roman"/>
                <w:kern w:val="0"/>
                <w:szCs w:val="24"/>
                <w:lang w:val="en-ZA" w:eastAsia="en-ZA"/>
              </w:rPr>
              <w:t>12 input, 0 output</w:t>
            </w:r>
          </w:p>
        </w:tc>
      </w:tr>
    </w:tbl>
    <w:p w14:paraId="4B52988D" w14:textId="79156F43" w:rsidR="00345297" w:rsidRDefault="00345297" w:rsidP="00345297">
      <w:pPr>
        <w:shd w:val="clear" w:color="auto" w:fill="FFFFFF"/>
        <w:spacing w:after="0" w:line="240" w:lineRule="auto"/>
        <w:textAlignment w:val="baseline"/>
        <w:rPr>
          <w:rFonts w:eastAsia="Times New Roman" w:cs="Times New Roman"/>
          <w:kern w:val="0"/>
          <w:szCs w:val="24"/>
          <w:lang w:val="en-ZA" w:eastAsia="en-ZA"/>
        </w:rPr>
      </w:pPr>
    </w:p>
    <w:p w14:paraId="609F17E0" w14:textId="7EFB0EA1" w:rsidR="00345297" w:rsidRDefault="006B4A16" w:rsidP="006B4A16">
      <w:pPr>
        <w:shd w:val="clear" w:color="auto" w:fill="FFFFFF"/>
        <w:spacing w:after="0" w:line="360" w:lineRule="auto"/>
        <w:textAlignment w:val="baseline"/>
      </w:pPr>
      <w:r>
        <w:t xml:space="preserve">We are going to discuss the Arduino Uno board as this is one of the more common boards among many users. </w:t>
      </w:r>
    </w:p>
    <w:p w14:paraId="006D3280" w14:textId="77777777" w:rsidR="006B4A16" w:rsidRDefault="006B4A16" w:rsidP="006B4A16">
      <w:pPr>
        <w:shd w:val="clear" w:color="auto" w:fill="FFFFFF"/>
        <w:spacing w:after="0" w:line="360" w:lineRule="auto"/>
        <w:textAlignment w:val="baseline"/>
        <w:rPr>
          <w:rFonts w:eastAsia="Times New Roman" w:cs="Times New Roman"/>
          <w:kern w:val="0"/>
          <w:szCs w:val="24"/>
          <w:lang w:val="en-ZA" w:eastAsia="en-ZA"/>
        </w:rPr>
      </w:pPr>
    </w:p>
    <w:p w14:paraId="7699FDA4" w14:textId="31DEF5ED" w:rsidR="00345297" w:rsidRDefault="00345297" w:rsidP="00345297">
      <w:pPr>
        <w:rPr>
          <w:b/>
          <w:bCs/>
        </w:rPr>
      </w:pPr>
      <w:r w:rsidRPr="00345297">
        <w:rPr>
          <w:b/>
          <w:bCs/>
        </w:rPr>
        <w:t>Features of Arduino Uno Board</w:t>
      </w:r>
    </w:p>
    <w:p w14:paraId="518D4682" w14:textId="1A3FA49D" w:rsidR="00D6132D" w:rsidRPr="00737D20" w:rsidRDefault="00737D20" w:rsidP="00345297">
      <w:pPr>
        <w:rPr>
          <w:rFonts w:eastAsia="Times New Roman" w:cs="Times New Roman"/>
          <w:kern w:val="0"/>
          <w:szCs w:val="24"/>
          <w:lang w:val="en-ZA" w:eastAsia="en-ZA"/>
        </w:rPr>
      </w:pPr>
      <w:r w:rsidRPr="00737D20">
        <w:rPr>
          <w:rFonts w:eastAsia="Times New Roman" w:cs="Times New Roman"/>
          <w:kern w:val="0"/>
          <w:szCs w:val="24"/>
          <w:lang w:val="en-ZA" w:eastAsia="en-ZA"/>
        </w:rPr>
        <w:t>Figure 3.1 illustrates an Arduino Uno pin structure.</w:t>
      </w:r>
    </w:p>
    <w:p w14:paraId="487855A0" w14:textId="77777777" w:rsidR="00962EA5" w:rsidRDefault="00D6132D" w:rsidP="00962EA5">
      <w:pPr>
        <w:keepNext/>
      </w:pPr>
      <w:r>
        <w:rPr>
          <w:noProof/>
        </w:rPr>
        <w:drawing>
          <wp:inline distT="0" distB="0" distL="0" distR="0" wp14:anchorId="0A3676B9" wp14:editId="6D440BBA">
            <wp:extent cx="3391346" cy="2390775"/>
            <wp:effectExtent l="19050" t="19050" r="0" b="0"/>
            <wp:docPr id="52284" name="Picture 52284" descr="Different Parts of Arduino Uno Board - STEMpedia Learning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t Parts of Arduino Uno Board - STEMpedia Learning Cent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9076" cy="2410323"/>
                    </a:xfrm>
                    <a:prstGeom prst="rect">
                      <a:avLst/>
                    </a:prstGeom>
                    <a:solidFill>
                      <a:sysClr val="windowText" lastClr="000000"/>
                    </a:solidFill>
                    <a:ln>
                      <a:solidFill>
                        <a:schemeClr val="tx1"/>
                      </a:solidFill>
                    </a:ln>
                  </pic:spPr>
                </pic:pic>
              </a:graphicData>
            </a:graphic>
          </wp:inline>
        </w:drawing>
      </w:r>
    </w:p>
    <w:p w14:paraId="4D8D8C75" w14:textId="6062EACC" w:rsidR="00737D20" w:rsidRPr="00962EA5" w:rsidRDefault="00962EA5" w:rsidP="00962EA5">
      <w:pPr>
        <w:pStyle w:val="Caption"/>
        <w:rPr>
          <w:i w:val="0"/>
          <w:iCs w:val="0"/>
          <w:color w:val="auto"/>
          <w:sz w:val="24"/>
          <w:szCs w:val="24"/>
        </w:rPr>
      </w:pPr>
      <w:r w:rsidRPr="00962EA5">
        <w:rPr>
          <w:i w:val="0"/>
          <w:iCs w:val="0"/>
          <w:color w:val="auto"/>
          <w:sz w:val="24"/>
          <w:szCs w:val="24"/>
        </w:rPr>
        <w:t xml:space="preserve">Figure 3. </w:t>
      </w:r>
      <w:r w:rsidRPr="00962EA5">
        <w:rPr>
          <w:i w:val="0"/>
          <w:iCs w:val="0"/>
          <w:color w:val="auto"/>
          <w:sz w:val="24"/>
          <w:szCs w:val="24"/>
        </w:rPr>
        <w:fldChar w:fldCharType="begin"/>
      </w:r>
      <w:r w:rsidRPr="00962EA5">
        <w:rPr>
          <w:i w:val="0"/>
          <w:iCs w:val="0"/>
          <w:color w:val="auto"/>
          <w:sz w:val="24"/>
          <w:szCs w:val="24"/>
        </w:rPr>
        <w:instrText xml:space="preserve"> SEQ Figure_3. \* ARABIC </w:instrText>
      </w:r>
      <w:r w:rsidRPr="00962EA5">
        <w:rPr>
          <w:i w:val="0"/>
          <w:iCs w:val="0"/>
          <w:color w:val="auto"/>
          <w:sz w:val="24"/>
          <w:szCs w:val="24"/>
        </w:rPr>
        <w:fldChar w:fldCharType="separate"/>
      </w:r>
      <w:r w:rsidR="00AF1BF5">
        <w:rPr>
          <w:i w:val="0"/>
          <w:iCs w:val="0"/>
          <w:noProof/>
          <w:color w:val="auto"/>
          <w:sz w:val="24"/>
          <w:szCs w:val="24"/>
        </w:rPr>
        <w:t>1</w:t>
      </w:r>
      <w:r w:rsidRPr="00962EA5">
        <w:rPr>
          <w:i w:val="0"/>
          <w:iCs w:val="0"/>
          <w:color w:val="auto"/>
          <w:sz w:val="24"/>
          <w:szCs w:val="24"/>
        </w:rPr>
        <w:fldChar w:fldCharType="end"/>
      </w:r>
      <w:r w:rsidRPr="00962EA5">
        <w:rPr>
          <w:i w:val="0"/>
          <w:iCs w:val="0"/>
          <w:color w:val="auto"/>
          <w:sz w:val="24"/>
          <w:szCs w:val="24"/>
        </w:rPr>
        <w:t>: Arduino Uno Pin Diagram</w:t>
      </w:r>
    </w:p>
    <w:p w14:paraId="049FA886" w14:textId="50EAD016" w:rsidR="00345297" w:rsidRDefault="00345297" w:rsidP="00345297">
      <w:pPr>
        <w:shd w:val="clear" w:color="auto" w:fill="FFFFFF"/>
        <w:spacing w:after="0" w:line="360" w:lineRule="auto"/>
        <w:jc w:val="both"/>
        <w:textAlignment w:val="baseline"/>
        <w:rPr>
          <w:rFonts w:eastAsia="Times New Roman" w:cs="Times New Roman"/>
          <w:kern w:val="0"/>
          <w:szCs w:val="24"/>
          <w:lang w:val="en-ZA" w:eastAsia="en-ZA"/>
        </w:rPr>
      </w:pPr>
      <w:r w:rsidRPr="00737D20">
        <w:rPr>
          <w:rFonts w:eastAsia="Times New Roman" w:cs="Times New Roman"/>
          <w:b/>
          <w:bCs/>
          <w:kern w:val="0"/>
          <w:szCs w:val="24"/>
          <w:lang w:val="en-ZA" w:eastAsia="en-ZA"/>
        </w:rPr>
        <w:lastRenderedPageBreak/>
        <w:t>Power:</w:t>
      </w:r>
      <w:r>
        <w:rPr>
          <w:rFonts w:eastAsia="Times New Roman" w:cs="Times New Roman"/>
          <w:kern w:val="0"/>
          <w:szCs w:val="24"/>
          <w:lang w:val="en-ZA" w:eastAsia="en-ZA"/>
        </w:rPr>
        <w:t xml:space="preserve"> </w:t>
      </w:r>
      <w:r w:rsidRPr="00345297">
        <w:rPr>
          <w:rFonts w:eastAsia="Times New Roman" w:cs="Times New Roman"/>
          <w:kern w:val="0"/>
          <w:szCs w:val="24"/>
          <w:lang w:val="en-ZA" w:eastAsia="en-ZA"/>
        </w:rPr>
        <w:t>A method for connecting to a power supply is required for every Arduino board. There are three ways to power the Arduino UNO and these are: Barrel Jack VIN Pin and USB cable</w:t>
      </w:r>
      <w:r>
        <w:rPr>
          <w:rFonts w:eastAsia="Times New Roman" w:cs="Times New Roman"/>
          <w:kern w:val="0"/>
          <w:szCs w:val="24"/>
          <w:lang w:val="en-ZA" w:eastAsia="en-ZA"/>
        </w:rPr>
        <w:t>.</w:t>
      </w:r>
      <w:r w:rsidRPr="00345297">
        <w:t xml:space="preserve"> </w:t>
      </w:r>
      <w:r w:rsidRPr="00345297">
        <w:rPr>
          <w:rFonts w:eastAsia="Times New Roman" w:cs="Times New Roman"/>
          <w:kern w:val="0"/>
          <w:szCs w:val="24"/>
          <w:lang w:val="en-ZA" w:eastAsia="en-ZA"/>
        </w:rPr>
        <w:t>Use a power supply no higher than 12 Volts to avoid overpowering your Arduino and ultimately destroying it. For most Arduino models, a voltage between 6 and 12 volts is advised.</w:t>
      </w:r>
    </w:p>
    <w:p w14:paraId="7210249E" w14:textId="7059B2EA" w:rsidR="00345297" w:rsidRDefault="00345297" w:rsidP="00345297">
      <w:pPr>
        <w:shd w:val="clear" w:color="auto" w:fill="FFFFFF"/>
        <w:spacing w:after="0" w:line="240" w:lineRule="auto"/>
        <w:jc w:val="both"/>
        <w:textAlignment w:val="baseline"/>
        <w:rPr>
          <w:rFonts w:eastAsia="Times New Roman" w:cs="Times New Roman"/>
          <w:kern w:val="0"/>
          <w:szCs w:val="24"/>
          <w:lang w:val="en-ZA" w:eastAsia="en-ZA"/>
        </w:rPr>
      </w:pPr>
    </w:p>
    <w:p w14:paraId="3C3E04DF" w14:textId="2AAB07C0" w:rsidR="0033072B" w:rsidRDefault="00345297" w:rsidP="0033072B">
      <w:pPr>
        <w:pStyle w:val="NormalWeb"/>
        <w:shd w:val="clear" w:color="auto" w:fill="FFFFFF"/>
        <w:spacing w:before="0" w:beforeAutospacing="0" w:after="360" w:afterAutospacing="0" w:line="360" w:lineRule="auto"/>
        <w:jc w:val="both"/>
        <w:textAlignment w:val="baseline"/>
        <w:rPr>
          <w:rFonts w:ascii="Arial" w:hAnsi="Arial" w:cs="Arial"/>
          <w:color w:val="666666"/>
          <w:sz w:val="27"/>
          <w:szCs w:val="27"/>
        </w:rPr>
      </w:pPr>
      <w:bookmarkStart w:id="7" w:name="_Hlk130591415"/>
      <w:r w:rsidRPr="00345297">
        <w:rPr>
          <w:b/>
          <w:bCs/>
        </w:rPr>
        <w:t>PWM Pins</w:t>
      </w:r>
      <w:r w:rsidR="002232E5">
        <w:rPr>
          <w:b/>
          <w:bCs/>
        </w:rPr>
        <w:t xml:space="preserve">: </w:t>
      </w:r>
      <w:r w:rsidR="002232E5" w:rsidRPr="002232E5">
        <w:t xml:space="preserve">These pins function normally as digital pins but can also be used for pulse-width modulation. (PWM). </w:t>
      </w:r>
      <w:r w:rsidRPr="002232E5">
        <w:t>They are used as analog output (like fading an LED in and out).</w:t>
      </w:r>
      <w:r w:rsidR="0033072B" w:rsidRPr="002232E5">
        <w:t xml:space="preserve">  PWM pins are of an Arduino are 3, 5, 6, 9, 10, &amp; 11, and gives an output of an 8-bit PWM with the function analog Write ().</w:t>
      </w:r>
    </w:p>
    <w:bookmarkEnd w:id="7"/>
    <w:p w14:paraId="6837F36A" w14:textId="554F1071" w:rsidR="00345297" w:rsidRDefault="00345297" w:rsidP="00345297">
      <w:pPr>
        <w:shd w:val="clear" w:color="auto" w:fill="FFFFFF"/>
        <w:spacing w:after="0" w:line="240" w:lineRule="auto"/>
        <w:textAlignment w:val="baseline"/>
        <w:rPr>
          <w:rFonts w:eastAsia="Times New Roman" w:cs="Times New Roman"/>
          <w:kern w:val="0"/>
          <w:szCs w:val="24"/>
          <w:lang w:val="en-ZA" w:eastAsia="en-ZA"/>
        </w:rPr>
      </w:pPr>
      <w:r w:rsidRPr="00345297">
        <w:rPr>
          <w:rFonts w:eastAsia="Times New Roman" w:cs="Times New Roman"/>
          <w:b/>
          <w:bCs/>
          <w:kern w:val="0"/>
          <w:szCs w:val="24"/>
          <w:lang w:val="en-ZA" w:eastAsia="en-ZA"/>
        </w:rPr>
        <w:t>RX – TX</w:t>
      </w:r>
      <w:r w:rsidRPr="00345297">
        <w:rPr>
          <w:rFonts w:eastAsia="Times New Roman" w:cs="Times New Roman"/>
          <w:kern w:val="0"/>
          <w:szCs w:val="24"/>
          <w:lang w:val="en-ZA" w:eastAsia="en-ZA"/>
        </w:rPr>
        <w:t>: These pins are used for serial communication and can connect to both computers and other Arduino boards.</w:t>
      </w:r>
    </w:p>
    <w:p w14:paraId="553699DD" w14:textId="2AB992D2" w:rsidR="00345297" w:rsidRDefault="00345297" w:rsidP="00345297">
      <w:pPr>
        <w:shd w:val="clear" w:color="auto" w:fill="FFFFFF"/>
        <w:spacing w:after="0" w:line="240" w:lineRule="auto"/>
        <w:textAlignment w:val="baseline"/>
        <w:rPr>
          <w:rFonts w:eastAsia="Times New Roman" w:cs="Times New Roman"/>
          <w:kern w:val="0"/>
          <w:szCs w:val="24"/>
          <w:lang w:val="en-ZA" w:eastAsia="en-ZA"/>
        </w:rPr>
      </w:pPr>
    </w:p>
    <w:p w14:paraId="2C424C78" w14:textId="6155578A" w:rsidR="00345297" w:rsidRDefault="00345297" w:rsidP="00345297">
      <w:pPr>
        <w:shd w:val="clear" w:color="auto" w:fill="FFFFFF"/>
        <w:spacing w:after="0" w:line="240" w:lineRule="auto"/>
        <w:textAlignment w:val="baseline"/>
        <w:rPr>
          <w:rFonts w:eastAsia="Times New Roman" w:cs="Times New Roman"/>
          <w:kern w:val="0"/>
          <w:szCs w:val="24"/>
          <w:lang w:val="en-ZA" w:eastAsia="en-ZA"/>
        </w:rPr>
      </w:pPr>
      <w:r w:rsidRPr="00345297">
        <w:rPr>
          <w:rFonts w:eastAsia="Times New Roman" w:cs="Times New Roman"/>
          <w:b/>
          <w:bCs/>
          <w:kern w:val="0"/>
          <w:szCs w:val="24"/>
          <w:lang w:val="en-ZA" w:eastAsia="en-ZA"/>
        </w:rPr>
        <w:t>Reset Button</w:t>
      </w:r>
      <w:r>
        <w:rPr>
          <w:rFonts w:eastAsia="Times New Roman" w:cs="Times New Roman"/>
          <w:b/>
          <w:bCs/>
          <w:kern w:val="0"/>
          <w:szCs w:val="24"/>
          <w:lang w:val="en-ZA" w:eastAsia="en-ZA"/>
        </w:rPr>
        <w:t>:</w:t>
      </w:r>
      <w:r w:rsidRPr="00345297">
        <w:t xml:space="preserve"> </w:t>
      </w:r>
      <w:r w:rsidRPr="00345297">
        <w:rPr>
          <w:rFonts w:eastAsia="Times New Roman" w:cs="Times New Roman"/>
          <w:kern w:val="0"/>
          <w:szCs w:val="24"/>
          <w:lang w:val="en-ZA" w:eastAsia="en-ZA"/>
        </w:rPr>
        <w:t>The code loaded on the Arduino can be restarted using this button.</w:t>
      </w:r>
    </w:p>
    <w:p w14:paraId="220C2287" w14:textId="4695485E" w:rsidR="00345297" w:rsidRDefault="00345297" w:rsidP="00345297">
      <w:pPr>
        <w:shd w:val="clear" w:color="auto" w:fill="FFFFFF"/>
        <w:spacing w:after="0" w:line="240" w:lineRule="auto"/>
        <w:textAlignment w:val="baseline"/>
        <w:rPr>
          <w:rFonts w:eastAsia="Times New Roman" w:cs="Times New Roman"/>
          <w:kern w:val="0"/>
          <w:szCs w:val="24"/>
          <w:lang w:val="en-ZA" w:eastAsia="en-ZA"/>
        </w:rPr>
      </w:pPr>
    </w:p>
    <w:p w14:paraId="6806283F" w14:textId="31517F9A" w:rsidR="00345297" w:rsidRDefault="00345297" w:rsidP="00345297">
      <w:pPr>
        <w:shd w:val="clear" w:color="auto" w:fill="FFFFFF"/>
        <w:spacing w:after="0" w:line="360" w:lineRule="auto"/>
        <w:jc w:val="both"/>
        <w:textAlignment w:val="baseline"/>
        <w:rPr>
          <w:rFonts w:eastAsia="Times New Roman" w:cs="Times New Roman"/>
          <w:kern w:val="0"/>
          <w:szCs w:val="24"/>
          <w:lang w:val="en-ZA" w:eastAsia="en-ZA"/>
        </w:rPr>
      </w:pPr>
      <w:r w:rsidRPr="00345297">
        <w:rPr>
          <w:rFonts w:eastAsia="Times New Roman" w:cs="Times New Roman"/>
          <w:b/>
          <w:bCs/>
          <w:kern w:val="0"/>
          <w:szCs w:val="24"/>
          <w:lang w:val="en-ZA" w:eastAsia="en-ZA"/>
        </w:rPr>
        <w:t>Power Indicator LED</w:t>
      </w:r>
      <w:r>
        <w:rPr>
          <w:rFonts w:eastAsia="Times New Roman" w:cs="Times New Roman"/>
          <w:b/>
          <w:bCs/>
          <w:kern w:val="0"/>
          <w:szCs w:val="24"/>
          <w:lang w:val="en-ZA" w:eastAsia="en-ZA"/>
        </w:rPr>
        <w:t xml:space="preserve">: </w:t>
      </w:r>
      <w:r w:rsidRPr="00345297">
        <w:rPr>
          <w:rFonts w:eastAsia="Times New Roman" w:cs="Times New Roman"/>
          <w:kern w:val="0"/>
          <w:szCs w:val="24"/>
          <w:lang w:val="en-ZA" w:eastAsia="en-ZA"/>
        </w:rPr>
        <w:t>Every time you plug your Arduino into a power source, this LED ought to turn on. There is a good possibility that something is amiss if this light does not turn on.</w:t>
      </w:r>
    </w:p>
    <w:p w14:paraId="1E98FEF4" w14:textId="6E799F78" w:rsidR="00345297" w:rsidRDefault="00345297" w:rsidP="00345297">
      <w:pPr>
        <w:shd w:val="clear" w:color="auto" w:fill="FFFFFF"/>
        <w:spacing w:after="0" w:line="360" w:lineRule="auto"/>
        <w:jc w:val="both"/>
        <w:textAlignment w:val="baseline"/>
        <w:rPr>
          <w:rFonts w:eastAsia="Times New Roman" w:cs="Times New Roman"/>
          <w:kern w:val="0"/>
          <w:szCs w:val="24"/>
          <w:lang w:val="en-ZA" w:eastAsia="en-ZA"/>
        </w:rPr>
      </w:pPr>
    </w:p>
    <w:p w14:paraId="4AE7ADB6" w14:textId="386BDB0F" w:rsidR="00345297" w:rsidRDefault="00345297" w:rsidP="00345297">
      <w:pPr>
        <w:shd w:val="clear" w:color="auto" w:fill="FFFFFF"/>
        <w:spacing w:after="0" w:line="360" w:lineRule="auto"/>
        <w:jc w:val="both"/>
        <w:textAlignment w:val="baseline"/>
        <w:rPr>
          <w:rFonts w:eastAsia="Times New Roman" w:cs="Times New Roman"/>
          <w:kern w:val="0"/>
          <w:szCs w:val="24"/>
          <w:lang w:val="en-ZA" w:eastAsia="en-ZA"/>
        </w:rPr>
      </w:pPr>
      <w:r w:rsidRPr="00345297">
        <w:rPr>
          <w:rFonts w:eastAsia="Times New Roman" w:cs="Times New Roman"/>
          <w:b/>
          <w:bCs/>
          <w:kern w:val="0"/>
          <w:szCs w:val="24"/>
          <w:lang w:val="en-ZA" w:eastAsia="en-ZA"/>
        </w:rPr>
        <w:t>Pin 13 LED:</w:t>
      </w:r>
      <w:r w:rsidRPr="00345297">
        <w:t xml:space="preserve"> </w:t>
      </w:r>
      <w:r w:rsidRPr="00345297">
        <w:rPr>
          <w:rFonts w:eastAsia="Times New Roman" w:cs="Times New Roman"/>
          <w:kern w:val="0"/>
          <w:szCs w:val="24"/>
          <w:lang w:val="en-ZA" w:eastAsia="en-ZA"/>
        </w:rPr>
        <w:t>An LED included into the Arduino Uno is wired to digital pin 13. LED turns on whenever the pin is HIGH and turns off whenever it is LOW.</w:t>
      </w:r>
    </w:p>
    <w:p w14:paraId="6AF0ECFA" w14:textId="37C02BAE" w:rsidR="00345297" w:rsidRDefault="00345297" w:rsidP="00345297">
      <w:pPr>
        <w:shd w:val="clear" w:color="auto" w:fill="FFFFFF"/>
        <w:spacing w:after="0" w:line="240" w:lineRule="auto"/>
        <w:jc w:val="both"/>
        <w:textAlignment w:val="baseline"/>
        <w:rPr>
          <w:rFonts w:eastAsia="Times New Roman" w:cs="Times New Roman"/>
          <w:kern w:val="0"/>
          <w:szCs w:val="24"/>
          <w:lang w:val="en-ZA" w:eastAsia="en-ZA"/>
        </w:rPr>
      </w:pPr>
    </w:p>
    <w:p w14:paraId="62588B99" w14:textId="589F556A" w:rsidR="00345297" w:rsidRDefault="00345297" w:rsidP="00345297">
      <w:pPr>
        <w:shd w:val="clear" w:color="auto" w:fill="FFFFFF"/>
        <w:spacing w:after="0" w:line="360" w:lineRule="auto"/>
        <w:jc w:val="both"/>
        <w:textAlignment w:val="baseline"/>
        <w:rPr>
          <w:rFonts w:eastAsia="Times New Roman" w:cs="Times New Roman"/>
          <w:kern w:val="0"/>
          <w:szCs w:val="24"/>
          <w:lang w:val="en-ZA" w:eastAsia="en-ZA"/>
        </w:rPr>
      </w:pPr>
      <w:r w:rsidRPr="00345297">
        <w:rPr>
          <w:rFonts w:eastAsia="Times New Roman" w:cs="Times New Roman"/>
          <w:b/>
          <w:bCs/>
          <w:kern w:val="0"/>
          <w:szCs w:val="24"/>
          <w:lang w:val="en-ZA" w:eastAsia="en-ZA"/>
        </w:rPr>
        <w:t>RX – TX LEDs:</w:t>
      </w:r>
      <w:r>
        <w:rPr>
          <w:rFonts w:ascii="Arial" w:hAnsi="Arial" w:cs="Arial"/>
          <w:b/>
          <w:bCs/>
          <w:color w:val="333333"/>
          <w:sz w:val="36"/>
          <w:szCs w:val="36"/>
          <w:shd w:val="clear" w:color="auto" w:fill="FFFFFF"/>
        </w:rPr>
        <w:t xml:space="preserve"> </w:t>
      </w:r>
      <w:r w:rsidRPr="00345297">
        <w:rPr>
          <w:rFonts w:eastAsia="Times New Roman" w:cs="Times New Roman"/>
          <w:kern w:val="0"/>
          <w:szCs w:val="24"/>
          <w:lang w:val="en-ZA" w:eastAsia="en-ZA"/>
        </w:rPr>
        <w:t>When our Arduino is sending or receiving data on the RX TX Pins, these LEDs will provide us with some excellent visual cues.</w:t>
      </w:r>
    </w:p>
    <w:p w14:paraId="739CA3DD" w14:textId="5B4745C0" w:rsidR="00D6132D" w:rsidRDefault="00D6132D" w:rsidP="00345297">
      <w:pPr>
        <w:shd w:val="clear" w:color="auto" w:fill="FFFFFF"/>
        <w:spacing w:after="0" w:line="360" w:lineRule="auto"/>
        <w:jc w:val="both"/>
        <w:textAlignment w:val="baseline"/>
        <w:rPr>
          <w:rFonts w:eastAsia="Times New Roman" w:cs="Times New Roman"/>
          <w:kern w:val="0"/>
          <w:szCs w:val="24"/>
          <w:lang w:val="en-ZA" w:eastAsia="en-ZA"/>
        </w:rPr>
      </w:pPr>
    </w:p>
    <w:p w14:paraId="0F82C818" w14:textId="5AC09B8E" w:rsidR="0033072B" w:rsidRDefault="0033072B" w:rsidP="0033072B">
      <w:pPr>
        <w:pStyle w:val="NormalWeb"/>
        <w:shd w:val="clear" w:color="auto" w:fill="FFFFFF"/>
        <w:spacing w:before="0" w:beforeAutospacing="0" w:after="0" w:afterAutospacing="0" w:line="360" w:lineRule="auto"/>
        <w:textAlignment w:val="baseline"/>
      </w:pPr>
      <w:r w:rsidRPr="0033072B">
        <w:rPr>
          <w:b/>
          <w:bCs/>
        </w:rPr>
        <w:t>Memory</w:t>
      </w:r>
      <w:r>
        <w:rPr>
          <w:b/>
          <w:bCs/>
        </w:rPr>
        <w:t xml:space="preserve">: </w:t>
      </w:r>
      <w:r w:rsidRPr="0033072B">
        <w:t>The memory of this Atmega328 Arduino microcontroller includes flash memory-32 KB for storing code, SRAM-2 KB EEPROM-1 KB.</w:t>
      </w:r>
    </w:p>
    <w:p w14:paraId="2A1C8089" w14:textId="227BDB77" w:rsidR="0033072B" w:rsidRDefault="0033072B" w:rsidP="0033072B">
      <w:pPr>
        <w:pStyle w:val="NormalWeb"/>
        <w:shd w:val="clear" w:color="auto" w:fill="FFFFFF"/>
        <w:spacing w:before="0" w:beforeAutospacing="0" w:after="0" w:afterAutospacing="0" w:line="360" w:lineRule="auto"/>
        <w:textAlignment w:val="baseline"/>
      </w:pPr>
    </w:p>
    <w:p w14:paraId="232AA503" w14:textId="3890D5FE" w:rsidR="007A1D32" w:rsidRPr="007A1D32" w:rsidRDefault="001D0BE6" w:rsidP="007A1D32">
      <w:pPr>
        <w:rPr>
          <w:b/>
          <w:bCs/>
        </w:rPr>
      </w:pPr>
      <w:r w:rsidRPr="007A1D32">
        <w:rPr>
          <w:b/>
          <w:bCs/>
        </w:rPr>
        <w:t>Install the Arduino Desktop IDE</w:t>
      </w:r>
      <w:r w:rsidR="007A1D32" w:rsidRPr="007A1D32">
        <w:rPr>
          <w:b/>
          <w:bCs/>
        </w:rPr>
        <w:t xml:space="preserve"> and Setup</w:t>
      </w:r>
    </w:p>
    <w:p w14:paraId="4D8066FA" w14:textId="52F80BF8" w:rsidR="001D0BE6" w:rsidRDefault="001D0BE6" w:rsidP="001D0BE6">
      <w:pPr>
        <w:jc w:val="both"/>
        <w:rPr>
          <w:rFonts w:eastAsia="Times New Roman" w:cs="Times New Roman"/>
          <w:kern w:val="0"/>
          <w:szCs w:val="24"/>
          <w:lang w:val="en-ZA" w:eastAsia="en-ZA"/>
        </w:rPr>
      </w:pPr>
      <w:r w:rsidRPr="001D0BE6">
        <w:rPr>
          <w:rFonts w:eastAsia="Times New Roman" w:cs="Times New Roman"/>
          <w:kern w:val="0"/>
          <w:szCs w:val="24"/>
          <w:lang w:val="en-ZA" w:eastAsia="en-ZA"/>
        </w:rPr>
        <w:t>As we have earlier mentioned, apart from the Arduino board, to start working with the microcontroller, you will need to install the IDE. Depending on your operating system, choose one of the following links to get step-by-step instructions.</w:t>
      </w:r>
    </w:p>
    <w:p w14:paraId="10F0143F" w14:textId="130BB5F1" w:rsidR="001D0BE6" w:rsidRDefault="001D0BE6" w:rsidP="001D0BE6">
      <w:pPr>
        <w:jc w:val="both"/>
        <w:rPr>
          <w:rFonts w:eastAsia="Times New Roman" w:cs="Times New Roman"/>
          <w:kern w:val="0"/>
          <w:szCs w:val="24"/>
          <w:lang w:val="en-ZA" w:eastAsia="en-ZA"/>
        </w:rPr>
      </w:pPr>
    </w:p>
    <w:p w14:paraId="434FA0F0" w14:textId="60DDEE7A" w:rsidR="00135C54" w:rsidRDefault="00135C54" w:rsidP="001D0BE6">
      <w:pPr>
        <w:jc w:val="both"/>
        <w:rPr>
          <w:rFonts w:eastAsia="Times New Roman" w:cs="Times New Roman"/>
          <w:kern w:val="0"/>
          <w:szCs w:val="24"/>
          <w:lang w:val="en-ZA" w:eastAsia="en-ZA"/>
        </w:rPr>
      </w:pPr>
    </w:p>
    <w:p w14:paraId="3D12AF9D" w14:textId="77777777" w:rsidR="00135C54" w:rsidRDefault="00135C54" w:rsidP="001D0BE6">
      <w:pPr>
        <w:jc w:val="both"/>
        <w:rPr>
          <w:rFonts w:eastAsia="Times New Roman" w:cs="Times New Roman"/>
          <w:kern w:val="0"/>
          <w:szCs w:val="24"/>
          <w:lang w:val="en-ZA" w:eastAsia="en-ZA"/>
        </w:rPr>
      </w:pPr>
    </w:p>
    <w:p w14:paraId="3347C8B5" w14:textId="77777777" w:rsidR="006E556C" w:rsidRDefault="006E556C" w:rsidP="001D0BE6">
      <w:pPr>
        <w:jc w:val="both"/>
        <w:rPr>
          <w:rFonts w:eastAsia="Times New Roman" w:cs="Times New Roman"/>
          <w:b/>
          <w:bCs/>
          <w:kern w:val="0"/>
          <w:szCs w:val="24"/>
          <w:lang w:val="en-ZA" w:eastAsia="en-ZA"/>
        </w:rPr>
      </w:pPr>
    </w:p>
    <w:p w14:paraId="0515BCB4" w14:textId="450A32B3" w:rsidR="00135C54" w:rsidRPr="00135C54" w:rsidRDefault="00135C54" w:rsidP="001D0BE6">
      <w:pPr>
        <w:jc w:val="both"/>
        <w:rPr>
          <w:rFonts w:eastAsia="Times New Roman" w:cs="Times New Roman"/>
          <w:b/>
          <w:bCs/>
          <w:kern w:val="0"/>
          <w:szCs w:val="24"/>
          <w:lang w:val="en-ZA" w:eastAsia="en-ZA"/>
        </w:rPr>
      </w:pPr>
      <w:r w:rsidRPr="00135C54">
        <w:rPr>
          <w:rFonts w:eastAsia="Times New Roman" w:cs="Times New Roman"/>
          <w:b/>
          <w:bCs/>
          <w:kern w:val="0"/>
          <w:szCs w:val="24"/>
          <w:lang w:val="en-ZA" w:eastAsia="en-ZA"/>
        </w:rPr>
        <w:lastRenderedPageBreak/>
        <w:t>STEPS</w:t>
      </w:r>
    </w:p>
    <w:p w14:paraId="314BDA45" w14:textId="73F12497" w:rsidR="001D0BE6" w:rsidRDefault="001D0BE6" w:rsidP="001D0BE6">
      <w:pPr>
        <w:jc w:val="both"/>
        <w:rPr>
          <w:rFonts w:eastAsia="Times New Roman" w:cs="Times New Roman"/>
          <w:kern w:val="0"/>
          <w:szCs w:val="24"/>
          <w:lang w:val="en-ZA" w:eastAsia="en-ZA"/>
        </w:rPr>
      </w:pPr>
      <w:r>
        <w:rPr>
          <w:rFonts w:eastAsia="Times New Roman" w:cs="Times New Roman"/>
          <w:kern w:val="0"/>
          <w:szCs w:val="24"/>
          <w:lang w:val="en-ZA" w:eastAsia="en-ZA"/>
        </w:rPr>
        <w:t xml:space="preserve">Step 1: Navigate to the following URL </w:t>
      </w:r>
      <w:hyperlink r:id="rId12" w:history="1">
        <w:r w:rsidRPr="001E2144">
          <w:rPr>
            <w:rStyle w:val="Hyperlink"/>
            <w:rFonts w:eastAsia="Times New Roman" w:cs="Times New Roman"/>
            <w:kern w:val="0"/>
            <w:szCs w:val="24"/>
            <w:lang w:val="en-ZA" w:eastAsia="en-ZA"/>
          </w:rPr>
          <w:t>https://www.arduino.cc/en/software</w:t>
        </w:r>
      </w:hyperlink>
    </w:p>
    <w:p w14:paraId="5CB1C7D8" w14:textId="47DB754A" w:rsidR="001D0BE6" w:rsidRDefault="001D0BE6" w:rsidP="001D0BE6">
      <w:pPr>
        <w:jc w:val="both"/>
        <w:rPr>
          <w:rFonts w:eastAsia="Times New Roman" w:cs="Times New Roman"/>
          <w:kern w:val="0"/>
          <w:szCs w:val="24"/>
          <w:lang w:val="en-ZA" w:eastAsia="en-ZA"/>
        </w:rPr>
      </w:pPr>
      <w:r>
        <w:rPr>
          <w:rFonts w:eastAsia="Times New Roman" w:cs="Times New Roman"/>
          <w:kern w:val="0"/>
          <w:szCs w:val="24"/>
          <w:lang w:val="en-ZA" w:eastAsia="en-ZA"/>
        </w:rPr>
        <w:t xml:space="preserve">Select the </w:t>
      </w:r>
      <w:r w:rsidR="00CC564E">
        <w:rPr>
          <w:rFonts w:eastAsia="Times New Roman" w:cs="Times New Roman"/>
          <w:kern w:val="0"/>
          <w:szCs w:val="24"/>
          <w:lang w:val="en-ZA" w:eastAsia="en-ZA"/>
        </w:rPr>
        <w:t>operating system of choice. For the purpose of this module, we are going to select Windows.</w:t>
      </w:r>
    </w:p>
    <w:p w14:paraId="492F6CC7" w14:textId="423C9CFB" w:rsidR="00CC564E" w:rsidRDefault="00CC564E" w:rsidP="001D0BE6">
      <w:pPr>
        <w:jc w:val="both"/>
        <w:rPr>
          <w:rFonts w:eastAsia="Times New Roman" w:cs="Times New Roman"/>
          <w:kern w:val="0"/>
          <w:szCs w:val="24"/>
          <w:lang w:val="en-ZA" w:eastAsia="en-ZA"/>
        </w:rPr>
      </w:pPr>
      <w:r>
        <w:rPr>
          <w:rFonts w:eastAsia="Times New Roman" w:cs="Times New Roman"/>
          <w:kern w:val="0"/>
          <w:szCs w:val="24"/>
          <w:lang w:val="en-ZA" w:eastAsia="en-ZA"/>
        </w:rPr>
        <w:t>Step 2: Navigate to the location where the downloaded executable file is and double click it to start the installation process. Accept the licence agreement by clicking on “I Agree”.</w:t>
      </w:r>
    </w:p>
    <w:p w14:paraId="77E2A9C4" w14:textId="1021BB22" w:rsidR="00CC564E" w:rsidRDefault="00CC564E" w:rsidP="001D0BE6">
      <w:pPr>
        <w:jc w:val="both"/>
        <w:rPr>
          <w:rFonts w:eastAsia="Times New Roman" w:cs="Times New Roman"/>
          <w:kern w:val="0"/>
          <w:szCs w:val="24"/>
          <w:lang w:val="en-ZA" w:eastAsia="en-ZA"/>
        </w:rPr>
      </w:pPr>
      <w:r>
        <w:rPr>
          <w:rFonts w:eastAsia="Times New Roman" w:cs="Times New Roman"/>
          <w:kern w:val="0"/>
          <w:szCs w:val="24"/>
          <w:lang w:val="en-ZA" w:eastAsia="en-ZA"/>
        </w:rPr>
        <w:t>Step 3:</w:t>
      </w:r>
      <w:r w:rsidR="005A7E22">
        <w:rPr>
          <w:rFonts w:eastAsia="Times New Roman" w:cs="Times New Roman"/>
          <w:kern w:val="0"/>
          <w:szCs w:val="24"/>
          <w:lang w:val="en-ZA" w:eastAsia="en-ZA"/>
        </w:rPr>
        <w:t xml:space="preserve"> Select the user from the screen shown on Figure 3.2.</w:t>
      </w:r>
    </w:p>
    <w:p w14:paraId="7E6D36F7" w14:textId="77777777" w:rsidR="00962EA5" w:rsidRDefault="005A7E22" w:rsidP="00962EA5">
      <w:pPr>
        <w:keepNext/>
        <w:jc w:val="both"/>
      </w:pPr>
      <w:r w:rsidRPr="005A7E22">
        <w:rPr>
          <w:rFonts w:eastAsia="Times New Roman" w:cs="Times New Roman"/>
          <w:noProof/>
          <w:kern w:val="0"/>
          <w:szCs w:val="24"/>
          <w:lang w:val="en-ZA" w:eastAsia="en-ZA"/>
        </w:rPr>
        <w:drawing>
          <wp:inline distT="0" distB="0" distL="0" distR="0" wp14:anchorId="7E4EF2C2" wp14:editId="0914329D">
            <wp:extent cx="3846635" cy="3000375"/>
            <wp:effectExtent l="0" t="0" r="1905" b="0"/>
            <wp:docPr id="52285" name="Picture 5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50273" cy="3003213"/>
                    </a:xfrm>
                    <a:prstGeom prst="rect">
                      <a:avLst/>
                    </a:prstGeom>
                  </pic:spPr>
                </pic:pic>
              </a:graphicData>
            </a:graphic>
          </wp:inline>
        </w:drawing>
      </w:r>
    </w:p>
    <w:p w14:paraId="31EF8823" w14:textId="0768031A" w:rsidR="005A7E22" w:rsidRPr="00962EA5" w:rsidRDefault="00962EA5" w:rsidP="00962EA5">
      <w:pPr>
        <w:pStyle w:val="Caption"/>
        <w:jc w:val="both"/>
        <w:rPr>
          <w:i w:val="0"/>
          <w:iCs w:val="0"/>
          <w:color w:val="auto"/>
          <w:sz w:val="24"/>
          <w:szCs w:val="24"/>
        </w:rPr>
      </w:pPr>
      <w:r w:rsidRPr="00962EA5">
        <w:rPr>
          <w:i w:val="0"/>
          <w:iCs w:val="0"/>
          <w:color w:val="auto"/>
          <w:sz w:val="24"/>
          <w:szCs w:val="24"/>
        </w:rPr>
        <w:t xml:space="preserve">Figure 3. </w:t>
      </w:r>
      <w:r w:rsidRPr="00962EA5">
        <w:rPr>
          <w:i w:val="0"/>
          <w:iCs w:val="0"/>
          <w:color w:val="auto"/>
          <w:sz w:val="24"/>
          <w:szCs w:val="24"/>
        </w:rPr>
        <w:fldChar w:fldCharType="begin"/>
      </w:r>
      <w:r w:rsidRPr="00962EA5">
        <w:rPr>
          <w:i w:val="0"/>
          <w:iCs w:val="0"/>
          <w:color w:val="auto"/>
          <w:sz w:val="24"/>
          <w:szCs w:val="24"/>
        </w:rPr>
        <w:instrText xml:space="preserve"> SEQ Figure_3. \* ARABIC </w:instrText>
      </w:r>
      <w:r w:rsidRPr="00962EA5">
        <w:rPr>
          <w:i w:val="0"/>
          <w:iCs w:val="0"/>
          <w:color w:val="auto"/>
          <w:sz w:val="24"/>
          <w:szCs w:val="24"/>
        </w:rPr>
        <w:fldChar w:fldCharType="separate"/>
      </w:r>
      <w:r w:rsidR="00AF1BF5">
        <w:rPr>
          <w:i w:val="0"/>
          <w:iCs w:val="0"/>
          <w:noProof/>
          <w:color w:val="auto"/>
          <w:sz w:val="24"/>
          <w:szCs w:val="24"/>
        </w:rPr>
        <w:t>2</w:t>
      </w:r>
      <w:r w:rsidRPr="00962EA5">
        <w:rPr>
          <w:i w:val="0"/>
          <w:iCs w:val="0"/>
          <w:color w:val="auto"/>
          <w:sz w:val="24"/>
          <w:szCs w:val="24"/>
        </w:rPr>
        <w:fldChar w:fldCharType="end"/>
      </w:r>
      <w:r w:rsidRPr="00962EA5">
        <w:rPr>
          <w:i w:val="0"/>
          <w:iCs w:val="0"/>
          <w:color w:val="auto"/>
          <w:sz w:val="24"/>
          <w:szCs w:val="24"/>
        </w:rPr>
        <w:t>: Installation options</w:t>
      </w:r>
    </w:p>
    <w:p w14:paraId="2D3312F6" w14:textId="3652C147" w:rsidR="005A7E22" w:rsidRDefault="005A7E22" w:rsidP="00962EA5">
      <w:pPr>
        <w:spacing w:line="360" w:lineRule="auto"/>
      </w:pPr>
      <w:r>
        <w:t xml:space="preserve">Step 4: Select the folder in which you want to install the IDE. The default one is </w:t>
      </w:r>
      <w:r w:rsidRPr="005A7E22">
        <w:t>C:\Program Files\Arduino IDE</w:t>
      </w:r>
      <w:r>
        <w:t xml:space="preserve"> and click next.</w:t>
      </w:r>
    </w:p>
    <w:p w14:paraId="07F1D11F" w14:textId="77777777" w:rsidR="00962EA5" w:rsidRDefault="005A7E22" w:rsidP="00962EA5">
      <w:pPr>
        <w:keepNext/>
      </w:pPr>
      <w:r w:rsidRPr="005A7E22">
        <w:rPr>
          <w:noProof/>
        </w:rPr>
        <w:drawing>
          <wp:inline distT="0" distB="0" distL="0" distR="0" wp14:anchorId="13A12890" wp14:editId="68129E2B">
            <wp:extent cx="3419475" cy="2658081"/>
            <wp:effectExtent l="0" t="0" r="0" b="0"/>
            <wp:docPr id="52286" name="Picture 52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1851" cy="2667701"/>
                    </a:xfrm>
                    <a:prstGeom prst="rect">
                      <a:avLst/>
                    </a:prstGeom>
                  </pic:spPr>
                </pic:pic>
              </a:graphicData>
            </a:graphic>
          </wp:inline>
        </w:drawing>
      </w:r>
    </w:p>
    <w:p w14:paraId="6A1AFF94" w14:textId="09BBF894" w:rsidR="005A7E22" w:rsidRPr="00962EA5" w:rsidRDefault="00962EA5" w:rsidP="00962EA5">
      <w:pPr>
        <w:pStyle w:val="Caption"/>
        <w:rPr>
          <w:i w:val="0"/>
          <w:iCs w:val="0"/>
          <w:color w:val="auto"/>
          <w:sz w:val="24"/>
          <w:szCs w:val="24"/>
        </w:rPr>
      </w:pPr>
      <w:r w:rsidRPr="00962EA5">
        <w:rPr>
          <w:i w:val="0"/>
          <w:iCs w:val="0"/>
          <w:color w:val="auto"/>
          <w:sz w:val="24"/>
          <w:szCs w:val="24"/>
        </w:rPr>
        <w:t xml:space="preserve">Figure 3. </w:t>
      </w:r>
      <w:r w:rsidRPr="00962EA5">
        <w:rPr>
          <w:i w:val="0"/>
          <w:iCs w:val="0"/>
          <w:color w:val="auto"/>
          <w:sz w:val="24"/>
          <w:szCs w:val="24"/>
        </w:rPr>
        <w:fldChar w:fldCharType="begin"/>
      </w:r>
      <w:r w:rsidRPr="00962EA5">
        <w:rPr>
          <w:i w:val="0"/>
          <w:iCs w:val="0"/>
          <w:color w:val="auto"/>
          <w:sz w:val="24"/>
          <w:szCs w:val="24"/>
        </w:rPr>
        <w:instrText xml:space="preserve"> SEQ Figure_3. \* ARABIC </w:instrText>
      </w:r>
      <w:r w:rsidRPr="00962EA5">
        <w:rPr>
          <w:i w:val="0"/>
          <w:iCs w:val="0"/>
          <w:color w:val="auto"/>
          <w:sz w:val="24"/>
          <w:szCs w:val="24"/>
        </w:rPr>
        <w:fldChar w:fldCharType="separate"/>
      </w:r>
      <w:r w:rsidR="00AF1BF5">
        <w:rPr>
          <w:i w:val="0"/>
          <w:iCs w:val="0"/>
          <w:noProof/>
          <w:color w:val="auto"/>
          <w:sz w:val="24"/>
          <w:szCs w:val="24"/>
        </w:rPr>
        <w:t>3</w:t>
      </w:r>
      <w:r w:rsidRPr="00962EA5">
        <w:rPr>
          <w:i w:val="0"/>
          <w:iCs w:val="0"/>
          <w:color w:val="auto"/>
          <w:sz w:val="24"/>
          <w:szCs w:val="24"/>
        </w:rPr>
        <w:fldChar w:fldCharType="end"/>
      </w:r>
      <w:r w:rsidRPr="00962EA5">
        <w:rPr>
          <w:i w:val="0"/>
          <w:iCs w:val="0"/>
          <w:color w:val="auto"/>
          <w:sz w:val="24"/>
          <w:szCs w:val="24"/>
        </w:rPr>
        <w:t>:  Installation path</w:t>
      </w:r>
    </w:p>
    <w:p w14:paraId="13F03166" w14:textId="77777777" w:rsidR="005A7E22" w:rsidRPr="005A7E22" w:rsidRDefault="005A7E22" w:rsidP="005A7E22"/>
    <w:p w14:paraId="2F295058" w14:textId="0519F96A" w:rsidR="001D0BE6" w:rsidRDefault="001320D6" w:rsidP="001D0BE6">
      <w:pPr>
        <w:jc w:val="both"/>
        <w:rPr>
          <w:rFonts w:eastAsia="Times New Roman" w:cs="Times New Roman"/>
          <w:kern w:val="0"/>
          <w:szCs w:val="24"/>
          <w:lang w:val="en-ZA" w:eastAsia="en-ZA"/>
        </w:rPr>
      </w:pPr>
      <w:r>
        <w:rPr>
          <w:rFonts w:eastAsia="Times New Roman" w:cs="Times New Roman"/>
          <w:kern w:val="0"/>
          <w:szCs w:val="24"/>
          <w:lang w:val="en-ZA" w:eastAsia="en-ZA"/>
        </w:rPr>
        <w:t>Step 5: Installation process goes on and when done click finish on the window as shown on Figure 3.4.</w:t>
      </w:r>
    </w:p>
    <w:p w14:paraId="49BF48D1" w14:textId="77777777" w:rsidR="00962EA5" w:rsidRDefault="001320D6" w:rsidP="00962EA5">
      <w:pPr>
        <w:keepNext/>
        <w:jc w:val="both"/>
      </w:pPr>
      <w:r w:rsidRPr="001320D6">
        <w:rPr>
          <w:rFonts w:eastAsia="Times New Roman" w:cs="Times New Roman"/>
          <w:noProof/>
          <w:kern w:val="0"/>
          <w:szCs w:val="24"/>
          <w:lang w:val="en-ZA" w:eastAsia="en-ZA"/>
        </w:rPr>
        <w:drawing>
          <wp:inline distT="0" distB="0" distL="0" distR="0" wp14:anchorId="759E518E" wp14:editId="55ABAE1E">
            <wp:extent cx="4772691" cy="3734321"/>
            <wp:effectExtent l="0" t="0" r="8890" b="0"/>
            <wp:docPr id="52287" name="Picture 52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2691" cy="3734321"/>
                    </a:xfrm>
                    <a:prstGeom prst="rect">
                      <a:avLst/>
                    </a:prstGeom>
                  </pic:spPr>
                </pic:pic>
              </a:graphicData>
            </a:graphic>
          </wp:inline>
        </w:drawing>
      </w:r>
    </w:p>
    <w:p w14:paraId="5BE5CCE9" w14:textId="19A3A7C4" w:rsidR="001320D6" w:rsidRPr="00962EA5" w:rsidRDefault="00962EA5" w:rsidP="00962EA5">
      <w:pPr>
        <w:pStyle w:val="Caption"/>
        <w:jc w:val="both"/>
        <w:rPr>
          <w:i w:val="0"/>
          <w:iCs w:val="0"/>
          <w:color w:val="auto"/>
          <w:sz w:val="24"/>
          <w:szCs w:val="24"/>
        </w:rPr>
      </w:pPr>
      <w:r w:rsidRPr="00962EA5">
        <w:rPr>
          <w:i w:val="0"/>
          <w:iCs w:val="0"/>
          <w:color w:val="auto"/>
          <w:sz w:val="24"/>
          <w:szCs w:val="24"/>
        </w:rPr>
        <w:t xml:space="preserve">Figure 3. </w:t>
      </w:r>
      <w:r w:rsidRPr="00962EA5">
        <w:rPr>
          <w:i w:val="0"/>
          <w:iCs w:val="0"/>
          <w:color w:val="auto"/>
          <w:sz w:val="24"/>
          <w:szCs w:val="24"/>
        </w:rPr>
        <w:fldChar w:fldCharType="begin"/>
      </w:r>
      <w:r w:rsidRPr="00962EA5">
        <w:rPr>
          <w:i w:val="0"/>
          <w:iCs w:val="0"/>
          <w:color w:val="auto"/>
          <w:sz w:val="24"/>
          <w:szCs w:val="24"/>
        </w:rPr>
        <w:instrText xml:space="preserve"> SEQ Figure_3. \* ARABIC </w:instrText>
      </w:r>
      <w:r w:rsidRPr="00962EA5">
        <w:rPr>
          <w:i w:val="0"/>
          <w:iCs w:val="0"/>
          <w:color w:val="auto"/>
          <w:sz w:val="24"/>
          <w:szCs w:val="24"/>
        </w:rPr>
        <w:fldChar w:fldCharType="separate"/>
      </w:r>
      <w:r w:rsidR="00AF1BF5">
        <w:rPr>
          <w:i w:val="0"/>
          <w:iCs w:val="0"/>
          <w:noProof/>
          <w:color w:val="auto"/>
          <w:sz w:val="24"/>
          <w:szCs w:val="24"/>
        </w:rPr>
        <w:t>4</w:t>
      </w:r>
      <w:r w:rsidRPr="00962EA5">
        <w:rPr>
          <w:i w:val="0"/>
          <w:iCs w:val="0"/>
          <w:color w:val="auto"/>
          <w:sz w:val="24"/>
          <w:szCs w:val="24"/>
        </w:rPr>
        <w:fldChar w:fldCharType="end"/>
      </w:r>
      <w:r w:rsidRPr="00962EA5">
        <w:rPr>
          <w:i w:val="0"/>
          <w:iCs w:val="0"/>
          <w:color w:val="auto"/>
          <w:sz w:val="24"/>
          <w:szCs w:val="24"/>
        </w:rPr>
        <w:t>: Arduino IDE Setup completion</w:t>
      </w:r>
    </w:p>
    <w:p w14:paraId="12183B80" w14:textId="36CD78A8" w:rsidR="001D0BE6" w:rsidRPr="000D5D1C" w:rsidRDefault="000D5D1C" w:rsidP="001D0BE6">
      <w:pPr>
        <w:rPr>
          <w:rFonts w:eastAsia="Times New Roman" w:cs="Times New Roman"/>
          <w:kern w:val="0"/>
          <w:szCs w:val="24"/>
          <w:lang w:val="en-ZA" w:eastAsia="en-ZA"/>
        </w:rPr>
      </w:pPr>
      <w:r w:rsidRPr="000D5D1C">
        <w:rPr>
          <w:rFonts w:eastAsia="Times New Roman" w:cs="Times New Roman"/>
          <w:kern w:val="0"/>
          <w:szCs w:val="24"/>
          <w:lang w:val="en-ZA" w:eastAsia="en-ZA"/>
        </w:rPr>
        <w:t>Immediately, you will see the Arduino IDE as shown in Figure 3.5.</w:t>
      </w:r>
    </w:p>
    <w:p w14:paraId="21797ED5" w14:textId="77777777" w:rsidR="00962EA5" w:rsidRDefault="000D5D1C" w:rsidP="00962EA5">
      <w:pPr>
        <w:keepNext/>
      </w:pPr>
      <w:r w:rsidRPr="000D5D1C">
        <w:rPr>
          <w:rFonts w:eastAsia="Times New Roman" w:cs="Times New Roman"/>
          <w:b/>
          <w:bCs/>
          <w:noProof/>
          <w:kern w:val="0"/>
          <w:sz w:val="27"/>
          <w:lang w:val="en-ZA" w:eastAsia="en-ZA"/>
        </w:rPr>
        <w:drawing>
          <wp:inline distT="0" distB="0" distL="0" distR="0" wp14:anchorId="6FDDFB51" wp14:editId="7BDC95E7">
            <wp:extent cx="4752975" cy="3152150"/>
            <wp:effectExtent l="0" t="0" r="0" b="0"/>
            <wp:docPr id="52289" name="Picture 5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0692" cy="3157268"/>
                    </a:xfrm>
                    <a:prstGeom prst="rect">
                      <a:avLst/>
                    </a:prstGeom>
                  </pic:spPr>
                </pic:pic>
              </a:graphicData>
            </a:graphic>
          </wp:inline>
        </w:drawing>
      </w:r>
    </w:p>
    <w:p w14:paraId="00AE91AF" w14:textId="3C52A356" w:rsidR="000D5D1C" w:rsidRPr="00962EA5" w:rsidRDefault="00962EA5" w:rsidP="00962EA5">
      <w:pPr>
        <w:pStyle w:val="Caption"/>
        <w:rPr>
          <w:i w:val="0"/>
          <w:iCs w:val="0"/>
          <w:color w:val="auto"/>
          <w:sz w:val="24"/>
          <w:szCs w:val="24"/>
        </w:rPr>
      </w:pPr>
      <w:r w:rsidRPr="00962EA5">
        <w:rPr>
          <w:i w:val="0"/>
          <w:iCs w:val="0"/>
          <w:color w:val="auto"/>
          <w:sz w:val="24"/>
          <w:szCs w:val="24"/>
        </w:rPr>
        <w:t xml:space="preserve">Figure 3. </w:t>
      </w:r>
      <w:r w:rsidRPr="00962EA5">
        <w:rPr>
          <w:i w:val="0"/>
          <w:iCs w:val="0"/>
          <w:color w:val="auto"/>
          <w:sz w:val="24"/>
          <w:szCs w:val="24"/>
        </w:rPr>
        <w:fldChar w:fldCharType="begin"/>
      </w:r>
      <w:r w:rsidRPr="00962EA5">
        <w:rPr>
          <w:i w:val="0"/>
          <w:iCs w:val="0"/>
          <w:color w:val="auto"/>
          <w:sz w:val="24"/>
          <w:szCs w:val="24"/>
        </w:rPr>
        <w:instrText xml:space="preserve"> SEQ Figure_3. \* ARABIC </w:instrText>
      </w:r>
      <w:r w:rsidRPr="00962EA5">
        <w:rPr>
          <w:i w:val="0"/>
          <w:iCs w:val="0"/>
          <w:color w:val="auto"/>
          <w:sz w:val="24"/>
          <w:szCs w:val="24"/>
        </w:rPr>
        <w:fldChar w:fldCharType="separate"/>
      </w:r>
      <w:r w:rsidR="00AF1BF5">
        <w:rPr>
          <w:i w:val="0"/>
          <w:iCs w:val="0"/>
          <w:noProof/>
          <w:color w:val="auto"/>
          <w:sz w:val="24"/>
          <w:szCs w:val="24"/>
        </w:rPr>
        <w:t>5</w:t>
      </w:r>
      <w:r w:rsidRPr="00962EA5">
        <w:rPr>
          <w:i w:val="0"/>
          <w:iCs w:val="0"/>
          <w:color w:val="auto"/>
          <w:sz w:val="24"/>
          <w:szCs w:val="24"/>
        </w:rPr>
        <w:fldChar w:fldCharType="end"/>
      </w:r>
      <w:r w:rsidRPr="00962EA5">
        <w:rPr>
          <w:i w:val="0"/>
          <w:iCs w:val="0"/>
          <w:color w:val="auto"/>
          <w:sz w:val="24"/>
          <w:szCs w:val="24"/>
        </w:rPr>
        <w:t>:  Arduino IDE</w:t>
      </w:r>
    </w:p>
    <w:p w14:paraId="22A0EB38" w14:textId="13DEA075" w:rsidR="00F115B6" w:rsidRDefault="00F115B6" w:rsidP="008E74C5">
      <w:pPr>
        <w:spacing w:line="360" w:lineRule="auto"/>
        <w:jc w:val="both"/>
      </w:pPr>
      <w:r>
        <w:lastRenderedPageBreak/>
        <w:t>As seen on Figure 3.5, there are two functions: void setup(){} and void loop(){}</w:t>
      </w:r>
    </w:p>
    <w:p w14:paraId="5EBE6F76" w14:textId="7B028E6A" w:rsidR="00F115B6" w:rsidRDefault="00F115B6" w:rsidP="008E74C5">
      <w:pPr>
        <w:spacing w:line="360" w:lineRule="auto"/>
        <w:jc w:val="both"/>
      </w:pPr>
      <w:bookmarkStart w:id="8" w:name="_Hlk128425194"/>
      <w:r w:rsidRPr="00135C54">
        <w:rPr>
          <w:b/>
          <w:bCs/>
        </w:rPr>
        <w:t>void setup(){}-</w:t>
      </w:r>
      <w:r>
        <w:t xml:space="preserve"> The commands put inside the curly brackets will be executed once. For example the pins used in the program.</w:t>
      </w:r>
    </w:p>
    <w:bookmarkEnd w:id="8"/>
    <w:p w14:paraId="42495DF2" w14:textId="11A6033C" w:rsidR="00F115B6" w:rsidRDefault="00F115B6" w:rsidP="00135C54">
      <w:pPr>
        <w:spacing w:after="0" w:line="360" w:lineRule="auto"/>
      </w:pPr>
      <w:r w:rsidRPr="00135C54">
        <w:rPr>
          <w:b/>
          <w:bCs/>
        </w:rPr>
        <w:t>void loop(){}-</w:t>
      </w:r>
      <w:r>
        <w:t xml:space="preserve"> The commands that you want to be repeated over and over are put in the void loop. For example, blinking the LED or printing specific output repeatedly</w:t>
      </w:r>
      <w:r w:rsidR="00B06F4F">
        <w:t>.</w:t>
      </w:r>
    </w:p>
    <w:p w14:paraId="28D6BD09" w14:textId="77777777" w:rsidR="00135C54" w:rsidRDefault="00135C54" w:rsidP="00135C54">
      <w:pPr>
        <w:spacing w:after="0" w:line="360" w:lineRule="auto"/>
      </w:pPr>
    </w:p>
    <w:p w14:paraId="468774F3" w14:textId="0CB655A9" w:rsidR="00B06F4F" w:rsidRPr="00B06F4F" w:rsidRDefault="00B06F4F" w:rsidP="00B06F4F">
      <w:pPr>
        <w:shd w:val="clear" w:color="auto" w:fill="D9D9D9" w:themeFill="background1" w:themeFillShade="D9"/>
        <w:rPr>
          <w:rFonts w:cs="Times New Roman"/>
          <w:b/>
          <w:bCs/>
        </w:rPr>
      </w:pPr>
      <w:r w:rsidRPr="00B06F4F">
        <w:rPr>
          <w:rFonts w:cs="Times New Roman"/>
          <w:b/>
          <w:bCs/>
        </w:rPr>
        <w:t>VOCABULARY</w:t>
      </w:r>
    </w:p>
    <w:p w14:paraId="4A00DAE8" w14:textId="46B092AE" w:rsidR="00B06F4F" w:rsidRPr="00B06F4F" w:rsidRDefault="00B06F4F" w:rsidP="00B06F4F">
      <w:pPr>
        <w:shd w:val="clear" w:color="auto" w:fill="D9D9D9" w:themeFill="background1" w:themeFillShade="D9"/>
        <w:rPr>
          <w:rFonts w:cs="Times New Roman"/>
          <w:color w:val="000000"/>
          <w:shd w:val="clear" w:color="auto" w:fill="D9D9D9" w:themeFill="background1" w:themeFillShade="D9"/>
        </w:rPr>
      </w:pPr>
      <w:r w:rsidRPr="00B06F4F">
        <w:rPr>
          <w:rFonts w:cs="Times New Roman"/>
          <w:color w:val="000000"/>
          <w:shd w:val="clear" w:color="auto" w:fill="D9D9D9" w:themeFill="background1" w:themeFillShade="D9"/>
        </w:rPr>
        <w:t xml:space="preserve">A function is a block of organized, reusable code that is used to perform a single, related action. </w:t>
      </w:r>
    </w:p>
    <w:p w14:paraId="049F39F4" w14:textId="592DADAB" w:rsidR="0033072B" w:rsidRPr="0033072B" w:rsidRDefault="0033072B" w:rsidP="0033072B">
      <w:pPr>
        <w:pStyle w:val="NormalWeb"/>
        <w:shd w:val="clear" w:color="auto" w:fill="FFFFFF"/>
        <w:spacing w:before="0" w:beforeAutospacing="0" w:after="0" w:afterAutospacing="0" w:line="360" w:lineRule="auto"/>
        <w:textAlignment w:val="baseline"/>
      </w:pPr>
    </w:p>
    <w:p w14:paraId="7EEF824F" w14:textId="4A048582" w:rsidR="00BA1D80" w:rsidRDefault="00BA1D80" w:rsidP="006E6630">
      <w:pPr>
        <w:pStyle w:val="Heading3"/>
      </w:pPr>
      <w:r>
        <w:t>3.1.2</w:t>
      </w:r>
      <w:r>
        <w:tab/>
        <w:t>Expand the term GPIO</w:t>
      </w:r>
    </w:p>
    <w:p w14:paraId="2A829728" w14:textId="4C5F5A43" w:rsidR="00BA1D80" w:rsidRPr="00FD78D3" w:rsidRDefault="00FD78D3" w:rsidP="008E74C5">
      <w:pPr>
        <w:pStyle w:val="NormalWeb"/>
        <w:spacing w:before="0" w:beforeAutospacing="0" w:after="0" w:afterAutospacing="0" w:line="360" w:lineRule="auto"/>
        <w:jc w:val="both"/>
      </w:pPr>
      <w:r>
        <w:t xml:space="preserve">The term "GPIO" stands for </w:t>
      </w:r>
      <w:r>
        <w:rPr>
          <w:rStyle w:val="issue-underline"/>
          <w:rFonts w:eastAsiaTheme="majorEastAsia"/>
        </w:rPr>
        <w:t>General-Purpose</w:t>
      </w:r>
      <w:r>
        <w:t xml:space="preserve"> Input/Output. </w:t>
      </w:r>
      <w:r w:rsidR="00744439">
        <w:t xml:space="preserve">GPIO allows the board to be connected to external components such as sensors. </w:t>
      </w:r>
      <w:r>
        <w:t>A key feature of the Arduino board is its row of GPIO pins along the top and bottom edges. An Arduino board is physically connected to the outside world via these pins. The simplest way to think about them is as switches, which you can turn on or off (input) or the Arduino can turn on or off (output).</w:t>
      </w:r>
    </w:p>
    <w:p w14:paraId="4A9E6D4A" w14:textId="3AD380E2" w:rsidR="00212C80" w:rsidRDefault="00212C80" w:rsidP="00212C80"/>
    <w:p w14:paraId="456700F1" w14:textId="436AFB6F" w:rsidR="00BA1D80" w:rsidRDefault="00BA1D80" w:rsidP="006E6630">
      <w:pPr>
        <w:pStyle w:val="Heading3"/>
      </w:pPr>
      <w:r>
        <w:t xml:space="preserve">3.1.3 </w:t>
      </w:r>
      <w:r>
        <w:tab/>
      </w:r>
      <w:bookmarkStart w:id="9" w:name="_Hlk124253607"/>
      <w:r>
        <w:t xml:space="preserve">Compare and contrast some of the major advantages of python compared to other </w:t>
      </w:r>
      <w:r>
        <w:tab/>
        <w:t xml:space="preserve">programming languages </w:t>
      </w:r>
      <w:bookmarkEnd w:id="9"/>
    </w:p>
    <w:p w14:paraId="035A4551" w14:textId="13E25461" w:rsidR="00F57ABF" w:rsidRPr="00F57ABF" w:rsidRDefault="00F57ABF" w:rsidP="003F4247">
      <w:pPr>
        <w:pStyle w:val="NormalWeb"/>
        <w:spacing w:before="0" w:beforeAutospacing="0" w:after="0" w:afterAutospacing="0" w:line="360" w:lineRule="auto"/>
        <w:jc w:val="both"/>
      </w:pPr>
      <w:r w:rsidRPr="00F57ABF">
        <w:t xml:space="preserve">In this section, we are going to compare C++ and Python. Level 2 taught you Python programming, which we can easily refer to as we carry out or compare tasks. Both C++ and Python are popular and widely used </w:t>
      </w:r>
      <w:r w:rsidRPr="00F57ABF">
        <w:rPr>
          <w:rStyle w:val="Strong"/>
        </w:rPr>
        <w:t>high level</w:t>
      </w:r>
      <w:r w:rsidRPr="00F57ABF">
        <w:t xml:space="preserve"> programming languages that offer a wide variety of programming capabilities in addition to being </w:t>
      </w:r>
      <w:r w:rsidRPr="00F57ABF">
        <w:rPr>
          <w:rStyle w:val="Strong"/>
        </w:rPr>
        <w:t>versatile</w:t>
      </w:r>
      <w:r w:rsidRPr="00F57ABF">
        <w:t xml:space="preserve"> and </w:t>
      </w:r>
      <w:r w:rsidRPr="00F57ABF">
        <w:rPr>
          <w:rStyle w:val="Strong"/>
        </w:rPr>
        <w:t>object-oriented</w:t>
      </w:r>
      <w:r w:rsidRPr="00F57ABF">
        <w:t xml:space="preserve">. Both C++ and Python allow single and multiple inheritance. In terms of syntax, usability, simplicity, and overall programming philosophy, the two programming languages are significantly dissimilar. Python is an interpreted language while C++ is a compiled language . Python is less expensive compared to programs like Java, which is why for most projects it’s the preferred choice. Python is well suited for trending technologies such as </w:t>
      </w:r>
      <w:r w:rsidRPr="00F57ABF">
        <w:rPr>
          <w:b/>
          <w:bCs/>
        </w:rPr>
        <w:t>artificial intelligence</w:t>
      </w:r>
      <w:r w:rsidRPr="00F57ABF">
        <w:t xml:space="preserve"> and </w:t>
      </w:r>
      <w:r w:rsidRPr="00F57ABF">
        <w:rPr>
          <w:b/>
          <w:bCs/>
        </w:rPr>
        <w:t>machine learning</w:t>
      </w:r>
      <w:r w:rsidRPr="00F57ABF">
        <w:t xml:space="preserve">. Python has an </w:t>
      </w:r>
      <w:r w:rsidRPr="00F57ABF">
        <w:rPr>
          <w:rFonts w:eastAsia="Calibri"/>
        </w:rPr>
        <w:t xml:space="preserve">extensive </w:t>
      </w:r>
      <w:r w:rsidRPr="00F57ABF">
        <w:rPr>
          <w:rFonts w:eastAsia="Calibri"/>
          <w:b/>
          <w:bCs/>
        </w:rPr>
        <w:t>AI/ML libraries</w:t>
      </w:r>
      <w:r w:rsidRPr="00F57ABF">
        <w:t>.</w:t>
      </w:r>
    </w:p>
    <w:p w14:paraId="6600CC9F" w14:textId="77777777" w:rsidR="00F57ABF" w:rsidRDefault="00F57ABF" w:rsidP="003F4247">
      <w:pPr>
        <w:pStyle w:val="NormalWeb"/>
        <w:spacing w:before="0" w:beforeAutospacing="0" w:after="0" w:afterAutospacing="0" w:line="360" w:lineRule="auto"/>
        <w:jc w:val="both"/>
        <w:rPr>
          <w:rFonts w:ascii="Lato" w:hAnsi="Lato"/>
          <w:color w:val="1E1E1E"/>
          <w:sz w:val="27"/>
          <w:szCs w:val="27"/>
          <w:shd w:val="clear" w:color="auto" w:fill="F5F8FA"/>
        </w:rPr>
      </w:pPr>
    </w:p>
    <w:p w14:paraId="7A3C9CEC" w14:textId="15FB29AC" w:rsidR="00B17B0B" w:rsidRDefault="00B6774F" w:rsidP="003F4247">
      <w:pPr>
        <w:pStyle w:val="NormalWeb"/>
        <w:spacing w:before="0" w:beforeAutospacing="0" w:after="0" w:afterAutospacing="0" w:line="360" w:lineRule="auto"/>
        <w:jc w:val="both"/>
      </w:pPr>
      <w:r>
        <w:t>Table 3.2 shows the differences between Python and C++.</w:t>
      </w:r>
    </w:p>
    <w:p w14:paraId="7C00198E" w14:textId="77777777" w:rsidR="006F1742" w:rsidRPr="00B17B0B" w:rsidRDefault="006F1742" w:rsidP="003F4247">
      <w:pPr>
        <w:pStyle w:val="NormalWeb"/>
        <w:spacing w:before="0" w:beforeAutospacing="0" w:after="0" w:afterAutospacing="0" w:line="360" w:lineRule="auto"/>
        <w:jc w:val="both"/>
      </w:pPr>
    </w:p>
    <w:p w14:paraId="59CD674C" w14:textId="50A1E426" w:rsidR="008E74C5" w:rsidRPr="008E74C5" w:rsidRDefault="008E74C5" w:rsidP="008E74C5">
      <w:pPr>
        <w:pStyle w:val="Caption"/>
        <w:keepNext/>
        <w:rPr>
          <w:i w:val="0"/>
          <w:iCs w:val="0"/>
          <w:color w:val="auto"/>
          <w:sz w:val="24"/>
          <w:szCs w:val="24"/>
        </w:rPr>
      </w:pPr>
    </w:p>
    <w:p w14:paraId="0A0945D8" w14:textId="485A1C4D" w:rsidR="0058010D" w:rsidRPr="0058010D" w:rsidRDefault="0058010D" w:rsidP="0058010D">
      <w:pPr>
        <w:pStyle w:val="Caption"/>
        <w:keepNext/>
        <w:spacing w:after="0"/>
        <w:rPr>
          <w:i w:val="0"/>
          <w:iCs w:val="0"/>
          <w:color w:val="auto"/>
          <w:sz w:val="24"/>
          <w:szCs w:val="24"/>
        </w:rPr>
      </w:pPr>
      <w:r w:rsidRPr="0058010D">
        <w:rPr>
          <w:i w:val="0"/>
          <w:iCs w:val="0"/>
          <w:color w:val="auto"/>
          <w:sz w:val="24"/>
          <w:szCs w:val="24"/>
        </w:rPr>
        <w:t xml:space="preserve">Table 3. </w:t>
      </w:r>
      <w:r w:rsidRPr="0058010D">
        <w:rPr>
          <w:i w:val="0"/>
          <w:iCs w:val="0"/>
          <w:color w:val="auto"/>
          <w:sz w:val="24"/>
          <w:szCs w:val="24"/>
        </w:rPr>
        <w:fldChar w:fldCharType="begin"/>
      </w:r>
      <w:r w:rsidRPr="0058010D">
        <w:rPr>
          <w:i w:val="0"/>
          <w:iCs w:val="0"/>
          <w:color w:val="auto"/>
          <w:sz w:val="24"/>
          <w:szCs w:val="24"/>
        </w:rPr>
        <w:instrText xml:space="preserve"> SEQ Table_3. \* ARABIC </w:instrText>
      </w:r>
      <w:r w:rsidRPr="0058010D">
        <w:rPr>
          <w:i w:val="0"/>
          <w:iCs w:val="0"/>
          <w:color w:val="auto"/>
          <w:sz w:val="24"/>
          <w:szCs w:val="24"/>
        </w:rPr>
        <w:fldChar w:fldCharType="separate"/>
      </w:r>
      <w:r w:rsidR="00F6525E">
        <w:rPr>
          <w:i w:val="0"/>
          <w:iCs w:val="0"/>
          <w:noProof/>
          <w:color w:val="auto"/>
          <w:sz w:val="24"/>
          <w:szCs w:val="24"/>
        </w:rPr>
        <w:t>2</w:t>
      </w:r>
      <w:r w:rsidRPr="0058010D">
        <w:rPr>
          <w:i w:val="0"/>
          <w:iCs w:val="0"/>
          <w:color w:val="auto"/>
          <w:sz w:val="24"/>
          <w:szCs w:val="24"/>
        </w:rPr>
        <w:fldChar w:fldCharType="end"/>
      </w:r>
      <w:r w:rsidRPr="0058010D">
        <w:rPr>
          <w:i w:val="0"/>
          <w:iCs w:val="0"/>
          <w:color w:val="auto"/>
          <w:sz w:val="24"/>
          <w:szCs w:val="24"/>
        </w:rPr>
        <w:t>:  Comparison of C++ and Python</w:t>
      </w:r>
    </w:p>
    <w:tbl>
      <w:tblPr>
        <w:tblStyle w:val="TableGrid"/>
        <w:tblW w:w="0" w:type="auto"/>
        <w:tblLook w:val="04A0" w:firstRow="1" w:lastRow="0" w:firstColumn="1" w:lastColumn="0" w:noHBand="0" w:noVBand="1"/>
      </w:tblPr>
      <w:tblGrid>
        <w:gridCol w:w="1980"/>
        <w:gridCol w:w="3402"/>
        <w:gridCol w:w="3634"/>
      </w:tblGrid>
      <w:tr w:rsidR="006F1742" w14:paraId="476223E4" w14:textId="77777777" w:rsidTr="006132AE">
        <w:tc>
          <w:tcPr>
            <w:tcW w:w="1980" w:type="dxa"/>
            <w:shd w:val="clear" w:color="auto" w:fill="D9D9D9" w:themeFill="background1" w:themeFillShade="D9"/>
          </w:tcPr>
          <w:p w14:paraId="40E623EE" w14:textId="6FF9A193" w:rsidR="006F1742" w:rsidRPr="006132AE" w:rsidRDefault="006F1742" w:rsidP="00A37852">
            <w:pPr>
              <w:rPr>
                <w:b/>
                <w:bCs/>
              </w:rPr>
            </w:pPr>
            <w:bookmarkStart w:id="10" w:name="_Hlk125898044"/>
            <w:r w:rsidRPr="006132AE">
              <w:rPr>
                <w:b/>
                <w:bCs/>
              </w:rPr>
              <w:t>Parameter</w:t>
            </w:r>
          </w:p>
        </w:tc>
        <w:tc>
          <w:tcPr>
            <w:tcW w:w="3402" w:type="dxa"/>
            <w:shd w:val="clear" w:color="auto" w:fill="D9D9D9" w:themeFill="background1" w:themeFillShade="D9"/>
          </w:tcPr>
          <w:p w14:paraId="57FD36CE" w14:textId="3DA67D42" w:rsidR="006F1742" w:rsidRPr="006132AE" w:rsidRDefault="006F1742" w:rsidP="00A37852">
            <w:pPr>
              <w:rPr>
                <w:b/>
                <w:bCs/>
              </w:rPr>
            </w:pPr>
            <w:r w:rsidRPr="006132AE">
              <w:rPr>
                <w:b/>
                <w:bCs/>
              </w:rPr>
              <w:t>C++</w:t>
            </w:r>
          </w:p>
        </w:tc>
        <w:tc>
          <w:tcPr>
            <w:tcW w:w="3634" w:type="dxa"/>
            <w:shd w:val="clear" w:color="auto" w:fill="D9D9D9" w:themeFill="background1" w:themeFillShade="D9"/>
          </w:tcPr>
          <w:p w14:paraId="282C5268" w14:textId="1D60EF3D" w:rsidR="006F1742" w:rsidRPr="006132AE" w:rsidRDefault="006F1742" w:rsidP="00A37852">
            <w:pPr>
              <w:rPr>
                <w:b/>
                <w:bCs/>
              </w:rPr>
            </w:pPr>
            <w:r w:rsidRPr="006132AE">
              <w:rPr>
                <w:b/>
                <w:bCs/>
              </w:rPr>
              <w:t>Python</w:t>
            </w:r>
          </w:p>
        </w:tc>
      </w:tr>
      <w:tr w:rsidR="00014C56" w14:paraId="3C3AA340" w14:textId="77777777" w:rsidTr="006132AE">
        <w:tc>
          <w:tcPr>
            <w:tcW w:w="1980" w:type="dxa"/>
          </w:tcPr>
          <w:p w14:paraId="14F13D01" w14:textId="37EBB38B" w:rsidR="00014C56" w:rsidRPr="00F57ABF" w:rsidRDefault="00014C56" w:rsidP="00A37852">
            <w:pPr>
              <w:rPr>
                <w:b/>
                <w:bCs/>
              </w:rPr>
            </w:pPr>
            <w:r w:rsidRPr="00F57ABF">
              <w:rPr>
                <w:b/>
                <w:bCs/>
              </w:rPr>
              <w:t>Extension</w:t>
            </w:r>
          </w:p>
        </w:tc>
        <w:tc>
          <w:tcPr>
            <w:tcW w:w="3402" w:type="dxa"/>
          </w:tcPr>
          <w:p w14:paraId="05BE07F0" w14:textId="79767C31" w:rsidR="00014C56" w:rsidRPr="00F57ABF" w:rsidRDefault="00014C56" w:rsidP="006F1742">
            <w:r w:rsidRPr="00F57ABF">
              <w:t>C++ program are saved with .cpp extension.</w:t>
            </w:r>
          </w:p>
        </w:tc>
        <w:tc>
          <w:tcPr>
            <w:tcW w:w="3634" w:type="dxa"/>
          </w:tcPr>
          <w:p w14:paraId="66433AFB" w14:textId="6E4A9EBD" w:rsidR="00014C56" w:rsidRPr="00F57ABF" w:rsidRDefault="00014C56" w:rsidP="00014C56">
            <w:r w:rsidRPr="00F57ABF">
              <w:t>Python programs are saved with .py extension.</w:t>
            </w:r>
          </w:p>
        </w:tc>
      </w:tr>
      <w:tr w:rsidR="006F1742" w14:paraId="55E0597F" w14:textId="77777777" w:rsidTr="006132AE">
        <w:tc>
          <w:tcPr>
            <w:tcW w:w="1980" w:type="dxa"/>
          </w:tcPr>
          <w:p w14:paraId="1B07BFF1" w14:textId="595AB707" w:rsidR="006F1742" w:rsidRPr="00F57ABF" w:rsidRDefault="006F1742" w:rsidP="00A37852">
            <w:pPr>
              <w:rPr>
                <w:b/>
                <w:bCs/>
              </w:rPr>
            </w:pPr>
            <w:r w:rsidRPr="00F57ABF">
              <w:rPr>
                <w:b/>
                <w:bCs/>
              </w:rPr>
              <w:t>Code</w:t>
            </w:r>
          </w:p>
        </w:tc>
        <w:tc>
          <w:tcPr>
            <w:tcW w:w="3402" w:type="dxa"/>
          </w:tcPr>
          <w:p w14:paraId="135B396D" w14:textId="3D53DA7A" w:rsidR="006F1742" w:rsidRPr="00F57ABF" w:rsidRDefault="006F1742" w:rsidP="006F1742">
            <w:r w:rsidRPr="00F57ABF">
              <w:t>Tends to have long lines of code.</w:t>
            </w:r>
          </w:p>
        </w:tc>
        <w:tc>
          <w:tcPr>
            <w:tcW w:w="3634" w:type="dxa"/>
          </w:tcPr>
          <w:p w14:paraId="2DB6B8E8" w14:textId="16D3258A" w:rsidR="006F1742" w:rsidRPr="00F57ABF" w:rsidRDefault="006F1742" w:rsidP="006F1742">
            <w:r w:rsidRPr="00F57ABF">
              <w:t>Python has fewer lines of code.</w:t>
            </w:r>
          </w:p>
        </w:tc>
      </w:tr>
      <w:tr w:rsidR="006F1742" w14:paraId="6379D80C" w14:textId="77777777" w:rsidTr="006132AE">
        <w:tc>
          <w:tcPr>
            <w:tcW w:w="1980" w:type="dxa"/>
          </w:tcPr>
          <w:p w14:paraId="1AD64657" w14:textId="7C207231" w:rsidR="006F1742" w:rsidRPr="00F57ABF" w:rsidRDefault="006F1742" w:rsidP="00A37852">
            <w:pPr>
              <w:rPr>
                <w:b/>
                <w:bCs/>
              </w:rPr>
            </w:pPr>
            <w:r w:rsidRPr="00F57ABF">
              <w:rPr>
                <w:b/>
                <w:bCs/>
              </w:rPr>
              <w:t>Structure</w:t>
            </w:r>
          </w:p>
        </w:tc>
        <w:tc>
          <w:tcPr>
            <w:tcW w:w="3402" w:type="dxa"/>
          </w:tcPr>
          <w:p w14:paraId="29552BFB" w14:textId="099D4D6F" w:rsidR="006F1742" w:rsidRPr="00F57ABF" w:rsidRDefault="006F1742" w:rsidP="00A37852">
            <w:r w:rsidRPr="00F57ABF">
              <w:t>Use curly brackets</w:t>
            </w:r>
          </w:p>
        </w:tc>
        <w:tc>
          <w:tcPr>
            <w:tcW w:w="3634" w:type="dxa"/>
          </w:tcPr>
          <w:p w14:paraId="438514C0" w14:textId="2329ABED" w:rsidR="006F1742" w:rsidRPr="00F57ABF" w:rsidRDefault="006F1742" w:rsidP="00A37852">
            <w:r w:rsidRPr="00F57ABF">
              <w:t>Use indentation</w:t>
            </w:r>
          </w:p>
        </w:tc>
      </w:tr>
      <w:tr w:rsidR="006F1742" w14:paraId="4B074F26" w14:textId="77777777" w:rsidTr="006132AE">
        <w:tc>
          <w:tcPr>
            <w:tcW w:w="1980" w:type="dxa"/>
          </w:tcPr>
          <w:p w14:paraId="54623D71" w14:textId="0AB5026B" w:rsidR="006F1742" w:rsidRPr="00F57ABF" w:rsidRDefault="006F1742" w:rsidP="00A37852">
            <w:pPr>
              <w:rPr>
                <w:b/>
                <w:bCs/>
              </w:rPr>
            </w:pPr>
            <w:r w:rsidRPr="00F57ABF">
              <w:rPr>
                <w:b/>
                <w:bCs/>
              </w:rPr>
              <w:t>Compilation</w:t>
            </w:r>
          </w:p>
        </w:tc>
        <w:tc>
          <w:tcPr>
            <w:tcW w:w="3402" w:type="dxa"/>
          </w:tcPr>
          <w:p w14:paraId="57DC0645" w14:textId="68894A10" w:rsidR="006F1742" w:rsidRPr="00F57ABF" w:rsidRDefault="006F1742" w:rsidP="00A37852">
            <w:r w:rsidRPr="00F57ABF">
              <w:t>C++ is precompiled.</w:t>
            </w:r>
          </w:p>
        </w:tc>
        <w:tc>
          <w:tcPr>
            <w:tcW w:w="3634" w:type="dxa"/>
          </w:tcPr>
          <w:p w14:paraId="2EE96653" w14:textId="7AFBDC61" w:rsidR="006F1742" w:rsidRPr="00F57ABF" w:rsidRDefault="006F1742" w:rsidP="006F1742">
            <w:r w:rsidRPr="00F57ABF">
              <w:t>Python is interpreted.</w:t>
            </w:r>
          </w:p>
        </w:tc>
      </w:tr>
      <w:tr w:rsidR="006F1742" w14:paraId="1659F179" w14:textId="77777777" w:rsidTr="006132AE">
        <w:tc>
          <w:tcPr>
            <w:tcW w:w="1980" w:type="dxa"/>
          </w:tcPr>
          <w:p w14:paraId="72744C34" w14:textId="5031DD6B" w:rsidR="006F1742" w:rsidRPr="00F57ABF" w:rsidRDefault="006F1742" w:rsidP="00A37852">
            <w:pPr>
              <w:rPr>
                <w:b/>
                <w:bCs/>
              </w:rPr>
            </w:pPr>
            <w:r w:rsidRPr="00F57ABF">
              <w:rPr>
                <w:b/>
                <w:bCs/>
              </w:rPr>
              <w:t>Speed</w:t>
            </w:r>
          </w:p>
        </w:tc>
        <w:tc>
          <w:tcPr>
            <w:tcW w:w="3402" w:type="dxa"/>
          </w:tcPr>
          <w:p w14:paraId="729C5A34" w14:textId="3AD15A94" w:rsidR="006F1742" w:rsidRPr="00F57ABF" w:rsidRDefault="006F1742" w:rsidP="00A37852">
            <w:r w:rsidRPr="00F57ABF">
              <w:t>C++ is faster once compiled as compared to python.</w:t>
            </w:r>
          </w:p>
        </w:tc>
        <w:tc>
          <w:tcPr>
            <w:tcW w:w="3634" w:type="dxa"/>
          </w:tcPr>
          <w:p w14:paraId="733D6BB5" w14:textId="7F9851C2" w:rsidR="006F1742" w:rsidRPr="00F57ABF" w:rsidRDefault="006F1742" w:rsidP="00A37852">
            <w:r w:rsidRPr="00F57ABF">
              <w:t>Python is slower since it uses interpreter</w:t>
            </w:r>
          </w:p>
        </w:tc>
      </w:tr>
      <w:tr w:rsidR="006F1742" w14:paraId="40B6E980" w14:textId="77777777" w:rsidTr="006132AE">
        <w:trPr>
          <w:trHeight w:val="952"/>
        </w:trPr>
        <w:tc>
          <w:tcPr>
            <w:tcW w:w="1980" w:type="dxa"/>
          </w:tcPr>
          <w:p w14:paraId="13916608" w14:textId="0FF727FD" w:rsidR="006F1742" w:rsidRPr="00F57ABF" w:rsidRDefault="006132AE" w:rsidP="00A37852">
            <w:pPr>
              <w:rPr>
                <w:b/>
                <w:bCs/>
              </w:rPr>
            </w:pPr>
            <w:r w:rsidRPr="00F57ABF">
              <w:rPr>
                <w:b/>
                <w:bCs/>
              </w:rPr>
              <w:t>Nature of variables</w:t>
            </w:r>
          </w:p>
        </w:tc>
        <w:tc>
          <w:tcPr>
            <w:tcW w:w="3402" w:type="dxa"/>
          </w:tcPr>
          <w:p w14:paraId="4C0407CA" w14:textId="156BFF20" w:rsidR="006F1742" w:rsidRPr="00F57ABF" w:rsidRDefault="006132AE" w:rsidP="00D31083">
            <w:r w:rsidRPr="00F57ABF">
              <w:t>C++ is statically typed. You can not declare a variable without a data type.</w:t>
            </w:r>
          </w:p>
        </w:tc>
        <w:tc>
          <w:tcPr>
            <w:tcW w:w="3634" w:type="dxa"/>
          </w:tcPr>
          <w:p w14:paraId="51ABA3C7" w14:textId="0AE52FEB" w:rsidR="006F1742" w:rsidRPr="00F57ABF" w:rsidRDefault="006132AE" w:rsidP="00D31083">
            <w:r w:rsidRPr="00F57ABF">
              <w:t xml:space="preserve">Python is dynamically typed. You do not need to indicate data type on declaration </w:t>
            </w:r>
          </w:p>
        </w:tc>
      </w:tr>
      <w:tr w:rsidR="006F1742" w14:paraId="63ADEDD2" w14:textId="77777777" w:rsidTr="006132AE">
        <w:tc>
          <w:tcPr>
            <w:tcW w:w="1980" w:type="dxa"/>
          </w:tcPr>
          <w:p w14:paraId="4428B608" w14:textId="3CEDEA06" w:rsidR="006F1742" w:rsidRPr="00F57ABF" w:rsidRDefault="00D31083" w:rsidP="00A37852">
            <w:pPr>
              <w:rPr>
                <w:b/>
                <w:bCs/>
              </w:rPr>
            </w:pPr>
            <w:r w:rsidRPr="00F57ABF">
              <w:rPr>
                <w:b/>
                <w:bCs/>
              </w:rPr>
              <w:t>Variable scope</w:t>
            </w:r>
          </w:p>
        </w:tc>
        <w:tc>
          <w:tcPr>
            <w:tcW w:w="3402" w:type="dxa"/>
          </w:tcPr>
          <w:p w14:paraId="68DC2546" w14:textId="417BA92C" w:rsidR="006F1742" w:rsidRPr="00F57ABF" w:rsidRDefault="00D31083" w:rsidP="00A37852">
            <w:r w:rsidRPr="00F57ABF">
              <w:t>In C++, the scope of variables is limited within the loops.</w:t>
            </w:r>
          </w:p>
        </w:tc>
        <w:tc>
          <w:tcPr>
            <w:tcW w:w="3634" w:type="dxa"/>
          </w:tcPr>
          <w:p w14:paraId="608EDC7F" w14:textId="7BCA6845" w:rsidR="006F1742" w:rsidRPr="00F57ABF" w:rsidRDefault="00D31083" w:rsidP="00A37852">
            <w:r w:rsidRPr="00F57ABF">
              <w:t>Accessible even outside the loop.</w:t>
            </w:r>
          </w:p>
        </w:tc>
      </w:tr>
      <w:tr w:rsidR="00D31083" w14:paraId="2063F6D2" w14:textId="77777777" w:rsidTr="006132AE">
        <w:tc>
          <w:tcPr>
            <w:tcW w:w="1980" w:type="dxa"/>
          </w:tcPr>
          <w:p w14:paraId="2B43E60D" w14:textId="6AB05CCE" w:rsidR="00D31083" w:rsidRPr="00F57ABF" w:rsidRDefault="00D31083" w:rsidP="002137B5">
            <w:pPr>
              <w:jc w:val="both"/>
              <w:rPr>
                <w:b/>
                <w:bCs/>
              </w:rPr>
            </w:pPr>
            <w:r w:rsidRPr="00F57ABF">
              <w:rPr>
                <w:b/>
                <w:bCs/>
              </w:rPr>
              <w:t>Memory Management</w:t>
            </w:r>
          </w:p>
        </w:tc>
        <w:tc>
          <w:tcPr>
            <w:tcW w:w="3402" w:type="dxa"/>
          </w:tcPr>
          <w:p w14:paraId="66DD4C40" w14:textId="3C607CE6" w:rsidR="00D31083" w:rsidRPr="00F57ABF" w:rsidRDefault="002137B5" w:rsidP="002137B5">
            <w:pPr>
              <w:jc w:val="both"/>
            </w:pPr>
            <w:r w:rsidRPr="00F57ABF">
              <w:t>C++ does not support automatic memory management (no garbage collector but can be implemented manually)</w:t>
            </w:r>
          </w:p>
        </w:tc>
        <w:tc>
          <w:tcPr>
            <w:tcW w:w="3634" w:type="dxa"/>
          </w:tcPr>
          <w:p w14:paraId="52C310AF" w14:textId="75C8BC30" w:rsidR="00D31083" w:rsidRPr="00F57ABF" w:rsidRDefault="00D31083" w:rsidP="002137B5">
            <w:pPr>
              <w:jc w:val="both"/>
            </w:pPr>
            <w:r w:rsidRPr="00F57ABF">
              <w:t>Python offers automatic memory management (garbage colle</w:t>
            </w:r>
            <w:r w:rsidR="002137B5" w:rsidRPr="00F57ABF">
              <w:t>ctor)</w:t>
            </w:r>
          </w:p>
        </w:tc>
      </w:tr>
      <w:tr w:rsidR="002137B5" w14:paraId="4B92FC4B" w14:textId="77777777" w:rsidTr="006132AE">
        <w:tc>
          <w:tcPr>
            <w:tcW w:w="1980" w:type="dxa"/>
          </w:tcPr>
          <w:p w14:paraId="1D58B802" w14:textId="3DCB6266" w:rsidR="002137B5" w:rsidRPr="00F57ABF" w:rsidRDefault="002137B5" w:rsidP="002137B5">
            <w:pPr>
              <w:jc w:val="both"/>
            </w:pPr>
            <w:r w:rsidRPr="00F57ABF">
              <w:rPr>
                <w:b/>
                <w:bCs/>
              </w:rPr>
              <w:t>Functions</w:t>
            </w:r>
          </w:p>
        </w:tc>
        <w:tc>
          <w:tcPr>
            <w:tcW w:w="3402" w:type="dxa"/>
          </w:tcPr>
          <w:p w14:paraId="6F97E17E" w14:textId="0F3AD367" w:rsidR="002137B5" w:rsidRPr="00F57ABF" w:rsidRDefault="002137B5" w:rsidP="002137B5">
            <w:pPr>
              <w:jc w:val="both"/>
            </w:pPr>
            <w:r w:rsidRPr="00F57ABF">
              <w:t>C++ accepts and returns a predefined type of value according to the definition.</w:t>
            </w:r>
          </w:p>
        </w:tc>
        <w:tc>
          <w:tcPr>
            <w:tcW w:w="3634" w:type="dxa"/>
          </w:tcPr>
          <w:p w14:paraId="30B28487" w14:textId="68A82E07" w:rsidR="002137B5" w:rsidRPr="00F57ABF" w:rsidRDefault="002137B5" w:rsidP="002137B5">
            <w:pPr>
              <w:jc w:val="both"/>
            </w:pPr>
            <w:r w:rsidRPr="00F57ABF">
              <w:t> There is no limitation on the type of the argument and the type of its return value.</w:t>
            </w:r>
          </w:p>
        </w:tc>
      </w:tr>
      <w:tr w:rsidR="00B95B79" w14:paraId="6C483728" w14:textId="77777777" w:rsidTr="006132AE">
        <w:tc>
          <w:tcPr>
            <w:tcW w:w="1980" w:type="dxa"/>
          </w:tcPr>
          <w:p w14:paraId="5058D231" w14:textId="06F81A2E" w:rsidR="00B95B79" w:rsidRPr="00F57ABF" w:rsidRDefault="00B95B79" w:rsidP="002137B5">
            <w:pPr>
              <w:jc w:val="both"/>
              <w:rPr>
                <w:b/>
                <w:bCs/>
              </w:rPr>
            </w:pPr>
            <w:r w:rsidRPr="00F57ABF">
              <w:rPr>
                <w:b/>
                <w:bCs/>
              </w:rPr>
              <w:t>Common Usage</w:t>
            </w:r>
          </w:p>
        </w:tc>
        <w:tc>
          <w:tcPr>
            <w:tcW w:w="3402" w:type="dxa"/>
          </w:tcPr>
          <w:p w14:paraId="7A846F0C" w14:textId="4B670CC9" w:rsidR="00B95B79" w:rsidRPr="00F57ABF" w:rsidRDefault="00B95B79" w:rsidP="002137B5">
            <w:pPr>
              <w:jc w:val="both"/>
            </w:pPr>
            <w:r w:rsidRPr="00F57ABF">
              <w:t>Emmbedded systems, compilers, Databases eg MySQL, Operating Systems eg Window, Linux, Search Engines, Banking Apps etc</w:t>
            </w:r>
          </w:p>
        </w:tc>
        <w:tc>
          <w:tcPr>
            <w:tcW w:w="3634" w:type="dxa"/>
          </w:tcPr>
          <w:p w14:paraId="45A529FA" w14:textId="3BD414E2" w:rsidR="00B95B79" w:rsidRPr="00F57ABF" w:rsidRDefault="00B95B79" w:rsidP="002137B5">
            <w:pPr>
              <w:jc w:val="both"/>
            </w:pPr>
            <w:r w:rsidRPr="00F57ABF">
              <w:t>Data Analysis and Machine learning, Web development, Software testing</w:t>
            </w:r>
          </w:p>
        </w:tc>
      </w:tr>
      <w:bookmarkEnd w:id="10"/>
    </w:tbl>
    <w:p w14:paraId="0315FA51" w14:textId="2161E8F8" w:rsidR="00A37852" w:rsidRDefault="00A37852" w:rsidP="00A37852"/>
    <w:p w14:paraId="443342F1" w14:textId="7D9BF103" w:rsidR="002137B5" w:rsidRDefault="002137B5" w:rsidP="00A37852"/>
    <w:p w14:paraId="12FBDFE5" w14:textId="78A8AE5F" w:rsidR="002137B5" w:rsidRDefault="002137B5" w:rsidP="0058010D">
      <w:pPr>
        <w:pStyle w:val="NormalWeb"/>
        <w:spacing w:before="0" w:beforeAutospacing="0" w:after="0" w:afterAutospacing="0" w:line="360" w:lineRule="auto"/>
        <w:jc w:val="both"/>
      </w:pPr>
      <w:r w:rsidRPr="002137B5">
        <w:t>The choice of the language depends on the programmer</w:t>
      </w:r>
      <w:r w:rsidR="00F57ABF">
        <w:t>’s</w:t>
      </w:r>
      <w:r w:rsidRPr="002137B5">
        <w:t xml:space="preserve"> level of appreciation for programming. For beginners, Python is usually the most appropriate. However, if you are more worried about speed, C++ is the best.</w:t>
      </w:r>
      <w:r>
        <w:t xml:space="preserve"> </w:t>
      </w:r>
      <w:r w:rsidR="0022498B">
        <w:t>To</w:t>
      </w:r>
      <w:r>
        <w:t xml:space="preserve"> compensate for Python's </w:t>
      </w:r>
      <w:r w:rsidR="00B95B79">
        <w:t>fewer</w:t>
      </w:r>
      <w:r>
        <w:t xml:space="preserve"> desirable features, developers often combine C++ modules with Python.</w:t>
      </w:r>
      <w:r w:rsidRPr="002137B5">
        <w:t xml:space="preserve"> Additionally, calling C++ from Python leads to low-level capabilities.</w:t>
      </w:r>
    </w:p>
    <w:p w14:paraId="6279FBA5" w14:textId="63C905D4" w:rsidR="002137B5" w:rsidRPr="002137B5" w:rsidRDefault="002137B5" w:rsidP="0058010D">
      <w:pPr>
        <w:spacing w:after="0" w:line="360" w:lineRule="auto"/>
        <w:jc w:val="both"/>
        <w:rPr>
          <w:rFonts w:eastAsia="Times New Roman" w:cs="Times New Roman"/>
          <w:kern w:val="0"/>
          <w:szCs w:val="24"/>
          <w:lang w:val="en-ZA" w:eastAsia="en-ZA"/>
        </w:rPr>
      </w:pPr>
    </w:p>
    <w:p w14:paraId="1B9BFB4A" w14:textId="248B745E" w:rsidR="00BA1D80" w:rsidRDefault="00BA1D80" w:rsidP="006E6630">
      <w:pPr>
        <w:pStyle w:val="Heading3"/>
      </w:pPr>
      <w:r>
        <w:lastRenderedPageBreak/>
        <w:t xml:space="preserve">3.1.4 </w:t>
      </w:r>
      <w:r>
        <w:tab/>
        <w:t xml:space="preserve">Explain and identify where the GPIO pins are located </w:t>
      </w:r>
    </w:p>
    <w:p w14:paraId="5D63E238" w14:textId="259AC8DB" w:rsidR="00A37852" w:rsidRDefault="00452959" w:rsidP="00452959">
      <w:pPr>
        <w:spacing w:line="360" w:lineRule="auto"/>
        <w:jc w:val="both"/>
      </w:pPr>
      <w:r>
        <w:t xml:space="preserve">GPIO pins are located on the edges of the Arduino board as can be seen in Figure 3.6. </w:t>
      </w:r>
      <w:r w:rsidR="00A37852" w:rsidRPr="00015187">
        <w:t xml:space="preserve">We must configure the switch as input if we wish to read the state, sensor data, etc., from it. And we must set it up as an </w:t>
      </w:r>
      <w:r w:rsidR="00A37852" w:rsidRPr="00FD78D3">
        <w:t>output if we want to control the LED brightness, motor rotation, display of text, etc. The 14 digital IO pins (pin 0 -pin 13) of the Arduino Uno board can be utilized for input and output devices. The analog pins (A0 to A5) can be used as digital IO.</w:t>
      </w:r>
      <w:r w:rsidR="00A37852">
        <w:t xml:space="preserve"> </w:t>
      </w:r>
    </w:p>
    <w:p w14:paraId="2B86D806" w14:textId="77777777" w:rsidR="00962EA5" w:rsidRDefault="00A37852" w:rsidP="00962EA5">
      <w:pPr>
        <w:pStyle w:val="NormalWeb"/>
        <w:keepNext/>
        <w:spacing w:before="0" w:beforeAutospacing="0" w:after="0" w:afterAutospacing="0" w:line="360" w:lineRule="auto"/>
        <w:jc w:val="both"/>
      </w:pPr>
      <w:r>
        <w:rPr>
          <w:noProof/>
        </w:rPr>
        <w:drawing>
          <wp:inline distT="0" distB="0" distL="0" distR="0" wp14:anchorId="5550E988" wp14:editId="64537006">
            <wp:extent cx="4009390" cy="2695400"/>
            <wp:effectExtent l="0" t="0" r="0" b="0"/>
            <wp:docPr id="52293" name="Picture 5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2432" cy="2724336"/>
                    </a:xfrm>
                    <a:prstGeom prst="rect">
                      <a:avLst/>
                    </a:prstGeom>
                    <a:noFill/>
                    <a:ln>
                      <a:noFill/>
                    </a:ln>
                  </pic:spPr>
                </pic:pic>
              </a:graphicData>
            </a:graphic>
          </wp:inline>
        </w:drawing>
      </w:r>
    </w:p>
    <w:p w14:paraId="66C151DE" w14:textId="0B260E14" w:rsidR="00A37852" w:rsidRPr="00962EA5" w:rsidRDefault="00962EA5" w:rsidP="00962EA5">
      <w:pPr>
        <w:pStyle w:val="Caption"/>
        <w:jc w:val="both"/>
        <w:rPr>
          <w:i w:val="0"/>
          <w:iCs w:val="0"/>
          <w:color w:val="auto"/>
          <w:sz w:val="24"/>
          <w:szCs w:val="24"/>
        </w:rPr>
      </w:pPr>
      <w:r w:rsidRPr="00962EA5">
        <w:rPr>
          <w:i w:val="0"/>
          <w:iCs w:val="0"/>
          <w:color w:val="auto"/>
          <w:sz w:val="24"/>
          <w:szCs w:val="24"/>
        </w:rPr>
        <w:t xml:space="preserve">Figure 3. </w:t>
      </w:r>
      <w:r w:rsidRPr="00962EA5">
        <w:rPr>
          <w:i w:val="0"/>
          <w:iCs w:val="0"/>
          <w:color w:val="auto"/>
          <w:sz w:val="24"/>
          <w:szCs w:val="24"/>
        </w:rPr>
        <w:fldChar w:fldCharType="begin"/>
      </w:r>
      <w:r w:rsidRPr="00962EA5">
        <w:rPr>
          <w:i w:val="0"/>
          <w:iCs w:val="0"/>
          <w:color w:val="auto"/>
          <w:sz w:val="24"/>
          <w:szCs w:val="24"/>
        </w:rPr>
        <w:instrText xml:space="preserve"> SEQ Figure_3. \* ARABIC </w:instrText>
      </w:r>
      <w:r w:rsidRPr="00962EA5">
        <w:rPr>
          <w:i w:val="0"/>
          <w:iCs w:val="0"/>
          <w:color w:val="auto"/>
          <w:sz w:val="24"/>
          <w:szCs w:val="24"/>
        </w:rPr>
        <w:fldChar w:fldCharType="separate"/>
      </w:r>
      <w:r w:rsidR="00AF1BF5">
        <w:rPr>
          <w:i w:val="0"/>
          <w:iCs w:val="0"/>
          <w:noProof/>
          <w:color w:val="auto"/>
          <w:sz w:val="24"/>
          <w:szCs w:val="24"/>
        </w:rPr>
        <w:t>6</w:t>
      </w:r>
      <w:r w:rsidRPr="00962EA5">
        <w:rPr>
          <w:i w:val="0"/>
          <w:iCs w:val="0"/>
          <w:color w:val="auto"/>
          <w:sz w:val="24"/>
          <w:szCs w:val="24"/>
        </w:rPr>
        <w:fldChar w:fldCharType="end"/>
      </w:r>
      <w:r w:rsidRPr="00962EA5">
        <w:rPr>
          <w:i w:val="0"/>
          <w:iCs w:val="0"/>
          <w:color w:val="auto"/>
          <w:sz w:val="24"/>
          <w:szCs w:val="24"/>
        </w:rPr>
        <w:t>: Uno GPIO pin layout</w:t>
      </w:r>
    </w:p>
    <w:p w14:paraId="6D540CB9" w14:textId="77777777" w:rsidR="00887E8C" w:rsidRPr="00887E8C" w:rsidRDefault="00887E8C" w:rsidP="00887E8C"/>
    <w:p w14:paraId="4A040246" w14:textId="35826B58" w:rsidR="00BA1D80" w:rsidRDefault="00BA1D80" w:rsidP="006E6630">
      <w:pPr>
        <w:pStyle w:val="Heading3"/>
      </w:pPr>
      <w:bookmarkStart w:id="11" w:name="_Hlk124331973"/>
      <w:r>
        <w:t xml:space="preserve">3.1.5 </w:t>
      </w:r>
      <w:r>
        <w:tab/>
        <w:t xml:space="preserve">Differentiate between a compiler and an interpreter </w:t>
      </w:r>
    </w:p>
    <w:p w14:paraId="37FD23DB" w14:textId="2EF24442" w:rsidR="0088015C" w:rsidRDefault="00452959" w:rsidP="00CE2CC6">
      <w:pPr>
        <w:pStyle w:val="NormalWeb"/>
        <w:spacing w:before="0" w:beforeAutospacing="0" w:after="0" w:afterAutospacing="0" w:line="360" w:lineRule="auto"/>
        <w:jc w:val="both"/>
      </w:pPr>
      <w:r>
        <w:t>Compilers and interpreters convert high level languages (source codes) into machine code that computers can understand. Computer programs are usually written in high-level languages that can be understood by humans. In this process, compilers and interpreters are used to translate these source codes into machine language. A compiler translates the entire source code in a single run whereas an interpreter translates the entire source code line by line. A detailed explanation of compilers and interpreters is given in sections 4.2.1 and 4.2.4, respectively.</w:t>
      </w:r>
    </w:p>
    <w:p w14:paraId="1F317770" w14:textId="77777777" w:rsidR="00452959" w:rsidRDefault="00452959" w:rsidP="00CE2CC6">
      <w:pPr>
        <w:pStyle w:val="NormalWeb"/>
        <w:spacing w:before="0" w:beforeAutospacing="0" w:after="0" w:afterAutospacing="0" w:line="360" w:lineRule="auto"/>
        <w:jc w:val="both"/>
      </w:pPr>
    </w:p>
    <w:p w14:paraId="68C23A7B" w14:textId="750CDF61" w:rsidR="005A0593" w:rsidRDefault="0088015C" w:rsidP="006E6630">
      <w:pPr>
        <w:pStyle w:val="Heading3"/>
      </w:pPr>
      <w:r>
        <w:t>3.1.6</w:t>
      </w:r>
      <w:r>
        <w:tab/>
        <w:t>Explain the purpose of the GPIO pins</w:t>
      </w:r>
    </w:p>
    <w:p w14:paraId="09E2931D" w14:textId="0A548AE3" w:rsidR="0088015C" w:rsidRPr="00962EA5" w:rsidRDefault="0088015C" w:rsidP="008164E2">
      <w:pPr>
        <w:spacing w:after="0" w:line="360" w:lineRule="auto"/>
        <w:jc w:val="both"/>
        <w:rPr>
          <w:rFonts w:eastAsia="Times New Roman" w:cs="Times New Roman"/>
          <w:kern w:val="0"/>
          <w:szCs w:val="24"/>
          <w:lang w:val="en-ZA" w:eastAsia="en-ZA"/>
        </w:rPr>
      </w:pPr>
      <w:r w:rsidRPr="00962EA5">
        <w:rPr>
          <w:rFonts w:eastAsia="Times New Roman" w:cs="Times New Roman"/>
          <w:kern w:val="0"/>
          <w:szCs w:val="24"/>
          <w:lang w:val="en-ZA" w:eastAsia="en-ZA"/>
        </w:rPr>
        <w:t>GPIO stands for "general-purpose input/output." The GPIO pins allow the microcontroller such as Arduino boards, and microprocessor, such as Raspberry Pis to control and monitor the outside world by being connected to electronic circuits. These pins are often used to access sensors, motors, LEDs, etc The number of pins differs with the device and model.</w:t>
      </w:r>
    </w:p>
    <w:p w14:paraId="431E654B" w14:textId="42597880" w:rsidR="0088015C" w:rsidRDefault="0088015C" w:rsidP="008164E2">
      <w:pPr>
        <w:spacing w:after="0" w:line="360" w:lineRule="auto"/>
        <w:jc w:val="both"/>
        <w:rPr>
          <w:rFonts w:cs="Times New Roman"/>
        </w:rPr>
      </w:pPr>
      <w:r w:rsidRPr="00887E8C">
        <w:rPr>
          <w:rFonts w:cs="Times New Roman"/>
        </w:rPr>
        <w:lastRenderedPageBreak/>
        <w:t xml:space="preserve">Digital pins on an Arduino can be set up as outputs to power output devices. These pins need to be set up to be used as output. The </w:t>
      </w:r>
      <w:r w:rsidRPr="00887E8C">
        <w:rPr>
          <w:rFonts w:cs="Times New Roman"/>
          <w:b/>
          <w:bCs/>
        </w:rPr>
        <w:t>pinMode()</w:t>
      </w:r>
      <w:r w:rsidRPr="00887E8C">
        <w:rPr>
          <w:rFonts w:cs="Times New Roman"/>
        </w:rPr>
        <w:t xml:space="preserve"> function, which determines whether a pin is an input or an output, is used to configure these pins.</w:t>
      </w:r>
    </w:p>
    <w:p w14:paraId="7D708FDA" w14:textId="56B8ED7F" w:rsidR="006F4C90" w:rsidRPr="00887E8C" w:rsidRDefault="006F4C90" w:rsidP="008164E2">
      <w:pPr>
        <w:spacing w:after="0" w:line="360" w:lineRule="auto"/>
        <w:jc w:val="both"/>
        <w:rPr>
          <w:rFonts w:cs="Times New Roman"/>
        </w:rPr>
      </w:pPr>
      <w:r>
        <w:rPr>
          <w:rFonts w:cs="Times New Roman"/>
        </w:rPr>
        <w:t>Syntax</w:t>
      </w:r>
    </w:p>
    <w:p w14:paraId="0020D74D" w14:textId="0F7C1847" w:rsidR="0088015C" w:rsidRPr="006F4C90" w:rsidRDefault="0088015C" w:rsidP="006F4C90">
      <w:pPr>
        <w:numPr>
          <w:ilvl w:val="0"/>
          <w:numId w:val="134"/>
        </w:numPr>
        <w:shd w:val="clear" w:color="auto" w:fill="FFFFFF"/>
        <w:spacing w:after="0" w:line="360" w:lineRule="atLeast"/>
        <w:rPr>
          <w:rFonts w:cs="Times New Roman"/>
        </w:rPr>
      </w:pPr>
      <w:r w:rsidRPr="00887E8C">
        <w:rPr>
          <w:rFonts w:cs="Times New Roman"/>
          <w:b/>
          <w:bCs/>
        </w:rPr>
        <w:t>pinMode(pin no, Mode)</w:t>
      </w:r>
    </w:p>
    <w:p w14:paraId="26BC07ED" w14:textId="77777777" w:rsidR="006F4C90" w:rsidRPr="00887E8C" w:rsidRDefault="006F4C90" w:rsidP="006F4C90">
      <w:pPr>
        <w:shd w:val="clear" w:color="auto" w:fill="FFFFFF"/>
        <w:spacing w:before="100" w:beforeAutospacing="1" w:after="100" w:afterAutospacing="1" w:line="360" w:lineRule="atLeast"/>
        <w:ind w:left="720"/>
        <w:rPr>
          <w:rFonts w:cs="Times New Roman"/>
        </w:rPr>
      </w:pPr>
    </w:p>
    <w:p w14:paraId="06F04B6A" w14:textId="4EF328E6" w:rsidR="0088015C" w:rsidRPr="00887E8C" w:rsidRDefault="006F4C90" w:rsidP="006F4C90">
      <w:pPr>
        <w:pStyle w:val="NormalWeb"/>
        <w:numPr>
          <w:ilvl w:val="0"/>
          <w:numId w:val="134"/>
        </w:numPr>
        <w:shd w:val="clear" w:color="auto" w:fill="FFE599" w:themeFill="accent4" w:themeFillTint="66"/>
        <w:spacing w:before="0" w:beforeAutospacing="0" w:after="0" w:afterAutospacing="0" w:line="360" w:lineRule="atLeast"/>
        <w:rPr>
          <w:rFonts w:eastAsia="Calibri"/>
          <w:kern w:val="1"/>
          <w:szCs w:val="22"/>
          <w:lang w:val="en-GB" w:eastAsia="zh-CN"/>
        </w:rPr>
      </w:pPr>
      <w:r w:rsidRPr="006F4C90">
        <w:rPr>
          <w:rFonts w:eastAsia="Calibri"/>
          <w:b/>
          <w:bCs/>
          <w:kern w:val="1"/>
          <w:szCs w:val="22"/>
          <w:lang w:val="en-GB" w:eastAsia="zh-CN"/>
        </w:rPr>
        <w:t>pinMode</w:t>
      </w:r>
      <w:r>
        <w:rPr>
          <w:rFonts w:eastAsia="Calibri"/>
          <w:kern w:val="1"/>
          <w:szCs w:val="22"/>
          <w:lang w:val="en-GB" w:eastAsia="zh-CN"/>
        </w:rPr>
        <w:t xml:space="preserve">: </w:t>
      </w:r>
      <w:r w:rsidR="0088015C" w:rsidRPr="00887E8C">
        <w:rPr>
          <w:rFonts w:eastAsia="Calibri"/>
          <w:kern w:val="1"/>
          <w:szCs w:val="22"/>
          <w:lang w:val="en-GB" w:eastAsia="zh-CN"/>
        </w:rPr>
        <w:t>This function is used to configure GPIO pin as input or output.</w:t>
      </w:r>
    </w:p>
    <w:p w14:paraId="4B89DBF4" w14:textId="5B9F3F88" w:rsidR="0088015C" w:rsidRPr="00887E8C" w:rsidRDefault="0088015C" w:rsidP="006F4C90">
      <w:pPr>
        <w:pStyle w:val="NormalWeb"/>
        <w:numPr>
          <w:ilvl w:val="0"/>
          <w:numId w:val="134"/>
        </w:numPr>
        <w:shd w:val="clear" w:color="auto" w:fill="FFE599" w:themeFill="accent4" w:themeFillTint="66"/>
        <w:spacing w:before="0" w:beforeAutospacing="0" w:after="0" w:afterAutospacing="0" w:line="360" w:lineRule="atLeast"/>
        <w:rPr>
          <w:rFonts w:eastAsia="Calibri"/>
          <w:kern w:val="1"/>
          <w:szCs w:val="22"/>
          <w:lang w:val="en-GB" w:eastAsia="zh-CN"/>
        </w:rPr>
      </w:pPr>
      <w:r w:rsidRPr="006F4C90">
        <w:rPr>
          <w:rFonts w:eastAsia="Calibri"/>
          <w:b/>
          <w:bCs/>
          <w:kern w:val="1"/>
          <w:lang w:val="en-GB" w:eastAsia="zh-CN"/>
        </w:rPr>
        <w:t>pin no</w:t>
      </w:r>
      <w:r w:rsidR="006F4C90">
        <w:rPr>
          <w:rFonts w:eastAsia="Calibri"/>
          <w:kern w:val="1"/>
          <w:lang w:val="en-GB" w:eastAsia="zh-CN"/>
        </w:rPr>
        <w:t xml:space="preserve">: </w:t>
      </w:r>
      <w:r w:rsidRPr="00887E8C">
        <w:rPr>
          <w:rFonts w:eastAsia="Calibri"/>
          <w:b/>
          <w:bCs/>
          <w:kern w:val="1"/>
          <w:szCs w:val="22"/>
          <w:lang w:val="en-GB" w:eastAsia="zh-CN"/>
        </w:rPr>
        <w:t> </w:t>
      </w:r>
      <w:r w:rsidRPr="00887E8C">
        <w:rPr>
          <w:rFonts w:eastAsia="Calibri"/>
          <w:kern w:val="1"/>
          <w:szCs w:val="22"/>
          <w:lang w:val="en-GB" w:eastAsia="zh-CN"/>
        </w:rPr>
        <w:t>number of pin whose mode we want to set.</w:t>
      </w:r>
    </w:p>
    <w:p w14:paraId="02C7FB93" w14:textId="07553DDE" w:rsidR="0088015C" w:rsidRPr="00887E8C" w:rsidRDefault="0088015C" w:rsidP="006F4C90">
      <w:pPr>
        <w:pStyle w:val="NormalWeb"/>
        <w:numPr>
          <w:ilvl w:val="0"/>
          <w:numId w:val="134"/>
        </w:numPr>
        <w:shd w:val="clear" w:color="auto" w:fill="FFE599" w:themeFill="accent4" w:themeFillTint="66"/>
        <w:spacing w:before="0" w:beforeAutospacing="0" w:after="0" w:afterAutospacing="0" w:line="360" w:lineRule="atLeast"/>
        <w:rPr>
          <w:rFonts w:eastAsia="Calibri"/>
          <w:kern w:val="1"/>
          <w:szCs w:val="22"/>
          <w:lang w:val="en-GB" w:eastAsia="zh-CN"/>
        </w:rPr>
      </w:pPr>
      <w:r w:rsidRPr="006F4C90">
        <w:rPr>
          <w:rFonts w:eastAsia="Calibri"/>
          <w:b/>
          <w:bCs/>
          <w:kern w:val="1"/>
          <w:lang w:val="en-GB" w:eastAsia="zh-CN"/>
        </w:rPr>
        <w:t>Mode</w:t>
      </w:r>
      <w:r w:rsidR="006F4C90">
        <w:rPr>
          <w:rFonts w:eastAsia="Calibri"/>
          <w:kern w:val="1"/>
          <w:lang w:val="en-GB" w:eastAsia="zh-CN"/>
        </w:rPr>
        <w:t>:</w:t>
      </w:r>
      <w:r w:rsidRPr="00887E8C">
        <w:rPr>
          <w:rFonts w:eastAsia="Calibri"/>
          <w:b/>
          <w:bCs/>
          <w:kern w:val="1"/>
          <w:szCs w:val="22"/>
          <w:lang w:val="en-GB" w:eastAsia="zh-CN"/>
        </w:rPr>
        <w:t> </w:t>
      </w:r>
      <w:r w:rsidRPr="00887E8C">
        <w:rPr>
          <w:rFonts w:eastAsia="Calibri"/>
          <w:kern w:val="1"/>
          <w:szCs w:val="22"/>
          <w:lang w:val="en-GB" w:eastAsia="zh-CN"/>
        </w:rPr>
        <w:t>INPUT, OUTPUT or INPUT_PULLUP</w:t>
      </w:r>
    </w:p>
    <w:p w14:paraId="4D0AD5B9" w14:textId="77777777" w:rsidR="0088015C" w:rsidRPr="00887E8C" w:rsidRDefault="0088015C" w:rsidP="0088015C">
      <w:pPr>
        <w:pStyle w:val="NormalWeb"/>
        <w:shd w:val="clear" w:color="auto" w:fill="FFFFFF"/>
        <w:spacing w:before="0" w:beforeAutospacing="0" w:after="0" w:afterAutospacing="0" w:line="360" w:lineRule="atLeast"/>
        <w:ind w:left="360"/>
        <w:rPr>
          <w:rFonts w:eastAsia="Calibri"/>
          <w:kern w:val="1"/>
          <w:szCs w:val="22"/>
          <w:lang w:val="en-GB" w:eastAsia="zh-CN"/>
        </w:rPr>
      </w:pPr>
      <w:r w:rsidRPr="00887E8C">
        <w:rPr>
          <w:rStyle w:val="Strong"/>
          <w:color w:val="000000"/>
          <w:shd w:val="clear" w:color="auto" w:fill="FFFFFF"/>
        </w:rPr>
        <w:t>e.g. </w:t>
      </w:r>
      <w:r w:rsidRPr="00887E8C">
        <w:rPr>
          <w:color w:val="000000"/>
          <w:shd w:val="clear" w:color="auto" w:fill="FFFFFF"/>
        </w:rPr>
        <w:t>pinMode (13, OUTPUT)  //set pin 13 as output</w:t>
      </w:r>
    </w:p>
    <w:p w14:paraId="33B5F134" w14:textId="77777777" w:rsidR="0088015C" w:rsidRPr="00887E8C" w:rsidRDefault="0088015C" w:rsidP="00AD4F12">
      <w:pPr>
        <w:pStyle w:val="NormalWeb"/>
        <w:spacing w:line="360" w:lineRule="auto"/>
      </w:pPr>
      <w:r w:rsidRPr="00887E8C">
        <w:t>Despite the Arduino pins being capable of supplying and sinking current up to 40 mA, it is not sufficient to drive motors, relays, etc.</w:t>
      </w:r>
    </w:p>
    <w:p w14:paraId="3AD0C6C0" w14:textId="77777777" w:rsidR="0088015C" w:rsidRPr="00553EB0" w:rsidRDefault="0088015C" w:rsidP="0088015C">
      <w:pPr>
        <w:shd w:val="clear" w:color="auto" w:fill="D9D9D9" w:themeFill="background1" w:themeFillShade="D9"/>
        <w:spacing w:after="0"/>
        <w:rPr>
          <w:b/>
          <w:bCs/>
        </w:rPr>
      </w:pPr>
      <w:r w:rsidRPr="00553EB0">
        <w:rPr>
          <w:b/>
          <w:bCs/>
        </w:rPr>
        <w:t>NOTE</w:t>
      </w:r>
    </w:p>
    <w:p w14:paraId="7665748F" w14:textId="77777777" w:rsidR="0088015C" w:rsidRPr="008164E2" w:rsidRDefault="0088015C" w:rsidP="0088015C">
      <w:pPr>
        <w:pStyle w:val="NormalWeb"/>
        <w:shd w:val="clear" w:color="auto" w:fill="D9D9D9" w:themeFill="background1" w:themeFillShade="D9"/>
        <w:spacing w:before="0" w:beforeAutospacing="0" w:after="0" w:afterAutospacing="0" w:line="360" w:lineRule="auto"/>
      </w:pPr>
      <w:r w:rsidRPr="008164E2">
        <w:t>Use resistors when connecting devices to Arduino output pins. The Arduino pin or IC will be damaged if any connected device draws more than 40 mA from the Arduino.</w:t>
      </w:r>
    </w:p>
    <w:p w14:paraId="2D3596B9" w14:textId="77777777" w:rsidR="0088015C" w:rsidRDefault="0088015C" w:rsidP="00FA180E">
      <w:pPr>
        <w:spacing w:after="0" w:line="480" w:lineRule="auto"/>
      </w:pPr>
    </w:p>
    <w:p w14:paraId="7BE40BF3" w14:textId="77777777" w:rsidR="0088015C" w:rsidRDefault="0088015C" w:rsidP="00FA180E">
      <w:pPr>
        <w:pStyle w:val="NormalWeb"/>
        <w:spacing w:before="0" w:beforeAutospacing="0" w:after="0" w:afterAutospacing="0" w:line="360" w:lineRule="auto"/>
      </w:pPr>
      <w:r>
        <w:t xml:space="preserve">Depending on the voltage level, these pins produce HIGH (5V or 3.3V) or LOW (0V) outputs. Using the </w:t>
      </w:r>
      <w:r w:rsidRPr="00553EB0">
        <w:rPr>
          <w:b/>
          <w:bCs/>
        </w:rPr>
        <w:t xml:space="preserve">digitalWrite () </w:t>
      </w:r>
      <w:r>
        <w:t>function, we can set these pins to output.</w:t>
      </w:r>
    </w:p>
    <w:p w14:paraId="76AB53D3" w14:textId="77777777" w:rsidR="0088015C" w:rsidRPr="00553EB0" w:rsidRDefault="0088015C" w:rsidP="0088015C">
      <w:pPr>
        <w:numPr>
          <w:ilvl w:val="0"/>
          <w:numId w:val="135"/>
        </w:numPr>
        <w:shd w:val="clear" w:color="auto" w:fill="FFFFFF"/>
        <w:spacing w:after="0" w:line="360" w:lineRule="auto"/>
        <w:rPr>
          <w:rFonts w:eastAsia="Times New Roman" w:cs="Times New Roman"/>
          <w:color w:val="000000"/>
          <w:kern w:val="0"/>
          <w:lang w:val="en-ZA" w:eastAsia="en-ZA"/>
        </w:rPr>
      </w:pPr>
      <w:r w:rsidRPr="00553EB0">
        <w:rPr>
          <w:rStyle w:val="Strong"/>
          <w:rFonts w:cs="Times New Roman"/>
          <w:color w:val="000000"/>
        </w:rPr>
        <w:t>digitalWrite (pin no, Output value)</w:t>
      </w:r>
    </w:p>
    <w:p w14:paraId="3E554FC9" w14:textId="77777777" w:rsidR="00525A9A" w:rsidRDefault="00525A9A" w:rsidP="0088015C">
      <w:pPr>
        <w:pStyle w:val="NormalWeb"/>
        <w:spacing w:before="0" w:beforeAutospacing="0" w:after="0" w:afterAutospacing="0" w:line="360" w:lineRule="auto"/>
        <w:ind w:left="720"/>
      </w:pPr>
      <w:r>
        <w:t>With the digitalWrite() function, we can change the output mode of a pin to HIGH (5V) or LOW (0V).</w:t>
      </w:r>
    </w:p>
    <w:p w14:paraId="69B88C0E" w14:textId="66BEBC93" w:rsidR="0088015C" w:rsidRPr="00D05B38" w:rsidRDefault="0088015C" w:rsidP="0088015C">
      <w:pPr>
        <w:pStyle w:val="NormalWeb"/>
        <w:spacing w:before="0" w:beforeAutospacing="0" w:after="0" w:afterAutospacing="0" w:line="360" w:lineRule="auto"/>
        <w:ind w:left="720"/>
      </w:pPr>
      <w:r w:rsidRPr="008F5D66">
        <w:t>Output value</w:t>
      </w:r>
      <w:r w:rsidRPr="00D05B38">
        <w:t> HIGH or LOW</w:t>
      </w:r>
    </w:p>
    <w:p w14:paraId="67E1D1C5" w14:textId="77777777" w:rsidR="0088015C" w:rsidRDefault="0088015C" w:rsidP="0088015C">
      <w:pPr>
        <w:pStyle w:val="NormalWeb"/>
        <w:spacing w:before="0" w:beforeAutospacing="0" w:after="0" w:afterAutospacing="0" w:line="360" w:lineRule="auto"/>
        <w:ind w:left="720"/>
        <w:rPr>
          <w:rStyle w:val="Strong"/>
        </w:rPr>
      </w:pPr>
      <w:r w:rsidRPr="00D05B38">
        <w:rPr>
          <w:rStyle w:val="Strong"/>
        </w:rPr>
        <w:t>E.g</w:t>
      </w:r>
      <w:r w:rsidRPr="00D05B38">
        <w:t>., </w:t>
      </w:r>
      <w:r w:rsidRPr="00D05B38">
        <w:rPr>
          <w:rStyle w:val="Strong"/>
        </w:rPr>
        <w:t>digitalWrite (13, HIGH)</w:t>
      </w:r>
    </w:p>
    <w:p w14:paraId="5D3966DB" w14:textId="77777777" w:rsidR="0088015C" w:rsidRPr="00D05B38" w:rsidRDefault="0088015C" w:rsidP="0088015C">
      <w:pPr>
        <w:pStyle w:val="NormalWeb"/>
        <w:spacing w:before="0" w:beforeAutospacing="0" w:after="0" w:afterAutospacing="0" w:line="360" w:lineRule="auto"/>
        <w:ind w:left="720"/>
      </w:pPr>
    </w:p>
    <w:p w14:paraId="7E7FC1EB" w14:textId="7C2F0D20" w:rsidR="0088015C" w:rsidRDefault="008164E2" w:rsidP="008164E2">
      <w:pPr>
        <w:spacing w:after="0" w:line="360" w:lineRule="auto"/>
        <w:jc w:val="both"/>
      </w:pPr>
      <w:r>
        <w:t xml:space="preserve">Let us also discuss how we can read data from a device. Digital pins must be set up as inputs to read data from sensors or from any other type of device or circuit. Arduino pins are set to be digital inputs by default. Therefore, there is no need to set the pin as an input. Alternatively, the </w:t>
      </w:r>
      <w:r>
        <w:rPr>
          <w:rStyle w:val="Strong"/>
          <w:color w:val="252525"/>
        </w:rPr>
        <w:t>pinMode()</w:t>
      </w:r>
      <w:r>
        <w:t xml:space="preserve"> function is utilized to set a pin as a digital input. The </w:t>
      </w:r>
      <w:r>
        <w:rPr>
          <w:rStyle w:val="Strong"/>
          <w:color w:val="252525"/>
        </w:rPr>
        <w:t>digitalRead()</w:t>
      </w:r>
      <w:r>
        <w:t xml:space="preserve"> function can be used to read data from GPIO pins.</w:t>
      </w:r>
    </w:p>
    <w:p w14:paraId="341786ED" w14:textId="77777777" w:rsidR="008164E2" w:rsidRDefault="008164E2" w:rsidP="00FD65C3">
      <w:pPr>
        <w:spacing w:after="0" w:line="360" w:lineRule="auto"/>
      </w:pPr>
    </w:p>
    <w:bookmarkEnd w:id="11"/>
    <w:p w14:paraId="7C6B7B18" w14:textId="0E5E8C1B" w:rsidR="00BA1D80" w:rsidRDefault="00BA1D80" w:rsidP="006E6630">
      <w:pPr>
        <w:pStyle w:val="Heading3"/>
      </w:pPr>
      <w:r w:rsidRPr="00BC2686">
        <w:lastRenderedPageBreak/>
        <w:t xml:space="preserve">3.1.7 </w:t>
      </w:r>
      <w:r w:rsidRPr="00BC2686">
        <w:tab/>
        <w:t xml:space="preserve">Discuss the major characteristics of the python programming language as an </w:t>
      </w:r>
      <w:r w:rsidR="001D1262" w:rsidRPr="00BC2686">
        <w:tab/>
      </w:r>
      <w:r w:rsidRPr="00BC2686">
        <w:t>interpreted one</w:t>
      </w:r>
      <w:r>
        <w:t xml:space="preserve"> </w:t>
      </w:r>
    </w:p>
    <w:p w14:paraId="58C407AC" w14:textId="5E772B6D" w:rsidR="000C7FA1" w:rsidRDefault="00525A9A" w:rsidP="005F6FF4">
      <w:pPr>
        <w:spacing w:after="0" w:line="360" w:lineRule="auto"/>
        <w:jc w:val="both"/>
      </w:pPr>
      <w:r w:rsidRPr="00525A9A">
        <w:rPr>
          <w:shd w:val="clear" w:color="auto" w:fill="FFE599" w:themeFill="accent4" w:themeFillTint="66"/>
        </w:rPr>
        <w:t>Python is a high-level, interpreted, dynamic programming language that is open source. In addition to object-oriented programming, it also supports procedural programming. Python is a dynamically typed language, so we don't need to declare variable types.</w:t>
      </w:r>
      <w:r>
        <w:t xml:space="preserve"> </w:t>
      </w:r>
      <w:r w:rsidR="005F6FF4" w:rsidRPr="005F6FF4">
        <w:t>This basically means that the type of a variable is determined during execution rather than beforehand. Python is highly portable across platforms. Furthermore, because Python is written in C, it allows the execution of code written in other programming languages such as Java, C, and C# by default, making it one of the most adaptable in the industry.</w:t>
      </w:r>
    </w:p>
    <w:p w14:paraId="512C178A" w14:textId="77777777" w:rsidR="005F6FF4" w:rsidRPr="000C7FA1" w:rsidRDefault="005F6FF4" w:rsidP="00C93005">
      <w:pPr>
        <w:spacing w:after="0" w:line="360" w:lineRule="auto"/>
      </w:pPr>
    </w:p>
    <w:p w14:paraId="425E4287" w14:textId="1FFF6F33" w:rsidR="00BA1D80" w:rsidRDefault="00BA1D80" w:rsidP="006E6630">
      <w:pPr>
        <w:pStyle w:val="Heading3"/>
      </w:pPr>
      <w:r>
        <w:t xml:space="preserve">3.1.8 </w:t>
      </w:r>
      <w:r>
        <w:tab/>
        <w:t xml:space="preserve">Define the term physical computing </w:t>
      </w:r>
    </w:p>
    <w:p w14:paraId="2559BE09" w14:textId="2EC9AFD7" w:rsidR="006B09BB" w:rsidRPr="006B09BB" w:rsidRDefault="006B09BB" w:rsidP="006B09BB">
      <w:pPr>
        <w:shd w:val="clear" w:color="auto" w:fill="D9D9D9" w:themeFill="background1" w:themeFillShade="D9"/>
        <w:spacing w:after="0"/>
        <w:rPr>
          <w:b/>
          <w:bCs/>
        </w:rPr>
      </w:pPr>
      <w:r w:rsidRPr="006B09BB">
        <w:rPr>
          <w:b/>
          <w:bCs/>
        </w:rPr>
        <w:t>VOCABULARY</w:t>
      </w:r>
    </w:p>
    <w:p w14:paraId="7E659633" w14:textId="77777777" w:rsidR="00525A9A" w:rsidRDefault="00525A9A" w:rsidP="00525A9A">
      <w:pPr>
        <w:pStyle w:val="NormalWeb"/>
        <w:shd w:val="clear" w:color="auto" w:fill="D9D9D9" w:themeFill="background1" w:themeFillShade="D9"/>
        <w:spacing w:before="0" w:beforeAutospacing="0" w:after="0" w:afterAutospacing="0" w:line="360" w:lineRule="auto"/>
        <w:jc w:val="both"/>
      </w:pPr>
      <w:r w:rsidRPr="00525A9A">
        <w:t>Physical computing is the interaction of hardware devices and software programs with the real world.</w:t>
      </w:r>
    </w:p>
    <w:p w14:paraId="0B8C1F4C" w14:textId="77777777" w:rsidR="00525A9A" w:rsidRDefault="00525A9A" w:rsidP="00464531">
      <w:pPr>
        <w:pStyle w:val="NormalWeb"/>
        <w:spacing w:before="0" w:beforeAutospacing="0" w:after="0" w:afterAutospacing="0" w:line="360" w:lineRule="auto"/>
        <w:jc w:val="both"/>
      </w:pPr>
    </w:p>
    <w:p w14:paraId="5F4C1BB7" w14:textId="6D0ECD31" w:rsidR="005F6FF4" w:rsidRDefault="005F6FF4" w:rsidP="00464531">
      <w:pPr>
        <w:pStyle w:val="NormalWeb"/>
        <w:spacing w:before="0" w:beforeAutospacing="0" w:after="0" w:afterAutospacing="0" w:line="360" w:lineRule="auto"/>
        <w:jc w:val="both"/>
      </w:pPr>
      <w:r w:rsidRPr="005F6FF4">
        <w:t>Physical computing also provides developers an opportunity to explore the hardware aspects (electronics) along with the software aspects (computational skills). Among the well-known physical computing platforms are Arduino and Raspberry Pi.</w:t>
      </w:r>
      <w:r w:rsidR="00525A9A">
        <w:t xml:space="preserve"> </w:t>
      </w:r>
      <w:r w:rsidR="00525A9A" w:rsidRPr="00525A9A">
        <w:rPr>
          <w:shd w:val="clear" w:color="auto" w:fill="FFE599" w:themeFill="accent4" w:themeFillTint="66"/>
        </w:rPr>
        <w:t>The beauty of physical computing is that it allows us to interact with the real world by attaching a microcontroller or microprocessor to sensors and motors.</w:t>
      </w:r>
    </w:p>
    <w:p w14:paraId="1ACEBC77" w14:textId="77777777" w:rsidR="005F6FF4" w:rsidRDefault="005F6FF4" w:rsidP="005F6FF4">
      <w:pPr>
        <w:pStyle w:val="NormalWeb"/>
        <w:spacing w:before="0" w:beforeAutospacing="0" w:after="0" w:afterAutospacing="0" w:line="360" w:lineRule="auto"/>
        <w:jc w:val="both"/>
      </w:pPr>
    </w:p>
    <w:p w14:paraId="53D0C5A0" w14:textId="6ACBE379" w:rsidR="00231A33" w:rsidRDefault="005F6FF4" w:rsidP="005F6FF4">
      <w:pPr>
        <w:spacing w:after="0" w:line="360" w:lineRule="auto"/>
        <w:contextualSpacing/>
        <w:jc w:val="both"/>
      </w:pPr>
      <w:r>
        <w:t>Several physical computing systems appear to be automated. Picture an automated door. When a sensor detects motion in front of the door, it opens. We might overlook the fact that the software in between controls the door and the sensor. This software may alter the sensor's sensitivity; for instance, it may ignore or deactivate the sensor during off-peak hours, functioning as a lock. Remember the projects that we did in level 2 using the Raspberry Pi? For instance, with the blinking light, we were able to change the delay for the blinking LED.</w:t>
      </w:r>
    </w:p>
    <w:p w14:paraId="2AE294D1" w14:textId="77777777" w:rsidR="005F6FF4" w:rsidRDefault="005F6FF4" w:rsidP="00464531">
      <w:pPr>
        <w:spacing w:after="0" w:line="240" w:lineRule="auto"/>
        <w:contextualSpacing/>
      </w:pPr>
    </w:p>
    <w:p w14:paraId="352B03CB" w14:textId="7D0D2534" w:rsidR="00BA1D80" w:rsidRDefault="00BA1D80" w:rsidP="006E6630">
      <w:pPr>
        <w:pStyle w:val="Heading3"/>
      </w:pPr>
      <w:r>
        <w:t xml:space="preserve">3.1.9 </w:t>
      </w:r>
      <w:r>
        <w:tab/>
        <w:t>Differentiate between a shell and an IDE</w:t>
      </w:r>
    </w:p>
    <w:p w14:paraId="7C59399E" w14:textId="5F18562B" w:rsidR="00FB5CEF" w:rsidRPr="005747C1" w:rsidRDefault="00FB5CEF" w:rsidP="005747C1">
      <w:pPr>
        <w:shd w:val="clear" w:color="auto" w:fill="D9D9D9" w:themeFill="background1" w:themeFillShade="D9"/>
        <w:spacing w:after="0"/>
        <w:rPr>
          <w:b/>
          <w:bCs/>
        </w:rPr>
      </w:pPr>
      <w:r w:rsidRPr="005747C1">
        <w:rPr>
          <w:b/>
          <w:bCs/>
        </w:rPr>
        <w:t>VOCABULARY</w:t>
      </w:r>
    </w:p>
    <w:p w14:paraId="43AE9D51" w14:textId="53D2D0C3" w:rsidR="00FB5CEF" w:rsidRPr="00FB5CEF" w:rsidRDefault="00FB5CEF" w:rsidP="002C2DE4">
      <w:pPr>
        <w:shd w:val="clear" w:color="auto" w:fill="FFE599" w:themeFill="accent4" w:themeFillTint="66"/>
        <w:spacing w:line="360" w:lineRule="auto"/>
        <w:jc w:val="both"/>
      </w:pPr>
      <w:r>
        <w:t xml:space="preserve">Shell </w:t>
      </w:r>
      <w:r w:rsidR="002C2DE4">
        <w:t>–</w:t>
      </w:r>
      <w:r>
        <w:t xml:space="preserve"> </w:t>
      </w:r>
      <w:r w:rsidR="002C2DE4">
        <w:t>Is the program that avails the command line to enable users to interact with hard ware by typing in commands on the keyboard</w:t>
      </w:r>
      <w:r>
        <w:t>; exposes the services of an</w:t>
      </w:r>
      <w:r w:rsidR="0016077D">
        <w:t xml:space="preserve"> </w:t>
      </w:r>
      <w:r>
        <w:t>operating system to a human user or other programs.</w:t>
      </w:r>
      <w:ins w:id="12" w:author="Godwin Pedzisai Dzvapatsva" w:date="2023-03-25T00:48:00Z">
        <w:r w:rsidR="00BC2156">
          <w:t xml:space="preserve"> </w:t>
        </w:r>
      </w:ins>
    </w:p>
    <w:p w14:paraId="1722A9EE" w14:textId="291C584E" w:rsidR="009E07AC" w:rsidRDefault="009E07AC" w:rsidP="00BC2686">
      <w:pPr>
        <w:spacing w:after="0" w:line="360" w:lineRule="auto"/>
        <w:jc w:val="both"/>
      </w:pPr>
      <w:r w:rsidRPr="002C2DE4">
        <w:rPr>
          <w:shd w:val="clear" w:color="auto" w:fill="FFE599" w:themeFill="accent4" w:themeFillTint="66"/>
        </w:rPr>
        <w:lastRenderedPageBreak/>
        <w:t>A shell processes commands entered through a command-line interface, allowing people to communicate with computers by giving them instructions.</w:t>
      </w:r>
      <w:r w:rsidRPr="009E07AC">
        <w:t xml:space="preserve"> </w:t>
      </w:r>
      <w:r>
        <w:t>Examples of s</w:t>
      </w:r>
      <w:r w:rsidRPr="009E07AC">
        <w:t>hells include, but are not limited to, MS-DOS Shell (command.com), csh, ksh, PowerShell, sh, and tcsh.</w:t>
      </w:r>
      <w:r w:rsidR="00617187">
        <w:t xml:space="preserve"> Figure 3.</w:t>
      </w:r>
      <w:r w:rsidR="000C7FA1">
        <w:t>7</w:t>
      </w:r>
      <w:r w:rsidR="00617187">
        <w:t xml:space="preserve"> illustrates the structure of a computer shell. A computer user makes a request to the operating system through the shell. The shell then checks for the </w:t>
      </w:r>
      <w:r w:rsidR="005747C1">
        <w:t>validity</w:t>
      </w:r>
      <w:r w:rsidR="00617187">
        <w:t xml:space="preserve"> and correctness of the instruction before passing it to the kernel to be execute</w:t>
      </w:r>
      <w:r w:rsidR="00231A33">
        <w:t xml:space="preserve">d. In simpler terms, the shell acts as a command interpreter. </w:t>
      </w:r>
    </w:p>
    <w:p w14:paraId="477A7AAB" w14:textId="77777777" w:rsidR="00962EA5" w:rsidRDefault="00771D40" w:rsidP="00962EA5">
      <w:pPr>
        <w:keepNext/>
        <w:spacing w:line="360" w:lineRule="auto"/>
        <w:jc w:val="both"/>
      </w:pPr>
      <w:r>
        <w:rPr>
          <w:noProof/>
        </w:rPr>
        <w:drawing>
          <wp:inline distT="0" distB="0" distL="0" distR="0" wp14:anchorId="097893D5" wp14:editId="71CBF6DE">
            <wp:extent cx="2466975" cy="1847850"/>
            <wp:effectExtent l="0" t="0" r="9525" b="0"/>
            <wp:docPr id="52295" name="Picture 5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14:paraId="46C2D3F4" w14:textId="626694E5" w:rsidR="00617187" w:rsidRPr="00962EA5" w:rsidRDefault="00962EA5" w:rsidP="00962EA5">
      <w:pPr>
        <w:pStyle w:val="Caption"/>
        <w:jc w:val="both"/>
        <w:rPr>
          <w:i w:val="0"/>
          <w:iCs w:val="0"/>
          <w:color w:val="auto"/>
          <w:sz w:val="24"/>
          <w:szCs w:val="24"/>
        </w:rPr>
      </w:pPr>
      <w:r w:rsidRPr="00962EA5">
        <w:rPr>
          <w:i w:val="0"/>
          <w:iCs w:val="0"/>
          <w:color w:val="auto"/>
          <w:sz w:val="24"/>
          <w:szCs w:val="24"/>
        </w:rPr>
        <w:t xml:space="preserve">Figure 3. </w:t>
      </w:r>
      <w:r w:rsidRPr="00962EA5">
        <w:rPr>
          <w:i w:val="0"/>
          <w:iCs w:val="0"/>
          <w:color w:val="auto"/>
          <w:sz w:val="24"/>
          <w:szCs w:val="24"/>
        </w:rPr>
        <w:fldChar w:fldCharType="begin"/>
      </w:r>
      <w:r w:rsidRPr="00962EA5">
        <w:rPr>
          <w:i w:val="0"/>
          <w:iCs w:val="0"/>
          <w:color w:val="auto"/>
          <w:sz w:val="24"/>
          <w:szCs w:val="24"/>
        </w:rPr>
        <w:instrText xml:space="preserve"> SEQ Figure_3. \* ARABIC </w:instrText>
      </w:r>
      <w:r w:rsidRPr="00962EA5">
        <w:rPr>
          <w:i w:val="0"/>
          <w:iCs w:val="0"/>
          <w:color w:val="auto"/>
          <w:sz w:val="24"/>
          <w:szCs w:val="24"/>
        </w:rPr>
        <w:fldChar w:fldCharType="separate"/>
      </w:r>
      <w:r w:rsidR="00AF1BF5">
        <w:rPr>
          <w:i w:val="0"/>
          <w:iCs w:val="0"/>
          <w:noProof/>
          <w:color w:val="auto"/>
          <w:sz w:val="24"/>
          <w:szCs w:val="24"/>
        </w:rPr>
        <w:t>7</w:t>
      </w:r>
      <w:r w:rsidRPr="00962EA5">
        <w:rPr>
          <w:i w:val="0"/>
          <w:iCs w:val="0"/>
          <w:color w:val="auto"/>
          <w:sz w:val="24"/>
          <w:szCs w:val="24"/>
        </w:rPr>
        <w:fldChar w:fldCharType="end"/>
      </w:r>
      <w:r w:rsidRPr="00962EA5">
        <w:rPr>
          <w:i w:val="0"/>
          <w:iCs w:val="0"/>
          <w:color w:val="auto"/>
          <w:sz w:val="24"/>
          <w:szCs w:val="24"/>
        </w:rPr>
        <w:t>: Computer shell</w:t>
      </w:r>
    </w:p>
    <w:p w14:paraId="2E7166B5" w14:textId="7E333851" w:rsidR="00231A33" w:rsidRDefault="00231A33" w:rsidP="00BC2686">
      <w:pPr>
        <w:spacing w:line="360" w:lineRule="auto"/>
        <w:jc w:val="both"/>
      </w:pPr>
      <w:r>
        <w:t xml:space="preserve">To start a shell in Windows, type the word shell on the search area and select the option Windows shell. You will see </w:t>
      </w:r>
      <w:r w:rsidR="00BB074E">
        <w:t>a</w:t>
      </w:r>
      <w:r>
        <w:t xml:space="preserve"> screen as shown in Figure</w:t>
      </w:r>
      <w:r w:rsidR="00466744">
        <w:t xml:space="preserve"> 3.</w:t>
      </w:r>
      <w:r w:rsidR="000C7FA1">
        <w:t>8</w:t>
      </w:r>
      <w:r w:rsidR="00466744">
        <w:t xml:space="preserve">. Any of the </w:t>
      </w:r>
      <w:r w:rsidR="00CC19E7">
        <w:t>Window’s</w:t>
      </w:r>
      <w:r w:rsidR="00466744">
        <w:t xml:space="preserve"> commands which </w:t>
      </w:r>
      <w:r w:rsidR="00CC19E7">
        <w:t>we covered</w:t>
      </w:r>
      <w:r w:rsidR="00466744">
        <w:t xml:space="preserve"> in level 2 works well</w:t>
      </w:r>
      <w:r w:rsidR="00BB074E">
        <w:t xml:space="preserve"> on the PowerShell.</w:t>
      </w:r>
    </w:p>
    <w:p w14:paraId="4207CE12" w14:textId="77777777" w:rsidR="00BC2686" w:rsidRPr="00231A33" w:rsidRDefault="00BC2686" w:rsidP="00BC2686">
      <w:pPr>
        <w:spacing w:line="360" w:lineRule="auto"/>
        <w:jc w:val="both"/>
      </w:pPr>
    </w:p>
    <w:p w14:paraId="32F121AE" w14:textId="77777777" w:rsidR="00962EA5" w:rsidRDefault="00466744" w:rsidP="00962EA5">
      <w:pPr>
        <w:keepNext/>
        <w:spacing w:after="0" w:line="360" w:lineRule="auto"/>
        <w:jc w:val="both"/>
      </w:pPr>
      <w:r w:rsidRPr="00466744">
        <w:rPr>
          <w:noProof/>
        </w:rPr>
        <w:drawing>
          <wp:inline distT="0" distB="0" distL="0" distR="0" wp14:anchorId="4D229EB7" wp14:editId="6DDF3936">
            <wp:extent cx="4533900" cy="2023327"/>
            <wp:effectExtent l="0" t="0" r="0" b="0"/>
            <wp:docPr id="52296" name="Picture 5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7931" cy="2029589"/>
                    </a:xfrm>
                    <a:prstGeom prst="rect">
                      <a:avLst/>
                    </a:prstGeom>
                  </pic:spPr>
                </pic:pic>
              </a:graphicData>
            </a:graphic>
          </wp:inline>
        </w:drawing>
      </w:r>
    </w:p>
    <w:p w14:paraId="1AD039FE" w14:textId="593B88D7" w:rsidR="009E07AC" w:rsidRPr="00962EA5" w:rsidRDefault="00962EA5" w:rsidP="00962EA5">
      <w:pPr>
        <w:pStyle w:val="Caption"/>
        <w:jc w:val="both"/>
        <w:rPr>
          <w:i w:val="0"/>
          <w:iCs w:val="0"/>
          <w:color w:val="auto"/>
          <w:sz w:val="24"/>
          <w:szCs w:val="24"/>
        </w:rPr>
      </w:pPr>
      <w:r w:rsidRPr="00962EA5">
        <w:rPr>
          <w:i w:val="0"/>
          <w:iCs w:val="0"/>
          <w:color w:val="auto"/>
          <w:sz w:val="24"/>
          <w:szCs w:val="24"/>
        </w:rPr>
        <w:t xml:space="preserve">Figure 3. </w:t>
      </w:r>
      <w:r w:rsidRPr="00962EA5">
        <w:rPr>
          <w:i w:val="0"/>
          <w:iCs w:val="0"/>
          <w:color w:val="auto"/>
          <w:sz w:val="24"/>
          <w:szCs w:val="24"/>
        </w:rPr>
        <w:fldChar w:fldCharType="begin"/>
      </w:r>
      <w:r w:rsidRPr="00962EA5">
        <w:rPr>
          <w:i w:val="0"/>
          <w:iCs w:val="0"/>
          <w:color w:val="auto"/>
          <w:sz w:val="24"/>
          <w:szCs w:val="24"/>
        </w:rPr>
        <w:instrText xml:space="preserve"> SEQ Figure_3. \* ARABIC </w:instrText>
      </w:r>
      <w:r w:rsidRPr="00962EA5">
        <w:rPr>
          <w:i w:val="0"/>
          <w:iCs w:val="0"/>
          <w:color w:val="auto"/>
          <w:sz w:val="24"/>
          <w:szCs w:val="24"/>
        </w:rPr>
        <w:fldChar w:fldCharType="separate"/>
      </w:r>
      <w:r w:rsidR="00AF1BF5">
        <w:rPr>
          <w:i w:val="0"/>
          <w:iCs w:val="0"/>
          <w:noProof/>
          <w:color w:val="auto"/>
          <w:sz w:val="24"/>
          <w:szCs w:val="24"/>
        </w:rPr>
        <w:t>8</w:t>
      </w:r>
      <w:r w:rsidRPr="00962EA5">
        <w:rPr>
          <w:i w:val="0"/>
          <w:iCs w:val="0"/>
          <w:color w:val="auto"/>
          <w:sz w:val="24"/>
          <w:szCs w:val="24"/>
        </w:rPr>
        <w:fldChar w:fldCharType="end"/>
      </w:r>
      <w:r w:rsidRPr="00962EA5">
        <w:rPr>
          <w:i w:val="0"/>
          <w:iCs w:val="0"/>
          <w:color w:val="auto"/>
          <w:sz w:val="24"/>
          <w:szCs w:val="24"/>
        </w:rPr>
        <w:t>: Windows PowerShell</w:t>
      </w:r>
    </w:p>
    <w:p w14:paraId="58847024" w14:textId="6BCF0D7C" w:rsidR="00466744" w:rsidRDefault="00466744" w:rsidP="00962EA5">
      <w:pPr>
        <w:spacing w:after="0"/>
      </w:pPr>
    </w:p>
    <w:p w14:paraId="6AB320CF" w14:textId="64206A39" w:rsidR="00466744" w:rsidRDefault="00466744" w:rsidP="00466744">
      <w:r>
        <w:t>Test the following command to refresh your memory and explain to your friend what each does.</w:t>
      </w:r>
    </w:p>
    <w:p w14:paraId="4A97F096" w14:textId="0533DB49" w:rsidR="00466744" w:rsidRDefault="001034A3" w:rsidP="005747C1">
      <w:pPr>
        <w:pStyle w:val="ListParagraph"/>
        <w:numPr>
          <w:ilvl w:val="0"/>
          <w:numId w:val="137"/>
        </w:numPr>
        <w:spacing w:line="240" w:lineRule="auto"/>
      </w:pPr>
      <w:r>
        <w:t>c</w:t>
      </w:r>
      <w:r w:rsidR="00466744">
        <w:t>d</w:t>
      </w:r>
    </w:p>
    <w:p w14:paraId="2392E09E" w14:textId="37951B7E" w:rsidR="00466744" w:rsidRDefault="001034A3" w:rsidP="005747C1">
      <w:pPr>
        <w:pStyle w:val="ListParagraph"/>
        <w:numPr>
          <w:ilvl w:val="0"/>
          <w:numId w:val="137"/>
        </w:numPr>
        <w:spacing w:line="240" w:lineRule="auto"/>
      </w:pPr>
      <w:r>
        <w:t>m</w:t>
      </w:r>
      <w:r w:rsidR="00466744">
        <w:t>kdir</w:t>
      </w:r>
    </w:p>
    <w:p w14:paraId="1DA85661" w14:textId="07383430" w:rsidR="00466744" w:rsidRDefault="001034A3" w:rsidP="005747C1">
      <w:pPr>
        <w:pStyle w:val="ListParagraph"/>
        <w:numPr>
          <w:ilvl w:val="0"/>
          <w:numId w:val="137"/>
        </w:numPr>
        <w:spacing w:line="240" w:lineRule="auto"/>
      </w:pPr>
      <w:r>
        <w:lastRenderedPageBreak/>
        <w:t>c</w:t>
      </w:r>
      <w:r w:rsidR="00466744">
        <w:t>ls</w:t>
      </w:r>
    </w:p>
    <w:p w14:paraId="0303D9CF" w14:textId="5BA6C097" w:rsidR="00466744" w:rsidRDefault="001034A3" w:rsidP="005747C1">
      <w:pPr>
        <w:pStyle w:val="ListParagraph"/>
        <w:numPr>
          <w:ilvl w:val="0"/>
          <w:numId w:val="137"/>
        </w:numPr>
        <w:spacing w:line="240" w:lineRule="auto"/>
      </w:pPr>
      <w:r>
        <w:t>d</w:t>
      </w:r>
      <w:r w:rsidR="00466744">
        <w:t>ir</w:t>
      </w:r>
    </w:p>
    <w:p w14:paraId="52C16A13" w14:textId="105467FD" w:rsidR="00466744" w:rsidRPr="00816658" w:rsidRDefault="001034A3" w:rsidP="005747C1">
      <w:pPr>
        <w:pStyle w:val="ListParagraph"/>
        <w:numPr>
          <w:ilvl w:val="0"/>
          <w:numId w:val="137"/>
        </w:numPr>
        <w:spacing w:line="240" w:lineRule="auto"/>
      </w:pPr>
      <w:r w:rsidRPr="00816658">
        <w:t>date</w:t>
      </w:r>
    </w:p>
    <w:p w14:paraId="078316FB" w14:textId="78083A6C" w:rsidR="001034A3" w:rsidRPr="00CC19E7" w:rsidRDefault="001034A3" w:rsidP="005747C1">
      <w:pPr>
        <w:pStyle w:val="ListParagraph"/>
        <w:numPr>
          <w:ilvl w:val="0"/>
          <w:numId w:val="137"/>
        </w:numPr>
        <w:spacing w:line="240" w:lineRule="auto"/>
      </w:pPr>
      <w:r w:rsidRPr="00CC19E7">
        <w:t>echo : | TIME</w:t>
      </w:r>
    </w:p>
    <w:p w14:paraId="6EB63213" w14:textId="0E046FF1" w:rsidR="00816658" w:rsidRDefault="00816658" w:rsidP="00816658"/>
    <w:p w14:paraId="5B473569" w14:textId="77777777" w:rsidR="00CC19E7" w:rsidRDefault="00CC19E7" w:rsidP="00816658"/>
    <w:p w14:paraId="78176592" w14:textId="4A0A496C" w:rsidR="00816658" w:rsidRPr="0016077D" w:rsidRDefault="00816658" w:rsidP="0016077D">
      <w:pPr>
        <w:shd w:val="clear" w:color="auto" w:fill="BFBFBF" w:themeFill="background1" w:themeFillShade="BF"/>
        <w:spacing w:after="0"/>
        <w:rPr>
          <w:b/>
          <w:bCs/>
        </w:rPr>
      </w:pPr>
      <w:r w:rsidRPr="0016077D">
        <w:rPr>
          <w:b/>
          <w:bCs/>
        </w:rPr>
        <w:t>VOCABULARY</w:t>
      </w:r>
    </w:p>
    <w:p w14:paraId="69BA36FC" w14:textId="370AA32F" w:rsidR="002C2DE4" w:rsidRDefault="002C2DE4" w:rsidP="002C2DE4">
      <w:pPr>
        <w:shd w:val="clear" w:color="auto" w:fill="FFE599" w:themeFill="accent4" w:themeFillTint="66"/>
      </w:pPr>
      <w:bookmarkStart w:id="13" w:name="_Hlk130597774"/>
      <w:r>
        <w:t>IDE is a software application that provides a comprehensive facility to computer programmers for software development. IDE normally consists of:</w:t>
      </w:r>
    </w:p>
    <w:p w14:paraId="4F80D860" w14:textId="27DC5C5B" w:rsidR="00816658" w:rsidRDefault="002C2DE4" w:rsidP="002C2DE4">
      <w:pPr>
        <w:pStyle w:val="ListParagraph"/>
        <w:numPr>
          <w:ilvl w:val="0"/>
          <w:numId w:val="256"/>
        </w:numPr>
        <w:shd w:val="clear" w:color="auto" w:fill="FFE599" w:themeFill="accent4" w:themeFillTint="66"/>
      </w:pPr>
      <w:r>
        <w:t>compiler</w:t>
      </w:r>
    </w:p>
    <w:p w14:paraId="4852ADD6" w14:textId="52BD644D" w:rsidR="002C2DE4" w:rsidRDefault="002C2DE4" w:rsidP="002C2DE4">
      <w:pPr>
        <w:pStyle w:val="ListParagraph"/>
        <w:numPr>
          <w:ilvl w:val="0"/>
          <w:numId w:val="256"/>
        </w:numPr>
        <w:shd w:val="clear" w:color="auto" w:fill="FFE599" w:themeFill="accent4" w:themeFillTint="66"/>
      </w:pPr>
      <w:r>
        <w:t>Source code editor</w:t>
      </w:r>
    </w:p>
    <w:p w14:paraId="46BDD286" w14:textId="29D1E61E" w:rsidR="002C2DE4" w:rsidRDefault="002C2DE4" w:rsidP="002C2DE4">
      <w:pPr>
        <w:pStyle w:val="ListParagraph"/>
        <w:numPr>
          <w:ilvl w:val="0"/>
          <w:numId w:val="256"/>
        </w:numPr>
        <w:shd w:val="clear" w:color="auto" w:fill="FFE599" w:themeFill="accent4" w:themeFillTint="66"/>
      </w:pPr>
      <w:r>
        <w:t>A debugger</w:t>
      </w:r>
    </w:p>
    <w:bookmarkEnd w:id="13"/>
    <w:p w14:paraId="039D5A26" w14:textId="3AC14CD5" w:rsidR="00466744" w:rsidRDefault="00CC19E7" w:rsidP="00CC19E7">
      <w:pPr>
        <w:spacing w:line="360" w:lineRule="auto"/>
        <w:jc w:val="both"/>
      </w:pPr>
      <w:r>
        <w:t>IDEs come with an integrated user interface that combines everything a developer needs to write code conveniently. IDEs are designed to encompass all programming tasks in one application. One of the main benefits of an IDE is that it offers a central interface with all the tools a developer needs, including a code editor, compiler, and debugger. Because several tools don't need to be manually configured and integrated as part of the setup process, an IDE enables developers to begin developing new apps rapidly. Some of the common examples of IDEs are VSCode, PyCharm, Atom, Eclipse, NetBeans, Komodo, etc. A detailed discussion on IDEs is later explained in Section 4.3.2.</w:t>
      </w:r>
    </w:p>
    <w:p w14:paraId="24AD62CB" w14:textId="77777777" w:rsidR="00CC19E7" w:rsidRPr="00466744" w:rsidRDefault="00CC19E7" w:rsidP="00466744"/>
    <w:p w14:paraId="6681B493" w14:textId="1CA677DD" w:rsidR="006A5801" w:rsidRDefault="00BA1D80" w:rsidP="006E6630">
      <w:pPr>
        <w:pStyle w:val="Heading3"/>
      </w:pPr>
      <w:r w:rsidRPr="00BC2686">
        <w:t xml:space="preserve">3.1.10 </w:t>
      </w:r>
      <w:r w:rsidRPr="00BC2686">
        <w:tab/>
        <w:t>Read and interpret a Pi GPIO Pin guide</w:t>
      </w:r>
    </w:p>
    <w:p w14:paraId="6F2D06B2" w14:textId="7F474DDF" w:rsidR="004F147E" w:rsidRPr="004F147E" w:rsidRDefault="004F147E" w:rsidP="00CC19E7">
      <w:pPr>
        <w:spacing w:after="0" w:line="360" w:lineRule="auto"/>
        <w:rPr>
          <w:b/>
          <w:bCs/>
        </w:rPr>
      </w:pPr>
      <w:r w:rsidRPr="004F147E">
        <w:rPr>
          <w:b/>
          <w:bCs/>
        </w:rPr>
        <w:t>Arduino Digital pins</w:t>
      </w:r>
    </w:p>
    <w:p w14:paraId="0438F790" w14:textId="77777777" w:rsidR="00CC19E7" w:rsidRDefault="00CC19E7" w:rsidP="00CC19E7">
      <w:pPr>
        <w:keepNext/>
        <w:spacing w:after="0" w:line="360" w:lineRule="auto"/>
        <w:jc w:val="both"/>
      </w:pPr>
      <w:r>
        <w:t>As we've already discussed, the Arduino Uno is the most common board on the market and best suited for beginners. The board can be directly connected to the computer using a USB cable, which serves as both a serial port and a power source. As can be seen in Figure 3.9, there are 14 digital pins on an Arduino Uno board. They are easily recognizable, from 0 to 13 on the circuit board on the right-hand side. As highlighted earlier, digital pins are used to read data from sensors and write data to other components (actuators). A digital pin can only be in one of two states: HIGH or LOW. You may think of them as binary pins. LOW denotes a pin with a voltage of zero volts, and HIGH refers to the Arduino Uno's 5V (volts) supply.</w:t>
      </w:r>
    </w:p>
    <w:p w14:paraId="3440DC70" w14:textId="77777777" w:rsidR="00CC19E7" w:rsidRDefault="00CC19E7">
      <w:r>
        <w:br w:type="page"/>
      </w:r>
    </w:p>
    <w:p w14:paraId="58A460AB" w14:textId="187DFC33" w:rsidR="000C5ED8" w:rsidRDefault="00D36927" w:rsidP="00CC19E7">
      <w:pPr>
        <w:keepNext/>
        <w:spacing w:after="0" w:line="360" w:lineRule="auto"/>
        <w:jc w:val="both"/>
      </w:pPr>
      <w:r>
        <w:rPr>
          <w:noProof/>
        </w:rPr>
        <w:lastRenderedPageBreak/>
        <w:drawing>
          <wp:inline distT="0" distB="0" distL="0" distR="0" wp14:anchorId="22F9A8DD" wp14:editId="0C4210D4">
            <wp:extent cx="4660900" cy="3086100"/>
            <wp:effectExtent l="0" t="0" r="0" b="0"/>
            <wp:docPr id="52283" name="Picture 52283" descr="Different Parts of Arduino Uno Board - STEMpedia Learning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t Parts of Arduino Uno Board - STEMpedia Learning 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1413" cy="3086440"/>
                    </a:xfrm>
                    <a:prstGeom prst="rect">
                      <a:avLst/>
                    </a:prstGeom>
                    <a:noFill/>
                    <a:ln>
                      <a:noFill/>
                    </a:ln>
                  </pic:spPr>
                </pic:pic>
              </a:graphicData>
            </a:graphic>
          </wp:inline>
        </w:drawing>
      </w:r>
    </w:p>
    <w:p w14:paraId="51F86D5D" w14:textId="3E991912" w:rsidR="004F147E" w:rsidRPr="000C5ED8" w:rsidRDefault="000C5ED8" w:rsidP="000C5ED8">
      <w:pPr>
        <w:pStyle w:val="Caption"/>
        <w:jc w:val="both"/>
        <w:rPr>
          <w:i w:val="0"/>
          <w:iCs w:val="0"/>
          <w:color w:val="auto"/>
          <w:sz w:val="24"/>
          <w:szCs w:val="24"/>
        </w:rPr>
      </w:pPr>
      <w:r w:rsidRPr="000C5ED8">
        <w:rPr>
          <w:i w:val="0"/>
          <w:iCs w:val="0"/>
          <w:color w:val="auto"/>
          <w:sz w:val="24"/>
          <w:szCs w:val="24"/>
        </w:rPr>
        <w:t xml:space="preserve">Figure 3. </w:t>
      </w:r>
      <w:r w:rsidRPr="000C5ED8">
        <w:rPr>
          <w:i w:val="0"/>
          <w:iCs w:val="0"/>
          <w:color w:val="auto"/>
          <w:sz w:val="24"/>
          <w:szCs w:val="24"/>
        </w:rPr>
        <w:fldChar w:fldCharType="begin"/>
      </w:r>
      <w:r w:rsidRPr="000C5ED8">
        <w:rPr>
          <w:i w:val="0"/>
          <w:iCs w:val="0"/>
          <w:color w:val="auto"/>
          <w:sz w:val="24"/>
          <w:szCs w:val="24"/>
        </w:rPr>
        <w:instrText xml:space="preserve"> SEQ Figure_3. \* ARABIC </w:instrText>
      </w:r>
      <w:r w:rsidRPr="000C5ED8">
        <w:rPr>
          <w:i w:val="0"/>
          <w:iCs w:val="0"/>
          <w:color w:val="auto"/>
          <w:sz w:val="24"/>
          <w:szCs w:val="24"/>
        </w:rPr>
        <w:fldChar w:fldCharType="separate"/>
      </w:r>
      <w:r w:rsidR="00AF1BF5">
        <w:rPr>
          <w:i w:val="0"/>
          <w:iCs w:val="0"/>
          <w:noProof/>
          <w:color w:val="auto"/>
          <w:sz w:val="24"/>
          <w:szCs w:val="24"/>
        </w:rPr>
        <w:t>9</w:t>
      </w:r>
      <w:r w:rsidRPr="000C5ED8">
        <w:rPr>
          <w:i w:val="0"/>
          <w:iCs w:val="0"/>
          <w:color w:val="auto"/>
          <w:sz w:val="24"/>
          <w:szCs w:val="24"/>
        </w:rPr>
        <w:fldChar w:fldCharType="end"/>
      </w:r>
      <w:r w:rsidRPr="000C5ED8">
        <w:rPr>
          <w:i w:val="0"/>
          <w:iCs w:val="0"/>
          <w:color w:val="auto"/>
          <w:sz w:val="24"/>
          <w:szCs w:val="24"/>
        </w:rPr>
        <w:t>: Arduino Pin Guide</w:t>
      </w:r>
    </w:p>
    <w:p w14:paraId="36167314" w14:textId="524B77EA" w:rsidR="00DE79E8" w:rsidRDefault="00DE79E8" w:rsidP="006913D4">
      <w:pPr>
        <w:shd w:val="clear" w:color="auto" w:fill="FFFFFF"/>
        <w:spacing w:after="0" w:afterAutospacing="1" w:line="360" w:lineRule="auto"/>
        <w:jc w:val="both"/>
        <w:textAlignment w:val="baseline"/>
        <w:rPr>
          <w:ins w:id="14" w:author="Godwin Pedzisai Dzvapatsva" w:date="2023-03-24T22:58:00Z"/>
          <w:rFonts w:cs="Times New Roman"/>
          <w:szCs w:val="24"/>
          <w:shd w:val="clear" w:color="auto" w:fill="FFFFFF"/>
        </w:rPr>
      </w:pPr>
      <w:r w:rsidRPr="00D15B76">
        <w:rPr>
          <w:rFonts w:eastAsia="Times New Roman" w:cs="Times New Roman"/>
          <w:b/>
          <w:bCs/>
          <w:kern w:val="0"/>
          <w:szCs w:val="24"/>
          <w:bdr w:val="none" w:sz="0" w:space="0" w:color="auto" w:frame="1"/>
          <w:lang w:val="en-ZA" w:eastAsia="en-ZA"/>
        </w:rPr>
        <w:t>Pulse Width Modulation (PWM) Pins</w:t>
      </w:r>
      <w:r w:rsidRPr="00D15B76">
        <w:rPr>
          <w:rFonts w:eastAsia="Times New Roman" w:cs="Times New Roman"/>
          <w:kern w:val="0"/>
          <w:szCs w:val="24"/>
          <w:lang w:val="en-ZA" w:eastAsia="en-ZA"/>
        </w:rPr>
        <w:t>:</w:t>
      </w:r>
      <w:r w:rsidRPr="00D15B76">
        <w:rPr>
          <w:rFonts w:eastAsia="Times New Roman" w:cs="Times New Roman"/>
          <w:kern w:val="0"/>
          <w:szCs w:val="24"/>
          <w:shd w:val="clear" w:color="auto" w:fill="FFD966" w:themeFill="accent4" w:themeFillTint="99"/>
          <w:lang w:val="en-ZA" w:eastAsia="en-ZA"/>
        </w:rPr>
        <w:t>.</w:t>
      </w:r>
      <w:r w:rsidR="004F147E" w:rsidRPr="00D15B76">
        <w:rPr>
          <w:rFonts w:eastAsia="Times New Roman" w:cs="Times New Roman"/>
          <w:kern w:val="0"/>
          <w:szCs w:val="24"/>
          <w:shd w:val="clear" w:color="auto" w:fill="FFD966" w:themeFill="accent4" w:themeFillTint="99"/>
          <w:lang w:val="en-ZA" w:eastAsia="en-ZA"/>
        </w:rPr>
        <w:t xml:space="preserve"> With a PWM pin, you can </w:t>
      </w:r>
      <w:r w:rsidR="004F147E" w:rsidRPr="00D15B76">
        <w:rPr>
          <w:rFonts w:cs="Times New Roman"/>
          <w:szCs w:val="24"/>
          <w:shd w:val="clear" w:color="auto" w:fill="FFD966" w:themeFill="accent4" w:themeFillTint="99"/>
        </w:rPr>
        <w:t>get a specific voltage (ex: 4.1V) with only HIGH/LOW (5V/0V) states.</w:t>
      </w:r>
      <w:r w:rsidRPr="00D15B76">
        <w:rPr>
          <w:rFonts w:eastAsia="Times New Roman" w:cs="Times New Roman"/>
          <w:kern w:val="0"/>
          <w:szCs w:val="24"/>
          <w:shd w:val="clear" w:color="auto" w:fill="FFD966" w:themeFill="accent4" w:themeFillTint="99"/>
          <w:lang w:val="en-ZA" w:eastAsia="en-ZA"/>
        </w:rPr>
        <w:t xml:space="preserve"> </w:t>
      </w:r>
      <w:r w:rsidR="004F147E" w:rsidRPr="00D15B76">
        <w:rPr>
          <w:rFonts w:cs="Times New Roman"/>
          <w:szCs w:val="24"/>
          <w:shd w:val="clear" w:color="auto" w:fill="FFD966" w:themeFill="accent4" w:themeFillTint="99"/>
        </w:rPr>
        <w:t xml:space="preserve">On the Arduino board they are also easily recognised with a “~” next to their </w:t>
      </w:r>
      <w:r w:rsidR="00A719D1" w:rsidRPr="00A719D1">
        <w:rPr>
          <w:rFonts w:cs="Times New Roman"/>
          <w:szCs w:val="24"/>
          <w:shd w:val="clear" w:color="auto" w:fill="FFD966" w:themeFill="accent4" w:themeFillTint="99"/>
        </w:rPr>
        <w:t>number for</w:t>
      </w:r>
      <w:r w:rsidR="00A719D1" w:rsidRPr="00D15B76">
        <w:rPr>
          <w:rFonts w:cs="Times New Roman"/>
          <w:szCs w:val="24"/>
          <w:shd w:val="clear" w:color="auto" w:fill="FFD966" w:themeFill="accent4" w:themeFillTint="99"/>
        </w:rPr>
        <w:t xml:space="preserve"> example on pin 3,5,6,9,10,and 11</w:t>
      </w:r>
      <w:del w:id="15" w:author="Godwin Pedzisai Dzvapatsva" w:date="2023-03-24T23:02:00Z">
        <w:r w:rsidR="004F147E" w:rsidRPr="00A719D1" w:rsidDel="00A719D1">
          <w:rPr>
            <w:rFonts w:cs="Times New Roman"/>
            <w:szCs w:val="24"/>
            <w:shd w:val="clear" w:color="auto" w:fill="FFD966" w:themeFill="accent4" w:themeFillTint="99"/>
            <w:rPrChange w:id="16" w:author="Godwin Pedzisai Dzvapatsva" w:date="2023-03-24T23:03:00Z">
              <w:rPr>
                <w:rFonts w:cs="Times New Roman"/>
                <w:szCs w:val="24"/>
                <w:highlight w:val="green"/>
                <w:shd w:val="clear" w:color="auto" w:fill="FFFFFF"/>
              </w:rPr>
            </w:rPrChange>
          </w:rPr>
          <w:delText>.</w:delText>
        </w:r>
      </w:del>
    </w:p>
    <w:p w14:paraId="6A9383EC" w14:textId="77777777" w:rsidR="00A719D1" w:rsidRPr="00DE79E8" w:rsidRDefault="00A719D1" w:rsidP="006913D4">
      <w:pPr>
        <w:shd w:val="clear" w:color="auto" w:fill="FFFFFF"/>
        <w:spacing w:after="0" w:afterAutospacing="1" w:line="360" w:lineRule="auto"/>
        <w:jc w:val="both"/>
        <w:textAlignment w:val="baseline"/>
        <w:rPr>
          <w:rFonts w:eastAsia="Times New Roman" w:cs="Times New Roman"/>
          <w:kern w:val="0"/>
          <w:szCs w:val="24"/>
          <w:lang w:val="en-ZA" w:eastAsia="en-ZA"/>
        </w:rPr>
      </w:pPr>
    </w:p>
    <w:p w14:paraId="48AD80D0" w14:textId="09147528" w:rsidR="004F147E" w:rsidRPr="00D15B76" w:rsidRDefault="004F147E" w:rsidP="006913D4">
      <w:pPr>
        <w:spacing w:after="0"/>
        <w:rPr>
          <w:b/>
          <w:bCs/>
        </w:rPr>
      </w:pPr>
      <w:r w:rsidRPr="00D15B76">
        <w:rPr>
          <w:b/>
          <w:bCs/>
        </w:rPr>
        <w:t>Arduino Analog pins</w:t>
      </w:r>
    </w:p>
    <w:p w14:paraId="0537C33B" w14:textId="3CEE8218" w:rsidR="00385961" w:rsidRPr="00D15B76" w:rsidRDefault="00EE3788" w:rsidP="006913D4">
      <w:pPr>
        <w:spacing w:line="360" w:lineRule="auto"/>
        <w:jc w:val="both"/>
        <w:rPr>
          <w:rFonts w:cs="Times New Roman"/>
          <w:szCs w:val="24"/>
          <w:shd w:val="clear" w:color="auto" w:fill="FFFFFF"/>
        </w:rPr>
      </w:pPr>
      <w:r w:rsidRPr="00D15B76">
        <w:rPr>
          <w:rFonts w:cs="Times New Roman"/>
          <w:szCs w:val="24"/>
          <w:shd w:val="clear" w:color="auto" w:fill="FFFFFF"/>
        </w:rPr>
        <w:t>The Arduino Uno has 6 analog pins which are located near the power pins and marked A0-A5. Analog pins are useful when reading values other than 0 or 1 for instance for instanc</w:t>
      </w:r>
      <w:r w:rsidR="0018261C" w:rsidRPr="00D15B76">
        <w:rPr>
          <w:rFonts w:cs="Times New Roman"/>
          <w:szCs w:val="24"/>
          <w:shd w:val="clear" w:color="auto" w:fill="FFFFFF"/>
        </w:rPr>
        <w:t>e</w:t>
      </w:r>
      <w:r w:rsidRPr="00D15B76">
        <w:rPr>
          <w:rFonts w:cs="Times New Roman"/>
          <w:szCs w:val="24"/>
          <w:shd w:val="clear" w:color="auto" w:fill="FFFFFF"/>
        </w:rPr>
        <w:t xml:space="preserve"> a </w:t>
      </w:r>
      <w:r w:rsidR="0018261C" w:rsidRPr="00D15B76">
        <w:rPr>
          <w:rFonts w:cs="Times New Roman"/>
          <w:szCs w:val="24"/>
          <w:shd w:val="clear" w:color="auto" w:fill="FFFFFF"/>
        </w:rPr>
        <w:t>potentiometer.</w:t>
      </w:r>
      <w:r w:rsidR="00385961" w:rsidRPr="00D15B76">
        <w:rPr>
          <w:rFonts w:cs="Times New Roman"/>
          <w:szCs w:val="24"/>
          <w:shd w:val="clear" w:color="auto" w:fill="FFFFFF"/>
        </w:rPr>
        <w:t xml:space="preserve"> All the analog input pins provide a 10-bit resolution Analog to Digital Converter (ADC) feature, which can be read using analogRead() function.</w:t>
      </w:r>
    </w:p>
    <w:p w14:paraId="6A547BD2" w14:textId="1E21070E" w:rsidR="003D1E86" w:rsidRPr="00D15B76" w:rsidRDefault="003D1E86" w:rsidP="002C765B">
      <w:pPr>
        <w:numPr>
          <w:ilvl w:val="0"/>
          <w:numId w:val="138"/>
        </w:numPr>
        <w:shd w:val="clear" w:color="auto" w:fill="FFFFFF"/>
        <w:spacing w:after="0" w:line="360" w:lineRule="atLeast"/>
        <w:ind w:left="600"/>
        <w:rPr>
          <w:rFonts w:cs="Times New Roman"/>
          <w:szCs w:val="24"/>
          <w:shd w:val="clear" w:color="auto" w:fill="FFFFFF"/>
        </w:rPr>
      </w:pPr>
      <w:r w:rsidRPr="00D15B76">
        <w:rPr>
          <w:rFonts w:cs="Times New Roman"/>
          <w:szCs w:val="24"/>
          <w:shd w:val="clear" w:color="auto" w:fill="FFFFFF"/>
        </w:rPr>
        <w:t>analogRead (pin)</w:t>
      </w:r>
      <w:r w:rsidR="002C765B" w:rsidRPr="00D15B76">
        <w:rPr>
          <w:rFonts w:cs="Times New Roman"/>
          <w:szCs w:val="24"/>
          <w:shd w:val="clear" w:color="auto" w:fill="FFFFFF"/>
        </w:rPr>
        <w:t>-</w:t>
      </w:r>
      <w:r w:rsidRPr="00D15B76">
        <w:rPr>
          <w:rFonts w:cs="Times New Roman"/>
          <w:szCs w:val="24"/>
          <w:shd w:val="clear" w:color="auto" w:fill="FFFFFF"/>
        </w:rPr>
        <w:t>This function is used to read analog value from specified analog pin.</w:t>
      </w:r>
    </w:p>
    <w:p w14:paraId="461F137C" w14:textId="77777777" w:rsidR="003D1E86" w:rsidRPr="00D15B76" w:rsidRDefault="003D1E86" w:rsidP="003D1E86">
      <w:pPr>
        <w:shd w:val="clear" w:color="auto" w:fill="FFFFFF"/>
        <w:spacing w:after="150" w:line="360" w:lineRule="atLeast"/>
        <w:ind w:left="600"/>
        <w:rPr>
          <w:rFonts w:cs="Times New Roman"/>
          <w:szCs w:val="24"/>
          <w:shd w:val="clear" w:color="auto" w:fill="FFFFFF"/>
        </w:rPr>
      </w:pPr>
      <w:r w:rsidRPr="00D15B76">
        <w:rPr>
          <w:rFonts w:cs="Times New Roman"/>
          <w:szCs w:val="24"/>
          <w:shd w:val="clear" w:color="auto" w:fill="FFFFFF"/>
        </w:rPr>
        <w:t>pin - number of analog pin which we want to read</w:t>
      </w:r>
    </w:p>
    <w:p w14:paraId="313B60FA" w14:textId="77777777" w:rsidR="003D1E86" w:rsidRPr="002C765B" w:rsidRDefault="003D1E86" w:rsidP="002C765B">
      <w:pPr>
        <w:shd w:val="clear" w:color="auto" w:fill="FFFFFF"/>
        <w:spacing w:after="0" w:line="360" w:lineRule="atLeast"/>
        <w:ind w:left="600"/>
        <w:rPr>
          <w:rFonts w:cs="Times New Roman"/>
          <w:szCs w:val="24"/>
          <w:shd w:val="clear" w:color="auto" w:fill="FFFFFF"/>
        </w:rPr>
      </w:pPr>
      <w:r w:rsidRPr="00D15B76">
        <w:rPr>
          <w:rFonts w:cs="Times New Roman"/>
          <w:szCs w:val="24"/>
          <w:shd w:val="clear" w:color="auto" w:fill="FFFFFF"/>
        </w:rPr>
        <w:t>returns - digital value 0 – 1023</w:t>
      </w:r>
    </w:p>
    <w:p w14:paraId="25019F73" w14:textId="77777777" w:rsidR="003D1E86" w:rsidRDefault="003D1E86" w:rsidP="00385961">
      <w:pPr>
        <w:jc w:val="both"/>
        <w:rPr>
          <w:rFonts w:cs="Times New Roman"/>
          <w:szCs w:val="24"/>
          <w:shd w:val="clear" w:color="auto" w:fill="FFFFFF"/>
        </w:rPr>
      </w:pPr>
    </w:p>
    <w:p w14:paraId="32699574" w14:textId="7FAF4F0C" w:rsidR="00385961" w:rsidRPr="00CC6638" w:rsidRDefault="00385961" w:rsidP="00BC2686">
      <w:pPr>
        <w:spacing w:after="0" w:line="360" w:lineRule="auto"/>
        <w:jc w:val="both"/>
        <w:rPr>
          <w:rFonts w:cs="Times New Roman"/>
          <w:szCs w:val="24"/>
          <w:shd w:val="clear" w:color="auto" w:fill="FFFFFF"/>
        </w:rPr>
      </w:pPr>
      <w:r w:rsidRPr="00CC19E7">
        <w:rPr>
          <w:rFonts w:cs="Times New Roman"/>
          <w:szCs w:val="24"/>
          <w:shd w:val="clear" w:color="auto" w:fill="FFFFFF"/>
        </w:rPr>
        <w:t>To use an analog pin as a digital pin, you simply have to set the mode for the pin, as you would do for digital pins in the setup() function of your Arduino program. Then, you can use the digitalWrite() and digitalRead() functions and it will work perfectly.</w:t>
      </w:r>
    </w:p>
    <w:p w14:paraId="03786C89" w14:textId="3DE869E9" w:rsidR="00385961" w:rsidRDefault="00385961" w:rsidP="004F147E">
      <w:pPr>
        <w:rPr>
          <w:rFonts w:ascii="Segoe UI" w:hAnsi="Segoe UI" w:cs="Segoe UI"/>
          <w:color w:val="3A3A3A"/>
          <w:sz w:val="26"/>
          <w:szCs w:val="26"/>
          <w:shd w:val="clear" w:color="auto" w:fill="FFFFFF"/>
        </w:rPr>
      </w:pPr>
    </w:p>
    <w:p w14:paraId="3FF92D32" w14:textId="026301FD" w:rsidR="0018261C" w:rsidRPr="0018261C" w:rsidRDefault="0018261C" w:rsidP="0018261C">
      <w:pPr>
        <w:shd w:val="clear" w:color="auto" w:fill="D9D9D9" w:themeFill="background1" w:themeFillShade="D9"/>
        <w:spacing w:after="0"/>
        <w:rPr>
          <w:rFonts w:cs="Times New Roman"/>
          <w:b/>
          <w:bCs/>
          <w:szCs w:val="24"/>
          <w:shd w:val="clear" w:color="auto" w:fill="D9D9D9" w:themeFill="background1" w:themeFillShade="D9"/>
        </w:rPr>
      </w:pPr>
      <w:r w:rsidRPr="0018261C">
        <w:rPr>
          <w:rFonts w:cs="Times New Roman"/>
          <w:b/>
          <w:bCs/>
          <w:szCs w:val="24"/>
          <w:shd w:val="clear" w:color="auto" w:fill="D9D9D9" w:themeFill="background1" w:themeFillShade="D9"/>
        </w:rPr>
        <w:t>VOCABULARY</w:t>
      </w:r>
    </w:p>
    <w:p w14:paraId="164ECB48" w14:textId="587B025F" w:rsidR="00DE79E8" w:rsidRPr="00DE79E8" w:rsidRDefault="0018261C" w:rsidP="0018261C">
      <w:pPr>
        <w:shd w:val="clear" w:color="auto" w:fill="D9D9D9" w:themeFill="background1" w:themeFillShade="D9"/>
        <w:jc w:val="both"/>
      </w:pPr>
      <w:r>
        <w:t>Potentiometer-</w:t>
      </w:r>
      <w:r w:rsidRPr="0018261C">
        <w:t>A position sensor that can measure displacement in any direction</w:t>
      </w:r>
      <w:r>
        <w:t>.</w:t>
      </w:r>
    </w:p>
    <w:p w14:paraId="1E200838" w14:textId="7AAD3271" w:rsidR="003E052B" w:rsidRPr="00AB3A23" w:rsidRDefault="003E052B" w:rsidP="00AB3A23">
      <w:pPr>
        <w:shd w:val="clear" w:color="auto" w:fill="FF0000"/>
        <w:rPr>
          <w:b/>
          <w:bCs/>
        </w:rPr>
      </w:pPr>
      <w:r w:rsidRPr="00AB3A23">
        <w:rPr>
          <w:b/>
          <w:bCs/>
        </w:rPr>
        <w:lastRenderedPageBreak/>
        <w:t>WARNING</w:t>
      </w:r>
    </w:p>
    <w:p w14:paraId="37201A68" w14:textId="3E1402C4" w:rsidR="003E052B" w:rsidRPr="00A30FFB" w:rsidRDefault="003E052B" w:rsidP="00AB3A23">
      <w:pPr>
        <w:shd w:val="clear" w:color="auto" w:fill="FF0000"/>
      </w:pPr>
      <w:r>
        <w:t>When you connect your Arduino board</w:t>
      </w:r>
      <w:r w:rsidR="00455D2C">
        <w:t xml:space="preserve"> to your computer, be sure not to let it touch any metal surface as it could shot out the Arduino and render it useless.</w:t>
      </w:r>
    </w:p>
    <w:p w14:paraId="1760BC97" w14:textId="1AE55413" w:rsidR="001453B5" w:rsidRDefault="001453B5" w:rsidP="001453B5"/>
    <w:p w14:paraId="1CBD3FA5" w14:textId="77777777" w:rsidR="00CC19E7" w:rsidRPr="00CC19E7" w:rsidRDefault="00CC19E7" w:rsidP="00CC19E7">
      <w:pPr>
        <w:pStyle w:val="NormalWeb"/>
        <w:spacing w:before="0" w:beforeAutospacing="0" w:after="0" w:afterAutospacing="0" w:line="360" w:lineRule="auto"/>
        <w:jc w:val="both"/>
      </w:pPr>
      <w:r w:rsidRPr="00CC19E7">
        <w:t>So far, we've talked about the Arduino board and a little bit about the IDE. It’s now time to connect our Arduino board and start our programming. Now, we want to hard code the program. We are going to start with a simple program to turn ON the onboard LED.</w:t>
      </w:r>
    </w:p>
    <w:p w14:paraId="3AC22C36" w14:textId="77777777" w:rsidR="00644238" w:rsidRDefault="00644238" w:rsidP="00AB3A23"/>
    <w:p w14:paraId="7F417F8D" w14:textId="7E2A606D" w:rsidR="007D0CA8" w:rsidRPr="007E0E45" w:rsidRDefault="00D71C17" w:rsidP="00AB3A23">
      <w:pPr>
        <w:rPr>
          <w:b/>
          <w:bCs/>
        </w:rPr>
      </w:pPr>
      <w:r w:rsidRPr="007E0E45">
        <w:rPr>
          <w:b/>
          <w:bCs/>
        </w:rPr>
        <w:t xml:space="preserve">Turning </w:t>
      </w:r>
      <w:r w:rsidR="007D0CA8" w:rsidRPr="007E0E45">
        <w:rPr>
          <w:b/>
          <w:bCs/>
        </w:rPr>
        <w:t>LED</w:t>
      </w:r>
      <w:r w:rsidRPr="007E0E45">
        <w:rPr>
          <w:b/>
          <w:bCs/>
        </w:rPr>
        <w:t xml:space="preserve"> ON</w:t>
      </w:r>
      <w:r w:rsidR="007D0CA8" w:rsidRPr="007E0E45">
        <w:rPr>
          <w:b/>
          <w:bCs/>
        </w:rPr>
        <w:t xml:space="preserve"> Project</w:t>
      </w:r>
    </w:p>
    <w:p w14:paraId="381BC125" w14:textId="77777777" w:rsidR="007D0CA8" w:rsidRDefault="007D0CA8" w:rsidP="007D0CA8">
      <w:r>
        <w:t>You will need:</w:t>
      </w:r>
    </w:p>
    <w:p w14:paraId="37B9D55C" w14:textId="4B11BC91" w:rsidR="007D0CA8" w:rsidRDefault="007D0CA8" w:rsidP="007D0CA8">
      <w:r>
        <w:t xml:space="preserve">• Arduino Uno R3 board. </w:t>
      </w:r>
    </w:p>
    <w:p w14:paraId="2A77144F" w14:textId="77777777" w:rsidR="00974E1D" w:rsidRPr="002C765B" w:rsidRDefault="00974E1D" w:rsidP="00644238">
      <w:pPr>
        <w:shd w:val="clear" w:color="auto" w:fill="D9D9D9" w:themeFill="background1" w:themeFillShade="D9"/>
        <w:jc w:val="both"/>
        <w:rPr>
          <w:b/>
          <w:bCs/>
        </w:rPr>
      </w:pPr>
      <w:r w:rsidRPr="002C765B">
        <w:rPr>
          <w:b/>
          <w:bCs/>
        </w:rPr>
        <w:t>NOTE</w:t>
      </w:r>
    </w:p>
    <w:p w14:paraId="780512DE" w14:textId="34FB8D63" w:rsidR="00974E1D" w:rsidRDefault="00644238" w:rsidP="00BC2686">
      <w:pPr>
        <w:shd w:val="clear" w:color="auto" w:fill="D9D9D9" w:themeFill="background1" w:themeFillShade="D9"/>
        <w:spacing w:after="0" w:line="360" w:lineRule="auto"/>
        <w:jc w:val="both"/>
      </w:pPr>
      <w:r>
        <w:t>If you bought, the Arduino starter pack, it comes with lots of components but for our first project we will use the Arduino board only with no components. Another important point is that pin 13 comes preconfigured as a built-in LED. Once we connect the board, you will see it blinking.</w:t>
      </w:r>
    </w:p>
    <w:p w14:paraId="7D4748C2" w14:textId="77777777" w:rsidR="00644238" w:rsidRDefault="00644238" w:rsidP="00AB3A23">
      <w:pPr>
        <w:rPr>
          <w:b/>
          <w:bCs/>
        </w:rPr>
      </w:pPr>
    </w:p>
    <w:p w14:paraId="3D572130" w14:textId="01AA4C8C" w:rsidR="00974E1D" w:rsidRPr="007E0E45" w:rsidRDefault="00974E1D" w:rsidP="00AB3A23">
      <w:pPr>
        <w:rPr>
          <w:b/>
          <w:bCs/>
        </w:rPr>
      </w:pPr>
      <w:r w:rsidRPr="007E0E45">
        <w:rPr>
          <w:b/>
          <w:bCs/>
        </w:rPr>
        <w:t>INSTRUCTIONS</w:t>
      </w:r>
    </w:p>
    <w:p w14:paraId="29B34547" w14:textId="3503921E" w:rsidR="006871D8" w:rsidRDefault="00974E1D" w:rsidP="007E0E45">
      <w:pPr>
        <w:spacing w:line="360" w:lineRule="auto"/>
        <w:jc w:val="both"/>
      </w:pPr>
      <w:r>
        <w:t>1.</w:t>
      </w:r>
      <w:r>
        <w:tab/>
      </w:r>
      <w:r w:rsidR="006871D8">
        <w:t xml:space="preserve">Let us start our IDE by typing Arduino in the search area from the taskbar. </w:t>
      </w:r>
      <w:r>
        <w:tab/>
      </w:r>
      <w:r w:rsidR="006871D8">
        <w:t>Immediately you will see a screen as shown in Figure</w:t>
      </w:r>
      <w:r w:rsidR="005E7FD6">
        <w:t xml:space="preserve"> 3.10</w:t>
      </w:r>
      <w:r>
        <w:t xml:space="preserve">. </w:t>
      </w:r>
      <w:r w:rsidR="005E7FD6">
        <w:t xml:space="preserve">I have already renamed </w:t>
      </w:r>
      <w:r>
        <w:tab/>
      </w:r>
      <w:r w:rsidR="005E7FD6">
        <w:t xml:space="preserve">my project to Exercise1_LED.ino. </w:t>
      </w:r>
    </w:p>
    <w:p w14:paraId="2FA039DA" w14:textId="77777777" w:rsidR="00012FA9" w:rsidRDefault="00220E73" w:rsidP="00012FA9">
      <w:pPr>
        <w:keepNext/>
      </w:pPr>
      <w:r w:rsidRPr="00220E73">
        <w:rPr>
          <w:noProof/>
        </w:rPr>
        <w:drawing>
          <wp:inline distT="0" distB="0" distL="0" distR="0" wp14:anchorId="7180577D" wp14:editId="3F10426C">
            <wp:extent cx="4343400" cy="2766475"/>
            <wp:effectExtent l="0" t="0" r="0" b="0"/>
            <wp:docPr id="52304" name="Picture 5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3639" cy="2779366"/>
                    </a:xfrm>
                    <a:prstGeom prst="rect">
                      <a:avLst/>
                    </a:prstGeom>
                  </pic:spPr>
                </pic:pic>
              </a:graphicData>
            </a:graphic>
          </wp:inline>
        </w:drawing>
      </w:r>
    </w:p>
    <w:p w14:paraId="2880B38E" w14:textId="3113ACE0" w:rsidR="00974E1D" w:rsidRPr="00012FA9" w:rsidRDefault="00012FA9" w:rsidP="00012FA9">
      <w:pPr>
        <w:pStyle w:val="Caption"/>
        <w:rPr>
          <w:i w:val="0"/>
          <w:iCs w:val="0"/>
          <w:color w:val="auto"/>
          <w:sz w:val="24"/>
          <w:szCs w:val="24"/>
        </w:rPr>
      </w:pPr>
      <w:r w:rsidRPr="00012FA9">
        <w:rPr>
          <w:i w:val="0"/>
          <w:iCs w:val="0"/>
          <w:color w:val="auto"/>
          <w:sz w:val="24"/>
          <w:szCs w:val="24"/>
        </w:rPr>
        <w:t xml:space="preserve">Figure 3. </w:t>
      </w:r>
      <w:r w:rsidRPr="00012FA9">
        <w:rPr>
          <w:i w:val="0"/>
          <w:iCs w:val="0"/>
          <w:color w:val="auto"/>
          <w:sz w:val="24"/>
          <w:szCs w:val="24"/>
        </w:rPr>
        <w:fldChar w:fldCharType="begin"/>
      </w:r>
      <w:r w:rsidRPr="00012FA9">
        <w:rPr>
          <w:i w:val="0"/>
          <w:iCs w:val="0"/>
          <w:color w:val="auto"/>
          <w:sz w:val="24"/>
          <w:szCs w:val="24"/>
        </w:rPr>
        <w:instrText xml:space="preserve"> SEQ Figure_3. \* ARABIC </w:instrText>
      </w:r>
      <w:r w:rsidRPr="00012FA9">
        <w:rPr>
          <w:i w:val="0"/>
          <w:iCs w:val="0"/>
          <w:color w:val="auto"/>
          <w:sz w:val="24"/>
          <w:szCs w:val="24"/>
        </w:rPr>
        <w:fldChar w:fldCharType="separate"/>
      </w:r>
      <w:r w:rsidR="00AF1BF5">
        <w:rPr>
          <w:i w:val="0"/>
          <w:iCs w:val="0"/>
          <w:noProof/>
          <w:color w:val="auto"/>
          <w:sz w:val="24"/>
          <w:szCs w:val="24"/>
        </w:rPr>
        <w:t>10</w:t>
      </w:r>
      <w:r w:rsidRPr="00012FA9">
        <w:rPr>
          <w:i w:val="0"/>
          <w:iCs w:val="0"/>
          <w:color w:val="auto"/>
          <w:sz w:val="24"/>
          <w:szCs w:val="24"/>
        </w:rPr>
        <w:fldChar w:fldCharType="end"/>
      </w:r>
      <w:r w:rsidRPr="00012FA9">
        <w:rPr>
          <w:i w:val="0"/>
          <w:iCs w:val="0"/>
          <w:color w:val="auto"/>
          <w:sz w:val="24"/>
          <w:szCs w:val="24"/>
        </w:rPr>
        <w:t>: Arduino IDE</w:t>
      </w:r>
    </w:p>
    <w:p w14:paraId="4919299B" w14:textId="04DDB0BF" w:rsidR="00974E1D" w:rsidRDefault="00974E1D" w:rsidP="007E0E45">
      <w:pPr>
        <w:spacing w:line="360" w:lineRule="auto"/>
        <w:jc w:val="both"/>
      </w:pPr>
      <w:r>
        <w:lastRenderedPageBreak/>
        <w:t xml:space="preserve">2. </w:t>
      </w:r>
      <w:r>
        <w:tab/>
        <w:t xml:space="preserve">Take the Arduino board and the USB-B cable and connect it to the computer. </w:t>
      </w:r>
      <w:r>
        <w:tab/>
        <w:t xml:space="preserve">Immediately you should hear a sound to show that the board is responding. A green </w:t>
      </w:r>
      <w:r>
        <w:tab/>
        <w:t>light will appear to show that the board is on.</w:t>
      </w:r>
    </w:p>
    <w:p w14:paraId="47D2487B" w14:textId="2E93208C" w:rsidR="00974E1D" w:rsidRDefault="00974E1D" w:rsidP="007E0E45">
      <w:pPr>
        <w:spacing w:line="360" w:lineRule="auto"/>
        <w:jc w:val="both"/>
      </w:pPr>
      <w:r>
        <w:t>3.</w:t>
      </w:r>
      <w:r>
        <w:tab/>
        <w:t xml:space="preserve">Now </w:t>
      </w:r>
      <w:r w:rsidR="007E0E45">
        <w:t>let’s</w:t>
      </w:r>
      <w:r>
        <w:t xml:space="preserve"> make sure that our IDE is talking to the Arduino board. Click on Tools </w:t>
      </w:r>
      <w:r w:rsidR="007E0E45">
        <w:tab/>
      </w:r>
      <w:r>
        <w:t>select</w:t>
      </w:r>
      <w:r w:rsidR="00F069A0">
        <w:t xml:space="preserve"> </w:t>
      </w:r>
      <w:r w:rsidR="00F069A0">
        <w:tab/>
        <w:t xml:space="preserve">the port . You should see a port selected in my case it shows COM4 as shown </w:t>
      </w:r>
      <w:r w:rsidR="007E0E45">
        <w:tab/>
      </w:r>
      <w:r w:rsidR="00F069A0">
        <w:t>in Figure 3.11. Port names might differ.</w:t>
      </w:r>
    </w:p>
    <w:p w14:paraId="0444C43C" w14:textId="77777777" w:rsidR="00012FA9" w:rsidRDefault="00F069A0" w:rsidP="00012FA9">
      <w:pPr>
        <w:keepNext/>
        <w:jc w:val="center"/>
      </w:pPr>
      <w:r w:rsidRPr="00F069A0">
        <w:rPr>
          <w:noProof/>
        </w:rPr>
        <w:drawing>
          <wp:inline distT="0" distB="0" distL="0" distR="0" wp14:anchorId="0C44DB97" wp14:editId="312D3497">
            <wp:extent cx="2962275" cy="1846485"/>
            <wp:effectExtent l="19050" t="19050" r="0" b="1905"/>
            <wp:docPr id="52294" name="Picture 522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94" name="Picture 52294" descr="Graphical user interface, application&#10;&#10;Description automatically generated"/>
                    <pic:cNvPicPr/>
                  </pic:nvPicPr>
                  <pic:blipFill>
                    <a:blip r:embed="rId21"/>
                    <a:stretch>
                      <a:fillRect/>
                    </a:stretch>
                  </pic:blipFill>
                  <pic:spPr>
                    <a:xfrm>
                      <a:off x="0" y="0"/>
                      <a:ext cx="2964355" cy="1847781"/>
                    </a:xfrm>
                    <a:prstGeom prst="rect">
                      <a:avLst/>
                    </a:prstGeom>
                    <a:ln>
                      <a:solidFill>
                        <a:schemeClr val="tx1"/>
                      </a:solidFill>
                    </a:ln>
                  </pic:spPr>
                </pic:pic>
              </a:graphicData>
            </a:graphic>
          </wp:inline>
        </w:drawing>
      </w:r>
    </w:p>
    <w:p w14:paraId="172C6181" w14:textId="5BA25DAA" w:rsidR="00F069A0" w:rsidRPr="00012FA9" w:rsidRDefault="00012FA9" w:rsidP="00012FA9">
      <w:pPr>
        <w:pStyle w:val="Caption"/>
        <w:jc w:val="center"/>
        <w:rPr>
          <w:i w:val="0"/>
          <w:iCs w:val="0"/>
          <w:color w:val="auto"/>
          <w:sz w:val="24"/>
          <w:szCs w:val="24"/>
        </w:rPr>
      </w:pPr>
      <w:r w:rsidRPr="00012FA9">
        <w:rPr>
          <w:i w:val="0"/>
          <w:iCs w:val="0"/>
          <w:color w:val="auto"/>
          <w:sz w:val="24"/>
          <w:szCs w:val="24"/>
        </w:rPr>
        <w:t xml:space="preserve">Figure 3. </w:t>
      </w:r>
      <w:r w:rsidRPr="00012FA9">
        <w:rPr>
          <w:i w:val="0"/>
          <w:iCs w:val="0"/>
          <w:color w:val="auto"/>
          <w:sz w:val="24"/>
          <w:szCs w:val="24"/>
        </w:rPr>
        <w:fldChar w:fldCharType="begin"/>
      </w:r>
      <w:r w:rsidRPr="00012FA9">
        <w:rPr>
          <w:i w:val="0"/>
          <w:iCs w:val="0"/>
          <w:color w:val="auto"/>
          <w:sz w:val="24"/>
          <w:szCs w:val="24"/>
        </w:rPr>
        <w:instrText xml:space="preserve"> SEQ Figure_3. \* ARABIC </w:instrText>
      </w:r>
      <w:r w:rsidRPr="00012FA9">
        <w:rPr>
          <w:i w:val="0"/>
          <w:iCs w:val="0"/>
          <w:color w:val="auto"/>
          <w:sz w:val="24"/>
          <w:szCs w:val="24"/>
        </w:rPr>
        <w:fldChar w:fldCharType="separate"/>
      </w:r>
      <w:r w:rsidR="00AF1BF5">
        <w:rPr>
          <w:i w:val="0"/>
          <w:iCs w:val="0"/>
          <w:noProof/>
          <w:color w:val="auto"/>
          <w:sz w:val="24"/>
          <w:szCs w:val="24"/>
        </w:rPr>
        <w:t>11</w:t>
      </w:r>
      <w:r w:rsidRPr="00012FA9">
        <w:rPr>
          <w:i w:val="0"/>
          <w:iCs w:val="0"/>
          <w:color w:val="auto"/>
          <w:sz w:val="24"/>
          <w:szCs w:val="24"/>
        </w:rPr>
        <w:fldChar w:fldCharType="end"/>
      </w:r>
      <w:r w:rsidRPr="00012FA9">
        <w:rPr>
          <w:i w:val="0"/>
          <w:iCs w:val="0"/>
          <w:color w:val="auto"/>
          <w:sz w:val="24"/>
          <w:szCs w:val="24"/>
        </w:rPr>
        <w:t>: :Port selection</w:t>
      </w:r>
    </w:p>
    <w:p w14:paraId="31D24EB2" w14:textId="0DBA3236" w:rsidR="00F069A0" w:rsidRDefault="009D62BA" w:rsidP="009D62BA">
      <w:pPr>
        <w:pStyle w:val="ListParagraph"/>
        <w:numPr>
          <w:ilvl w:val="0"/>
          <w:numId w:val="19"/>
        </w:numPr>
        <w:spacing w:after="0" w:line="360" w:lineRule="auto"/>
        <w:jc w:val="both"/>
      </w:pPr>
      <w:r>
        <w:t>Select</w:t>
      </w:r>
      <w:r w:rsidR="00F069A0">
        <w:t xml:space="preserve"> Tools</w:t>
      </w:r>
      <w:r>
        <w:t xml:space="preserve"> from the menubar</w:t>
      </w:r>
      <w:r w:rsidR="00F069A0">
        <w:t xml:space="preserve"> and select board</w:t>
      </w:r>
      <w:r>
        <w:t>. Under board choose</w:t>
      </w:r>
      <w:r w:rsidR="00F069A0">
        <w:t xml:space="preserve"> Arduino AVR boards and select the specific board which you are using. In our case we select Arduino Uno. Immediately the board name and port will reflect as in Figure</w:t>
      </w:r>
      <w:r w:rsidR="00644238">
        <w:t xml:space="preserve"> 3.1</w:t>
      </w:r>
      <w:r w:rsidR="000C7FA1">
        <w:t>2</w:t>
      </w:r>
      <w:r w:rsidR="00644238">
        <w:t>.</w:t>
      </w:r>
    </w:p>
    <w:p w14:paraId="28A40571" w14:textId="77777777" w:rsidR="00012FA9" w:rsidRDefault="00F069A0" w:rsidP="00012FA9">
      <w:pPr>
        <w:pStyle w:val="ListParagraph"/>
        <w:keepNext/>
        <w:jc w:val="center"/>
      </w:pPr>
      <w:r w:rsidRPr="00F069A0">
        <w:rPr>
          <w:noProof/>
        </w:rPr>
        <w:drawing>
          <wp:inline distT="0" distB="0" distL="0" distR="0" wp14:anchorId="6243F9F9" wp14:editId="4CAF717F">
            <wp:extent cx="4228827" cy="2519680"/>
            <wp:effectExtent l="19050" t="19050" r="635" b="0"/>
            <wp:docPr id="52297" name="Picture 5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5506" cy="2523659"/>
                    </a:xfrm>
                    <a:prstGeom prst="rect">
                      <a:avLst/>
                    </a:prstGeom>
                    <a:ln>
                      <a:solidFill>
                        <a:schemeClr val="tx1"/>
                      </a:solidFill>
                    </a:ln>
                  </pic:spPr>
                </pic:pic>
              </a:graphicData>
            </a:graphic>
          </wp:inline>
        </w:drawing>
      </w:r>
    </w:p>
    <w:p w14:paraId="0560D045" w14:textId="05E499B6" w:rsidR="00F069A0" w:rsidRPr="00012FA9" w:rsidRDefault="00012FA9" w:rsidP="00012FA9">
      <w:pPr>
        <w:pStyle w:val="Caption"/>
        <w:jc w:val="center"/>
        <w:rPr>
          <w:i w:val="0"/>
          <w:iCs w:val="0"/>
          <w:color w:val="auto"/>
          <w:sz w:val="24"/>
          <w:szCs w:val="24"/>
        </w:rPr>
      </w:pPr>
      <w:r w:rsidRPr="00012FA9">
        <w:rPr>
          <w:i w:val="0"/>
          <w:iCs w:val="0"/>
          <w:color w:val="auto"/>
          <w:sz w:val="24"/>
          <w:szCs w:val="24"/>
        </w:rPr>
        <w:t xml:space="preserve">Figure 3. </w:t>
      </w:r>
      <w:r w:rsidRPr="00012FA9">
        <w:rPr>
          <w:i w:val="0"/>
          <w:iCs w:val="0"/>
          <w:color w:val="auto"/>
          <w:sz w:val="24"/>
          <w:szCs w:val="24"/>
        </w:rPr>
        <w:fldChar w:fldCharType="begin"/>
      </w:r>
      <w:r w:rsidRPr="00012FA9">
        <w:rPr>
          <w:i w:val="0"/>
          <w:iCs w:val="0"/>
          <w:color w:val="auto"/>
          <w:sz w:val="24"/>
          <w:szCs w:val="24"/>
        </w:rPr>
        <w:instrText xml:space="preserve"> SEQ Figure_3. \* ARABIC </w:instrText>
      </w:r>
      <w:r w:rsidRPr="00012FA9">
        <w:rPr>
          <w:i w:val="0"/>
          <w:iCs w:val="0"/>
          <w:color w:val="auto"/>
          <w:sz w:val="24"/>
          <w:szCs w:val="24"/>
        </w:rPr>
        <w:fldChar w:fldCharType="separate"/>
      </w:r>
      <w:r w:rsidR="00AF1BF5">
        <w:rPr>
          <w:i w:val="0"/>
          <w:iCs w:val="0"/>
          <w:noProof/>
          <w:color w:val="auto"/>
          <w:sz w:val="24"/>
          <w:szCs w:val="24"/>
        </w:rPr>
        <w:t>12</w:t>
      </w:r>
      <w:r w:rsidRPr="00012FA9">
        <w:rPr>
          <w:i w:val="0"/>
          <w:iCs w:val="0"/>
          <w:color w:val="auto"/>
          <w:sz w:val="24"/>
          <w:szCs w:val="24"/>
        </w:rPr>
        <w:fldChar w:fldCharType="end"/>
      </w:r>
      <w:r w:rsidRPr="00012FA9">
        <w:rPr>
          <w:i w:val="0"/>
          <w:iCs w:val="0"/>
          <w:color w:val="auto"/>
          <w:sz w:val="24"/>
          <w:szCs w:val="24"/>
        </w:rPr>
        <w:t>: Board type and port name</w:t>
      </w:r>
    </w:p>
    <w:p w14:paraId="614B07F7" w14:textId="534857C7" w:rsidR="009D62BA" w:rsidRPr="009D62BA" w:rsidRDefault="009D62BA" w:rsidP="009D62BA">
      <w:pPr>
        <w:pStyle w:val="ListParagraph"/>
        <w:numPr>
          <w:ilvl w:val="0"/>
          <w:numId w:val="19"/>
        </w:numPr>
        <w:spacing w:before="100" w:beforeAutospacing="1" w:after="100" w:afterAutospacing="1" w:line="360" w:lineRule="auto"/>
        <w:rPr>
          <w:rFonts w:eastAsia="Times New Roman" w:cs="Times New Roman"/>
          <w:kern w:val="0"/>
          <w:szCs w:val="24"/>
          <w:lang w:val="en-ZA" w:eastAsia="en-ZA"/>
        </w:rPr>
      </w:pPr>
      <w:r w:rsidRPr="009D62BA">
        <w:rPr>
          <w:rFonts w:eastAsia="Times New Roman" w:cs="Times New Roman"/>
          <w:kern w:val="0"/>
          <w:szCs w:val="24"/>
          <w:lang w:val="en-ZA" w:eastAsia="en-ZA"/>
        </w:rPr>
        <w:t>Setup the pin that will be used for this program inside the void setup() function using pinMode. We mentioned that we are going to use pin 13, which is hooked up to the onboard LED. The code will look like this: </w:t>
      </w:r>
    </w:p>
    <w:p w14:paraId="3A9DDE9A" w14:textId="77777777" w:rsidR="00D71C17" w:rsidRPr="005747C1" w:rsidRDefault="00D71C17" w:rsidP="001B0F0E">
      <w:pPr>
        <w:shd w:val="clear" w:color="auto" w:fill="000000" w:themeFill="text1"/>
        <w:spacing w:after="0" w:line="285" w:lineRule="atLeast"/>
        <w:ind w:left="851"/>
        <w:rPr>
          <w:rFonts w:ascii="Courier New" w:eastAsia="Times New Roman" w:hAnsi="Courier New" w:cs="Courier New"/>
          <w:kern w:val="0"/>
          <w:sz w:val="21"/>
          <w:szCs w:val="21"/>
          <w:lang w:val="en-ZA" w:eastAsia="en-ZA"/>
        </w:rPr>
      </w:pPr>
      <w:r w:rsidRPr="001B0F0E">
        <w:rPr>
          <w:rFonts w:ascii="Courier New" w:eastAsia="Times New Roman" w:hAnsi="Courier New" w:cs="Courier New"/>
          <w:color w:val="00979D"/>
          <w:kern w:val="0"/>
          <w:sz w:val="21"/>
          <w:szCs w:val="21"/>
          <w:lang w:val="en-ZA" w:eastAsia="en-ZA"/>
        </w:rPr>
        <w:lastRenderedPageBreak/>
        <w:t xml:space="preserve">void </w:t>
      </w:r>
      <w:r w:rsidRPr="001B0F0E">
        <w:rPr>
          <w:rFonts w:ascii="Courier New" w:eastAsia="Times New Roman" w:hAnsi="Courier New" w:cs="Courier New"/>
          <w:color w:val="D35400"/>
          <w:kern w:val="0"/>
          <w:sz w:val="21"/>
          <w:szCs w:val="21"/>
          <w:lang w:val="en-ZA" w:eastAsia="en-ZA"/>
        </w:rPr>
        <w:t>setup</w:t>
      </w:r>
      <w:r w:rsidRPr="005747C1">
        <w:rPr>
          <w:rFonts w:ascii="Courier New" w:eastAsia="Times New Roman" w:hAnsi="Courier New" w:cs="Courier New"/>
          <w:kern w:val="0"/>
          <w:sz w:val="21"/>
          <w:szCs w:val="21"/>
          <w:lang w:val="en-ZA" w:eastAsia="en-ZA"/>
        </w:rPr>
        <w:t>() {</w:t>
      </w:r>
    </w:p>
    <w:p w14:paraId="55719342" w14:textId="77777777" w:rsidR="00D71C17" w:rsidRPr="005747C1" w:rsidRDefault="00D71C17" w:rsidP="001B0F0E">
      <w:pPr>
        <w:shd w:val="clear" w:color="auto" w:fill="000000" w:themeFill="text1"/>
        <w:spacing w:after="0" w:line="285" w:lineRule="atLeast"/>
        <w:ind w:left="851"/>
        <w:rPr>
          <w:rFonts w:ascii="Courier New" w:eastAsia="Times New Roman" w:hAnsi="Courier New" w:cs="Courier New"/>
          <w:kern w:val="0"/>
          <w:sz w:val="21"/>
          <w:szCs w:val="21"/>
          <w:lang w:val="en-ZA" w:eastAsia="en-ZA"/>
        </w:rPr>
      </w:pPr>
      <w:r w:rsidRPr="005747C1">
        <w:rPr>
          <w:rFonts w:ascii="Courier New" w:eastAsia="Times New Roman" w:hAnsi="Courier New" w:cs="Courier New"/>
          <w:kern w:val="0"/>
          <w:sz w:val="21"/>
          <w:szCs w:val="21"/>
          <w:lang w:val="en-ZA" w:eastAsia="en-ZA"/>
        </w:rPr>
        <w:t>  // put your setup code here, to run once:</w:t>
      </w:r>
    </w:p>
    <w:p w14:paraId="012B389A" w14:textId="77777777" w:rsidR="00D71C17" w:rsidRPr="005747C1" w:rsidRDefault="00D71C17" w:rsidP="001B0F0E">
      <w:pPr>
        <w:shd w:val="clear" w:color="auto" w:fill="000000" w:themeFill="text1"/>
        <w:spacing w:after="0" w:line="285" w:lineRule="atLeast"/>
        <w:ind w:left="851"/>
        <w:rPr>
          <w:rFonts w:ascii="Courier New" w:eastAsia="Times New Roman" w:hAnsi="Courier New" w:cs="Courier New"/>
          <w:kern w:val="0"/>
          <w:sz w:val="21"/>
          <w:szCs w:val="21"/>
          <w:lang w:val="en-ZA" w:eastAsia="en-ZA"/>
        </w:rPr>
      </w:pPr>
      <w:r w:rsidRPr="005747C1">
        <w:rPr>
          <w:rFonts w:ascii="Courier New" w:eastAsia="Times New Roman" w:hAnsi="Courier New" w:cs="Courier New"/>
          <w:kern w:val="0"/>
          <w:sz w:val="21"/>
          <w:szCs w:val="21"/>
          <w:lang w:val="en-ZA" w:eastAsia="en-ZA"/>
        </w:rPr>
        <w:t> </w:t>
      </w:r>
      <w:r w:rsidRPr="001B0F0E">
        <w:rPr>
          <w:rFonts w:ascii="Courier New" w:eastAsia="Times New Roman" w:hAnsi="Courier New" w:cs="Courier New"/>
          <w:color w:val="D35400"/>
          <w:kern w:val="0"/>
          <w:sz w:val="21"/>
          <w:szCs w:val="21"/>
          <w:lang w:val="en-ZA" w:eastAsia="en-ZA"/>
        </w:rPr>
        <w:t xml:space="preserve"> pinMode</w:t>
      </w:r>
      <w:r w:rsidRPr="005747C1">
        <w:rPr>
          <w:rFonts w:ascii="Courier New" w:eastAsia="Times New Roman" w:hAnsi="Courier New" w:cs="Courier New"/>
          <w:kern w:val="0"/>
          <w:sz w:val="21"/>
          <w:szCs w:val="21"/>
          <w:lang w:val="en-ZA" w:eastAsia="en-ZA"/>
        </w:rPr>
        <w:t>(13, OUTPUT);</w:t>
      </w:r>
    </w:p>
    <w:p w14:paraId="606EF51B" w14:textId="77777777" w:rsidR="00D71C17" w:rsidRPr="005747C1" w:rsidRDefault="00D71C17" w:rsidP="001B0F0E">
      <w:pPr>
        <w:shd w:val="clear" w:color="auto" w:fill="000000" w:themeFill="text1"/>
        <w:spacing w:after="0" w:line="285" w:lineRule="atLeast"/>
        <w:ind w:left="851"/>
        <w:rPr>
          <w:rFonts w:ascii="Courier New" w:eastAsia="Times New Roman" w:hAnsi="Courier New" w:cs="Courier New"/>
          <w:kern w:val="0"/>
          <w:sz w:val="21"/>
          <w:szCs w:val="21"/>
          <w:lang w:val="en-ZA" w:eastAsia="en-ZA"/>
        </w:rPr>
      </w:pPr>
      <w:r w:rsidRPr="005747C1">
        <w:rPr>
          <w:rFonts w:ascii="Courier New" w:eastAsia="Times New Roman" w:hAnsi="Courier New" w:cs="Courier New"/>
          <w:kern w:val="0"/>
          <w:sz w:val="21"/>
          <w:szCs w:val="21"/>
          <w:lang w:val="en-ZA" w:eastAsia="en-ZA"/>
        </w:rPr>
        <w:t>}</w:t>
      </w:r>
    </w:p>
    <w:p w14:paraId="228C36CD" w14:textId="77777777" w:rsidR="009D62BA" w:rsidRDefault="009D62BA" w:rsidP="009D62BA">
      <w:pPr>
        <w:pStyle w:val="ListParagraph"/>
      </w:pPr>
    </w:p>
    <w:p w14:paraId="6634DBB3" w14:textId="1249569B" w:rsidR="00B942DD" w:rsidRDefault="00B942DD" w:rsidP="009D62BA">
      <w:pPr>
        <w:pStyle w:val="ListParagraph"/>
        <w:numPr>
          <w:ilvl w:val="0"/>
          <w:numId w:val="19"/>
        </w:numPr>
        <w:spacing w:line="360" w:lineRule="auto"/>
      </w:pPr>
      <w:r>
        <w:t xml:space="preserve">Now </w:t>
      </w:r>
      <w:r w:rsidR="00D71C17">
        <w:t xml:space="preserve">let us </w:t>
      </w:r>
      <w:r>
        <w:t>go to the void loop() function and turn on the LED by setting it to HIGH.</w:t>
      </w:r>
    </w:p>
    <w:p w14:paraId="5F44497A" w14:textId="64A40926" w:rsidR="00D71C17" w:rsidRDefault="00D71C17" w:rsidP="009D62BA">
      <w:pPr>
        <w:pStyle w:val="ListParagraph"/>
        <w:spacing w:line="360" w:lineRule="auto"/>
      </w:pPr>
      <w:r>
        <w:t>The code looks as follows:</w:t>
      </w:r>
    </w:p>
    <w:p w14:paraId="6B9C6B07" w14:textId="77777777" w:rsidR="00D71C17" w:rsidRPr="005747C1" w:rsidRDefault="00D71C17" w:rsidP="001B0F0E">
      <w:pPr>
        <w:shd w:val="clear" w:color="auto" w:fill="000000" w:themeFill="text1"/>
        <w:spacing w:after="0" w:line="285" w:lineRule="atLeast"/>
        <w:ind w:left="851"/>
        <w:rPr>
          <w:rFonts w:ascii="Courier New" w:eastAsia="Times New Roman" w:hAnsi="Courier New" w:cs="Courier New"/>
          <w:kern w:val="0"/>
          <w:sz w:val="21"/>
          <w:szCs w:val="21"/>
          <w:lang w:val="en-ZA" w:eastAsia="en-ZA"/>
        </w:rPr>
      </w:pPr>
      <w:r w:rsidRPr="001B0F0E">
        <w:rPr>
          <w:rFonts w:ascii="Courier New" w:eastAsia="Times New Roman" w:hAnsi="Courier New" w:cs="Courier New"/>
          <w:color w:val="00979D"/>
          <w:kern w:val="0"/>
          <w:sz w:val="21"/>
          <w:szCs w:val="21"/>
          <w:lang w:val="en-ZA" w:eastAsia="en-ZA"/>
        </w:rPr>
        <w:t>void</w:t>
      </w:r>
      <w:r w:rsidRPr="005747C1">
        <w:rPr>
          <w:rFonts w:ascii="Courier New" w:eastAsia="Times New Roman" w:hAnsi="Courier New" w:cs="Courier New"/>
          <w:kern w:val="0"/>
          <w:sz w:val="21"/>
          <w:szCs w:val="21"/>
          <w:lang w:val="en-ZA" w:eastAsia="en-ZA"/>
        </w:rPr>
        <w:t xml:space="preserve"> </w:t>
      </w:r>
      <w:r w:rsidRPr="001B0F0E">
        <w:rPr>
          <w:rFonts w:ascii="Courier New" w:eastAsia="Times New Roman" w:hAnsi="Courier New" w:cs="Courier New"/>
          <w:color w:val="D35400"/>
          <w:kern w:val="0"/>
          <w:sz w:val="21"/>
          <w:szCs w:val="21"/>
          <w:lang w:val="en-ZA" w:eastAsia="en-ZA"/>
        </w:rPr>
        <w:t>loop</w:t>
      </w:r>
      <w:r w:rsidRPr="005747C1">
        <w:rPr>
          <w:rFonts w:ascii="Courier New" w:eastAsia="Times New Roman" w:hAnsi="Courier New" w:cs="Courier New"/>
          <w:kern w:val="0"/>
          <w:sz w:val="21"/>
          <w:szCs w:val="21"/>
          <w:lang w:val="en-ZA" w:eastAsia="en-ZA"/>
        </w:rPr>
        <w:t>() {</w:t>
      </w:r>
    </w:p>
    <w:p w14:paraId="6AC2E73F" w14:textId="77777777" w:rsidR="00D71C17" w:rsidRPr="005747C1" w:rsidRDefault="00D71C17" w:rsidP="001B0F0E">
      <w:pPr>
        <w:shd w:val="clear" w:color="auto" w:fill="000000" w:themeFill="text1"/>
        <w:spacing w:after="0" w:line="285" w:lineRule="atLeast"/>
        <w:ind w:left="851"/>
        <w:rPr>
          <w:rFonts w:ascii="Courier New" w:eastAsia="Times New Roman" w:hAnsi="Courier New" w:cs="Courier New"/>
          <w:kern w:val="0"/>
          <w:sz w:val="21"/>
          <w:szCs w:val="21"/>
          <w:lang w:val="en-ZA" w:eastAsia="en-ZA"/>
        </w:rPr>
      </w:pPr>
      <w:r w:rsidRPr="005747C1">
        <w:rPr>
          <w:rFonts w:ascii="Courier New" w:eastAsia="Times New Roman" w:hAnsi="Courier New" w:cs="Courier New"/>
          <w:kern w:val="0"/>
          <w:sz w:val="21"/>
          <w:szCs w:val="21"/>
          <w:lang w:val="en-ZA" w:eastAsia="en-ZA"/>
        </w:rPr>
        <w:t>  // put your main code here, to run repeatedly:</w:t>
      </w:r>
    </w:p>
    <w:p w14:paraId="522E57E4" w14:textId="27A6C56A" w:rsidR="00D71C17" w:rsidRPr="005747C1" w:rsidRDefault="00D71C17" w:rsidP="001B0F0E">
      <w:pPr>
        <w:shd w:val="clear" w:color="auto" w:fill="000000" w:themeFill="text1"/>
        <w:spacing w:after="0" w:line="285" w:lineRule="atLeast"/>
        <w:ind w:left="851"/>
        <w:rPr>
          <w:rFonts w:ascii="Courier New" w:eastAsia="Times New Roman" w:hAnsi="Courier New" w:cs="Courier New"/>
          <w:kern w:val="0"/>
          <w:sz w:val="21"/>
          <w:szCs w:val="21"/>
          <w:lang w:val="en-ZA" w:eastAsia="en-ZA"/>
        </w:rPr>
      </w:pPr>
      <w:r w:rsidRPr="005747C1">
        <w:rPr>
          <w:rFonts w:ascii="Courier New" w:eastAsia="Times New Roman" w:hAnsi="Courier New" w:cs="Courier New"/>
          <w:kern w:val="0"/>
          <w:sz w:val="21"/>
          <w:szCs w:val="21"/>
          <w:lang w:val="en-ZA" w:eastAsia="en-ZA"/>
        </w:rPr>
        <w:t>digitalWrite(13, HIGH</w:t>
      </w:r>
      <w:r w:rsidR="001B0F0E">
        <w:rPr>
          <w:rFonts w:ascii="Courier New" w:eastAsia="Times New Roman" w:hAnsi="Courier New" w:cs="Courier New"/>
          <w:kern w:val="0"/>
          <w:sz w:val="21"/>
          <w:szCs w:val="21"/>
          <w:lang w:val="en-ZA" w:eastAsia="en-ZA"/>
        </w:rPr>
        <w:t>)</w:t>
      </w:r>
      <w:r w:rsidRPr="005747C1">
        <w:rPr>
          <w:rFonts w:ascii="Courier New" w:eastAsia="Times New Roman" w:hAnsi="Courier New" w:cs="Courier New"/>
          <w:kern w:val="0"/>
          <w:sz w:val="21"/>
          <w:szCs w:val="21"/>
          <w:lang w:val="en-ZA" w:eastAsia="en-ZA"/>
        </w:rPr>
        <w:t>;</w:t>
      </w:r>
    </w:p>
    <w:p w14:paraId="4387FF03" w14:textId="5AA698C7" w:rsidR="00D71C17" w:rsidRPr="005747C1" w:rsidRDefault="00D71C17" w:rsidP="001B0F0E">
      <w:pPr>
        <w:shd w:val="clear" w:color="auto" w:fill="000000" w:themeFill="text1"/>
        <w:spacing w:after="0" w:line="285" w:lineRule="atLeast"/>
        <w:ind w:left="851"/>
        <w:rPr>
          <w:rFonts w:ascii="Courier New" w:eastAsia="Times New Roman" w:hAnsi="Courier New" w:cs="Courier New"/>
          <w:kern w:val="0"/>
          <w:sz w:val="21"/>
          <w:szCs w:val="21"/>
          <w:lang w:val="en-ZA" w:eastAsia="en-ZA"/>
        </w:rPr>
      </w:pPr>
      <w:r w:rsidRPr="005747C1">
        <w:rPr>
          <w:rFonts w:ascii="Courier New" w:eastAsia="Times New Roman" w:hAnsi="Courier New" w:cs="Courier New"/>
          <w:kern w:val="0"/>
          <w:sz w:val="21"/>
          <w:szCs w:val="21"/>
          <w:lang w:val="en-ZA" w:eastAsia="en-ZA"/>
        </w:rPr>
        <w:t>}</w:t>
      </w:r>
    </w:p>
    <w:p w14:paraId="608F752E" w14:textId="77777777" w:rsidR="009D62BA" w:rsidRDefault="009D62BA" w:rsidP="009D62BA">
      <w:pPr>
        <w:pStyle w:val="ListParagraph"/>
      </w:pPr>
    </w:p>
    <w:p w14:paraId="5F402F5F" w14:textId="24014A63" w:rsidR="00434531" w:rsidRDefault="00D71C17" w:rsidP="009D62BA">
      <w:pPr>
        <w:pStyle w:val="ListParagraph"/>
        <w:numPr>
          <w:ilvl w:val="0"/>
          <w:numId w:val="19"/>
        </w:numPr>
        <w:spacing w:after="0" w:line="360" w:lineRule="auto"/>
      </w:pPr>
      <w:r w:rsidRPr="00D71C17">
        <w:t>Now our code is still in our IDE We need to send it to the Arduino board.</w:t>
      </w:r>
      <w:r>
        <w:t xml:space="preserve"> </w:t>
      </w:r>
      <w:r w:rsidR="00434531">
        <w:t>The full code looks as follows:</w:t>
      </w:r>
    </w:p>
    <w:p w14:paraId="13B6CD85" w14:textId="77777777" w:rsidR="00434531" w:rsidRPr="00434531" w:rsidRDefault="00434531" w:rsidP="00023CB2">
      <w:pPr>
        <w:shd w:val="clear" w:color="auto" w:fill="000000" w:themeFill="text1"/>
        <w:spacing w:after="0" w:line="240" w:lineRule="auto"/>
        <w:ind w:left="851"/>
        <w:rPr>
          <w:rFonts w:ascii="Courier New" w:eastAsia="Times New Roman" w:hAnsi="Courier New" w:cs="Courier New"/>
          <w:color w:val="4E5B61"/>
          <w:kern w:val="0"/>
          <w:sz w:val="21"/>
          <w:szCs w:val="21"/>
          <w:lang w:val="en-ZA" w:eastAsia="en-ZA"/>
        </w:rPr>
      </w:pPr>
      <w:r w:rsidRPr="00434531">
        <w:rPr>
          <w:rFonts w:ascii="Courier New" w:eastAsia="Times New Roman" w:hAnsi="Courier New" w:cs="Courier New"/>
          <w:color w:val="00979D"/>
          <w:kern w:val="0"/>
          <w:sz w:val="21"/>
          <w:szCs w:val="21"/>
          <w:lang w:val="en-ZA" w:eastAsia="en-ZA"/>
        </w:rPr>
        <w:t>void</w:t>
      </w:r>
      <w:r w:rsidRPr="00434531">
        <w:rPr>
          <w:rFonts w:ascii="Courier New" w:eastAsia="Times New Roman" w:hAnsi="Courier New" w:cs="Courier New"/>
          <w:color w:val="4E5B61"/>
          <w:kern w:val="0"/>
          <w:sz w:val="21"/>
          <w:szCs w:val="21"/>
          <w:lang w:val="en-ZA" w:eastAsia="en-ZA"/>
        </w:rPr>
        <w:t xml:space="preserve"> </w:t>
      </w:r>
      <w:r w:rsidRPr="00434531">
        <w:rPr>
          <w:rFonts w:ascii="Courier New" w:eastAsia="Times New Roman" w:hAnsi="Courier New" w:cs="Courier New"/>
          <w:color w:val="D35400"/>
          <w:kern w:val="0"/>
          <w:sz w:val="21"/>
          <w:szCs w:val="21"/>
          <w:lang w:val="en-ZA" w:eastAsia="en-ZA"/>
        </w:rPr>
        <w:t>setup</w:t>
      </w:r>
      <w:r w:rsidRPr="00434531">
        <w:rPr>
          <w:rFonts w:ascii="Courier New" w:eastAsia="Times New Roman" w:hAnsi="Courier New" w:cs="Courier New"/>
          <w:color w:val="434F54"/>
          <w:kern w:val="0"/>
          <w:sz w:val="21"/>
          <w:szCs w:val="21"/>
          <w:lang w:val="en-ZA" w:eastAsia="en-ZA"/>
        </w:rPr>
        <w:t>()</w:t>
      </w:r>
      <w:r w:rsidRPr="00434531">
        <w:rPr>
          <w:rFonts w:ascii="Courier New" w:eastAsia="Times New Roman" w:hAnsi="Courier New" w:cs="Courier New"/>
          <w:color w:val="4E5B61"/>
          <w:kern w:val="0"/>
          <w:sz w:val="21"/>
          <w:szCs w:val="21"/>
          <w:lang w:val="en-ZA" w:eastAsia="en-ZA"/>
        </w:rPr>
        <w:t xml:space="preserve"> </w:t>
      </w:r>
      <w:r w:rsidRPr="00434531">
        <w:rPr>
          <w:rFonts w:ascii="Courier New" w:eastAsia="Times New Roman" w:hAnsi="Courier New" w:cs="Courier New"/>
          <w:color w:val="434F54"/>
          <w:kern w:val="0"/>
          <w:sz w:val="21"/>
          <w:szCs w:val="21"/>
          <w:lang w:val="en-ZA" w:eastAsia="en-ZA"/>
        </w:rPr>
        <w:t>{</w:t>
      </w:r>
    </w:p>
    <w:p w14:paraId="66F727FA" w14:textId="77777777" w:rsidR="00434531" w:rsidRPr="00434531" w:rsidRDefault="00434531" w:rsidP="00023CB2">
      <w:pPr>
        <w:shd w:val="clear" w:color="auto" w:fill="000000" w:themeFill="text1"/>
        <w:spacing w:after="0" w:line="240" w:lineRule="auto"/>
        <w:ind w:left="851"/>
        <w:rPr>
          <w:rFonts w:ascii="Courier New" w:eastAsia="Times New Roman" w:hAnsi="Courier New" w:cs="Courier New"/>
          <w:color w:val="4E5B61"/>
          <w:kern w:val="0"/>
          <w:sz w:val="21"/>
          <w:szCs w:val="21"/>
          <w:lang w:val="en-ZA" w:eastAsia="en-ZA"/>
        </w:rPr>
      </w:pPr>
      <w:r w:rsidRPr="00434531">
        <w:rPr>
          <w:rFonts w:ascii="Courier New" w:eastAsia="Times New Roman" w:hAnsi="Courier New" w:cs="Courier New"/>
          <w:color w:val="95A5A6"/>
          <w:kern w:val="0"/>
          <w:sz w:val="21"/>
          <w:szCs w:val="21"/>
          <w:lang w:val="en-ZA" w:eastAsia="en-ZA"/>
        </w:rPr>
        <w:t>  // put your setup code here, to run once:</w:t>
      </w:r>
    </w:p>
    <w:p w14:paraId="32C598A8" w14:textId="77777777" w:rsidR="00434531" w:rsidRPr="00434531" w:rsidRDefault="00434531" w:rsidP="00023CB2">
      <w:pPr>
        <w:shd w:val="clear" w:color="auto" w:fill="000000" w:themeFill="text1"/>
        <w:spacing w:after="0" w:line="240" w:lineRule="auto"/>
        <w:ind w:left="851"/>
        <w:rPr>
          <w:rFonts w:ascii="Courier New" w:eastAsia="Times New Roman" w:hAnsi="Courier New" w:cs="Courier New"/>
          <w:color w:val="4E5B61"/>
          <w:kern w:val="0"/>
          <w:sz w:val="21"/>
          <w:szCs w:val="21"/>
          <w:lang w:val="en-ZA" w:eastAsia="en-ZA"/>
        </w:rPr>
      </w:pPr>
      <w:r w:rsidRPr="00434531">
        <w:rPr>
          <w:rFonts w:ascii="Courier New" w:eastAsia="Times New Roman" w:hAnsi="Courier New" w:cs="Courier New"/>
          <w:color w:val="4E5B61"/>
          <w:kern w:val="0"/>
          <w:sz w:val="21"/>
          <w:szCs w:val="21"/>
          <w:lang w:val="en-ZA" w:eastAsia="en-ZA"/>
        </w:rPr>
        <w:t xml:space="preserve">  </w:t>
      </w:r>
      <w:r w:rsidRPr="00434531">
        <w:rPr>
          <w:rFonts w:ascii="Courier New" w:eastAsia="Times New Roman" w:hAnsi="Courier New" w:cs="Courier New"/>
          <w:color w:val="D35400"/>
          <w:kern w:val="0"/>
          <w:sz w:val="21"/>
          <w:szCs w:val="21"/>
          <w:lang w:val="en-ZA" w:eastAsia="en-ZA"/>
        </w:rPr>
        <w:t>pinMode</w:t>
      </w:r>
      <w:r w:rsidRPr="00434531">
        <w:rPr>
          <w:rFonts w:ascii="Courier New" w:eastAsia="Times New Roman" w:hAnsi="Courier New" w:cs="Courier New"/>
          <w:color w:val="434F54"/>
          <w:kern w:val="0"/>
          <w:sz w:val="21"/>
          <w:szCs w:val="21"/>
          <w:lang w:val="en-ZA" w:eastAsia="en-ZA"/>
        </w:rPr>
        <w:t>(</w:t>
      </w:r>
      <w:r w:rsidRPr="00434531">
        <w:rPr>
          <w:rFonts w:ascii="Courier New" w:eastAsia="Times New Roman" w:hAnsi="Courier New" w:cs="Courier New"/>
          <w:color w:val="005C5F"/>
          <w:kern w:val="0"/>
          <w:sz w:val="21"/>
          <w:szCs w:val="21"/>
          <w:lang w:val="en-ZA" w:eastAsia="en-ZA"/>
        </w:rPr>
        <w:t>13</w:t>
      </w:r>
      <w:r w:rsidRPr="00434531">
        <w:rPr>
          <w:rFonts w:ascii="Courier New" w:eastAsia="Times New Roman" w:hAnsi="Courier New" w:cs="Courier New"/>
          <w:color w:val="4E5B61"/>
          <w:kern w:val="0"/>
          <w:sz w:val="21"/>
          <w:szCs w:val="21"/>
          <w:lang w:val="en-ZA" w:eastAsia="en-ZA"/>
        </w:rPr>
        <w:t>, OUTPUT</w:t>
      </w:r>
      <w:r w:rsidRPr="00434531">
        <w:rPr>
          <w:rFonts w:ascii="Courier New" w:eastAsia="Times New Roman" w:hAnsi="Courier New" w:cs="Courier New"/>
          <w:color w:val="434F54"/>
          <w:kern w:val="0"/>
          <w:sz w:val="21"/>
          <w:szCs w:val="21"/>
          <w:lang w:val="en-ZA" w:eastAsia="en-ZA"/>
        </w:rPr>
        <w:t>)</w:t>
      </w:r>
      <w:r w:rsidRPr="00434531">
        <w:rPr>
          <w:rFonts w:ascii="Courier New" w:eastAsia="Times New Roman" w:hAnsi="Courier New" w:cs="Courier New"/>
          <w:color w:val="4E5B61"/>
          <w:kern w:val="0"/>
          <w:sz w:val="21"/>
          <w:szCs w:val="21"/>
          <w:lang w:val="en-ZA" w:eastAsia="en-ZA"/>
        </w:rPr>
        <w:t>;</w:t>
      </w:r>
    </w:p>
    <w:p w14:paraId="43B77D41" w14:textId="77777777" w:rsidR="00434531" w:rsidRPr="00434531" w:rsidRDefault="00434531" w:rsidP="00023CB2">
      <w:pPr>
        <w:shd w:val="clear" w:color="auto" w:fill="000000" w:themeFill="text1"/>
        <w:spacing w:after="0" w:line="240" w:lineRule="auto"/>
        <w:ind w:left="851"/>
        <w:rPr>
          <w:rFonts w:ascii="Courier New" w:eastAsia="Times New Roman" w:hAnsi="Courier New" w:cs="Courier New"/>
          <w:color w:val="4E5B61"/>
          <w:kern w:val="0"/>
          <w:sz w:val="21"/>
          <w:szCs w:val="21"/>
          <w:lang w:val="en-ZA" w:eastAsia="en-ZA"/>
        </w:rPr>
      </w:pPr>
      <w:r w:rsidRPr="00434531">
        <w:rPr>
          <w:rFonts w:ascii="Courier New" w:eastAsia="Times New Roman" w:hAnsi="Courier New" w:cs="Courier New"/>
          <w:color w:val="434F54"/>
          <w:kern w:val="0"/>
          <w:sz w:val="21"/>
          <w:szCs w:val="21"/>
          <w:lang w:val="en-ZA" w:eastAsia="en-ZA"/>
        </w:rPr>
        <w:t>}</w:t>
      </w:r>
    </w:p>
    <w:p w14:paraId="2F14D679" w14:textId="77777777" w:rsidR="00434531" w:rsidRPr="00434531" w:rsidRDefault="00434531" w:rsidP="00023CB2">
      <w:pPr>
        <w:shd w:val="clear" w:color="auto" w:fill="000000" w:themeFill="text1"/>
        <w:spacing w:after="0" w:line="240" w:lineRule="auto"/>
        <w:ind w:left="851"/>
        <w:rPr>
          <w:rFonts w:ascii="Courier New" w:eastAsia="Times New Roman" w:hAnsi="Courier New" w:cs="Courier New"/>
          <w:color w:val="4E5B61"/>
          <w:kern w:val="0"/>
          <w:sz w:val="21"/>
          <w:szCs w:val="21"/>
          <w:lang w:val="en-ZA" w:eastAsia="en-ZA"/>
        </w:rPr>
      </w:pPr>
      <w:r w:rsidRPr="00434531">
        <w:rPr>
          <w:rFonts w:ascii="Courier New" w:eastAsia="Times New Roman" w:hAnsi="Courier New" w:cs="Courier New"/>
          <w:color w:val="00979D"/>
          <w:kern w:val="0"/>
          <w:sz w:val="21"/>
          <w:szCs w:val="21"/>
          <w:lang w:val="en-ZA" w:eastAsia="en-ZA"/>
        </w:rPr>
        <w:t>void</w:t>
      </w:r>
      <w:r w:rsidRPr="00434531">
        <w:rPr>
          <w:rFonts w:ascii="Courier New" w:eastAsia="Times New Roman" w:hAnsi="Courier New" w:cs="Courier New"/>
          <w:color w:val="4E5B61"/>
          <w:kern w:val="0"/>
          <w:sz w:val="21"/>
          <w:szCs w:val="21"/>
          <w:lang w:val="en-ZA" w:eastAsia="en-ZA"/>
        </w:rPr>
        <w:t xml:space="preserve"> </w:t>
      </w:r>
      <w:r w:rsidRPr="00434531">
        <w:rPr>
          <w:rFonts w:ascii="Courier New" w:eastAsia="Times New Roman" w:hAnsi="Courier New" w:cs="Courier New"/>
          <w:color w:val="D35400"/>
          <w:kern w:val="0"/>
          <w:sz w:val="21"/>
          <w:szCs w:val="21"/>
          <w:lang w:val="en-ZA" w:eastAsia="en-ZA"/>
        </w:rPr>
        <w:t>loop</w:t>
      </w:r>
      <w:r w:rsidRPr="00434531">
        <w:rPr>
          <w:rFonts w:ascii="Courier New" w:eastAsia="Times New Roman" w:hAnsi="Courier New" w:cs="Courier New"/>
          <w:color w:val="434F54"/>
          <w:kern w:val="0"/>
          <w:sz w:val="21"/>
          <w:szCs w:val="21"/>
          <w:lang w:val="en-ZA" w:eastAsia="en-ZA"/>
        </w:rPr>
        <w:t>()</w:t>
      </w:r>
      <w:r w:rsidRPr="00434531">
        <w:rPr>
          <w:rFonts w:ascii="Courier New" w:eastAsia="Times New Roman" w:hAnsi="Courier New" w:cs="Courier New"/>
          <w:color w:val="4E5B61"/>
          <w:kern w:val="0"/>
          <w:sz w:val="21"/>
          <w:szCs w:val="21"/>
          <w:lang w:val="en-ZA" w:eastAsia="en-ZA"/>
        </w:rPr>
        <w:t xml:space="preserve"> </w:t>
      </w:r>
      <w:r w:rsidRPr="00434531">
        <w:rPr>
          <w:rFonts w:ascii="Courier New" w:eastAsia="Times New Roman" w:hAnsi="Courier New" w:cs="Courier New"/>
          <w:color w:val="434F54"/>
          <w:kern w:val="0"/>
          <w:sz w:val="21"/>
          <w:szCs w:val="21"/>
          <w:lang w:val="en-ZA" w:eastAsia="en-ZA"/>
        </w:rPr>
        <w:t>{</w:t>
      </w:r>
    </w:p>
    <w:p w14:paraId="4D74B167" w14:textId="77777777" w:rsidR="00434531" w:rsidRPr="00434531" w:rsidRDefault="00434531" w:rsidP="00023CB2">
      <w:pPr>
        <w:shd w:val="clear" w:color="auto" w:fill="000000" w:themeFill="text1"/>
        <w:spacing w:after="0" w:line="240" w:lineRule="auto"/>
        <w:ind w:left="851"/>
        <w:rPr>
          <w:rFonts w:ascii="Courier New" w:eastAsia="Times New Roman" w:hAnsi="Courier New" w:cs="Courier New"/>
          <w:color w:val="4E5B61"/>
          <w:kern w:val="0"/>
          <w:sz w:val="21"/>
          <w:szCs w:val="21"/>
          <w:lang w:val="en-ZA" w:eastAsia="en-ZA"/>
        </w:rPr>
      </w:pPr>
      <w:r w:rsidRPr="00434531">
        <w:rPr>
          <w:rFonts w:ascii="Courier New" w:eastAsia="Times New Roman" w:hAnsi="Courier New" w:cs="Courier New"/>
          <w:color w:val="95A5A6"/>
          <w:kern w:val="0"/>
          <w:sz w:val="21"/>
          <w:szCs w:val="21"/>
          <w:lang w:val="en-ZA" w:eastAsia="en-ZA"/>
        </w:rPr>
        <w:t>  // put your main code here, to run repeatedly:</w:t>
      </w:r>
    </w:p>
    <w:p w14:paraId="10C6A745" w14:textId="77777777" w:rsidR="00434531" w:rsidRPr="00434531" w:rsidRDefault="00434531" w:rsidP="00023CB2">
      <w:pPr>
        <w:shd w:val="clear" w:color="auto" w:fill="000000" w:themeFill="text1"/>
        <w:spacing w:after="0" w:line="240" w:lineRule="auto"/>
        <w:ind w:left="851"/>
        <w:rPr>
          <w:rFonts w:ascii="Courier New" w:eastAsia="Times New Roman" w:hAnsi="Courier New" w:cs="Courier New"/>
          <w:color w:val="4E5B61"/>
          <w:kern w:val="0"/>
          <w:sz w:val="21"/>
          <w:szCs w:val="21"/>
          <w:lang w:val="en-ZA" w:eastAsia="en-ZA"/>
        </w:rPr>
      </w:pPr>
      <w:r w:rsidRPr="00434531">
        <w:rPr>
          <w:rFonts w:ascii="Courier New" w:eastAsia="Times New Roman" w:hAnsi="Courier New" w:cs="Courier New"/>
          <w:color w:val="D35400"/>
          <w:kern w:val="0"/>
          <w:sz w:val="21"/>
          <w:szCs w:val="21"/>
          <w:lang w:val="en-ZA" w:eastAsia="en-ZA"/>
        </w:rPr>
        <w:t>digitalWrite</w:t>
      </w:r>
      <w:r w:rsidRPr="00434531">
        <w:rPr>
          <w:rFonts w:ascii="Courier New" w:eastAsia="Times New Roman" w:hAnsi="Courier New" w:cs="Courier New"/>
          <w:color w:val="434F54"/>
          <w:kern w:val="0"/>
          <w:sz w:val="21"/>
          <w:szCs w:val="21"/>
          <w:lang w:val="en-ZA" w:eastAsia="en-ZA"/>
        </w:rPr>
        <w:t>(</w:t>
      </w:r>
      <w:r w:rsidRPr="00434531">
        <w:rPr>
          <w:rFonts w:ascii="Courier New" w:eastAsia="Times New Roman" w:hAnsi="Courier New" w:cs="Courier New"/>
          <w:color w:val="005C5F"/>
          <w:kern w:val="0"/>
          <w:sz w:val="21"/>
          <w:szCs w:val="21"/>
          <w:lang w:val="en-ZA" w:eastAsia="en-ZA"/>
        </w:rPr>
        <w:t>13</w:t>
      </w:r>
      <w:r w:rsidRPr="00434531">
        <w:rPr>
          <w:rFonts w:ascii="Courier New" w:eastAsia="Times New Roman" w:hAnsi="Courier New" w:cs="Courier New"/>
          <w:color w:val="4E5B61"/>
          <w:kern w:val="0"/>
          <w:sz w:val="21"/>
          <w:szCs w:val="21"/>
          <w:lang w:val="en-ZA" w:eastAsia="en-ZA"/>
        </w:rPr>
        <w:t>, HIGH</w:t>
      </w:r>
      <w:r w:rsidRPr="00434531">
        <w:rPr>
          <w:rFonts w:ascii="Courier New" w:eastAsia="Times New Roman" w:hAnsi="Courier New" w:cs="Courier New"/>
          <w:color w:val="434F54"/>
          <w:kern w:val="0"/>
          <w:sz w:val="21"/>
          <w:szCs w:val="21"/>
          <w:lang w:val="en-ZA" w:eastAsia="en-ZA"/>
        </w:rPr>
        <w:t>)</w:t>
      </w:r>
      <w:r w:rsidRPr="00434531">
        <w:rPr>
          <w:rFonts w:ascii="Courier New" w:eastAsia="Times New Roman" w:hAnsi="Courier New" w:cs="Courier New"/>
          <w:color w:val="4E5B61"/>
          <w:kern w:val="0"/>
          <w:sz w:val="21"/>
          <w:szCs w:val="21"/>
          <w:lang w:val="en-ZA" w:eastAsia="en-ZA"/>
        </w:rPr>
        <w:t>;</w:t>
      </w:r>
    </w:p>
    <w:p w14:paraId="300BB64B" w14:textId="77777777" w:rsidR="00434531" w:rsidRPr="00434531" w:rsidRDefault="00434531" w:rsidP="00023CB2">
      <w:pPr>
        <w:shd w:val="clear" w:color="auto" w:fill="000000" w:themeFill="text1"/>
        <w:spacing w:after="0" w:line="240" w:lineRule="auto"/>
        <w:ind w:left="851"/>
        <w:rPr>
          <w:rFonts w:ascii="Courier New" w:eastAsia="Times New Roman" w:hAnsi="Courier New" w:cs="Courier New"/>
          <w:color w:val="4E5B61"/>
          <w:kern w:val="0"/>
          <w:sz w:val="21"/>
          <w:szCs w:val="21"/>
          <w:lang w:val="en-ZA" w:eastAsia="en-ZA"/>
        </w:rPr>
      </w:pPr>
      <w:r w:rsidRPr="00434531">
        <w:rPr>
          <w:rFonts w:ascii="Courier New" w:eastAsia="Times New Roman" w:hAnsi="Courier New" w:cs="Courier New"/>
          <w:color w:val="434F54"/>
          <w:kern w:val="0"/>
          <w:sz w:val="21"/>
          <w:szCs w:val="21"/>
          <w:lang w:val="en-ZA" w:eastAsia="en-ZA"/>
        </w:rPr>
        <w:t>}</w:t>
      </w:r>
    </w:p>
    <w:p w14:paraId="37B76313" w14:textId="77777777" w:rsidR="00434531" w:rsidRDefault="00434531" w:rsidP="00434531">
      <w:pPr>
        <w:pStyle w:val="ListParagraph"/>
      </w:pPr>
    </w:p>
    <w:p w14:paraId="53DFBE95" w14:textId="77777777" w:rsidR="001166F3" w:rsidRDefault="001166F3" w:rsidP="009D62BA">
      <w:pPr>
        <w:pStyle w:val="ListParagraph"/>
        <w:numPr>
          <w:ilvl w:val="0"/>
          <w:numId w:val="19"/>
        </w:numPr>
        <w:spacing w:line="360" w:lineRule="auto"/>
        <w:jc w:val="both"/>
      </w:pPr>
      <w:r>
        <w:t>Click upload arrow below Edit tab. Alternatively, press the control key and U, or go to Sketch on the menu bar and select Upload.</w:t>
      </w:r>
    </w:p>
    <w:p w14:paraId="32F4ECE9" w14:textId="51AF37EB" w:rsidR="005E7FD6" w:rsidRDefault="001166F3" w:rsidP="001166F3">
      <w:pPr>
        <w:pStyle w:val="ListParagraph"/>
        <w:keepNext/>
        <w:numPr>
          <w:ilvl w:val="0"/>
          <w:numId w:val="19"/>
        </w:numPr>
        <w:spacing w:line="360" w:lineRule="auto"/>
      </w:pPr>
      <w:r>
        <w:t xml:space="preserve">In the output section of the IDE, you will see the compilation status and immediately the LED light on the board Turns ON. Congratulations on successfully running your first program on the Arduino Uno R3 board. </w:t>
      </w:r>
      <w:r w:rsidR="00434531">
        <w:t xml:space="preserve">Let us </w:t>
      </w:r>
      <w:r w:rsidR="00C62477">
        <w:t>analyse</w:t>
      </w:r>
      <w:r w:rsidR="00434531">
        <w:t xml:space="preserve"> our code</w:t>
      </w:r>
      <w:r>
        <w:t>.</w:t>
      </w:r>
    </w:p>
    <w:p w14:paraId="436719F4" w14:textId="77777777" w:rsidR="00C62477" w:rsidRPr="00C62477" w:rsidRDefault="00C62477" w:rsidP="001B0F0E">
      <w:pPr>
        <w:shd w:val="clear" w:color="auto" w:fill="1F272A"/>
        <w:spacing w:after="0" w:line="240" w:lineRule="auto"/>
        <w:ind w:left="851"/>
        <w:rPr>
          <w:rFonts w:ascii="Consolas" w:eastAsia="Times New Roman" w:hAnsi="Consolas" w:cs="Times New Roman"/>
          <w:color w:val="DAE3E3"/>
          <w:kern w:val="0"/>
          <w:sz w:val="21"/>
          <w:szCs w:val="21"/>
          <w:lang w:val="en-ZA" w:eastAsia="en-ZA"/>
        </w:rPr>
      </w:pPr>
      <w:r w:rsidRPr="00C62477">
        <w:rPr>
          <w:rFonts w:ascii="Consolas" w:eastAsia="Times New Roman" w:hAnsi="Consolas" w:cs="Times New Roman"/>
          <w:color w:val="0CA1A6"/>
          <w:kern w:val="0"/>
          <w:sz w:val="21"/>
          <w:szCs w:val="21"/>
          <w:lang w:val="en-ZA" w:eastAsia="en-ZA"/>
        </w:rPr>
        <w:t>void</w:t>
      </w:r>
      <w:r w:rsidRPr="00C62477">
        <w:rPr>
          <w:rFonts w:ascii="Consolas" w:eastAsia="Times New Roman" w:hAnsi="Consolas" w:cs="Times New Roman"/>
          <w:color w:val="DAE3E3"/>
          <w:kern w:val="0"/>
          <w:sz w:val="21"/>
          <w:szCs w:val="21"/>
          <w:lang w:val="en-ZA" w:eastAsia="en-ZA"/>
        </w:rPr>
        <w:t xml:space="preserve"> </w:t>
      </w:r>
      <w:r w:rsidRPr="00C62477">
        <w:rPr>
          <w:rFonts w:ascii="Consolas" w:eastAsia="Times New Roman" w:hAnsi="Consolas" w:cs="Times New Roman"/>
          <w:color w:val="F39C12"/>
          <w:kern w:val="0"/>
          <w:sz w:val="21"/>
          <w:szCs w:val="21"/>
          <w:lang w:val="en-ZA" w:eastAsia="en-ZA"/>
        </w:rPr>
        <w:t>setup</w:t>
      </w:r>
      <w:r w:rsidRPr="00C62477">
        <w:rPr>
          <w:rFonts w:ascii="Consolas" w:eastAsia="Times New Roman" w:hAnsi="Consolas" w:cs="Times New Roman"/>
          <w:color w:val="DAE3E3"/>
          <w:kern w:val="0"/>
          <w:sz w:val="21"/>
          <w:szCs w:val="21"/>
          <w:lang w:val="en-ZA" w:eastAsia="en-ZA"/>
        </w:rPr>
        <w:t>() {</w:t>
      </w:r>
    </w:p>
    <w:p w14:paraId="655B7044" w14:textId="77777777" w:rsidR="00C62477" w:rsidRPr="00C62477" w:rsidRDefault="00C62477" w:rsidP="001B0F0E">
      <w:pPr>
        <w:shd w:val="clear" w:color="auto" w:fill="1F272A"/>
        <w:spacing w:after="0" w:line="240" w:lineRule="auto"/>
        <w:ind w:left="851"/>
        <w:rPr>
          <w:rFonts w:ascii="Consolas" w:eastAsia="Times New Roman" w:hAnsi="Consolas" w:cs="Times New Roman"/>
          <w:color w:val="DAE3E3"/>
          <w:kern w:val="0"/>
          <w:sz w:val="21"/>
          <w:szCs w:val="21"/>
          <w:lang w:val="en-ZA" w:eastAsia="en-ZA"/>
        </w:rPr>
      </w:pPr>
      <w:r w:rsidRPr="00C62477">
        <w:rPr>
          <w:rFonts w:ascii="Consolas" w:eastAsia="Times New Roman" w:hAnsi="Consolas" w:cs="Times New Roman"/>
          <w:color w:val="7F8C8D"/>
          <w:kern w:val="0"/>
          <w:sz w:val="21"/>
          <w:szCs w:val="21"/>
          <w:lang w:val="en-ZA" w:eastAsia="en-ZA"/>
        </w:rPr>
        <w:t>  // put your setup code here, to run once:</w:t>
      </w:r>
    </w:p>
    <w:p w14:paraId="7FEEDD9B" w14:textId="77777777" w:rsidR="00C62477" w:rsidRPr="00C62477" w:rsidRDefault="00C62477" w:rsidP="001B0F0E">
      <w:pPr>
        <w:shd w:val="clear" w:color="auto" w:fill="1F272A"/>
        <w:spacing w:after="0" w:line="240" w:lineRule="auto"/>
        <w:ind w:left="851"/>
        <w:rPr>
          <w:rFonts w:ascii="Consolas" w:eastAsia="Times New Roman" w:hAnsi="Consolas" w:cs="Times New Roman"/>
          <w:color w:val="DAE3E3"/>
          <w:kern w:val="0"/>
          <w:sz w:val="21"/>
          <w:szCs w:val="21"/>
          <w:lang w:val="en-ZA" w:eastAsia="en-ZA"/>
        </w:rPr>
      </w:pPr>
      <w:r w:rsidRPr="00C62477">
        <w:rPr>
          <w:rFonts w:ascii="Consolas" w:eastAsia="Times New Roman" w:hAnsi="Consolas" w:cs="Times New Roman"/>
          <w:color w:val="DAE3E3"/>
          <w:kern w:val="0"/>
          <w:sz w:val="21"/>
          <w:szCs w:val="21"/>
          <w:lang w:val="en-ZA" w:eastAsia="en-ZA"/>
        </w:rPr>
        <w:t xml:space="preserve">  </w:t>
      </w:r>
      <w:r w:rsidRPr="00C62477">
        <w:rPr>
          <w:rFonts w:ascii="Consolas" w:eastAsia="Times New Roman" w:hAnsi="Consolas" w:cs="Times New Roman"/>
          <w:color w:val="F39C12"/>
          <w:kern w:val="0"/>
          <w:sz w:val="21"/>
          <w:szCs w:val="21"/>
          <w:lang w:val="en-ZA" w:eastAsia="en-ZA"/>
        </w:rPr>
        <w:t>pinMode</w:t>
      </w:r>
      <w:r w:rsidRPr="00C62477">
        <w:rPr>
          <w:rFonts w:ascii="Consolas" w:eastAsia="Times New Roman" w:hAnsi="Consolas" w:cs="Times New Roman"/>
          <w:color w:val="DAE3E3"/>
          <w:kern w:val="0"/>
          <w:sz w:val="21"/>
          <w:szCs w:val="21"/>
          <w:lang w:val="en-ZA" w:eastAsia="en-ZA"/>
        </w:rPr>
        <w:t>(</w:t>
      </w:r>
      <w:r w:rsidRPr="00C62477">
        <w:rPr>
          <w:rFonts w:ascii="Consolas" w:eastAsia="Times New Roman" w:hAnsi="Consolas" w:cs="Times New Roman"/>
          <w:color w:val="7FCBCD"/>
          <w:kern w:val="0"/>
          <w:sz w:val="21"/>
          <w:szCs w:val="21"/>
          <w:lang w:val="en-ZA" w:eastAsia="en-ZA"/>
        </w:rPr>
        <w:t>13</w:t>
      </w:r>
      <w:r w:rsidRPr="00C62477">
        <w:rPr>
          <w:rFonts w:ascii="Consolas" w:eastAsia="Times New Roman" w:hAnsi="Consolas" w:cs="Times New Roman"/>
          <w:color w:val="DAE3E3"/>
          <w:kern w:val="0"/>
          <w:sz w:val="21"/>
          <w:szCs w:val="21"/>
          <w:lang w:val="en-ZA" w:eastAsia="en-ZA"/>
        </w:rPr>
        <w:t>, OUTPUT);</w:t>
      </w:r>
    </w:p>
    <w:p w14:paraId="09B87BA6" w14:textId="77777777" w:rsidR="00C62477" w:rsidRPr="00C62477" w:rsidRDefault="00C62477" w:rsidP="001B0F0E">
      <w:pPr>
        <w:shd w:val="clear" w:color="auto" w:fill="1F272A"/>
        <w:spacing w:after="0" w:line="240" w:lineRule="auto"/>
        <w:ind w:left="851"/>
        <w:rPr>
          <w:rFonts w:ascii="Consolas" w:eastAsia="Times New Roman" w:hAnsi="Consolas" w:cs="Times New Roman"/>
          <w:color w:val="DAE3E3"/>
          <w:kern w:val="0"/>
          <w:sz w:val="21"/>
          <w:szCs w:val="21"/>
          <w:lang w:val="en-ZA" w:eastAsia="en-ZA"/>
        </w:rPr>
      </w:pPr>
      <w:r w:rsidRPr="00C62477">
        <w:rPr>
          <w:rFonts w:ascii="Consolas" w:eastAsia="Times New Roman" w:hAnsi="Consolas" w:cs="Times New Roman"/>
          <w:color w:val="DAE3E3"/>
          <w:kern w:val="0"/>
          <w:sz w:val="21"/>
          <w:szCs w:val="21"/>
          <w:lang w:val="en-ZA" w:eastAsia="en-ZA"/>
        </w:rPr>
        <w:t>}</w:t>
      </w:r>
    </w:p>
    <w:p w14:paraId="678B5279" w14:textId="78C54A7B" w:rsidR="005E7FD6" w:rsidRDefault="005E7FD6" w:rsidP="00AB3A23"/>
    <w:p w14:paraId="43C755AE" w14:textId="30030804" w:rsidR="00434531" w:rsidRDefault="001166F3" w:rsidP="004D7FAC">
      <w:pPr>
        <w:spacing w:after="0" w:line="360" w:lineRule="auto"/>
        <w:jc w:val="both"/>
      </w:pPr>
      <w:r>
        <w:t xml:space="preserve">We already know that the void setup() function runs only once at the beginning of our code. Within the function, inside the curly braces, we used a command called pinMode(), which takes two parameters, i.e., the pin number and mode. So, we can tell our program that we are using the pin for OUTPUT or INPUT. OUTPUT means that this pin will produce a result like turning on or off an LED. INPUT is used to prepare the pin to receive information from a connected device, like a sensor. So, we used pin 13 and set it to OUTPUT.  Take note that the word OUTPUT is in uppercase. The statement is terminated with a semi-colon to indicate the end of </w:t>
      </w:r>
      <w:r>
        <w:lastRenderedPageBreak/>
        <w:t>the statement. Missing a semi-colon will result in an error which will appear in the output section as follows:</w:t>
      </w:r>
    </w:p>
    <w:p w14:paraId="7F573D51" w14:textId="77777777" w:rsidR="001166F3" w:rsidRDefault="001166F3" w:rsidP="004D7FAC">
      <w:pPr>
        <w:spacing w:after="0" w:line="360" w:lineRule="auto"/>
        <w:jc w:val="both"/>
      </w:pPr>
    </w:p>
    <w:p w14:paraId="4A21E0DC" w14:textId="54E3C1C5" w:rsidR="00AF39C2" w:rsidRPr="00AF39C2" w:rsidRDefault="00AF39C2" w:rsidP="00AF39C2">
      <w:pPr>
        <w:shd w:val="clear" w:color="auto" w:fill="D5DCE4" w:themeFill="text2" w:themeFillTint="33"/>
        <w:spacing w:after="0"/>
        <w:jc w:val="both"/>
        <w:rPr>
          <w:rFonts w:ascii="Courier New" w:hAnsi="Courier New" w:cs="Courier New"/>
        </w:rPr>
      </w:pPr>
      <w:r w:rsidRPr="00AF39C2">
        <w:rPr>
          <w:rFonts w:ascii="Courier New" w:hAnsi="Courier New" w:cs="Courier New"/>
        </w:rPr>
        <w:t>Compilation error: expected ';' before '}' token</w:t>
      </w:r>
    </w:p>
    <w:p w14:paraId="10BC385C" w14:textId="77777777" w:rsidR="00AF39C2" w:rsidRPr="00AF39C2" w:rsidRDefault="00AF39C2" w:rsidP="00AF39C2">
      <w:pPr>
        <w:shd w:val="clear" w:color="auto" w:fill="D5DCE4" w:themeFill="text2" w:themeFillTint="33"/>
        <w:spacing w:after="0"/>
        <w:jc w:val="both"/>
        <w:rPr>
          <w:rFonts w:ascii="Courier New" w:hAnsi="Courier New" w:cs="Courier New"/>
        </w:rPr>
      </w:pPr>
      <w:r w:rsidRPr="00AF39C2">
        <w:rPr>
          <w:rFonts w:ascii="Courier New" w:hAnsi="Courier New" w:cs="Courier New"/>
        </w:rPr>
        <w:t>exit status 1</w:t>
      </w:r>
    </w:p>
    <w:p w14:paraId="1FCACC22" w14:textId="77777777" w:rsidR="00AF39C2" w:rsidRDefault="00AF39C2" w:rsidP="00AF39C2">
      <w:pPr>
        <w:jc w:val="both"/>
      </w:pPr>
    </w:p>
    <w:p w14:paraId="315E61D8" w14:textId="7F46D0AE" w:rsidR="00AF39C2" w:rsidRDefault="00AF39C2" w:rsidP="00AF39C2">
      <w:pPr>
        <w:jc w:val="both"/>
      </w:pPr>
      <w:r w:rsidRPr="00AF39C2">
        <w:rPr>
          <w:b/>
          <w:bCs/>
        </w:rPr>
        <w:t>Curly braces{}:</w:t>
      </w:r>
      <w:r w:rsidRPr="00AF39C2">
        <w:t> Are used to define the beginning and the end of functions and certain statements</w:t>
      </w:r>
      <w:r>
        <w:t>.</w:t>
      </w:r>
    </w:p>
    <w:p w14:paraId="5AC09B18" w14:textId="1DB69C73" w:rsidR="00AF39C2" w:rsidRDefault="00AF39C2" w:rsidP="00AF39C2">
      <w:pPr>
        <w:jc w:val="both"/>
      </w:pPr>
      <w:r w:rsidRPr="00222D50">
        <w:rPr>
          <w:b/>
          <w:bCs/>
        </w:rPr>
        <w:t>//</w:t>
      </w:r>
      <w:r w:rsidRPr="00C62477">
        <w:t xml:space="preserve">- represent line comment. Any text next to </w:t>
      </w:r>
      <w:r w:rsidR="00C62477" w:rsidRPr="00C62477">
        <w:t>// is not executed. It is a good practice to tell other people what each piece of code is doing</w:t>
      </w:r>
      <w:r w:rsidR="00C62477">
        <w:t>.</w:t>
      </w:r>
    </w:p>
    <w:p w14:paraId="76A01996" w14:textId="77777777" w:rsidR="00C62477" w:rsidRPr="00C62477" w:rsidRDefault="00C62477" w:rsidP="001B0F0E">
      <w:pPr>
        <w:shd w:val="clear" w:color="auto" w:fill="1F272A"/>
        <w:spacing w:after="0" w:line="240" w:lineRule="auto"/>
        <w:ind w:left="993"/>
        <w:rPr>
          <w:rFonts w:ascii="Consolas" w:eastAsia="Times New Roman" w:hAnsi="Consolas" w:cs="Times New Roman"/>
          <w:color w:val="DAE3E3"/>
          <w:kern w:val="0"/>
          <w:sz w:val="21"/>
          <w:szCs w:val="21"/>
          <w:lang w:val="en-ZA" w:eastAsia="en-ZA"/>
        </w:rPr>
      </w:pPr>
      <w:r w:rsidRPr="00C62477">
        <w:rPr>
          <w:rFonts w:ascii="Consolas" w:eastAsia="Times New Roman" w:hAnsi="Consolas" w:cs="Times New Roman"/>
          <w:color w:val="0CA1A6"/>
          <w:kern w:val="0"/>
          <w:sz w:val="21"/>
          <w:szCs w:val="21"/>
          <w:lang w:val="en-ZA" w:eastAsia="en-ZA"/>
        </w:rPr>
        <w:t>void</w:t>
      </w:r>
      <w:r w:rsidRPr="00C62477">
        <w:rPr>
          <w:rFonts w:ascii="Consolas" w:eastAsia="Times New Roman" w:hAnsi="Consolas" w:cs="Times New Roman"/>
          <w:color w:val="DAE3E3"/>
          <w:kern w:val="0"/>
          <w:sz w:val="21"/>
          <w:szCs w:val="21"/>
          <w:lang w:val="en-ZA" w:eastAsia="en-ZA"/>
        </w:rPr>
        <w:t xml:space="preserve"> </w:t>
      </w:r>
      <w:r w:rsidRPr="00C62477">
        <w:rPr>
          <w:rFonts w:ascii="Consolas" w:eastAsia="Times New Roman" w:hAnsi="Consolas" w:cs="Times New Roman"/>
          <w:color w:val="F39C12"/>
          <w:kern w:val="0"/>
          <w:sz w:val="21"/>
          <w:szCs w:val="21"/>
          <w:lang w:val="en-ZA" w:eastAsia="en-ZA"/>
        </w:rPr>
        <w:t>loop</w:t>
      </w:r>
      <w:r w:rsidRPr="00C62477">
        <w:rPr>
          <w:rFonts w:ascii="Consolas" w:eastAsia="Times New Roman" w:hAnsi="Consolas" w:cs="Times New Roman"/>
          <w:color w:val="DAE3E3"/>
          <w:kern w:val="0"/>
          <w:sz w:val="21"/>
          <w:szCs w:val="21"/>
          <w:lang w:val="en-ZA" w:eastAsia="en-ZA"/>
        </w:rPr>
        <w:t>() {</w:t>
      </w:r>
    </w:p>
    <w:p w14:paraId="77029396" w14:textId="77777777" w:rsidR="00C62477" w:rsidRPr="00C62477" w:rsidRDefault="00C62477" w:rsidP="001B0F0E">
      <w:pPr>
        <w:shd w:val="clear" w:color="auto" w:fill="1F272A"/>
        <w:spacing w:after="0" w:line="240" w:lineRule="auto"/>
        <w:ind w:left="993"/>
        <w:rPr>
          <w:rFonts w:ascii="Consolas" w:eastAsia="Times New Roman" w:hAnsi="Consolas" w:cs="Times New Roman"/>
          <w:color w:val="DAE3E3"/>
          <w:kern w:val="0"/>
          <w:sz w:val="21"/>
          <w:szCs w:val="21"/>
          <w:lang w:val="en-ZA" w:eastAsia="en-ZA"/>
        </w:rPr>
      </w:pPr>
      <w:r w:rsidRPr="00C62477">
        <w:rPr>
          <w:rFonts w:ascii="Consolas" w:eastAsia="Times New Roman" w:hAnsi="Consolas" w:cs="Times New Roman"/>
          <w:color w:val="7F8C8D"/>
          <w:kern w:val="0"/>
          <w:sz w:val="21"/>
          <w:szCs w:val="21"/>
          <w:lang w:val="en-ZA" w:eastAsia="en-ZA"/>
        </w:rPr>
        <w:t>  // put your main code here, to run repeatedly:</w:t>
      </w:r>
    </w:p>
    <w:p w14:paraId="38E4EAB0" w14:textId="77777777" w:rsidR="00C62477" w:rsidRPr="00C62477" w:rsidRDefault="00C62477" w:rsidP="001B0F0E">
      <w:pPr>
        <w:shd w:val="clear" w:color="auto" w:fill="1F272A"/>
        <w:spacing w:after="0" w:line="240" w:lineRule="auto"/>
        <w:ind w:left="993"/>
        <w:rPr>
          <w:rFonts w:ascii="Consolas" w:eastAsia="Times New Roman" w:hAnsi="Consolas" w:cs="Times New Roman"/>
          <w:color w:val="DAE3E3"/>
          <w:kern w:val="0"/>
          <w:sz w:val="21"/>
          <w:szCs w:val="21"/>
          <w:lang w:val="en-ZA" w:eastAsia="en-ZA"/>
        </w:rPr>
      </w:pPr>
      <w:r w:rsidRPr="00C62477">
        <w:rPr>
          <w:rFonts w:ascii="Consolas" w:eastAsia="Times New Roman" w:hAnsi="Consolas" w:cs="Times New Roman"/>
          <w:color w:val="F39C12"/>
          <w:kern w:val="0"/>
          <w:sz w:val="21"/>
          <w:szCs w:val="21"/>
          <w:lang w:val="en-ZA" w:eastAsia="en-ZA"/>
        </w:rPr>
        <w:t>digitalWrite</w:t>
      </w:r>
      <w:r w:rsidRPr="00C62477">
        <w:rPr>
          <w:rFonts w:ascii="Consolas" w:eastAsia="Times New Roman" w:hAnsi="Consolas" w:cs="Times New Roman"/>
          <w:color w:val="DAE3E3"/>
          <w:kern w:val="0"/>
          <w:sz w:val="21"/>
          <w:szCs w:val="21"/>
          <w:lang w:val="en-ZA" w:eastAsia="en-ZA"/>
        </w:rPr>
        <w:t>(</w:t>
      </w:r>
      <w:r w:rsidRPr="00C62477">
        <w:rPr>
          <w:rFonts w:ascii="Consolas" w:eastAsia="Times New Roman" w:hAnsi="Consolas" w:cs="Times New Roman"/>
          <w:color w:val="7FCBCD"/>
          <w:kern w:val="0"/>
          <w:sz w:val="21"/>
          <w:szCs w:val="21"/>
          <w:lang w:val="en-ZA" w:eastAsia="en-ZA"/>
        </w:rPr>
        <w:t>13</w:t>
      </w:r>
      <w:r w:rsidRPr="00C62477">
        <w:rPr>
          <w:rFonts w:ascii="Consolas" w:eastAsia="Times New Roman" w:hAnsi="Consolas" w:cs="Times New Roman"/>
          <w:color w:val="DAE3E3"/>
          <w:kern w:val="0"/>
          <w:sz w:val="21"/>
          <w:szCs w:val="21"/>
          <w:lang w:val="en-ZA" w:eastAsia="en-ZA"/>
        </w:rPr>
        <w:t>, HIGH);</w:t>
      </w:r>
    </w:p>
    <w:p w14:paraId="7A1EE238" w14:textId="42673741" w:rsidR="00C62477" w:rsidRPr="00C62477" w:rsidRDefault="00C62477" w:rsidP="001B0F0E">
      <w:pPr>
        <w:shd w:val="clear" w:color="auto" w:fill="1F272A"/>
        <w:spacing w:after="0" w:line="240" w:lineRule="auto"/>
        <w:ind w:left="993"/>
        <w:rPr>
          <w:rFonts w:ascii="Consolas" w:eastAsia="Times New Roman" w:hAnsi="Consolas" w:cs="Times New Roman"/>
          <w:color w:val="DAE3E3"/>
          <w:kern w:val="0"/>
          <w:sz w:val="21"/>
          <w:szCs w:val="21"/>
          <w:lang w:val="en-ZA" w:eastAsia="en-ZA"/>
        </w:rPr>
      </w:pPr>
      <w:r w:rsidRPr="00C62477">
        <w:rPr>
          <w:rFonts w:ascii="Consolas" w:eastAsia="Times New Roman" w:hAnsi="Consolas" w:cs="Times New Roman"/>
          <w:color w:val="DAE3E3"/>
          <w:kern w:val="0"/>
          <w:sz w:val="21"/>
          <w:szCs w:val="21"/>
          <w:lang w:val="en-ZA" w:eastAsia="en-ZA"/>
        </w:rPr>
        <w:t>}</w:t>
      </w:r>
    </w:p>
    <w:p w14:paraId="7087D2D4" w14:textId="7B5754B1" w:rsidR="00C62477" w:rsidRDefault="00C62477" w:rsidP="00AF39C2">
      <w:pPr>
        <w:jc w:val="both"/>
      </w:pPr>
    </w:p>
    <w:p w14:paraId="6058F90B" w14:textId="47D8EF4E" w:rsidR="00C62477" w:rsidRPr="00C62477" w:rsidRDefault="00B65847" w:rsidP="004D7FAC">
      <w:pPr>
        <w:spacing w:after="0" w:line="360" w:lineRule="auto"/>
        <w:jc w:val="both"/>
      </w:pPr>
      <w:r>
        <w:t>Within the curly braces of the void loop() we used one statement: digitalWrite(), and it takes two parameters, i.e. pin and mode.</w:t>
      </w:r>
    </w:p>
    <w:p w14:paraId="5F113045" w14:textId="3EDF9DAB" w:rsidR="00C62477" w:rsidRPr="00B65847" w:rsidRDefault="00B65847" w:rsidP="00AF39C2">
      <w:pPr>
        <w:jc w:val="both"/>
      </w:pPr>
      <w:r w:rsidRPr="00B65847">
        <w:rPr>
          <w:rStyle w:val="Strong"/>
        </w:rPr>
        <w:t>digitalWrite()</w:t>
      </w:r>
      <w:r w:rsidRPr="00B65847">
        <w:t xml:space="preserve"> changes the status of a pin by either writing a 5V (high) or 0V (low): In our case, we set pin 13 to HIGH to activate the LED that is connected to it.</w:t>
      </w:r>
    </w:p>
    <w:p w14:paraId="23B091DF" w14:textId="77777777" w:rsidR="00B65847" w:rsidRPr="00C62477" w:rsidRDefault="00B65847" w:rsidP="00AF39C2">
      <w:pPr>
        <w:jc w:val="both"/>
      </w:pPr>
    </w:p>
    <w:p w14:paraId="1C308B97" w14:textId="51B88514" w:rsidR="00AB3A23" w:rsidRPr="00751E47" w:rsidRDefault="00C62477" w:rsidP="00B65847">
      <w:pPr>
        <w:shd w:val="clear" w:color="auto" w:fill="BFBFBF" w:themeFill="background1" w:themeFillShade="BF"/>
        <w:spacing w:after="0" w:line="360" w:lineRule="auto"/>
        <w:jc w:val="both"/>
        <w:rPr>
          <w:b/>
          <w:bCs/>
        </w:rPr>
      </w:pPr>
      <w:r w:rsidRPr="00751E47">
        <w:rPr>
          <w:b/>
          <w:bCs/>
        </w:rPr>
        <w:t>DID YOU KNOW</w:t>
      </w:r>
    </w:p>
    <w:p w14:paraId="6AD7286E" w14:textId="4DF97B3F" w:rsidR="00AB3A23" w:rsidRPr="001453B5" w:rsidRDefault="00B65847" w:rsidP="00B65847">
      <w:pPr>
        <w:shd w:val="clear" w:color="auto" w:fill="BFBFBF" w:themeFill="background1" w:themeFillShade="BF"/>
        <w:spacing w:after="0" w:line="360" w:lineRule="auto"/>
        <w:jc w:val="both"/>
      </w:pPr>
      <w:r>
        <w:t>You can change the theme of the IDE to one of several options by going to File, selecting Preferences, and then selecting your preferred theme under Settings. I changed my IDE theme to Dark( Arduino).</w:t>
      </w:r>
    </w:p>
    <w:p w14:paraId="64B51E80" w14:textId="7D560227" w:rsidR="004D7FAC" w:rsidRDefault="004D7FAC" w:rsidP="00CC6638">
      <w:pPr>
        <w:rPr>
          <w:b/>
          <w:bCs/>
        </w:rPr>
      </w:pPr>
    </w:p>
    <w:p w14:paraId="6C0378E5" w14:textId="3B99D0EB" w:rsidR="00762389" w:rsidRDefault="00B65847" w:rsidP="00762389">
      <w:pPr>
        <w:spacing w:after="0" w:line="360" w:lineRule="auto"/>
        <w:ind w:left="13"/>
        <w:contextualSpacing/>
        <w:jc w:val="both"/>
      </w:pPr>
      <w:r>
        <w:t>As we do our programming on Arduino, there are common programming principles that we need to understand such as variables and operators. While these are repeated again in Topic 6, it will be good reinforcement. Let us start by defining variables.</w:t>
      </w:r>
    </w:p>
    <w:p w14:paraId="16F0A27D" w14:textId="77777777" w:rsidR="00B65847" w:rsidRDefault="00B65847" w:rsidP="00762389">
      <w:pPr>
        <w:spacing w:after="0" w:line="360" w:lineRule="auto"/>
        <w:ind w:left="13"/>
        <w:contextualSpacing/>
        <w:jc w:val="both"/>
      </w:pPr>
    </w:p>
    <w:p w14:paraId="6FE3F184" w14:textId="591F0B29" w:rsidR="00762389" w:rsidRDefault="002E4AC3" w:rsidP="00762389">
      <w:pPr>
        <w:spacing w:after="0" w:line="360" w:lineRule="auto"/>
        <w:ind w:left="13"/>
        <w:contextualSpacing/>
        <w:jc w:val="both"/>
      </w:pPr>
      <w:r>
        <w:t xml:space="preserve">Variables are </w:t>
      </w:r>
      <w:r w:rsidR="00222D50">
        <w:rPr>
          <w:lang w:val="en-US"/>
        </w:rPr>
        <w:t>m</w:t>
      </w:r>
      <w:r w:rsidR="00222D50" w:rsidRPr="00222D50">
        <w:rPr>
          <w:lang w:val="en-US"/>
        </w:rPr>
        <w:t>emory location that hold data that can be changed during project execution</w:t>
      </w:r>
      <w:r w:rsidR="00222D50" w:rsidRPr="00222D50">
        <w:t xml:space="preserve"> </w:t>
      </w:r>
      <w:r>
        <w:t>important</w:t>
      </w:r>
      <w:r w:rsidR="00222D50">
        <w:t>. Variables</w:t>
      </w:r>
      <w:r>
        <w:t xml:space="preserve"> assist in the assignment of a data type which determines how much space they occupy in the storage and how the bit pattern stored is interpreted. Memory is set aside for storing the variable and the variable is given a name that allows us to access it in the sketch at a given time.</w:t>
      </w:r>
    </w:p>
    <w:p w14:paraId="1B01310E" w14:textId="77777777" w:rsidR="002E4AC3" w:rsidRDefault="002E4AC3" w:rsidP="00762389">
      <w:pPr>
        <w:spacing w:after="0" w:line="360" w:lineRule="auto"/>
        <w:ind w:left="13"/>
        <w:contextualSpacing/>
        <w:jc w:val="both"/>
      </w:pPr>
    </w:p>
    <w:p w14:paraId="16B54EF0" w14:textId="77777777" w:rsidR="00762389" w:rsidRDefault="00762389" w:rsidP="00762389">
      <w:pPr>
        <w:spacing w:after="0" w:line="360" w:lineRule="auto"/>
        <w:ind w:left="13"/>
        <w:contextualSpacing/>
        <w:jc w:val="both"/>
      </w:pPr>
      <w:r>
        <w:t>Here is an example of a variable declaration:</w:t>
      </w:r>
    </w:p>
    <w:p w14:paraId="44A21BF0" w14:textId="77777777" w:rsidR="00762389" w:rsidRDefault="00762389" w:rsidP="00762389">
      <w:pPr>
        <w:spacing w:after="0" w:line="360" w:lineRule="auto"/>
        <w:ind w:left="13"/>
        <w:contextualSpacing/>
        <w:jc w:val="both"/>
      </w:pPr>
      <w:r>
        <w:lastRenderedPageBreak/>
        <w:t>int x =13;</w:t>
      </w:r>
    </w:p>
    <w:p w14:paraId="7079248D" w14:textId="450C4F7D" w:rsidR="00762389" w:rsidRDefault="00762389" w:rsidP="00762389">
      <w:pPr>
        <w:spacing w:after="0" w:line="360" w:lineRule="auto"/>
        <w:ind w:left="13"/>
        <w:contextualSpacing/>
        <w:jc w:val="both"/>
      </w:pPr>
      <w:r>
        <w:t>int is the data type</w:t>
      </w:r>
      <w:r w:rsidR="002E4AC3">
        <w:t xml:space="preserve">, </w:t>
      </w:r>
      <w:r>
        <w:t>x is the variable name and holds a value 13.</w:t>
      </w:r>
    </w:p>
    <w:p w14:paraId="727C18BA" w14:textId="77777777" w:rsidR="00762389" w:rsidRDefault="00762389" w:rsidP="00762389">
      <w:pPr>
        <w:spacing w:after="0" w:line="360" w:lineRule="auto"/>
        <w:ind w:left="13"/>
        <w:contextualSpacing/>
        <w:jc w:val="both"/>
      </w:pPr>
    </w:p>
    <w:p w14:paraId="1DCD79CE" w14:textId="77777777" w:rsidR="00762389" w:rsidRPr="00D51DEB" w:rsidRDefault="00762389" w:rsidP="00762389">
      <w:pPr>
        <w:shd w:val="clear" w:color="auto" w:fill="D9D9D9" w:themeFill="background1" w:themeFillShade="D9"/>
        <w:spacing w:after="0" w:line="360" w:lineRule="auto"/>
        <w:ind w:left="13"/>
        <w:contextualSpacing/>
        <w:jc w:val="both"/>
        <w:rPr>
          <w:b/>
          <w:bCs/>
        </w:rPr>
      </w:pPr>
      <w:r w:rsidRPr="00D51DEB">
        <w:rPr>
          <w:b/>
          <w:bCs/>
        </w:rPr>
        <w:t>NOTE</w:t>
      </w:r>
    </w:p>
    <w:p w14:paraId="6EC68C67" w14:textId="77777777" w:rsidR="00762389" w:rsidRDefault="00762389" w:rsidP="00762389">
      <w:pPr>
        <w:shd w:val="clear" w:color="auto" w:fill="D9D9D9" w:themeFill="background1" w:themeFillShade="D9"/>
        <w:spacing w:after="0" w:line="360" w:lineRule="auto"/>
        <w:ind w:left="13"/>
        <w:contextualSpacing/>
        <w:jc w:val="both"/>
      </w:pPr>
      <w:r w:rsidRPr="00D51DEB">
        <w:t xml:space="preserve">Values of variables </w:t>
      </w:r>
      <w:r w:rsidRPr="00D51DEB">
        <w:rPr>
          <w:shd w:val="clear" w:color="auto" w:fill="D9D9D9" w:themeFill="background1" w:themeFillShade="D9"/>
        </w:rPr>
        <w:t>can change</w:t>
      </w:r>
      <w:r w:rsidRPr="00D51DEB">
        <w:t>.</w:t>
      </w:r>
    </w:p>
    <w:p w14:paraId="520550F0" w14:textId="77777777" w:rsidR="00762389" w:rsidRDefault="00762389" w:rsidP="00762389">
      <w:pPr>
        <w:spacing w:after="0" w:line="360" w:lineRule="auto"/>
        <w:ind w:left="13"/>
        <w:contextualSpacing/>
        <w:jc w:val="both"/>
      </w:pPr>
    </w:p>
    <w:p w14:paraId="30FEFB67" w14:textId="77777777" w:rsidR="00762389" w:rsidRPr="00847214" w:rsidRDefault="00762389" w:rsidP="00762389">
      <w:pPr>
        <w:spacing w:after="0" w:line="360" w:lineRule="auto"/>
        <w:ind w:left="13"/>
        <w:contextualSpacing/>
        <w:jc w:val="both"/>
        <w:rPr>
          <w:b/>
          <w:bCs/>
        </w:rPr>
      </w:pPr>
      <w:r w:rsidRPr="00847214">
        <w:rPr>
          <w:b/>
          <w:bCs/>
        </w:rPr>
        <w:t>Rules for naming variables</w:t>
      </w:r>
    </w:p>
    <w:p w14:paraId="40FF6DB1" w14:textId="77777777" w:rsidR="00762389" w:rsidRPr="00847214" w:rsidRDefault="00762389" w:rsidP="00762389">
      <w:pPr>
        <w:numPr>
          <w:ilvl w:val="0"/>
          <w:numId w:val="143"/>
        </w:numPr>
        <w:shd w:val="clear" w:color="auto" w:fill="FFFFFF"/>
        <w:tabs>
          <w:tab w:val="clear" w:pos="720"/>
        </w:tabs>
        <w:spacing w:after="150" w:line="240" w:lineRule="auto"/>
        <w:ind w:left="567" w:hanging="567"/>
        <w:jc w:val="both"/>
        <w:textAlignment w:val="baseline"/>
        <w:rPr>
          <w:rFonts w:eastAsia="Times New Roman" w:cs="Times New Roman"/>
          <w:kern w:val="0"/>
          <w:szCs w:val="24"/>
          <w:lang w:val="en-ZA" w:eastAsia="en-ZA"/>
        </w:rPr>
      </w:pPr>
      <w:r w:rsidRPr="00847214">
        <w:rPr>
          <w:rFonts w:eastAsia="Times New Roman" w:cs="Times New Roman"/>
          <w:kern w:val="0"/>
          <w:szCs w:val="24"/>
          <w:lang w:val="en-ZA" w:eastAsia="en-ZA"/>
        </w:rPr>
        <w:t>Variables can consist of both uppercase (A-Z) and lowercase(a-z) letters.</w:t>
      </w:r>
    </w:p>
    <w:p w14:paraId="221FFFE3" w14:textId="77777777" w:rsidR="00762389" w:rsidRPr="00847214" w:rsidRDefault="00762389" w:rsidP="00762389">
      <w:pPr>
        <w:numPr>
          <w:ilvl w:val="0"/>
          <w:numId w:val="143"/>
        </w:numPr>
        <w:shd w:val="clear" w:color="auto" w:fill="FFFFFF"/>
        <w:spacing w:after="150" w:line="240" w:lineRule="auto"/>
        <w:ind w:left="567" w:hanging="567"/>
        <w:jc w:val="both"/>
        <w:textAlignment w:val="baseline"/>
        <w:rPr>
          <w:rFonts w:eastAsia="Times New Roman" w:cs="Times New Roman"/>
          <w:kern w:val="0"/>
          <w:szCs w:val="24"/>
          <w:lang w:val="en-ZA" w:eastAsia="en-ZA"/>
        </w:rPr>
      </w:pPr>
      <w:r w:rsidRPr="00847214">
        <w:rPr>
          <w:rFonts w:eastAsia="Times New Roman" w:cs="Times New Roman"/>
          <w:kern w:val="0"/>
          <w:szCs w:val="24"/>
          <w:lang w:val="en-ZA" w:eastAsia="en-ZA"/>
        </w:rPr>
        <w:t>Variables can contain numbers 0 to 9, but cannot start with a number.</w:t>
      </w:r>
    </w:p>
    <w:p w14:paraId="40A8601C" w14:textId="77777777" w:rsidR="00762389" w:rsidRPr="00847214" w:rsidRDefault="00762389" w:rsidP="00762389">
      <w:pPr>
        <w:numPr>
          <w:ilvl w:val="0"/>
          <w:numId w:val="143"/>
        </w:numPr>
        <w:shd w:val="clear" w:color="auto" w:fill="FFFFFF"/>
        <w:spacing w:after="150" w:line="240" w:lineRule="auto"/>
        <w:ind w:left="567" w:hanging="567"/>
        <w:jc w:val="both"/>
        <w:textAlignment w:val="baseline"/>
        <w:rPr>
          <w:rFonts w:eastAsia="Times New Roman" w:cs="Times New Roman"/>
          <w:kern w:val="0"/>
          <w:szCs w:val="24"/>
          <w:lang w:val="en-ZA" w:eastAsia="en-ZA"/>
        </w:rPr>
      </w:pPr>
      <w:r w:rsidRPr="00847214">
        <w:rPr>
          <w:rFonts w:eastAsia="Times New Roman" w:cs="Times New Roman"/>
          <w:kern w:val="0"/>
          <w:szCs w:val="24"/>
          <w:lang w:val="en-ZA" w:eastAsia="en-ZA"/>
        </w:rPr>
        <w:t>Variables may not have the same names as Arduino language keywords, e.g. you cannot have a variable named float.</w:t>
      </w:r>
    </w:p>
    <w:p w14:paraId="167BF84D" w14:textId="77777777" w:rsidR="00762389" w:rsidRPr="00847214" w:rsidRDefault="00762389" w:rsidP="00762389">
      <w:pPr>
        <w:numPr>
          <w:ilvl w:val="0"/>
          <w:numId w:val="143"/>
        </w:numPr>
        <w:shd w:val="clear" w:color="auto" w:fill="FFFFFF"/>
        <w:spacing w:after="150" w:line="240" w:lineRule="auto"/>
        <w:ind w:left="567" w:hanging="567"/>
        <w:jc w:val="both"/>
        <w:textAlignment w:val="baseline"/>
        <w:rPr>
          <w:rFonts w:eastAsia="Times New Roman" w:cs="Times New Roman"/>
          <w:kern w:val="0"/>
          <w:szCs w:val="24"/>
          <w:lang w:val="en-ZA" w:eastAsia="en-ZA"/>
        </w:rPr>
      </w:pPr>
      <w:r w:rsidRPr="00847214">
        <w:rPr>
          <w:rFonts w:eastAsia="Times New Roman" w:cs="Times New Roman"/>
          <w:kern w:val="0"/>
          <w:szCs w:val="24"/>
          <w:lang w:val="en-ZA" w:eastAsia="en-ZA"/>
        </w:rPr>
        <w:t>Variables must have unique names, i.e. you cannot have two variables with the same name.</w:t>
      </w:r>
    </w:p>
    <w:p w14:paraId="2CF16B8E" w14:textId="77777777" w:rsidR="00762389" w:rsidRPr="00847214" w:rsidRDefault="00762389" w:rsidP="00762389">
      <w:pPr>
        <w:numPr>
          <w:ilvl w:val="0"/>
          <w:numId w:val="143"/>
        </w:numPr>
        <w:shd w:val="clear" w:color="auto" w:fill="FFFFFF"/>
        <w:spacing w:after="0" w:line="240" w:lineRule="auto"/>
        <w:ind w:left="567" w:hanging="567"/>
        <w:jc w:val="both"/>
        <w:textAlignment w:val="baseline"/>
        <w:rPr>
          <w:rFonts w:eastAsia="Times New Roman" w:cs="Times New Roman"/>
          <w:kern w:val="0"/>
          <w:szCs w:val="24"/>
          <w:lang w:val="en-ZA" w:eastAsia="en-ZA"/>
        </w:rPr>
      </w:pPr>
      <w:r w:rsidRPr="00847214">
        <w:rPr>
          <w:rFonts w:eastAsia="Times New Roman" w:cs="Times New Roman"/>
          <w:kern w:val="0"/>
          <w:szCs w:val="24"/>
          <w:lang w:val="en-ZA" w:eastAsia="en-ZA"/>
        </w:rPr>
        <w:t>Variable names are case sensitive, so </w:t>
      </w:r>
      <w:r w:rsidRPr="00847214">
        <w:rPr>
          <w:rFonts w:eastAsia="Times New Roman" w:cs="Times New Roman"/>
          <w:b/>
          <w:bCs/>
          <w:kern w:val="0"/>
          <w:szCs w:val="24"/>
          <w:bdr w:val="none" w:sz="0" w:space="0" w:color="auto" w:frame="1"/>
          <w:lang w:val="en-ZA" w:eastAsia="en-ZA"/>
        </w:rPr>
        <w:t>Count</w:t>
      </w:r>
      <w:r w:rsidRPr="00847214">
        <w:rPr>
          <w:rFonts w:eastAsia="Times New Roman" w:cs="Times New Roman"/>
          <w:kern w:val="0"/>
          <w:szCs w:val="24"/>
          <w:lang w:val="en-ZA" w:eastAsia="en-ZA"/>
        </w:rPr>
        <w:t> and </w:t>
      </w:r>
      <w:r w:rsidRPr="00847214">
        <w:rPr>
          <w:rFonts w:eastAsia="Times New Roman" w:cs="Times New Roman"/>
          <w:b/>
          <w:bCs/>
          <w:kern w:val="0"/>
          <w:szCs w:val="24"/>
          <w:bdr w:val="none" w:sz="0" w:space="0" w:color="auto" w:frame="1"/>
          <w:lang w:val="en-ZA" w:eastAsia="en-ZA"/>
        </w:rPr>
        <w:t>count</w:t>
      </w:r>
      <w:r w:rsidRPr="00847214">
        <w:rPr>
          <w:rFonts w:eastAsia="Times New Roman" w:cs="Times New Roman"/>
          <w:kern w:val="0"/>
          <w:szCs w:val="24"/>
          <w:lang w:val="en-ZA" w:eastAsia="en-ZA"/>
        </w:rPr>
        <w:t> are two </w:t>
      </w:r>
      <w:r w:rsidRPr="00847214">
        <w:rPr>
          <w:rFonts w:eastAsia="Times New Roman" w:cs="Times New Roman"/>
          <w:i/>
          <w:iCs/>
          <w:kern w:val="0"/>
          <w:szCs w:val="24"/>
          <w:bdr w:val="none" w:sz="0" w:space="0" w:color="auto" w:frame="1"/>
          <w:lang w:val="en-ZA" w:eastAsia="en-ZA"/>
        </w:rPr>
        <w:t>different</w:t>
      </w:r>
      <w:r w:rsidRPr="00847214">
        <w:rPr>
          <w:rFonts w:eastAsia="Times New Roman" w:cs="Times New Roman"/>
          <w:kern w:val="0"/>
          <w:szCs w:val="24"/>
          <w:lang w:val="en-ZA" w:eastAsia="en-ZA"/>
        </w:rPr>
        <w:t> variables.</w:t>
      </w:r>
    </w:p>
    <w:p w14:paraId="44B7E84C" w14:textId="77777777" w:rsidR="00762389" w:rsidRPr="00847214" w:rsidRDefault="00762389" w:rsidP="00762389">
      <w:pPr>
        <w:numPr>
          <w:ilvl w:val="0"/>
          <w:numId w:val="143"/>
        </w:numPr>
        <w:shd w:val="clear" w:color="auto" w:fill="FFFFFF"/>
        <w:spacing w:after="150" w:line="240" w:lineRule="auto"/>
        <w:ind w:left="567" w:hanging="567"/>
        <w:jc w:val="both"/>
        <w:textAlignment w:val="baseline"/>
        <w:rPr>
          <w:rFonts w:eastAsia="Times New Roman" w:cs="Times New Roman"/>
          <w:kern w:val="0"/>
          <w:szCs w:val="24"/>
          <w:lang w:val="en-ZA" w:eastAsia="en-ZA"/>
        </w:rPr>
      </w:pPr>
      <w:r w:rsidRPr="00847214">
        <w:rPr>
          <w:rFonts w:eastAsia="Times New Roman" w:cs="Times New Roman"/>
          <w:kern w:val="0"/>
          <w:szCs w:val="24"/>
          <w:lang w:val="en-ZA" w:eastAsia="en-ZA"/>
        </w:rPr>
        <w:t>Variables may not contain any special characters, except the underscore (_)</w:t>
      </w:r>
    </w:p>
    <w:p w14:paraId="5E5790E9" w14:textId="77777777" w:rsidR="00762389" w:rsidRDefault="00762389" w:rsidP="00762389">
      <w:pPr>
        <w:spacing w:after="0" w:line="360" w:lineRule="auto"/>
        <w:ind w:left="13"/>
        <w:contextualSpacing/>
        <w:jc w:val="both"/>
        <w:rPr>
          <w:rFonts w:ascii="Nunito" w:hAnsi="Nunito"/>
          <w:color w:val="000000"/>
          <w:shd w:val="clear" w:color="auto" w:fill="FFFFFF"/>
        </w:rPr>
      </w:pPr>
    </w:p>
    <w:p w14:paraId="605F2AA9" w14:textId="77777777" w:rsidR="00762389" w:rsidRDefault="00762389" w:rsidP="00762389">
      <w:pPr>
        <w:spacing w:after="0" w:line="360" w:lineRule="auto"/>
        <w:ind w:left="13"/>
        <w:contextualSpacing/>
        <w:jc w:val="both"/>
        <w:rPr>
          <w:b/>
          <w:bCs/>
        </w:rPr>
      </w:pPr>
      <w:r w:rsidRPr="00847214">
        <w:rPr>
          <w:b/>
          <w:bCs/>
        </w:rPr>
        <w:t>Arduino Data Types</w:t>
      </w:r>
    </w:p>
    <w:p w14:paraId="3DF48470" w14:textId="77777777" w:rsidR="00762389" w:rsidRPr="001D32AD" w:rsidRDefault="00762389" w:rsidP="00762389">
      <w:pPr>
        <w:spacing w:after="0" w:line="360" w:lineRule="auto"/>
        <w:ind w:left="13"/>
        <w:contextualSpacing/>
        <w:jc w:val="both"/>
      </w:pPr>
      <w:r w:rsidRPr="001D32AD">
        <w:t xml:space="preserve">There are different data types which can be used in Arduino programming, and these </w:t>
      </w:r>
      <w:r>
        <w:t>are:</w:t>
      </w:r>
    </w:p>
    <w:p w14:paraId="68899DDE" w14:textId="77777777" w:rsidR="00762389" w:rsidRPr="008263D5" w:rsidRDefault="00762389">
      <w:pPr>
        <w:numPr>
          <w:ilvl w:val="0"/>
          <w:numId w:val="182"/>
        </w:numPr>
        <w:shd w:val="clear" w:color="auto" w:fill="FFFFFF"/>
        <w:spacing w:before="60" w:after="100" w:afterAutospacing="1" w:line="375" w:lineRule="atLeast"/>
        <w:jc w:val="both"/>
        <w:rPr>
          <w:rFonts w:eastAsia="Times New Roman" w:cs="Times New Roman"/>
          <w:color w:val="000000"/>
          <w:szCs w:val="24"/>
          <w:lang w:eastAsia="en-ZA"/>
        </w:rPr>
      </w:pPr>
      <w:r w:rsidRPr="008263D5">
        <w:rPr>
          <w:rFonts w:eastAsia="Times New Roman" w:cs="Times New Roman"/>
          <w:color w:val="000000"/>
          <w:szCs w:val="24"/>
          <w:lang w:eastAsia="en-ZA"/>
        </w:rPr>
        <w:t>void Data Type</w:t>
      </w:r>
    </w:p>
    <w:p w14:paraId="027A3E0C" w14:textId="77777777" w:rsidR="00762389" w:rsidRPr="008263D5" w:rsidRDefault="00762389">
      <w:pPr>
        <w:numPr>
          <w:ilvl w:val="0"/>
          <w:numId w:val="182"/>
        </w:numPr>
        <w:shd w:val="clear" w:color="auto" w:fill="FFFFFF"/>
        <w:spacing w:before="60" w:after="100" w:afterAutospacing="1" w:line="375" w:lineRule="atLeast"/>
        <w:jc w:val="both"/>
        <w:rPr>
          <w:rFonts w:eastAsia="Times New Roman" w:cs="Times New Roman"/>
          <w:color w:val="000000"/>
          <w:szCs w:val="24"/>
          <w:lang w:eastAsia="en-ZA"/>
        </w:rPr>
      </w:pPr>
      <w:r w:rsidRPr="008263D5">
        <w:rPr>
          <w:rFonts w:eastAsia="Times New Roman" w:cs="Times New Roman"/>
          <w:color w:val="000000"/>
          <w:szCs w:val="24"/>
          <w:lang w:eastAsia="en-ZA"/>
        </w:rPr>
        <w:t>int Data Type</w:t>
      </w:r>
      <w:r>
        <w:rPr>
          <w:rFonts w:eastAsia="Times New Roman" w:cs="Times New Roman"/>
          <w:color w:val="000000"/>
          <w:szCs w:val="24"/>
          <w:lang w:eastAsia="en-ZA"/>
        </w:rPr>
        <w:t>- Store integer numbers</w:t>
      </w:r>
    </w:p>
    <w:p w14:paraId="26AAF128" w14:textId="77777777" w:rsidR="00762389" w:rsidRPr="008263D5" w:rsidRDefault="00762389">
      <w:pPr>
        <w:numPr>
          <w:ilvl w:val="0"/>
          <w:numId w:val="182"/>
        </w:numPr>
        <w:shd w:val="clear" w:color="auto" w:fill="FFFFFF"/>
        <w:spacing w:before="60" w:after="100" w:afterAutospacing="1" w:line="375" w:lineRule="atLeast"/>
        <w:jc w:val="both"/>
        <w:rPr>
          <w:rFonts w:eastAsia="Times New Roman" w:cs="Times New Roman"/>
          <w:color w:val="000000"/>
          <w:szCs w:val="24"/>
          <w:lang w:eastAsia="en-ZA"/>
        </w:rPr>
      </w:pPr>
      <w:r w:rsidRPr="008263D5">
        <w:rPr>
          <w:rFonts w:eastAsia="Times New Roman" w:cs="Times New Roman"/>
          <w:color w:val="000000"/>
          <w:szCs w:val="24"/>
          <w:lang w:eastAsia="en-ZA"/>
        </w:rPr>
        <w:t>Char Data Type</w:t>
      </w:r>
      <w:r>
        <w:rPr>
          <w:rFonts w:eastAsia="Times New Roman" w:cs="Times New Roman"/>
          <w:color w:val="000000"/>
          <w:szCs w:val="24"/>
          <w:lang w:eastAsia="en-ZA"/>
        </w:rPr>
        <w:t xml:space="preserve">- </w:t>
      </w:r>
      <w:r w:rsidRPr="003F685B">
        <w:t>stores any number of characters set.</w:t>
      </w:r>
      <w:r>
        <w:t xml:space="preserve"> e.g 52</w:t>
      </w:r>
    </w:p>
    <w:p w14:paraId="06F2581D" w14:textId="77777777" w:rsidR="00762389" w:rsidRPr="008263D5" w:rsidRDefault="00762389">
      <w:pPr>
        <w:numPr>
          <w:ilvl w:val="0"/>
          <w:numId w:val="182"/>
        </w:numPr>
        <w:shd w:val="clear" w:color="auto" w:fill="FFFFFF"/>
        <w:spacing w:before="60" w:after="100" w:afterAutospacing="1" w:line="375" w:lineRule="atLeast"/>
        <w:jc w:val="both"/>
        <w:rPr>
          <w:rFonts w:eastAsia="Times New Roman" w:cs="Times New Roman"/>
          <w:color w:val="000000"/>
          <w:szCs w:val="24"/>
          <w:lang w:eastAsia="en-ZA"/>
        </w:rPr>
      </w:pPr>
      <w:r w:rsidRPr="008263D5">
        <w:rPr>
          <w:rFonts w:eastAsia="Times New Roman" w:cs="Times New Roman"/>
          <w:color w:val="000000"/>
          <w:szCs w:val="24"/>
          <w:lang w:eastAsia="en-ZA"/>
        </w:rPr>
        <w:t>Float Data Type</w:t>
      </w:r>
      <w:r>
        <w:rPr>
          <w:rFonts w:eastAsia="Times New Roman" w:cs="Times New Roman"/>
          <w:color w:val="000000"/>
          <w:szCs w:val="24"/>
          <w:lang w:eastAsia="en-ZA"/>
        </w:rPr>
        <w:t>-</w:t>
      </w:r>
      <w:r w:rsidRPr="003F685B">
        <w:t xml:space="preserve"> </w:t>
      </w:r>
      <w:r w:rsidRPr="003F685B">
        <w:rPr>
          <w:rFonts w:eastAsia="Times New Roman" w:cs="Times New Roman"/>
          <w:color w:val="000000"/>
          <w:szCs w:val="24"/>
          <w:lang w:eastAsia="en-ZA"/>
        </w:rPr>
        <w:t>A floating-point number is one that has both a fractional and a decimal component</w:t>
      </w:r>
      <w:r>
        <w:rPr>
          <w:rFonts w:eastAsia="Times New Roman" w:cs="Times New Roman"/>
          <w:color w:val="000000"/>
          <w:szCs w:val="24"/>
          <w:lang w:eastAsia="en-ZA"/>
        </w:rPr>
        <w:t xml:space="preserve"> e.g., 5.6.</w:t>
      </w:r>
    </w:p>
    <w:p w14:paraId="1A2B0D14" w14:textId="77777777" w:rsidR="00762389" w:rsidRPr="008263D5" w:rsidRDefault="00762389">
      <w:pPr>
        <w:numPr>
          <w:ilvl w:val="0"/>
          <w:numId w:val="182"/>
        </w:numPr>
        <w:shd w:val="clear" w:color="auto" w:fill="FFFFFF"/>
        <w:spacing w:before="60" w:after="100" w:afterAutospacing="1" w:line="375" w:lineRule="atLeast"/>
        <w:jc w:val="both"/>
        <w:rPr>
          <w:rFonts w:eastAsia="Times New Roman" w:cs="Times New Roman"/>
          <w:color w:val="000000"/>
          <w:szCs w:val="24"/>
          <w:lang w:eastAsia="en-ZA"/>
        </w:rPr>
      </w:pPr>
      <w:r w:rsidRPr="008263D5">
        <w:rPr>
          <w:rFonts w:eastAsia="Times New Roman" w:cs="Times New Roman"/>
          <w:color w:val="000000"/>
          <w:szCs w:val="24"/>
          <w:lang w:eastAsia="en-ZA"/>
        </w:rPr>
        <w:t>Double Data Type</w:t>
      </w:r>
      <w:r>
        <w:rPr>
          <w:rFonts w:eastAsia="Times New Roman" w:cs="Times New Roman"/>
          <w:color w:val="000000"/>
          <w:szCs w:val="24"/>
          <w:lang w:eastAsia="en-ZA"/>
        </w:rPr>
        <w:t>-</w:t>
      </w:r>
      <w:r w:rsidRPr="00C57136">
        <w:t xml:space="preserve"> </w:t>
      </w:r>
      <w:r w:rsidRPr="00C57136">
        <w:rPr>
          <w:rFonts w:eastAsia="Times New Roman" w:cs="Times New Roman"/>
          <w:color w:val="000000"/>
          <w:szCs w:val="24"/>
          <w:lang w:eastAsia="en-ZA"/>
        </w:rPr>
        <w:t>The double data type is also used for handling the decimal or floating-point numbers</w:t>
      </w:r>
      <w:r>
        <w:rPr>
          <w:rFonts w:eastAsia="Times New Roman" w:cs="Times New Roman"/>
          <w:color w:val="000000"/>
          <w:szCs w:val="24"/>
          <w:lang w:eastAsia="en-ZA"/>
        </w:rPr>
        <w:t>.</w:t>
      </w:r>
    </w:p>
    <w:p w14:paraId="00A1891E" w14:textId="77777777" w:rsidR="00762389" w:rsidRPr="008263D5" w:rsidRDefault="00762389">
      <w:pPr>
        <w:numPr>
          <w:ilvl w:val="0"/>
          <w:numId w:val="182"/>
        </w:numPr>
        <w:shd w:val="clear" w:color="auto" w:fill="FFFFFF"/>
        <w:spacing w:before="60" w:after="100" w:afterAutospacing="1" w:line="375" w:lineRule="atLeast"/>
        <w:jc w:val="both"/>
        <w:rPr>
          <w:rFonts w:eastAsia="Times New Roman" w:cs="Times New Roman"/>
          <w:color w:val="000000"/>
          <w:szCs w:val="24"/>
          <w:lang w:eastAsia="en-ZA"/>
        </w:rPr>
      </w:pPr>
      <w:r w:rsidRPr="008263D5">
        <w:rPr>
          <w:rFonts w:eastAsia="Times New Roman" w:cs="Times New Roman"/>
          <w:color w:val="000000"/>
          <w:szCs w:val="24"/>
          <w:lang w:eastAsia="en-ZA"/>
        </w:rPr>
        <w:t>Unsigned int Data Type</w:t>
      </w:r>
      <w:r>
        <w:rPr>
          <w:rFonts w:eastAsia="Times New Roman" w:cs="Times New Roman"/>
          <w:color w:val="000000"/>
          <w:szCs w:val="24"/>
          <w:lang w:eastAsia="en-ZA"/>
        </w:rPr>
        <w:t>-Stores only positive numbers</w:t>
      </w:r>
    </w:p>
    <w:p w14:paraId="5015F700" w14:textId="77777777" w:rsidR="00762389" w:rsidRPr="008263D5" w:rsidRDefault="00762389">
      <w:pPr>
        <w:numPr>
          <w:ilvl w:val="0"/>
          <w:numId w:val="182"/>
        </w:numPr>
        <w:shd w:val="clear" w:color="auto" w:fill="FFFFFF"/>
        <w:spacing w:before="60" w:after="100" w:afterAutospacing="1" w:line="375" w:lineRule="atLeast"/>
        <w:jc w:val="both"/>
        <w:rPr>
          <w:rFonts w:eastAsia="Times New Roman" w:cs="Times New Roman"/>
          <w:color w:val="000000"/>
          <w:szCs w:val="24"/>
          <w:lang w:eastAsia="en-ZA"/>
        </w:rPr>
      </w:pPr>
      <w:r w:rsidRPr="008263D5">
        <w:rPr>
          <w:rFonts w:eastAsia="Times New Roman" w:cs="Times New Roman"/>
          <w:color w:val="000000"/>
          <w:szCs w:val="24"/>
          <w:lang w:eastAsia="en-ZA"/>
        </w:rPr>
        <w:t>short Data Type</w:t>
      </w:r>
      <w:r>
        <w:rPr>
          <w:rFonts w:eastAsia="Times New Roman" w:cs="Times New Roman"/>
          <w:color w:val="000000"/>
          <w:szCs w:val="24"/>
          <w:lang w:eastAsia="en-ZA"/>
        </w:rPr>
        <w:t>-</w:t>
      </w:r>
      <w:r w:rsidRPr="00C57136">
        <w:rPr>
          <w:rFonts w:ascii="Arial" w:hAnsi="Arial" w:cs="Arial"/>
          <w:color w:val="4D5156"/>
          <w:sz w:val="21"/>
          <w:szCs w:val="21"/>
          <w:shd w:val="clear" w:color="auto" w:fill="FFFFFF"/>
        </w:rPr>
        <w:t xml:space="preserve"> </w:t>
      </w:r>
      <w:r w:rsidRPr="00C57136">
        <w:rPr>
          <w:rFonts w:eastAsia="Times New Roman" w:cs="Times New Roman"/>
          <w:color w:val="000000"/>
          <w:szCs w:val="24"/>
          <w:lang w:eastAsia="en-ZA"/>
        </w:rPr>
        <w:t>A short is a 16-bit data-type</w:t>
      </w:r>
      <w:r>
        <w:rPr>
          <w:rFonts w:eastAsia="Times New Roman" w:cs="Times New Roman"/>
          <w:color w:val="000000"/>
          <w:szCs w:val="24"/>
          <w:lang w:eastAsia="en-ZA"/>
        </w:rPr>
        <w:t>.</w:t>
      </w:r>
    </w:p>
    <w:p w14:paraId="75B19031" w14:textId="77777777" w:rsidR="00762389" w:rsidRPr="008263D5" w:rsidRDefault="00762389">
      <w:pPr>
        <w:numPr>
          <w:ilvl w:val="0"/>
          <w:numId w:val="182"/>
        </w:numPr>
        <w:shd w:val="clear" w:color="auto" w:fill="FFFFFF"/>
        <w:spacing w:before="60" w:after="100" w:afterAutospacing="1" w:line="375" w:lineRule="atLeast"/>
        <w:jc w:val="both"/>
        <w:rPr>
          <w:rFonts w:eastAsia="Times New Roman" w:cs="Times New Roman"/>
          <w:color w:val="000000"/>
          <w:szCs w:val="24"/>
          <w:lang w:eastAsia="en-ZA"/>
        </w:rPr>
      </w:pPr>
      <w:r w:rsidRPr="008263D5">
        <w:rPr>
          <w:rFonts w:eastAsia="Times New Roman" w:cs="Times New Roman"/>
          <w:color w:val="000000"/>
          <w:szCs w:val="24"/>
          <w:lang w:eastAsia="en-ZA"/>
        </w:rPr>
        <w:t>long Data Type</w:t>
      </w:r>
      <w:r>
        <w:rPr>
          <w:rFonts w:eastAsia="Times New Roman" w:cs="Times New Roman"/>
          <w:color w:val="000000"/>
          <w:szCs w:val="24"/>
          <w:lang w:eastAsia="en-ZA"/>
        </w:rPr>
        <w:t>-</w:t>
      </w:r>
    </w:p>
    <w:p w14:paraId="37F5A143" w14:textId="77777777" w:rsidR="00762389" w:rsidRPr="008263D5" w:rsidRDefault="00762389">
      <w:pPr>
        <w:numPr>
          <w:ilvl w:val="0"/>
          <w:numId w:val="182"/>
        </w:numPr>
        <w:shd w:val="clear" w:color="auto" w:fill="FFFFFF"/>
        <w:spacing w:before="60" w:after="100" w:afterAutospacing="1" w:line="375" w:lineRule="atLeast"/>
        <w:jc w:val="both"/>
        <w:rPr>
          <w:rFonts w:eastAsia="Times New Roman" w:cs="Times New Roman"/>
          <w:color w:val="000000"/>
          <w:szCs w:val="24"/>
          <w:lang w:eastAsia="en-ZA"/>
        </w:rPr>
      </w:pPr>
      <w:r w:rsidRPr="008263D5">
        <w:rPr>
          <w:rFonts w:eastAsia="Times New Roman" w:cs="Times New Roman"/>
          <w:color w:val="000000"/>
          <w:szCs w:val="24"/>
          <w:lang w:eastAsia="en-ZA"/>
        </w:rPr>
        <w:t>Unsigned long Data Type</w:t>
      </w:r>
    </w:p>
    <w:p w14:paraId="65384BBF" w14:textId="77777777" w:rsidR="00762389" w:rsidRPr="008263D5" w:rsidRDefault="00762389">
      <w:pPr>
        <w:numPr>
          <w:ilvl w:val="0"/>
          <w:numId w:val="182"/>
        </w:numPr>
        <w:shd w:val="clear" w:color="auto" w:fill="FFFFFF"/>
        <w:spacing w:before="60" w:after="100" w:afterAutospacing="1" w:line="375" w:lineRule="atLeast"/>
        <w:jc w:val="both"/>
        <w:rPr>
          <w:rFonts w:eastAsia="Times New Roman" w:cs="Times New Roman"/>
          <w:color w:val="000000"/>
          <w:szCs w:val="24"/>
          <w:lang w:eastAsia="en-ZA"/>
        </w:rPr>
      </w:pPr>
      <w:r w:rsidRPr="008263D5">
        <w:rPr>
          <w:rFonts w:eastAsia="Times New Roman" w:cs="Times New Roman"/>
          <w:color w:val="000000"/>
          <w:szCs w:val="24"/>
          <w:lang w:eastAsia="en-ZA"/>
        </w:rPr>
        <w:t>byte data type</w:t>
      </w:r>
      <w:r>
        <w:rPr>
          <w:rFonts w:eastAsia="Times New Roman" w:cs="Times New Roman"/>
          <w:color w:val="000000"/>
          <w:szCs w:val="24"/>
          <w:lang w:eastAsia="en-ZA"/>
        </w:rPr>
        <w:t>-</w:t>
      </w:r>
      <w:r w:rsidRPr="00C57136">
        <w:rPr>
          <w:rFonts w:eastAsia="Times New Roman" w:cs="Times New Roman"/>
          <w:color w:val="000000"/>
          <w:szCs w:val="24"/>
          <w:lang w:eastAsia="en-ZA"/>
        </w:rPr>
        <w:t xml:space="preserve"> stores values from 0 to 255.</w:t>
      </w:r>
    </w:p>
    <w:p w14:paraId="3BBED85F" w14:textId="77777777" w:rsidR="00762389" w:rsidRPr="008263D5" w:rsidRDefault="00762389">
      <w:pPr>
        <w:numPr>
          <w:ilvl w:val="0"/>
          <w:numId w:val="182"/>
        </w:numPr>
        <w:shd w:val="clear" w:color="auto" w:fill="FFFFFF"/>
        <w:spacing w:before="60" w:after="100" w:afterAutospacing="1" w:line="375" w:lineRule="atLeast"/>
        <w:jc w:val="both"/>
        <w:rPr>
          <w:rFonts w:eastAsia="Times New Roman" w:cs="Times New Roman"/>
          <w:color w:val="000000"/>
          <w:szCs w:val="24"/>
          <w:lang w:eastAsia="en-ZA"/>
        </w:rPr>
      </w:pPr>
      <w:r w:rsidRPr="008263D5">
        <w:rPr>
          <w:rFonts w:eastAsia="Times New Roman" w:cs="Times New Roman"/>
          <w:color w:val="000000"/>
          <w:szCs w:val="24"/>
          <w:lang w:eastAsia="en-ZA"/>
        </w:rPr>
        <w:t>word data type</w:t>
      </w:r>
      <w:r>
        <w:rPr>
          <w:rFonts w:eastAsia="Times New Roman" w:cs="Times New Roman"/>
          <w:color w:val="000000"/>
          <w:szCs w:val="24"/>
          <w:lang w:eastAsia="en-ZA"/>
        </w:rPr>
        <w:t>-</w:t>
      </w:r>
      <w:r w:rsidRPr="00C57136">
        <w:rPr>
          <w:rFonts w:eastAsia="Times New Roman" w:cs="Times New Roman"/>
          <w:color w:val="000000"/>
          <w:szCs w:val="24"/>
          <w:lang w:eastAsia="en-ZA"/>
        </w:rPr>
        <w:t xml:space="preserve"> It is regarded as an unsigned 16-bit or 2-byte number that may hold values between 0 and 65535.</w:t>
      </w:r>
    </w:p>
    <w:p w14:paraId="237F8343" w14:textId="392E927A" w:rsidR="00762389" w:rsidRDefault="00943EE5" w:rsidP="00762389">
      <w:r>
        <w:t>Table 3.3 summarises the different data types as used in Arduino programming.</w:t>
      </w:r>
    </w:p>
    <w:p w14:paraId="20F1B1DA" w14:textId="766B1E17" w:rsidR="00943EE5" w:rsidRPr="00943EE5" w:rsidRDefault="00943EE5" w:rsidP="00943EE5">
      <w:pPr>
        <w:pStyle w:val="Caption"/>
        <w:keepNext/>
        <w:rPr>
          <w:i w:val="0"/>
          <w:iCs w:val="0"/>
          <w:color w:val="auto"/>
          <w:sz w:val="24"/>
          <w:szCs w:val="24"/>
        </w:rPr>
      </w:pPr>
      <w:r w:rsidRPr="00943EE5">
        <w:rPr>
          <w:i w:val="0"/>
          <w:iCs w:val="0"/>
          <w:color w:val="auto"/>
          <w:sz w:val="24"/>
          <w:szCs w:val="24"/>
        </w:rPr>
        <w:lastRenderedPageBreak/>
        <w:t xml:space="preserve">Table 3. </w:t>
      </w:r>
      <w:r w:rsidRPr="00943EE5">
        <w:rPr>
          <w:i w:val="0"/>
          <w:iCs w:val="0"/>
          <w:color w:val="auto"/>
          <w:sz w:val="24"/>
          <w:szCs w:val="24"/>
        </w:rPr>
        <w:fldChar w:fldCharType="begin"/>
      </w:r>
      <w:r w:rsidRPr="00943EE5">
        <w:rPr>
          <w:i w:val="0"/>
          <w:iCs w:val="0"/>
          <w:color w:val="auto"/>
          <w:sz w:val="24"/>
          <w:szCs w:val="24"/>
        </w:rPr>
        <w:instrText xml:space="preserve"> SEQ Table_3. \* ARABIC </w:instrText>
      </w:r>
      <w:r w:rsidRPr="00943EE5">
        <w:rPr>
          <w:i w:val="0"/>
          <w:iCs w:val="0"/>
          <w:color w:val="auto"/>
          <w:sz w:val="24"/>
          <w:szCs w:val="24"/>
        </w:rPr>
        <w:fldChar w:fldCharType="separate"/>
      </w:r>
      <w:r w:rsidR="00F6525E">
        <w:rPr>
          <w:i w:val="0"/>
          <w:iCs w:val="0"/>
          <w:noProof/>
          <w:color w:val="auto"/>
          <w:sz w:val="24"/>
          <w:szCs w:val="24"/>
        </w:rPr>
        <w:t>3</w:t>
      </w:r>
      <w:r w:rsidRPr="00943EE5">
        <w:rPr>
          <w:i w:val="0"/>
          <w:iCs w:val="0"/>
          <w:color w:val="auto"/>
          <w:sz w:val="24"/>
          <w:szCs w:val="24"/>
        </w:rPr>
        <w:fldChar w:fldCharType="end"/>
      </w:r>
      <w:r w:rsidRPr="00943EE5">
        <w:rPr>
          <w:i w:val="0"/>
          <w:iCs w:val="0"/>
          <w:color w:val="auto"/>
          <w:sz w:val="24"/>
          <w:szCs w:val="24"/>
        </w:rPr>
        <w:t>: Data Types in Arduino</w:t>
      </w:r>
    </w:p>
    <w:tbl>
      <w:tblPr>
        <w:tblStyle w:val="TableGrid"/>
        <w:tblW w:w="0" w:type="auto"/>
        <w:tblInd w:w="13" w:type="dxa"/>
        <w:tblLook w:val="04A0" w:firstRow="1" w:lastRow="0" w:firstColumn="1" w:lastColumn="0" w:noHBand="0" w:noVBand="1"/>
      </w:tblPr>
      <w:tblGrid>
        <w:gridCol w:w="1361"/>
        <w:gridCol w:w="1526"/>
        <w:gridCol w:w="6116"/>
      </w:tblGrid>
      <w:tr w:rsidR="00762389" w14:paraId="01041970" w14:textId="77777777" w:rsidTr="00C15F1D">
        <w:tc>
          <w:tcPr>
            <w:tcW w:w="1371" w:type="dxa"/>
          </w:tcPr>
          <w:p w14:paraId="6DDB7781" w14:textId="77777777" w:rsidR="00762389" w:rsidRDefault="00762389" w:rsidP="00C15F1D">
            <w:pPr>
              <w:spacing w:after="0" w:line="360" w:lineRule="auto"/>
              <w:contextualSpacing/>
              <w:jc w:val="both"/>
              <w:rPr>
                <w:b/>
                <w:bCs/>
              </w:rPr>
            </w:pPr>
            <w:r>
              <w:rPr>
                <w:b/>
                <w:bCs/>
              </w:rPr>
              <w:t>Data Type</w:t>
            </w:r>
          </w:p>
        </w:tc>
        <w:tc>
          <w:tcPr>
            <w:tcW w:w="1559" w:type="dxa"/>
          </w:tcPr>
          <w:p w14:paraId="17848BB9" w14:textId="77777777" w:rsidR="00762389" w:rsidRDefault="00762389" w:rsidP="00C15F1D">
            <w:pPr>
              <w:spacing w:after="0" w:line="360" w:lineRule="auto"/>
              <w:contextualSpacing/>
              <w:jc w:val="both"/>
              <w:rPr>
                <w:b/>
                <w:bCs/>
              </w:rPr>
            </w:pPr>
            <w:r>
              <w:rPr>
                <w:b/>
                <w:bCs/>
              </w:rPr>
              <w:t>Size in Bytes</w:t>
            </w:r>
          </w:p>
        </w:tc>
        <w:tc>
          <w:tcPr>
            <w:tcW w:w="6299" w:type="dxa"/>
          </w:tcPr>
          <w:p w14:paraId="52F0F56C" w14:textId="77777777" w:rsidR="00762389" w:rsidRDefault="00762389" w:rsidP="00C15F1D">
            <w:pPr>
              <w:spacing w:after="0" w:line="360" w:lineRule="auto"/>
              <w:contextualSpacing/>
              <w:jc w:val="both"/>
              <w:rPr>
                <w:b/>
                <w:bCs/>
              </w:rPr>
            </w:pPr>
            <w:r>
              <w:rPr>
                <w:b/>
                <w:bCs/>
              </w:rPr>
              <w:t>Explanation</w:t>
            </w:r>
          </w:p>
        </w:tc>
      </w:tr>
      <w:tr w:rsidR="00762389" w14:paraId="7913E009" w14:textId="77777777" w:rsidTr="00C15F1D">
        <w:tc>
          <w:tcPr>
            <w:tcW w:w="1371" w:type="dxa"/>
          </w:tcPr>
          <w:p w14:paraId="15509211" w14:textId="77777777" w:rsidR="00762389" w:rsidRPr="005647FF" w:rsidRDefault="00762389" w:rsidP="00C15F1D">
            <w:pPr>
              <w:spacing w:after="0" w:line="360" w:lineRule="auto"/>
              <w:contextualSpacing/>
              <w:jc w:val="both"/>
              <w:rPr>
                <w:rFonts w:cs="Times New Roman"/>
                <w:shd w:val="clear" w:color="auto" w:fill="FFFFFF"/>
              </w:rPr>
            </w:pPr>
            <w:r w:rsidRPr="005647FF">
              <w:rPr>
                <w:rFonts w:cs="Times New Roman"/>
                <w:shd w:val="clear" w:color="auto" w:fill="FFFFFF"/>
              </w:rPr>
              <w:t>int</w:t>
            </w:r>
          </w:p>
        </w:tc>
        <w:tc>
          <w:tcPr>
            <w:tcW w:w="1559" w:type="dxa"/>
          </w:tcPr>
          <w:p w14:paraId="4F004861" w14:textId="77777777" w:rsidR="00762389" w:rsidRPr="00EB596A" w:rsidRDefault="00762389" w:rsidP="00C15F1D">
            <w:pPr>
              <w:spacing w:after="0" w:line="360" w:lineRule="auto"/>
              <w:contextualSpacing/>
              <w:jc w:val="both"/>
              <w:rPr>
                <w:rFonts w:cs="Times New Roman"/>
                <w:shd w:val="clear" w:color="auto" w:fill="FFFFFF"/>
              </w:rPr>
            </w:pPr>
            <w:r w:rsidRPr="00EB596A">
              <w:rPr>
                <w:rFonts w:cs="Times New Roman"/>
                <w:shd w:val="clear" w:color="auto" w:fill="FFFFFF"/>
              </w:rPr>
              <w:t>2 Bytes</w:t>
            </w:r>
          </w:p>
        </w:tc>
        <w:tc>
          <w:tcPr>
            <w:tcW w:w="6299" w:type="dxa"/>
          </w:tcPr>
          <w:p w14:paraId="58E58B0A" w14:textId="77777777" w:rsidR="00762389" w:rsidRPr="00EB596A" w:rsidRDefault="00762389" w:rsidP="00C15F1D">
            <w:pPr>
              <w:spacing w:after="0" w:line="360" w:lineRule="auto"/>
              <w:contextualSpacing/>
              <w:jc w:val="both"/>
              <w:rPr>
                <w:rFonts w:cs="Times New Roman"/>
                <w:shd w:val="clear" w:color="auto" w:fill="FFFFFF"/>
              </w:rPr>
            </w:pPr>
            <w:r w:rsidRPr="00EB596A">
              <w:rPr>
                <w:rFonts w:cs="Times New Roman"/>
                <w:shd w:val="clear" w:color="auto" w:fill="FFFFFF"/>
              </w:rPr>
              <w:t>Stores a 2 byte(16 bits) signed integer value that is in range of -32,768 to 32,767.</w:t>
            </w:r>
          </w:p>
        </w:tc>
      </w:tr>
      <w:tr w:rsidR="00762389" w14:paraId="24FC1ACB" w14:textId="77777777" w:rsidTr="00C15F1D">
        <w:tc>
          <w:tcPr>
            <w:tcW w:w="1371" w:type="dxa"/>
          </w:tcPr>
          <w:p w14:paraId="0A86BE92" w14:textId="77777777" w:rsidR="00762389" w:rsidRPr="005647FF" w:rsidRDefault="00762389" w:rsidP="00C15F1D">
            <w:pPr>
              <w:spacing w:after="0" w:line="360" w:lineRule="auto"/>
              <w:contextualSpacing/>
              <w:jc w:val="both"/>
              <w:rPr>
                <w:rFonts w:cs="Times New Roman"/>
                <w:shd w:val="clear" w:color="auto" w:fill="FFFFFF"/>
              </w:rPr>
            </w:pPr>
            <w:r w:rsidRPr="005647FF">
              <w:rPr>
                <w:rFonts w:cs="Times New Roman"/>
                <w:shd w:val="clear" w:color="auto" w:fill="FFFFFF"/>
              </w:rPr>
              <w:t>char</w:t>
            </w:r>
          </w:p>
        </w:tc>
        <w:tc>
          <w:tcPr>
            <w:tcW w:w="1559" w:type="dxa"/>
          </w:tcPr>
          <w:p w14:paraId="6E499FE8" w14:textId="77777777" w:rsidR="00762389" w:rsidRPr="005647FF" w:rsidRDefault="00762389" w:rsidP="00C15F1D">
            <w:pPr>
              <w:spacing w:after="0" w:line="360" w:lineRule="auto"/>
              <w:contextualSpacing/>
              <w:jc w:val="both"/>
              <w:rPr>
                <w:rFonts w:cs="Times New Roman"/>
                <w:shd w:val="clear" w:color="auto" w:fill="FFFFFF"/>
              </w:rPr>
            </w:pPr>
            <w:r w:rsidRPr="005647FF">
              <w:rPr>
                <w:rFonts w:cs="Times New Roman"/>
                <w:shd w:val="clear" w:color="auto" w:fill="FFFFFF"/>
              </w:rPr>
              <w:t>1 Byte</w:t>
            </w:r>
          </w:p>
        </w:tc>
        <w:tc>
          <w:tcPr>
            <w:tcW w:w="6299" w:type="dxa"/>
          </w:tcPr>
          <w:p w14:paraId="19888251" w14:textId="77777777" w:rsidR="00762389" w:rsidRPr="00EB596A" w:rsidRDefault="00762389" w:rsidP="00C15F1D">
            <w:pPr>
              <w:spacing w:after="0" w:line="360" w:lineRule="auto"/>
              <w:contextualSpacing/>
              <w:jc w:val="both"/>
              <w:rPr>
                <w:rFonts w:cs="Times New Roman"/>
                <w:shd w:val="clear" w:color="auto" w:fill="FFFFFF"/>
              </w:rPr>
            </w:pPr>
            <w:r w:rsidRPr="00EB596A">
              <w:rPr>
                <w:rFonts w:cs="Times New Roman"/>
                <w:shd w:val="clear" w:color="auto" w:fill="FFFFFF"/>
              </w:rPr>
              <w:t>The char datatype can store any number of character set. The literals are written inside a single quote</w:t>
            </w:r>
            <w:r>
              <w:rPr>
                <w:rFonts w:cs="Times New Roman"/>
                <w:shd w:val="clear" w:color="auto" w:fill="FFFFFF"/>
              </w:rPr>
              <w:t xml:space="preserve"> like ‘a’, ‘#’ etc </w:t>
            </w:r>
            <w:r w:rsidRPr="005647FF">
              <w:rPr>
                <w:rFonts w:cs="Times New Roman"/>
                <w:shd w:val="clear" w:color="auto" w:fill="FFFFFF"/>
              </w:rPr>
              <w:t>and their ASCII numerical is stored at corresponding variable location.</w:t>
            </w:r>
          </w:p>
        </w:tc>
      </w:tr>
      <w:tr w:rsidR="00762389" w14:paraId="603CF8F0" w14:textId="77777777" w:rsidTr="00C15F1D">
        <w:tc>
          <w:tcPr>
            <w:tcW w:w="1371" w:type="dxa"/>
          </w:tcPr>
          <w:p w14:paraId="769CAE84" w14:textId="77777777" w:rsidR="00762389" w:rsidRPr="005647FF" w:rsidRDefault="00762389" w:rsidP="00C15F1D">
            <w:pPr>
              <w:spacing w:after="0" w:line="360" w:lineRule="auto"/>
              <w:contextualSpacing/>
              <w:jc w:val="both"/>
              <w:rPr>
                <w:rFonts w:cs="Times New Roman"/>
                <w:shd w:val="clear" w:color="auto" w:fill="FFFFFF"/>
              </w:rPr>
            </w:pPr>
            <w:r w:rsidRPr="005647FF">
              <w:rPr>
                <w:rFonts w:cs="Times New Roman"/>
                <w:shd w:val="clear" w:color="auto" w:fill="FFFFFF"/>
              </w:rPr>
              <w:t>Float</w:t>
            </w:r>
          </w:p>
        </w:tc>
        <w:tc>
          <w:tcPr>
            <w:tcW w:w="1559" w:type="dxa"/>
          </w:tcPr>
          <w:p w14:paraId="73DFF6CF" w14:textId="77777777" w:rsidR="00762389" w:rsidRPr="005647FF" w:rsidRDefault="00762389" w:rsidP="00C15F1D">
            <w:pPr>
              <w:spacing w:after="0" w:line="360" w:lineRule="auto"/>
              <w:contextualSpacing/>
              <w:jc w:val="both"/>
              <w:rPr>
                <w:rFonts w:cs="Times New Roman"/>
                <w:shd w:val="clear" w:color="auto" w:fill="FFFFFF"/>
              </w:rPr>
            </w:pPr>
            <w:r w:rsidRPr="005647FF">
              <w:rPr>
                <w:rFonts w:cs="Times New Roman"/>
                <w:shd w:val="clear" w:color="auto" w:fill="FFFFFF"/>
              </w:rPr>
              <w:t>4 Bytes</w:t>
            </w:r>
          </w:p>
        </w:tc>
        <w:tc>
          <w:tcPr>
            <w:tcW w:w="6299" w:type="dxa"/>
          </w:tcPr>
          <w:p w14:paraId="720C62F3" w14:textId="77777777" w:rsidR="00762389" w:rsidRPr="005647FF" w:rsidRDefault="00762389" w:rsidP="00C15F1D">
            <w:pPr>
              <w:spacing w:after="0" w:line="360" w:lineRule="auto"/>
              <w:contextualSpacing/>
              <w:jc w:val="both"/>
              <w:rPr>
                <w:rFonts w:cs="Times New Roman"/>
                <w:shd w:val="clear" w:color="auto" w:fill="FFFFFF"/>
              </w:rPr>
            </w:pPr>
            <w:r w:rsidRPr="005647FF">
              <w:rPr>
                <w:rFonts w:cs="Times New Roman"/>
                <w:shd w:val="clear" w:color="auto" w:fill="FFFFFF"/>
              </w:rPr>
              <w:t>Stores a signed 4-byte(32-bit) value that is integer or a value with decimal point (say 12.15) that is in range of -3.4028235E+38 to 3.4028235E+38.</w:t>
            </w:r>
          </w:p>
        </w:tc>
      </w:tr>
      <w:tr w:rsidR="00762389" w14:paraId="04DA06A8" w14:textId="77777777" w:rsidTr="00C15F1D">
        <w:tc>
          <w:tcPr>
            <w:tcW w:w="1371" w:type="dxa"/>
          </w:tcPr>
          <w:p w14:paraId="1E270859" w14:textId="77777777" w:rsidR="00762389" w:rsidRPr="005647FF" w:rsidRDefault="00762389" w:rsidP="00C15F1D">
            <w:pPr>
              <w:spacing w:after="0" w:line="360" w:lineRule="auto"/>
              <w:contextualSpacing/>
              <w:jc w:val="both"/>
              <w:rPr>
                <w:rFonts w:cs="Times New Roman"/>
                <w:shd w:val="clear" w:color="auto" w:fill="FFFFFF"/>
              </w:rPr>
            </w:pPr>
            <w:r w:rsidRPr="005647FF">
              <w:rPr>
                <w:rFonts w:cs="Times New Roman"/>
                <w:shd w:val="clear" w:color="auto" w:fill="FFFFFF"/>
              </w:rPr>
              <w:t>Double</w:t>
            </w:r>
          </w:p>
        </w:tc>
        <w:tc>
          <w:tcPr>
            <w:tcW w:w="1559" w:type="dxa"/>
          </w:tcPr>
          <w:p w14:paraId="5A780D28" w14:textId="77777777" w:rsidR="00762389" w:rsidRPr="005647FF" w:rsidRDefault="00762389" w:rsidP="00C15F1D">
            <w:pPr>
              <w:jc w:val="both"/>
              <w:rPr>
                <w:rFonts w:cs="Times New Roman"/>
                <w:shd w:val="clear" w:color="auto" w:fill="FFFFFF"/>
              </w:rPr>
            </w:pPr>
            <w:r w:rsidRPr="005647FF">
              <w:rPr>
                <w:rFonts w:cs="Times New Roman"/>
                <w:shd w:val="clear" w:color="auto" w:fill="FFFFFF"/>
              </w:rPr>
              <w:br/>
              <w:t>4 Bytes</w:t>
            </w:r>
          </w:p>
          <w:p w14:paraId="4A9D94AB" w14:textId="77777777" w:rsidR="00762389" w:rsidRPr="005647FF" w:rsidRDefault="00762389" w:rsidP="00C15F1D">
            <w:pPr>
              <w:spacing w:after="0" w:line="360" w:lineRule="auto"/>
              <w:contextualSpacing/>
              <w:jc w:val="both"/>
              <w:rPr>
                <w:rFonts w:cs="Times New Roman"/>
                <w:shd w:val="clear" w:color="auto" w:fill="FFFFFF"/>
              </w:rPr>
            </w:pPr>
          </w:p>
        </w:tc>
        <w:tc>
          <w:tcPr>
            <w:tcW w:w="6299" w:type="dxa"/>
          </w:tcPr>
          <w:p w14:paraId="1A5D357F" w14:textId="77777777" w:rsidR="00762389" w:rsidRPr="005647FF" w:rsidRDefault="00762389" w:rsidP="00C15F1D">
            <w:pPr>
              <w:spacing w:after="0" w:line="360" w:lineRule="auto"/>
              <w:contextualSpacing/>
              <w:jc w:val="both"/>
              <w:rPr>
                <w:rFonts w:cs="Times New Roman"/>
                <w:shd w:val="clear" w:color="auto" w:fill="FFFFFF"/>
              </w:rPr>
            </w:pPr>
            <w:r w:rsidRPr="005647FF">
              <w:rPr>
                <w:rFonts w:cs="Times New Roman"/>
                <w:shd w:val="clear" w:color="auto" w:fill="FFFFFF"/>
              </w:rPr>
              <w:t>The double data type is also used for handling the decimal or floating-point numbers.</w:t>
            </w:r>
          </w:p>
        </w:tc>
      </w:tr>
      <w:tr w:rsidR="00762389" w14:paraId="5D3F7151" w14:textId="77777777" w:rsidTr="00C15F1D">
        <w:tc>
          <w:tcPr>
            <w:tcW w:w="1371" w:type="dxa"/>
          </w:tcPr>
          <w:p w14:paraId="3B3E1361" w14:textId="77777777" w:rsidR="00762389" w:rsidRPr="005647FF" w:rsidRDefault="00762389" w:rsidP="00C15F1D">
            <w:pPr>
              <w:spacing w:after="0" w:line="360" w:lineRule="auto"/>
              <w:contextualSpacing/>
              <w:jc w:val="both"/>
              <w:rPr>
                <w:rFonts w:cs="Times New Roman"/>
                <w:shd w:val="clear" w:color="auto" w:fill="FFFFFF"/>
              </w:rPr>
            </w:pPr>
            <w:r w:rsidRPr="005647FF">
              <w:rPr>
                <w:rFonts w:cs="Times New Roman"/>
                <w:shd w:val="clear" w:color="auto" w:fill="FFFFFF"/>
              </w:rPr>
              <w:t>Unsigned int</w:t>
            </w:r>
          </w:p>
        </w:tc>
        <w:tc>
          <w:tcPr>
            <w:tcW w:w="1559" w:type="dxa"/>
          </w:tcPr>
          <w:p w14:paraId="577A3A7E" w14:textId="77777777" w:rsidR="00762389" w:rsidRPr="005647FF" w:rsidRDefault="00762389" w:rsidP="00C15F1D">
            <w:pPr>
              <w:spacing w:after="0" w:line="360" w:lineRule="auto"/>
              <w:contextualSpacing/>
              <w:jc w:val="both"/>
              <w:rPr>
                <w:rFonts w:cs="Times New Roman"/>
                <w:shd w:val="clear" w:color="auto" w:fill="FFFFFF"/>
              </w:rPr>
            </w:pPr>
            <w:r w:rsidRPr="005647FF">
              <w:rPr>
                <w:rFonts w:cs="Times New Roman"/>
                <w:shd w:val="clear" w:color="auto" w:fill="FFFFFF"/>
              </w:rPr>
              <w:t xml:space="preserve"> 2 Bytes </w:t>
            </w:r>
          </w:p>
        </w:tc>
        <w:tc>
          <w:tcPr>
            <w:tcW w:w="6299" w:type="dxa"/>
          </w:tcPr>
          <w:p w14:paraId="0722CDD7" w14:textId="77777777" w:rsidR="00762389" w:rsidRPr="005647FF" w:rsidRDefault="00762389" w:rsidP="00C15F1D">
            <w:pPr>
              <w:spacing w:after="0" w:line="360" w:lineRule="auto"/>
              <w:contextualSpacing/>
              <w:jc w:val="both"/>
              <w:rPr>
                <w:rFonts w:cs="Times New Roman"/>
                <w:shd w:val="clear" w:color="auto" w:fill="FFFFFF"/>
              </w:rPr>
            </w:pPr>
            <w:r w:rsidRPr="005647FF">
              <w:rPr>
                <w:rFonts w:cs="Times New Roman"/>
                <w:shd w:val="clear" w:color="auto" w:fill="FFFFFF"/>
              </w:rPr>
              <w:t>Stores an unsigned integer value of 2 bytes(16 bits) that is in range of 0 to 65,536</w:t>
            </w:r>
          </w:p>
        </w:tc>
      </w:tr>
      <w:tr w:rsidR="00762389" w14:paraId="7E7C6411" w14:textId="77777777" w:rsidTr="00C15F1D">
        <w:tc>
          <w:tcPr>
            <w:tcW w:w="1371" w:type="dxa"/>
          </w:tcPr>
          <w:p w14:paraId="65EB23D0" w14:textId="77777777" w:rsidR="00762389" w:rsidRPr="005647FF" w:rsidRDefault="00762389" w:rsidP="00C15F1D">
            <w:pPr>
              <w:spacing w:after="0" w:line="360" w:lineRule="auto"/>
              <w:contextualSpacing/>
              <w:jc w:val="both"/>
              <w:rPr>
                <w:rFonts w:cs="Times New Roman"/>
                <w:shd w:val="clear" w:color="auto" w:fill="FFFFFF"/>
              </w:rPr>
            </w:pPr>
            <w:r w:rsidRPr="005647FF">
              <w:rPr>
                <w:rFonts w:cs="Times New Roman"/>
                <w:shd w:val="clear" w:color="auto" w:fill="FFFFFF"/>
              </w:rPr>
              <w:t>byte</w:t>
            </w:r>
          </w:p>
        </w:tc>
        <w:tc>
          <w:tcPr>
            <w:tcW w:w="1559" w:type="dxa"/>
          </w:tcPr>
          <w:p w14:paraId="08C9D847" w14:textId="77777777" w:rsidR="00762389" w:rsidRPr="005647FF" w:rsidRDefault="00762389" w:rsidP="00C15F1D">
            <w:pPr>
              <w:spacing w:after="0" w:line="360" w:lineRule="auto"/>
              <w:contextualSpacing/>
              <w:jc w:val="both"/>
              <w:rPr>
                <w:rFonts w:cs="Times New Roman"/>
                <w:shd w:val="clear" w:color="auto" w:fill="FFFFFF"/>
              </w:rPr>
            </w:pPr>
            <w:r w:rsidRPr="005647FF">
              <w:rPr>
                <w:rFonts w:cs="Times New Roman"/>
                <w:shd w:val="clear" w:color="auto" w:fill="FFFFFF"/>
              </w:rPr>
              <w:t>8 bits</w:t>
            </w:r>
          </w:p>
        </w:tc>
        <w:tc>
          <w:tcPr>
            <w:tcW w:w="6299" w:type="dxa"/>
          </w:tcPr>
          <w:p w14:paraId="427ADCFB" w14:textId="77777777" w:rsidR="00762389" w:rsidRPr="005647FF" w:rsidRDefault="00762389" w:rsidP="00C15F1D">
            <w:pPr>
              <w:spacing w:after="0" w:line="360" w:lineRule="auto"/>
              <w:contextualSpacing/>
              <w:jc w:val="both"/>
              <w:rPr>
                <w:rFonts w:cs="Times New Roman"/>
                <w:shd w:val="clear" w:color="auto" w:fill="FFFFFF"/>
              </w:rPr>
            </w:pPr>
            <w:r w:rsidRPr="005647FF">
              <w:rPr>
                <w:rFonts w:cs="Times New Roman"/>
                <w:shd w:val="clear" w:color="auto" w:fill="FFFFFF"/>
              </w:rPr>
              <w:t>It is considered as an unsigned number, which stores values from 0 to 255.</w:t>
            </w:r>
          </w:p>
        </w:tc>
      </w:tr>
      <w:tr w:rsidR="00762389" w14:paraId="404457C4" w14:textId="77777777" w:rsidTr="00C15F1D">
        <w:tc>
          <w:tcPr>
            <w:tcW w:w="1371" w:type="dxa"/>
          </w:tcPr>
          <w:p w14:paraId="0517ED0B" w14:textId="77777777" w:rsidR="00762389" w:rsidRPr="005647FF" w:rsidRDefault="00762389" w:rsidP="00C15F1D">
            <w:pPr>
              <w:spacing w:after="0" w:line="360" w:lineRule="auto"/>
              <w:contextualSpacing/>
              <w:jc w:val="both"/>
              <w:rPr>
                <w:rFonts w:cs="Times New Roman"/>
                <w:shd w:val="clear" w:color="auto" w:fill="FFFFFF"/>
              </w:rPr>
            </w:pPr>
            <w:r w:rsidRPr="005647FF">
              <w:rPr>
                <w:rFonts w:cs="Times New Roman"/>
                <w:shd w:val="clear" w:color="auto" w:fill="FFFFFF"/>
              </w:rPr>
              <w:t>short</w:t>
            </w:r>
          </w:p>
        </w:tc>
        <w:tc>
          <w:tcPr>
            <w:tcW w:w="1559" w:type="dxa"/>
          </w:tcPr>
          <w:p w14:paraId="01ED850F" w14:textId="77777777" w:rsidR="00762389" w:rsidRPr="005647FF" w:rsidRDefault="00762389" w:rsidP="00C15F1D">
            <w:pPr>
              <w:spacing w:after="0" w:line="360" w:lineRule="auto"/>
              <w:contextualSpacing/>
              <w:jc w:val="both"/>
              <w:rPr>
                <w:rFonts w:cs="Times New Roman"/>
                <w:shd w:val="clear" w:color="auto" w:fill="FFFFFF"/>
              </w:rPr>
            </w:pPr>
            <w:r w:rsidRPr="005647FF">
              <w:rPr>
                <w:rFonts w:cs="Times New Roman"/>
                <w:shd w:val="clear" w:color="auto" w:fill="FFFFFF"/>
              </w:rPr>
              <w:t>2 bytes</w:t>
            </w:r>
          </w:p>
        </w:tc>
        <w:tc>
          <w:tcPr>
            <w:tcW w:w="6299" w:type="dxa"/>
          </w:tcPr>
          <w:p w14:paraId="10163D8F" w14:textId="77777777" w:rsidR="00762389" w:rsidRPr="005647FF" w:rsidRDefault="00762389" w:rsidP="00C15F1D">
            <w:pPr>
              <w:spacing w:after="0" w:line="360" w:lineRule="auto"/>
              <w:contextualSpacing/>
              <w:jc w:val="both"/>
              <w:rPr>
                <w:rFonts w:cs="Times New Roman"/>
                <w:shd w:val="clear" w:color="auto" w:fill="FFFFFF"/>
              </w:rPr>
            </w:pPr>
            <w:r w:rsidRPr="005647FF">
              <w:rPr>
                <w:rFonts w:cs="Times New Roman"/>
                <w:shd w:val="clear" w:color="auto" w:fill="FFFFFF"/>
              </w:rPr>
              <w:t>The short is an integer data type that stores two bytes or 16-bit of data.</w:t>
            </w:r>
          </w:p>
        </w:tc>
      </w:tr>
      <w:tr w:rsidR="00762389" w14:paraId="5E80DA9D" w14:textId="77777777" w:rsidTr="00C15F1D">
        <w:tc>
          <w:tcPr>
            <w:tcW w:w="1371" w:type="dxa"/>
          </w:tcPr>
          <w:p w14:paraId="18E7C941" w14:textId="77777777" w:rsidR="00762389" w:rsidRPr="005647FF" w:rsidRDefault="00762389" w:rsidP="00C15F1D">
            <w:pPr>
              <w:spacing w:after="0" w:line="360" w:lineRule="auto"/>
              <w:contextualSpacing/>
              <w:jc w:val="both"/>
              <w:rPr>
                <w:rFonts w:cs="Times New Roman"/>
                <w:shd w:val="clear" w:color="auto" w:fill="FFFFFF"/>
              </w:rPr>
            </w:pPr>
            <w:r w:rsidRPr="005647FF">
              <w:rPr>
                <w:rFonts w:cs="Times New Roman"/>
                <w:shd w:val="clear" w:color="auto" w:fill="FFFFFF"/>
              </w:rPr>
              <w:t>long</w:t>
            </w:r>
          </w:p>
        </w:tc>
        <w:tc>
          <w:tcPr>
            <w:tcW w:w="1559" w:type="dxa"/>
          </w:tcPr>
          <w:p w14:paraId="0F208E4B" w14:textId="77777777" w:rsidR="00762389" w:rsidRPr="005647FF" w:rsidRDefault="00762389" w:rsidP="00C15F1D">
            <w:pPr>
              <w:spacing w:after="0" w:line="360" w:lineRule="auto"/>
              <w:contextualSpacing/>
              <w:jc w:val="both"/>
              <w:rPr>
                <w:rFonts w:cs="Times New Roman"/>
                <w:shd w:val="clear" w:color="auto" w:fill="FFFFFF"/>
              </w:rPr>
            </w:pPr>
            <w:r w:rsidRPr="005647FF">
              <w:rPr>
                <w:rFonts w:cs="Times New Roman"/>
                <w:shd w:val="clear" w:color="auto" w:fill="FFFFFF"/>
              </w:rPr>
              <w:t>4 Bytes</w:t>
            </w:r>
          </w:p>
        </w:tc>
        <w:tc>
          <w:tcPr>
            <w:tcW w:w="6299" w:type="dxa"/>
          </w:tcPr>
          <w:p w14:paraId="6EFF9841" w14:textId="77777777" w:rsidR="00762389" w:rsidRPr="005647FF" w:rsidRDefault="00762389" w:rsidP="00C15F1D">
            <w:pPr>
              <w:spacing w:after="0" w:line="360" w:lineRule="auto"/>
              <w:contextualSpacing/>
              <w:jc w:val="both"/>
              <w:rPr>
                <w:rFonts w:cs="Times New Roman"/>
                <w:shd w:val="clear" w:color="auto" w:fill="FFFFFF"/>
              </w:rPr>
            </w:pPr>
            <w:r w:rsidRPr="005647FF">
              <w:rPr>
                <w:rFonts w:cs="Times New Roman"/>
                <w:shd w:val="clear" w:color="auto" w:fill="FFFFFF"/>
              </w:rPr>
              <w:t>Stores a 4 byte (32 bit) signed integer value that is in range of -2,147,483,648 to 2,147,483,647</w:t>
            </w:r>
          </w:p>
        </w:tc>
      </w:tr>
      <w:tr w:rsidR="00762389" w14:paraId="7F12B261" w14:textId="77777777" w:rsidTr="00C15F1D">
        <w:tc>
          <w:tcPr>
            <w:tcW w:w="1371" w:type="dxa"/>
          </w:tcPr>
          <w:p w14:paraId="104FB38C" w14:textId="77777777" w:rsidR="00762389" w:rsidRPr="005647FF" w:rsidRDefault="00762389" w:rsidP="00C15F1D">
            <w:pPr>
              <w:spacing w:after="0" w:line="360" w:lineRule="auto"/>
              <w:contextualSpacing/>
              <w:jc w:val="both"/>
              <w:rPr>
                <w:rFonts w:cs="Times New Roman"/>
                <w:shd w:val="clear" w:color="auto" w:fill="FFFFFF"/>
              </w:rPr>
            </w:pPr>
            <w:r w:rsidRPr="005647FF">
              <w:rPr>
                <w:rFonts w:cs="Times New Roman"/>
                <w:shd w:val="clear" w:color="auto" w:fill="FFFFFF"/>
              </w:rPr>
              <w:t>word</w:t>
            </w:r>
          </w:p>
        </w:tc>
        <w:tc>
          <w:tcPr>
            <w:tcW w:w="1559" w:type="dxa"/>
          </w:tcPr>
          <w:p w14:paraId="5CA7B4A9" w14:textId="77777777" w:rsidR="00762389" w:rsidRPr="005647FF" w:rsidRDefault="00762389" w:rsidP="00C15F1D">
            <w:pPr>
              <w:spacing w:after="0" w:line="360" w:lineRule="auto"/>
              <w:contextualSpacing/>
              <w:jc w:val="both"/>
              <w:rPr>
                <w:rFonts w:cs="Times New Roman"/>
                <w:shd w:val="clear" w:color="auto" w:fill="FFFFFF"/>
              </w:rPr>
            </w:pPr>
            <w:r w:rsidRPr="005647FF">
              <w:rPr>
                <w:rFonts w:cs="Times New Roman"/>
                <w:shd w:val="clear" w:color="auto" w:fill="FFFFFF"/>
              </w:rPr>
              <w:t>2 bytes,</w:t>
            </w:r>
          </w:p>
        </w:tc>
        <w:tc>
          <w:tcPr>
            <w:tcW w:w="6299" w:type="dxa"/>
          </w:tcPr>
          <w:p w14:paraId="28CA9714" w14:textId="77777777" w:rsidR="00762389" w:rsidRPr="005647FF" w:rsidRDefault="00762389" w:rsidP="00C15F1D">
            <w:pPr>
              <w:spacing w:after="0" w:line="360" w:lineRule="auto"/>
              <w:contextualSpacing/>
              <w:jc w:val="both"/>
              <w:rPr>
                <w:rFonts w:cs="Times New Roman"/>
                <w:shd w:val="clear" w:color="auto" w:fill="FFFFFF"/>
              </w:rPr>
            </w:pPr>
            <w:r w:rsidRPr="005647FF">
              <w:rPr>
                <w:rFonts w:cs="Times New Roman"/>
                <w:shd w:val="clear" w:color="auto" w:fill="FFFFFF"/>
              </w:rPr>
              <w:t>It is considered as an unsigned number which stores values from 0 to 65535.</w:t>
            </w:r>
          </w:p>
        </w:tc>
      </w:tr>
      <w:tr w:rsidR="00762389" w:rsidRPr="005647FF" w14:paraId="53C34625" w14:textId="77777777" w:rsidTr="00C15F1D">
        <w:tc>
          <w:tcPr>
            <w:tcW w:w="1371" w:type="dxa"/>
          </w:tcPr>
          <w:p w14:paraId="0B522475" w14:textId="77777777" w:rsidR="00762389" w:rsidRPr="005647FF" w:rsidRDefault="00762389" w:rsidP="00C15F1D">
            <w:pPr>
              <w:spacing w:after="0" w:line="360" w:lineRule="auto"/>
              <w:contextualSpacing/>
              <w:jc w:val="both"/>
              <w:rPr>
                <w:rFonts w:cs="Times New Roman"/>
                <w:shd w:val="clear" w:color="auto" w:fill="FFFFFF"/>
              </w:rPr>
            </w:pPr>
            <w:r w:rsidRPr="005647FF">
              <w:rPr>
                <w:rFonts w:cs="Times New Roman"/>
                <w:shd w:val="clear" w:color="auto" w:fill="FFFFFF"/>
              </w:rPr>
              <w:t>void</w:t>
            </w:r>
          </w:p>
        </w:tc>
        <w:tc>
          <w:tcPr>
            <w:tcW w:w="1559" w:type="dxa"/>
          </w:tcPr>
          <w:p w14:paraId="694D61A9" w14:textId="77777777" w:rsidR="00762389" w:rsidRPr="005647FF" w:rsidRDefault="00762389" w:rsidP="00C15F1D">
            <w:pPr>
              <w:spacing w:after="0" w:line="360" w:lineRule="auto"/>
              <w:contextualSpacing/>
              <w:jc w:val="both"/>
              <w:rPr>
                <w:rFonts w:cs="Times New Roman"/>
                <w:shd w:val="clear" w:color="auto" w:fill="FFFFFF"/>
              </w:rPr>
            </w:pPr>
          </w:p>
        </w:tc>
        <w:tc>
          <w:tcPr>
            <w:tcW w:w="6299" w:type="dxa"/>
          </w:tcPr>
          <w:p w14:paraId="58A88355" w14:textId="77777777" w:rsidR="00762389" w:rsidRPr="005647FF" w:rsidRDefault="00762389" w:rsidP="00C15F1D">
            <w:pPr>
              <w:spacing w:after="0" w:line="360" w:lineRule="auto"/>
              <w:contextualSpacing/>
              <w:jc w:val="both"/>
              <w:rPr>
                <w:rFonts w:cs="Times New Roman"/>
                <w:shd w:val="clear" w:color="auto" w:fill="FFFFFF"/>
              </w:rPr>
            </w:pPr>
            <w:r w:rsidRPr="005647FF">
              <w:rPr>
                <w:rFonts w:cs="Times New Roman"/>
                <w:shd w:val="clear" w:color="auto" w:fill="FFFFFF"/>
              </w:rPr>
              <w:t>The void keyword is used only in function declarations. It indicates that the function is expected to return no information to the function from which it was called.</w:t>
            </w:r>
          </w:p>
        </w:tc>
      </w:tr>
    </w:tbl>
    <w:p w14:paraId="0566D35C" w14:textId="77777777" w:rsidR="00762389" w:rsidRDefault="00762389" w:rsidP="00762389">
      <w:pPr>
        <w:spacing w:after="0" w:line="360" w:lineRule="auto"/>
        <w:ind w:left="13"/>
        <w:contextualSpacing/>
        <w:jc w:val="both"/>
        <w:rPr>
          <w:b/>
          <w:bCs/>
        </w:rPr>
      </w:pPr>
    </w:p>
    <w:p w14:paraId="54C722B3" w14:textId="77777777" w:rsidR="00762389" w:rsidRPr="001D32AD" w:rsidRDefault="00762389" w:rsidP="00762389">
      <w:pPr>
        <w:spacing w:after="0" w:line="360" w:lineRule="auto"/>
        <w:ind w:left="13"/>
        <w:contextualSpacing/>
        <w:jc w:val="both"/>
      </w:pPr>
      <w:r w:rsidRPr="001D32AD">
        <w:t>Let us do a practical on data types. We will declare the common data types and print them. First, we are going to introduce two key commands:</w:t>
      </w:r>
    </w:p>
    <w:p w14:paraId="768B024B" w14:textId="77777777" w:rsidR="00762389" w:rsidRPr="001D32AD" w:rsidRDefault="00762389" w:rsidP="00762389">
      <w:pPr>
        <w:pStyle w:val="ListParagraph"/>
        <w:numPr>
          <w:ilvl w:val="0"/>
          <w:numId w:val="144"/>
        </w:numPr>
        <w:spacing w:after="0" w:line="360" w:lineRule="auto"/>
        <w:jc w:val="both"/>
      </w:pPr>
      <w:r w:rsidRPr="001D32AD">
        <w:t>Serial.begin()</w:t>
      </w:r>
    </w:p>
    <w:p w14:paraId="4DE3EC35" w14:textId="77777777" w:rsidR="00762389" w:rsidRPr="001D32AD" w:rsidRDefault="00762389" w:rsidP="00762389">
      <w:pPr>
        <w:pStyle w:val="ListParagraph"/>
        <w:numPr>
          <w:ilvl w:val="0"/>
          <w:numId w:val="144"/>
        </w:numPr>
        <w:spacing w:after="0" w:line="360" w:lineRule="auto"/>
        <w:jc w:val="both"/>
      </w:pPr>
      <w:r w:rsidRPr="001D32AD">
        <w:t>Serial.print()</w:t>
      </w:r>
    </w:p>
    <w:p w14:paraId="3BE99BEC" w14:textId="77777777" w:rsidR="00762389" w:rsidRDefault="00762389" w:rsidP="00762389">
      <w:pPr>
        <w:spacing w:after="0" w:line="360" w:lineRule="auto"/>
        <w:ind w:left="13"/>
        <w:contextualSpacing/>
        <w:jc w:val="both"/>
        <w:rPr>
          <w:b/>
          <w:bCs/>
        </w:rPr>
      </w:pPr>
    </w:p>
    <w:p w14:paraId="6DC75E87" w14:textId="3DE78446" w:rsidR="00B50DB0" w:rsidRPr="00B50DB0" w:rsidRDefault="00B50DB0" w:rsidP="00762389">
      <w:pPr>
        <w:spacing w:after="0" w:line="360" w:lineRule="auto"/>
        <w:ind w:left="13"/>
        <w:contextualSpacing/>
        <w:jc w:val="both"/>
        <w:rPr>
          <w:rStyle w:val="Strong"/>
        </w:rPr>
      </w:pPr>
      <w:r w:rsidRPr="00B50DB0">
        <w:rPr>
          <w:rStyle w:val="Strong"/>
        </w:rPr>
        <w:lastRenderedPageBreak/>
        <w:t xml:space="preserve">Serial.begin(9600): </w:t>
      </w:r>
      <w:r w:rsidR="00222D50" w:rsidRPr="00222D50">
        <w:rPr>
          <w:rStyle w:val="Strong"/>
          <w:b w:val="0"/>
          <w:bCs w:val="0"/>
          <w:shd w:val="clear" w:color="auto" w:fill="FFE599" w:themeFill="accent4" w:themeFillTint="66"/>
        </w:rPr>
        <w:t>This function initiates serial communication between the microcontroller (Arduino board) and an additional device.</w:t>
      </w:r>
      <w:r w:rsidR="00222D50" w:rsidRPr="00222D50">
        <w:rPr>
          <w:rStyle w:val="Strong"/>
          <w:b w:val="0"/>
          <w:bCs w:val="0"/>
        </w:rPr>
        <w:t xml:space="preserve"> </w:t>
      </w:r>
      <w:r w:rsidRPr="00B50DB0">
        <w:t>The most common reason to use Serial.begin() is when you want to output some information from your Arduino to your computer screen. Majority of the time, you’ll be putting the Serial.begin() function inside of the setup() function. 9600 is called the </w:t>
      </w:r>
      <w:r w:rsidRPr="00B50DB0">
        <w:rPr>
          <w:rStyle w:val="Strong"/>
        </w:rPr>
        <w:t xml:space="preserve">baud rate </w:t>
      </w:r>
      <w:r w:rsidRPr="00B50DB0">
        <w:rPr>
          <w:rStyle w:val="Strong"/>
          <w:b w:val="0"/>
          <w:bCs w:val="0"/>
        </w:rPr>
        <w:t>but can be changed.</w:t>
      </w:r>
    </w:p>
    <w:p w14:paraId="734A2642" w14:textId="77777777" w:rsidR="00B50DB0" w:rsidRDefault="00B50DB0" w:rsidP="00762389">
      <w:pPr>
        <w:spacing w:after="0" w:line="360" w:lineRule="auto"/>
        <w:ind w:left="13"/>
        <w:contextualSpacing/>
        <w:jc w:val="both"/>
        <w:rPr>
          <w:rFonts w:cs="Times New Roman"/>
          <w:shd w:val="clear" w:color="auto" w:fill="FFFFFF"/>
        </w:rPr>
      </w:pPr>
    </w:p>
    <w:p w14:paraId="58E40967" w14:textId="77777777" w:rsidR="00B50DB0" w:rsidRDefault="00B50DB0" w:rsidP="00762389">
      <w:pPr>
        <w:spacing w:after="0" w:line="360" w:lineRule="auto"/>
        <w:ind w:left="13"/>
        <w:contextualSpacing/>
        <w:jc w:val="both"/>
      </w:pPr>
      <w:r>
        <w:t>Serial.print(): This command is used to display text on the computer screen from the Arduino board. Serial.print() and Serial.println() are the same. The only difference is that with println(), anything new that is printed gets printed in the next line, i.e., a new line is formed. Here is an example of code and the output shown in Example 3.1.</w:t>
      </w:r>
    </w:p>
    <w:p w14:paraId="12F24D8C" w14:textId="55B697A2" w:rsidR="00762389" w:rsidRPr="00762389" w:rsidRDefault="00762389" w:rsidP="00762389">
      <w:pPr>
        <w:spacing w:after="0" w:line="360" w:lineRule="auto"/>
        <w:ind w:left="13"/>
        <w:contextualSpacing/>
        <w:jc w:val="both"/>
        <w:rPr>
          <w:rFonts w:cs="Times New Roman"/>
          <w:b/>
          <w:bCs/>
          <w:shd w:val="clear" w:color="auto" w:fill="FFFFFF"/>
        </w:rPr>
      </w:pPr>
      <w:r w:rsidRPr="00762389">
        <w:rPr>
          <w:rFonts w:cs="Times New Roman"/>
          <w:b/>
          <w:bCs/>
          <w:shd w:val="clear" w:color="auto" w:fill="FFFFFF"/>
        </w:rPr>
        <w:t>EXAMPLE 3.1</w:t>
      </w:r>
    </w:p>
    <w:p w14:paraId="00EEB771" w14:textId="77777777" w:rsidR="00762389" w:rsidRPr="009A1F3F" w:rsidRDefault="00762389" w:rsidP="00762389">
      <w:pPr>
        <w:shd w:val="clear" w:color="auto" w:fill="1F272A"/>
        <w:spacing w:after="0" w:line="285" w:lineRule="atLeast"/>
        <w:ind w:left="709"/>
        <w:rPr>
          <w:rFonts w:ascii="Consolas" w:eastAsia="Times New Roman" w:hAnsi="Consolas" w:cs="Times New Roman"/>
          <w:color w:val="DAE3E3"/>
          <w:kern w:val="0"/>
          <w:sz w:val="21"/>
          <w:szCs w:val="21"/>
          <w:lang w:val="en-ZA" w:eastAsia="en-ZA"/>
        </w:rPr>
      </w:pPr>
      <w:r w:rsidRPr="009A1F3F">
        <w:rPr>
          <w:rFonts w:ascii="Consolas" w:eastAsia="Times New Roman" w:hAnsi="Consolas" w:cs="Times New Roman"/>
          <w:color w:val="0CA1A6"/>
          <w:kern w:val="0"/>
          <w:sz w:val="21"/>
          <w:szCs w:val="21"/>
          <w:lang w:val="en-ZA" w:eastAsia="en-ZA"/>
        </w:rPr>
        <w:t>void</w:t>
      </w:r>
      <w:r w:rsidRPr="009A1F3F">
        <w:rPr>
          <w:rFonts w:ascii="Consolas" w:eastAsia="Times New Roman" w:hAnsi="Consolas" w:cs="Times New Roman"/>
          <w:color w:val="DAE3E3"/>
          <w:kern w:val="0"/>
          <w:sz w:val="21"/>
          <w:szCs w:val="21"/>
          <w:lang w:val="en-ZA" w:eastAsia="en-ZA"/>
        </w:rPr>
        <w:t xml:space="preserve"> </w:t>
      </w:r>
      <w:r w:rsidRPr="009A1F3F">
        <w:rPr>
          <w:rFonts w:ascii="Consolas" w:eastAsia="Times New Roman" w:hAnsi="Consolas" w:cs="Times New Roman"/>
          <w:color w:val="F39C12"/>
          <w:kern w:val="0"/>
          <w:sz w:val="21"/>
          <w:szCs w:val="21"/>
          <w:lang w:val="en-ZA" w:eastAsia="en-ZA"/>
        </w:rPr>
        <w:t>setup</w:t>
      </w:r>
      <w:r w:rsidRPr="009A1F3F">
        <w:rPr>
          <w:rFonts w:ascii="Consolas" w:eastAsia="Times New Roman" w:hAnsi="Consolas" w:cs="Times New Roman"/>
          <w:color w:val="DAE3E3"/>
          <w:kern w:val="0"/>
          <w:sz w:val="21"/>
          <w:szCs w:val="21"/>
          <w:lang w:val="en-ZA" w:eastAsia="en-ZA"/>
        </w:rPr>
        <w:t>() {</w:t>
      </w:r>
    </w:p>
    <w:p w14:paraId="610021DF" w14:textId="77777777" w:rsidR="00762389" w:rsidRPr="009A1F3F" w:rsidRDefault="00762389" w:rsidP="00762389">
      <w:pPr>
        <w:shd w:val="clear" w:color="auto" w:fill="1F272A"/>
        <w:spacing w:after="0" w:line="285" w:lineRule="atLeast"/>
        <w:ind w:left="709"/>
        <w:rPr>
          <w:rFonts w:ascii="Consolas" w:eastAsia="Times New Roman" w:hAnsi="Consolas" w:cs="Times New Roman"/>
          <w:color w:val="DAE3E3"/>
          <w:kern w:val="0"/>
          <w:sz w:val="21"/>
          <w:szCs w:val="21"/>
          <w:lang w:val="en-ZA" w:eastAsia="en-ZA"/>
        </w:rPr>
      </w:pPr>
      <w:r w:rsidRPr="009A1F3F">
        <w:rPr>
          <w:rFonts w:ascii="Consolas" w:eastAsia="Times New Roman" w:hAnsi="Consolas" w:cs="Times New Roman"/>
          <w:color w:val="DAE3E3"/>
          <w:kern w:val="0"/>
          <w:sz w:val="21"/>
          <w:szCs w:val="21"/>
          <w:lang w:val="en-ZA" w:eastAsia="en-ZA"/>
        </w:rPr>
        <w:t xml:space="preserve">  </w:t>
      </w:r>
      <w:r w:rsidRPr="009A1F3F">
        <w:rPr>
          <w:rFonts w:ascii="Consolas" w:eastAsia="Times New Roman" w:hAnsi="Consolas" w:cs="Times New Roman"/>
          <w:color w:val="F39C12"/>
          <w:kern w:val="0"/>
          <w:sz w:val="21"/>
          <w:szCs w:val="21"/>
          <w:lang w:val="en-ZA" w:eastAsia="en-ZA"/>
        </w:rPr>
        <w:t>Serial</w:t>
      </w:r>
      <w:r w:rsidRPr="009A1F3F">
        <w:rPr>
          <w:rFonts w:ascii="Consolas" w:eastAsia="Times New Roman" w:hAnsi="Consolas" w:cs="Times New Roman"/>
          <w:color w:val="DAE3E3"/>
          <w:kern w:val="0"/>
          <w:sz w:val="21"/>
          <w:szCs w:val="21"/>
          <w:lang w:val="en-ZA" w:eastAsia="en-ZA"/>
        </w:rPr>
        <w:t>.</w:t>
      </w:r>
      <w:r w:rsidRPr="009A1F3F">
        <w:rPr>
          <w:rFonts w:ascii="Consolas" w:eastAsia="Times New Roman" w:hAnsi="Consolas" w:cs="Times New Roman"/>
          <w:color w:val="F39C12"/>
          <w:kern w:val="0"/>
          <w:sz w:val="21"/>
          <w:szCs w:val="21"/>
          <w:lang w:val="en-ZA" w:eastAsia="en-ZA"/>
        </w:rPr>
        <w:t>begin</w:t>
      </w:r>
      <w:r w:rsidRPr="009A1F3F">
        <w:rPr>
          <w:rFonts w:ascii="Consolas" w:eastAsia="Times New Roman" w:hAnsi="Consolas" w:cs="Times New Roman"/>
          <w:color w:val="DAE3E3"/>
          <w:kern w:val="0"/>
          <w:sz w:val="21"/>
          <w:szCs w:val="21"/>
          <w:lang w:val="en-ZA" w:eastAsia="en-ZA"/>
        </w:rPr>
        <w:t>(</w:t>
      </w:r>
      <w:r w:rsidRPr="009A1F3F">
        <w:rPr>
          <w:rFonts w:ascii="Consolas" w:eastAsia="Times New Roman" w:hAnsi="Consolas" w:cs="Times New Roman"/>
          <w:color w:val="7FCBCD"/>
          <w:kern w:val="0"/>
          <w:sz w:val="21"/>
          <w:szCs w:val="21"/>
          <w:lang w:val="en-ZA" w:eastAsia="en-ZA"/>
        </w:rPr>
        <w:t>9600</w:t>
      </w:r>
      <w:r w:rsidRPr="009A1F3F">
        <w:rPr>
          <w:rFonts w:ascii="Consolas" w:eastAsia="Times New Roman" w:hAnsi="Consolas" w:cs="Times New Roman"/>
          <w:color w:val="DAE3E3"/>
          <w:kern w:val="0"/>
          <w:sz w:val="21"/>
          <w:szCs w:val="21"/>
          <w:lang w:val="en-ZA" w:eastAsia="en-ZA"/>
        </w:rPr>
        <w:t xml:space="preserve">); </w:t>
      </w:r>
    </w:p>
    <w:p w14:paraId="5D204E37" w14:textId="77777777" w:rsidR="00762389" w:rsidRPr="009A1F3F" w:rsidRDefault="00762389" w:rsidP="00762389">
      <w:pPr>
        <w:shd w:val="clear" w:color="auto" w:fill="1F272A"/>
        <w:spacing w:after="0" w:line="285" w:lineRule="atLeast"/>
        <w:ind w:left="709"/>
        <w:rPr>
          <w:rFonts w:ascii="Consolas" w:eastAsia="Times New Roman" w:hAnsi="Consolas" w:cs="Times New Roman"/>
          <w:color w:val="DAE3E3"/>
          <w:kern w:val="0"/>
          <w:sz w:val="21"/>
          <w:szCs w:val="21"/>
          <w:lang w:val="en-ZA" w:eastAsia="en-ZA"/>
        </w:rPr>
      </w:pPr>
      <w:r w:rsidRPr="009A1F3F">
        <w:rPr>
          <w:rFonts w:ascii="Consolas" w:eastAsia="Times New Roman" w:hAnsi="Consolas" w:cs="Times New Roman"/>
          <w:color w:val="7F8C8D"/>
          <w:kern w:val="0"/>
          <w:sz w:val="21"/>
          <w:szCs w:val="21"/>
          <w:lang w:val="en-ZA" w:eastAsia="en-ZA"/>
        </w:rPr>
        <w:t>// using print function</w:t>
      </w:r>
    </w:p>
    <w:p w14:paraId="3B656FFE" w14:textId="77777777" w:rsidR="00762389" w:rsidRPr="009A1F3F" w:rsidRDefault="00762389" w:rsidP="00762389">
      <w:pPr>
        <w:shd w:val="clear" w:color="auto" w:fill="1F272A"/>
        <w:spacing w:after="0" w:line="285" w:lineRule="atLeast"/>
        <w:ind w:left="709"/>
        <w:rPr>
          <w:rFonts w:ascii="Consolas" w:eastAsia="Times New Roman" w:hAnsi="Consolas" w:cs="Times New Roman"/>
          <w:color w:val="DAE3E3"/>
          <w:kern w:val="0"/>
          <w:sz w:val="21"/>
          <w:szCs w:val="21"/>
          <w:lang w:val="en-ZA" w:eastAsia="en-ZA"/>
        </w:rPr>
      </w:pPr>
      <w:r w:rsidRPr="009A1F3F">
        <w:rPr>
          <w:rFonts w:ascii="Consolas" w:eastAsia="Times New Roman" w:hAnsi="Consolas" w:cs="Times New Roman"/>
          <w:color w:val="F39C12"/>
          <w:kern w:val="0"/>
          <w:sz w:val="21"/>
          <w:szCs w:val="21"/>
          <w:lang w:val="en-ZA" w:eastAsia="en-ZA"/>
        </w:rPr>
        <w:t>Serial</w:t>
      </w:r>
      <w:r w:rsidRPr="009A1F3F">
        <w:rPr>
          <w:rFonts w:ascii="Consolas" w:eastAsia="Times New Roman" w:hAnsi="Consolas" w:cs="Times New Roman"/>
          <w:color w:val="DAE3E3"/>
          <w:kern w:val="0"/>
          <w:sz w:val="21"/>
          <w:szCs w:val="21"/>
          <w:lang w:val="en-ZA" w:eastAsia="en-ZA"/>
        </w:rPr>
        <w:t>.</w:t>
      </w:r>
      <w:r w:rsidRPr="009A1F3F">
        <w:rPr>
          <w:rFonts w:ascii="Consolas" w:eastAsia="Times New Roman" w:hAnsi="Consolas" w:cs="Times New Roman"/>
          <w:color w:val="F39C12"/>
          <w:kern w:val="0"/>
          <w:sz w:val="21"/>
          <w:szCs w:val="21"/>
          <w:lang w:val="en-ZA" w:eastAsia="en-ZA"/>
        </w:rPr>
        <w:t>print</w:t>
      </w:r>
      <w:r w:rsidRPr="009A1F3F">
        <w:rPr>
          <w:rFonts w:ascii="Consolas" w:eastAsia="Times New Roman" w:hAnsi="Consolas" w:cs="Times New Roman"/>
          <w:color w:val="DAE3E3"/>
          <w:kern w:val="0"/>
          <w:sz w:val="21"/>
          <w:szCs w:val="21"/>
          <w:lang w:val="en-ZA" w:eastAsia="en-ZA"/>
        </w:rPr>
        <w:t>(</w:t>
      </w:r>
      <w:r w:rsidRPr="009A1F3F">
        <w:rPr>
          <w:rFonts w:ascii="Consolas" w:eastAsia="Times New Roman" w:hAnsi="Consolas" w:cs="Times New Roman"/>
          <w:color w:val="7FCBCD"/>
          <w:kern w:val="0"/>
          <w:sz w:val="21"/>
          <w:szCs w:val="21"/>
          <w:lang w:val="en-ZA" w:eastAsia="en-ZA"/>
        </w:rPr>
        <w:t>"Arduino"</w:t>
      </w:r>
      <w:r w:rsidRPr="009A1F3F">
        <w:rPr>
          <w:rFonts w:ascii="Consolas" w:eastAsia="Times New Roman" w:hAnsi="Consolas" w:cs="Times New Roman"/>
          <w:color w:val="DAE3E3"/>
          <w:kern w:val="0"/>
          <w:sz w:val="21"/>
          <w:szCs w:val="21"/>
          <w:lang w:val="en-ZA" w:eastAsia="en-ZA"/>
        </w:rPr>
        <w:t>);</w:t>
      </w:r>
    </w:p>
    <w:p w14:paraId="3D863F36" w14:textId="77777777" w:rsidR="00762389" w:rsidRPr="009A1F3F" w:rsidRDefault="00762389" w:rsidP="00762389">
      <w:pPr>
        <w:shd w:val="clear" w:color="auto" w:fill="1F272A"/>
        <w:spacing w:after="0" w:line="285" w:lineRule="atLeast"/>
        <w:ind w:left="709"/>
        <w:rPr>
          <w:rFonts w:ascii="Consolas" w:eastAsia="Times New Roman" w:hAnsi="Consolas" w:cs="Times New Roman"/>
          <w:color w:val="DAE3E3"/>
          <w:kern w:val="0"/>
          <w:sz w:val="21"/>
          <w:szCs w:val="21"/>
          <w:lang w:val="en-ZA" w:eastAsia="en-ZA"/>
        </w:rPr>
      </w:pPr>
      <w:r w:rsidRPr="009A1F3F">
        <w:rPr>
          <w:rFonts w:ascii="Consolas" w:eastAsia="Times New Roman" w:hAnsi="Consolas" w:cs="Times New Roman"/>
          <w:color w:val="F39C12"/>
          <w:kern w:val="0"/>
          <w:sz w:val="21"/>
          <w:szCs w:val="21"/>
          <w:lang w:val="en-ZA" w:eastAsia="en-ZA"/>
        </w:rPr>
        <w:t>Serial</w:t>
      </w:r>
      <w:r w:rsidRPr="009A1F3F">
        <w:rPr>
          <w:rFonts w:ascii="Consolas" w:eastAsia="Times New Roman" w:hAnsi="Consolas" w:cs="Times New Roman"/>
          <w:color w:val="DAE3E3"/>
          <w:kern w:val="0"/>
          <w:sz w:val="21"/>
          <w:szCs w:val="21"/>
          <w:lang w:val="en-ZA" w:eastAsia="en-ZA"/>
        </w:rPr>
        <w:t>.</w:t>
      </w:r>
      <w:r w:rsidRPr="009A1F3F">
        <w:rPr>
          <w:rFonts w:ascii="Consolas" w:eastAsia="Times New Roman" w:hAnsi="Consolas" w:cs="Times New Roman"/>
          <w:color w:val="F39C12"/>
          <w:kern w:val="0"/>
          <w:sz w:val="21"/>
          <w:szCs w:val="21"/>
          <w:lang w:val="en-ZA" w:eastAsia="en-ZA"/>
        </w:rPr>
        <w:t>print</w:t>
      </w:r>
      <w:r w:rsidRPr="009A1F3F">
        <w:rPr>
          <w:rFonts w:ascii="Consolas" w:eastAsia="Times New Roman" w:hAnsi="Consolas" w:cs="Times New Roman"/>
          <w:color w:val="DAE3E3"/>
          <w:kern w:val="0"/>
          <w:sz w:val="21"/>
          <w:szCs w:val="21"/>
          <w:lang w:val="en-ZA" w:eastAsia="en-ZA"/>
        </w:rPr>
        <w:t>(</w:t>
      </w:r>
      <w:r w:rsidRPr="009A1F3F">
        <w:rPr>
          <w:rFonts w:ascii="Consolas" w:eastAsia="Times New Roman" w:hAnsi="Consolas" w:cs="Times New Roman"/>
          <w:color w:val="7FCBCD"/>
          <w:kern w:val="0"/>
          <w:sz w:val="21"/>
          <w:szCs w:val="21"/>
          <w:lang w:val="en-ZA" w:eastAsia="en-ZA"/>
        </w:rPr>
        <w:t>"Programming"</w:t>
      </w:r>
      <w:r w:rsidRPr="009A1F3F">
        <w:rPr>
          <w:rFonts w:ascii="Consolas" w:eastAsia="Times New Roman" w:hAnsi="Consolas" w:cs="Times New Roman"/>
          <w:color w:val="DAE3E3"/>
          <w:kern w:val="0"/>
          <w:sz w:val="21"/>
          <w:szCs w:val="21"/>
          <w:lang w:val="en-ZA" w:eastAsia="en-ZA"/>
        </w:rPr>
        <w:t>);</w:t>
      </w:r>
    </w:p>
    <w:p w14:paraId="6233CF96" w14:textId="77777777" w:rsidR="00762389" w:rsidRPr="009A1F3F" w:rsidRDefault="00762389" w:rsidP="00762389">
      <w:pPr>
        <w:shd w:val="clear" w:color="auto" w:fill="1F272A"/>
        <w:spacing w:after="0" w:line="285" w:lineRule="atLeast"/>
        <w:ind w:left="709"/>
        <w:rPr>
          <w:rFonts w:ascii="Consolas" w:eastAsia="Times New Roman" w:hAnsi="Consolas" w:cs="Times New Roman"/>
          <w:color w:val="DAE3E3"/>
          <w:kern w:val="0"/>
          <w:sz w:val="21"/>
          <w:szCs w:val="21"/>
          <w:lang w:val="en-ZA" w:eastAsia="en-ZA"/>
        </w:rPr>
      </w:pPr>
    </w:p>
    <w:p w14:paraId="78AF8694" w14:textId="77777777" w:rsidR="00762389" w:rsidRPr="009A1F3F" w:rsidRDefault="00762389" w:rsidP="00762389">
      <w:pPr>
        <w:shd w:val="clear" w:color="auto" w:fill="1F272A"/>
        <w:spacing w:after="0" w:line="285" w:lineRule="atLeast"/>
        <w:ind w:left="709"/>
        <w:rPr>
          <w:rFonts w:ascii="Consolas" w:eastAsia="Times New Roman" w:hAnsi="Consolas" w:cs="Times New Roman"/>
          <w:color w:val="DAE3E3"/>
          <w:kern w:val="0"/>
          <w:sz w:val="21"/>
          <w:szCs w:val="21"/>
          <w:lang w:val="en-ZA" w:eastAsia="en-ZA"/>
        </w:rPr>
      </w:pPr>
      <w:r w:rsidRPr="009A1F3F">
        <w:rPr>
          <w:rFonts w:ascii="Consolas" w:eastAsia="Times New Roman" w:hAnsi="Consolas" w:cs="Times New Roman"/>
          <w:color w:val="F39C12"/>
          <w:kern w:val="0"/>
          <w:sz w:val="21"/>
          <w:szCs w:val="21"/>
          <w:lang w:val="en-ZA" w:eastAsia="en-ZA"/>
        </w:rPr>
        <w:t>Serial</w:t>
      </w:r>
      <w:r w:rsidRPr="009A1F3F">
        <w:rPr>
          <w:rFonts w:ascii="Consolas" w:eastAsia="Times New Roman" w:hAnsi="Consolas" w:cs="Times New Roman"/>
          <w:color w:val="DAE3E3"/>
          <w:kern w:val="0"/>
          <w:sz w:val="21"/>
          <w:szCs w:val="21"/>
          <w:lang w:val="en-ZA" w:eastAsia="en-ZA"/>
        </w:rPr>
        <w:t>.</w:t>
      </w:r>
      <w:r w:rsidRPr="009A1F3F">
        <w:rPr>
          <w:rFonts w:ascii="Consolas" w:eastAsia="Times New Roman" w:hAnsi="Consolas" w:cs="Times New Roman"/>
          <w:color w:val="F39C12"/>
          <w:kern w:val="0"/>
          <w:sz w:val="21"/>
          <w:szCs w:val="21"/>
          <w:lang w:val="en-ZA" w:eastAsia="en-ZA"/>
        </w:rPr>
        <w:t>println</w:t>
      </w:r>
      <w:r w:rsidRPr="009A1F3F">
        <w:rPr>
          <w:rFonts w:ascii="Consolas" w:eastAsia="Times New Roman" w:hAnsi="Consolas" w:cs="Times New Roman"/>
          <w:color w:val="DAE3E3"/>
          <w:kern w:val="0"/>
          <w:sz w:val="21"/>
          <w:szCs w:val="21"/>
          <w:lang w:val="en-ZA" w:eastAsia="en-ZA"/>
        </w:rPr>
        <w:t>();</w:t>
      </w:r>
    </w:p>
    <w:p w14:paraId="00CADAD9" w14:textId="77777777" w:rsidR="00762389" w:rsidRPr="009A1F3F" w:rsidRDefault="00762389" w:rsidP="00762389">
      <w:pPr>
        <w:shd w:val="clear" w:color="auto" w:fill="1F272A"/>
        <w:spacing w:after="0" w:line="285" w:lineRule="atLeast"/>
        <w:ind w:left="709"/>
        <w:rPr>
          <w:rFonts w:ascii="Consolas" w:eastAsia="Times New Roman" w:hAnsi="Consolas" w:cs="Times New Roman"/>
          <w:color w:val="DAE3E3"/>
          <w:kern w:val="0"/>
          <w:sz w:val="21"/>
          <w:szCs w:val="21"/>
          <w:lang w:val="en-ZA" w:eastAsia="en-ZA"/>
        </w:rPr>
      </w:pPr>
      <w:r w:rsidRPr="009A1F3F">
        <w:rPr>
          <w:rFonts w:ascii="Consolas" w:eastAsia="Times New Roman" w:hAnsi="Consolas" w:cs="Times New Roman"/>
          <w:color w:val="F39C12"/>
          <w:kern w:val="0"/>
          <w:sz w:val="21"/>
          <w:szCs w:val="21"/>
          <w:lang w:val="en-ZA" w:eastAsia="en-ZA"/>
        </w:rPr>
        <w:t>Serial</w:t>
      </w:r>
      <w:r w:rsidRPr="009A1F3F">
        <w:rPr>
          <w:rFonts w:ascii="Consolas" w:eastAsia="Times New Roman" w:hAnsi="Consolas" w:cs="Times New Roman"/>
          <w:color w:val="DAE3E3"/>
          <w:kern w:val="0"/>
          <w:sz w:val="21"/>
          <w:szCs w:val="21"/>
          <w:lang w:val="en-ZA" w:eastAsia="en-ZA"/>
        </w:rPr>
        <w:t>.</w:t>
      </w:r>
      <w:r w:rsidRPr="009A1F3F">
        <w:rPr>
          <w:rFonts w:ascii="Consolas" w:eastAsia="Times New Roman" w:hAnsi="Consolas" w:cs="Times New Roman"/>
          <w:color w:val="F39C12"/>
          <w:kern w:val="0"/>
          <w:sz w:val="21"/>
          <w:szCs w:val="21"/>
          <w:lang w:val="en-ZA" w:eastAsia="en-ZA"/>
        </w:rPr>
        <w:t>println</w:t>
      </w:r>
      <w:r w:rsidRPr="009A1F3F">
        <w:rPr>
          <w:rFonts w:ascii="Consolas" w:eastAsia="Times New Roman" w:hAnsi="Consolas" w:cs="Times New Roman"/>
          <w:color w:val="DAE3E3"/>
          <w:kern w:val="0"/>
          <w:sz w:val="21"/>
          <w:szCs w:val="21"/>
          <w:lang w:val="en-ZA" w:eastAsia="en-ZA"/>
        </w:rPr>
        <w:t>(</w:t>
      </w:r>
      <w:r w:rsidRPr="009A1F3F">
        <w:rPr>
          <w:rFonts w:ascii="Consolas" w:eastAsia="Times New Roman" w:hAnsi="Consolas" w:cs="Times New Roman"/>
          <w:color w:val="7FCBCD"/>
          <w:kern w:val="0"/>
          <w:sz w:val="21"/>
          <w:szCs w:val="21"/>
          <w:lang w:val="en-ZA" w:eastAsia="en-ZA"/>
        </w:rPr>
        <w:t>"Arduino"</w:t>
      </w:r>
      <w:r w:rsidRPr="009A1F3F">
        <w:rPr>
          <w:rFonts w:ascii="Consolas" w:eastAsia="Times New Roman" w:hAnsi="Consolas" w:cs="Times New Roman"/>
          <w:color w:val="DAE3E3"/>
          <w:kern w:val="0"/>
          <w:sz w:val="21"/>
          <w:szCs w:val="21"/>
          <w:lang w:val="en-ZA" w:eastAsia="en-ZA"/>
        </w:rPr>
        <w:t>);</w:t>
      </w:r>
    </w:p>
    <w:p w14:paraId="013A6CB6" w14:textId="77777777" w:rsidR="00762389" w:rsidRPr="009A1F3F" w:rsidRDefault="00762389" w:rsidP="00762389">
      <w:pPr>
        <w:shd w:val="clear" w:color="auto" w:fill="1F272A"/>
        <w:spacing w:after="0" w:line="285" w:lineRule="atLeast"/>
        <w:ind w:left="709"/>
        <w:rPr>
          <w:rFonts w:ascii="Consolas" w:eastAsia="Times New Roman" w:hAnsi="Consolas" w:cs="Times New Roman"/>
          <w:color w:val="DAE3E3"/>
          <w:kern w:val="0"/>
          <w:sz w:val="21"/>
          <w:szCs w:val="21"/>
          <w:lang w:val="en-ZA" w:eastAsia="en-ZA"/>
        </w:rPr>
      </w:pPr>
      <w:r w:rsidRPr="009A1F3F">
        <w:rPr>
          <w:rFonts w:ascii="Consolas" w:eastAsia="Times New Roman" w:hAnsi="Consolas" w:cs="Times New Roman"/>
          <w:color w:val="F39C12"/>
          <w:kern w:val="0"/>
          <w:sz w:val="21"/>
          <w:szCs w:val="21"/>
          <w:lang w:val="en-ZA" w:eastAsia="en-ZA"/>
        </w:rPr>
        <w:t>Serial</w:t>
      </w:r>
      <w:r w:rsidRPr="009A1F3F">
        <w:rPr>
          <w:rFonts w:ascii="Consolas" w:eastAsia="Times New Roman" w:hAnsi="Consolas" w:cs="Times New Roman"/>
          <w:color w:val="DAE3E3"/>
          <w:kern w:val="0"/>
          <w:sz w:val="21"/>
          <w:szCs w:val="21"/>
          <w:lang w:val="en-ZA" w:eastAsia="en-ZA"/>
        </w:rPr>
        <w:t>.</w:t>
      </w:r>
      <w:r w:rsidRPr="009A1F3F">
        <w:rPr>
          <w:rFonts w:ascii="Consolas" w:eastAsia="Times New Roman" w:hAnsi="Consolas" w:cs="Times New Roman"/>
          <w:color w:val="F39C12"/>
          <w:kern w:val="0"/>
          <w:sz w:val="21"/>
          <w:szCs w:val="21"/>
          <w:lang w:val="en-ZA" w:eastAsia="en-ZA"/>
        </w:rPr>
        <w:t>println</w:t>
      </w:r>
      <w:r w:rsidRPr="009A1F3F">
        <w:rPr>
          <w:rFonts w:ascii="Consolas" w:eastAsia="Times New Roman" w:hAnsi="Consolas" w:cs="Times New Roman"/>
          <w:color w:val="DAE3E3"/>
          <w:kern w:val="0"/>
          <w:sz w:val="21"/>
          <w:szCs w:val="21"/>
          <w:lang w:val="en-ZA" w:eastAsia="en-ZA"/>
        </w:rPr>
        <w:t>(</w:t>
      </w:r>
      <w:r w:rsidRPr="009A1F3F">
        <w:rPr>
          <w:rFonts w:ascii="Consolas" w:eastAsia="Times New Roman" w:hAnsi="Consolas" w:cs="Times New Roman"/>
          <w:color w:val="7FCBCD"/>
          <w:kern w:val="0"/>
          <w:sz w:val="21"/>
          <w:szCs w:val="21"/>
          <w:lang w:val="en-ZA" w:eastAsia="en-ZA"/>
        </w:rPr>
        <w:t>"Programming"</w:t>
      </w:r>
      <w:r w:rsidRPr="009A1F3F">
        <w:rPr>
          <w:rFonts w:ascii="Consolas" w:eastAsia="Times New Roman" w:hAnsi="Consolas" w:cs="Times New Roman"/>
          <w:color w:val="DAE3E3"/>
          <w:kern w:val="0"/>
          <w:sz w:val="21"/>
          <w:szCs w:val="21"/>
          <w:lang w:val="en-ZA" w:eastAsia="en-ZA"/>
        </w:rPr>
        <w:t>);</w:t>
      </w:r>
    </w:p>
    <w:p w14:paraId="3969263C" w14:textId="77777777" w:rsidR="00762389" w:rsidRPr="009A1F3F" w:rsidRDefault="00762389" w:rsidP="00762389">
      <w:pPr>
        <w:shd w:val="clear" w:color="auto" w:fill="1F272A"/>
        <w:spacing w:after="0" w:line="285" w:lineRule="atLeast"/>
        <w:ind w:left="709"/>
        <w:rPr>
          <w:rFonts w:ascii="Consolas" w:eastAsia="Times New Roman" w:hAnsi="Consolas" w:cs="Times New Roman"/>
          <w:color w:val="DAE3E3"/>
          <w:kern w:val="0"/>
          <w:sz w:val="21"/>
          <w:szCs w:val="21"/>
          <w:lang w:val="en-ZA" w:eastAsia="en-ZA"/>
        </w:rPr>
      </w:pPr>
      <w:r w:rsidRPr="009A1F3F">
        <w:rPr>
          <w:rFonts w:ascii="Consolas" w:eastAsia="Times New Roman" w:hAnsi="Consolas" w:cs="Times New Roman"/>
          <w:color w:val="DAE3E3"/>
          <w:kern w:val="0"/>
          <w:sz w:val="21"/>
          <w:szCs w:val="21"/>
          <w:lang w:val="en-ZA" w:eastAsia="en-ZA"/>
        </w:rPr>
        <w:t>}</w:t>
      </w:r>
    </w:p>
    <w:p w14:paraId="11EC9FE8" w14:textId="77777777" w:rsidR="00762389" w:rsidRPr="009A1F3F" w:rsidRDefault="00762389" w:rsidP="00762389">
      <w:pPr>
        <w:shd w:val="clear" w:color="auto" w:fill="1F272A"/>
        <w:spacing w:after="0" w:line="285" w:lineRule="atLeast"/>
        <w:ind w:left="709"/>
        <w:rPr>
          <w:rFonts w:ascii="Consolas" w:eastAsia="Times New Roman" w:hAnsi="Consolas" w:cs="Times New Roman"/>
          <w:color w:val="DAE3E3"/>
          <w:kern w:val="0"/>
          <w:sz w:val="21"/>
          <w:szCs w:val="21"/>
          <w:lang w:val="en-ZA" w:eastAsia="en-ZA"/>
        </w:rPr>
      </w:pPr>
      <w:r w:rsidRPr="009A1F3F">
        <w:rPr>
          <w:rFonts w:ascii="Consolas" w:eastAsia="Times New Roman" w:hAnsi="Consolas" w:cs="Times New Roman"/>
          <w:color w:val="0CA1A6"/>
          <w:kern w:val="0"/>
          <w:sz w:val="21"/>
          <w:szCs w:val="21"/>
          <w:lang w:val="en-ZA" w:eastAsia="en-ZA"/>
        </w:rPr>
        <w:t>void</w:t>
      </w:r>
      <w:r w:rsidRPr="009A1F3F">
        <w:rPr>
          <w:rFonts w:ascii="Consolas" w:eastAsia="Times New Roman" w:hAnsi="Consolas" w:cs="Times New Roman"/>
          <w:color w:val="DAE3E3"/>
          <w:kern w:val="0"/>
          <w:sz w:val="21"/>
          <w:szCs w:val="21"/>
          <w:lang w:val="en-ZA" w:eastAsia="en-ZA"/>
        </w:rPr>
        <w:t xml:space="preserve"> </w:t>
      </w:r>
      <w:r w:rsidRPr="009A1F3F">
        <w:rPr>
          <w:rFonts w:ascii="Consolas" w:eastAsia="Times New Roman" w:hAnsi="Consolas" w:cs="Times New Roman"/>
          <w:color w:val="F39C12"/>
          <w:kern w:val="0"/>
          <w:sz w:val="21"/>
          <w:szCs w:val="21"/>
          <w:lang w:val="en-ZA" w:eastAsia="en-ZA"/>
        </w:rPr>
        <w:t>loop</w:t>
      </w:r>
      <w:r w:rsidRPr="009A1F3F">
        <w:rPr>
          <w:rFonts w:ascii="Consolas" w:eastAsia="Times New Roman" w:hAnsi="Consolas" w:cs="Times New Roman"/>
          <w:color w:val="DAE3E3"/>
          <w:kern w:val="0"/>
          <w:sz w:val="21"/>
          <w:szCs w:val="21"/>
          <w:lang w:val="en-ZA" w:eastAsia="en-ZA"/>
        </w:rPr>
        <w:t>() {</w:t>
      </w:r>
    </w:p>
    <w:p w14:paraId="3DBF32D1" w14:textId="77777777" w:rsidR="00762389" w:rsidRPr="009A1F3F" w:rsidRDefault="00762389" w:rsidP="00762389">
      <w:pPr>
        <w:shd w:val="clear" w:color="auto" w:fill="1F272A"/>
        <w:spacing w:after="0" w:line="285" w:lineRule="atLeast"/>
        <w:ind w:left="709"/>
        <w:rPr>
          <w:rFonts w:ascii="Consolas" w:eastAsia="Times New Roman" w:hAnsi="Consolas" w:cs="Times New Roman"/>
          <w:color w:val="DAE3E3"/>
          <w:kern w:val="0"/>
          <w:sz w:val="21"/>
          <w:szCs w:val="21"/>
          <w:lang w:val="en-ZA" w:eastAsia="en-ZA"/>
        </w:rPr>
      </w:pPr>
      <w:r w:rsidRPr="009A1F3F">
        <w:rPr>
          <w:rFonts w:ascii="Consolas" w:eastAsia="Times New Roman" w:hAnsi="Consolas" w:cs="Times New Roman"/>
          <w:color w:val="7F8C8D"/>
          <w:kern w:val="0"/>
          <w:sz w:val="21"/>
          <w:szCs w:val="21"/>
          <w:lang w:val="en-ZA" w:eastAsia="en-ZA"/>
        </w:rPr>
        <w:t>  // put your main code here, to run repeatedly:</w:t>
      </w:r>
    </w:p>
    <w:p w14:paraId="6B0D43DB" w14:textId="77777777" w:rsidR="00762389" w:rsidRDefault="00762389" w:rsidP="00762389">
      <w:pPr>
        <w:shd w:val="clear" w:color="auto" w:fill="1F272A"/>
        <w:spacing w:after="0" w:line="285" w:lineRule="atLeast"/>
        <w:ind w:left="709"/>
        <w:rPr>
          <w:rFonts w:ascii="Consolas" w:eastAsia="Times New Roman" w:hAnsi="Consolas" w:cs="Times New Roman"/>
          <w:color w:val="DAE3E3"/>
          <w:kern w:val="0"/>
          <w:sz w:val="21"/>
          <w:szCs w:val="21"/>
          <w:lang w:val="en-ZA" w:eastAsia="en-ZA"/>
        </w:rPr>
      </w:pPr>
      <w:r w:rsidRPr="009A1F3F">
        <w:rPr>
          <w:rFonts w:ascii="Consolas" w:eastAsia="Times New Roman" w:hAnsi="Consolas" w:cs="Times New Roman"/>
          <w:color w:val="DAE3E3"/>
          <w:kern w:val="0"/>
          <w:sz w:val="21"/>
          <w:szCs w:val="21"/>
          <w:lang w:val="en-ZA" w:eastAsia="en-ZA"/>
        </w:rPr>
        <w:t>}</w:t>
      </w:r>
    </w:p>
    <w:p w14:paraId="191DBBF9" w14:textId="77777777" w:rsidR="00762389" w:rsidRPr="009A1F3F" w:rsidRDefault="00762389" w:rsidP="00762389">
      <w:pPr>
        <w:shd w:val="clear" w:color="auto" w:fill="1F272A"/>
        <w:spacing w:after="0" w:line="285" w:lineRule="atLeast"/>
        <w:ind w:left="709"/>
        <w:rPr>
          <w:rFonts w:ascii="Consolas" w:eastAsia="Times New Roman" w:hAnsi="Consolas" w:cs="Times New Roman"/>
          <w:color w:val="DAE3E3"/>
          <w:kern w:val="0"/>
          <w:sz w:val="21"/>
          <w:szCs w:val="21"/>
          <w:lang w:val="en-ZA" w:eastAsia="en-ZA"/>
        </w:rPr>
      </w:pPr>
      <w:r>
        <w:rPr>
          <w:rFonts w:ascii="Consolas" w:eastAsia="Times New Roman" w:hAnsi="Consolas" w:cs="Times New Roman"/>
          <w:color w:val="DAE3E3"/>
          <w:kern w:val="0"/>
          <w:sz w:val="21"/>
          <w:szCs w:val="21"/>
          <w:lang w:val="en-ZA" w:eastAsia="en-ZA"/>
        </w:rPr>
        <w:t>OUTPUT</w:t>
      </w:r>
    </w:p>
    <w:p w14:paraId="24C107EA" w14:textId="77777777" w:rsidR="00762389" w:rsidRPr="00302113" w:rsidRDefault="00762389" w:rsidP="00762389">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AE3E3"/>
          <w:kern w:val="0"/>
          <w:sz w:val="20"/>
          <w:szCs w:val="20"/>
          <w:lang w:val="en-ZA" w:eastAsia="en-ZA"/>
        </w:rPr>
      </w:pPr>
      <w:r w:rsidRPr="00302113">
        <w:rPr>
          <w:rFonts w:ascii="Courier New" w:eastAsia="Times New Roman" w:hAnsi="Courier New" w:cs="Courier New"/>
          <w:color w:val="DAE3E3"/>
          <w:kern w:val="0"/>
          <w:sz w:val="20"/>
          <w:szCs w:val="20"/>
          <w:lang w:val="en-ZA" w:eastAsia="en-ZA"/>
        </w:rPr>
        <w:t>ArduinoProgramming</w:t>
      </w:r>
    </w:p>
    <w:p w14:paraId="1C59684A" w14:textId="77777777" w:rsidR="00762389" w:rsidRPr="00302113" w:rsidRDefault="00762389" w:rsidP="00762389">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AE3E3"/>
          <w:kern w:val="0"/>
          <w:sz w:val="20"/>
          <w:szCs w:val="20"/>
          <w:lang w:val="en-ZA" w:eastAsia="en-ZA"/>
        </w:rPr>
      </w:pPr>
      <w:r w:rsidRPr="00302113">
        <w:rPr>
          <w:rFonts w:ascii="Courier New" w:eastAsia="Times New Roman" w:hAnsi="Courier New" w:cs="Courier New"/>
          <w:color w:val="DAE3E3"/>
          <w:kern w:val="0"/>
          <w:sz w:val="20"/>
          <w:szCs w:val="20"/>
          <w:lang w:val="en-ZA" w:eastAsia="en-ZA"/>
        </w:rPr>
        <w:t>Arduino</w:t>
      </w:r>
    </w:p>
    <w:p w14:paraId="2D028EEA" w14:textId="77777777" w:rsidR="00762389" w:rsidRPr="00302113" w:rsidRDefault="00762389" w:rsidP="00762389">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AE3E3"/>
          <w:kern w:val="0"/>
          <w:sz w:val="20"/>
          <w:szCs w:val="20"/>
          <w:lang w:val="en-ZA" w:eastAsia="en-ZA"/>
        </w:rPr>
      </w:pPr>
      <w:r w:rsidRPr="00302113">
        <w:rPr>
          <w:rFonts w:ascii="Courier New" w:eastAsia="Times New Roman" w:hAnsi="Courier New" w:cs="Courier New"/>
          <w:color w:val="DAE3E3"/>
          <w:kern w:val="0"/>
          <w:sz w:val="20"/>
          <w:szCs w:val="20"/>
          <w:lang w:val="en-ZA" w:eastAsia="en-ZA"/>
        </w:rPr>
        <w:t>Programming</w:t>
      </w:r>
    </w:p>
    <w:p w14:paraId="56316B0B" w14:textId="77777777" w:rsidR="00762389" w:rsidRPr="009A1F3F" w:rsidRDefault="00762389" w:rsidP="00762389">
      <w:pPr>
        <w:spacing w:after="0" w:line="360" w:lineRule="auto"/>
        <w:ind w:left="13"/>
        <w:contextualSpacing/>
        <w:jc w:val="both"/>
        <w:rPr>
          <w:rFonts w:cs="Times New Roman"/>
          <w:shd w:val="clear" w:color="auto" w:fill="FFFFFF"/>
        </w:rPr>
      </w:pPr>
    </w:p>
    <w:p w14:paraId="2797694E" w14:textId="77777777" w:rsidR="003349B4" w:rsidRPr="003349B4" w:rsidRDefault="003349B4" w:rsidP="003349B4">
      <w:pPr>
        <w:pStyle w:val="NormalWeb"/>
        <w:spacing w:before="0" w:beforeAutospacing="0" w:after="0" w:afterAutospacing="0" w:line="360" w:lineRule="auto"/>
        <w:jc w:val="both"/>
        <w:rPr>
          <w:rFonts w:eastAsia="Calibri" w:cs="Basic Roman"/>
          <w:kern w:val="1"/>
          <w:szCs w:val="22"/>
          <w:lang w:val="en-GB" w:eastAsia="zh-CN"/>
        </w:rPr>
      </w:pPr>
      <w:r w:rsidRPr="003349B4">
        <w:rPr>
          <w:rFonts w:eastAsia="Calibri" w:cs="Basic Roman"/>
          <w:kern w:val="1"/>
          <w:szCs w:val="22"/>
          <w:lang w:val="en-GB" w:eastAsia="zh-CN"/>
        </w:rPr>
        <w:t>The first two print functions resulted in the text being printed in one line. The first println() function caused the cursor to jump to the next line and the words "Arduino" and "Programming" have been printed in two separate lines.</w:t>
      </w:r>
    </w:p>
    <w:p w14:paraId="50EA1CD5" w14:textId="696C3EAD" w:rsidR="00762389" w:rsidRDefault="003349B4" w:rsidP="003349B4">
      <w:pPr>
        <w:pStyle w:val="NormalWeb"/>
      </w:pPr>
      <w:r>
        <w:t> </w:t>
      </w:r>
      <w:r w:rsidR="00762389">
        <w:t>Here is another example of printing number continuously :</w:t>
      </w:r>
    </w:p>
    <w:p w14:paraId="78AD6A0E" w14:textId="2FCA9AEA" w:rsidR="00013138" w:rsidRDefault="00013138" w:rsidP="003349B4">
      <w:pPr>
        <w:pStyle w:val="NormalWeb"/>
      </w:pPr>
    </w:p>
    <w:p w14:paraId="0AA5D85B" w14:textId="1769CA44" w:rsidR="00013138" w:rsidRDefault="00013138" w:rsidP="003349B4">
      <w:pPr>
        <w:pStyle w:val="NormalWeb"/>
      </w:pPr>
    </w:p>
    <w:p w14:paraId="508156D0" w14:textId="0CEC47AD" w:rsidR="00013138" w:rsidRDefault="00013138" w:rsidP="003349B4">
      <w:pPr>
        <w:pStyle w:val="NormalWeb"/>
      </w:pPr>
    </w:p>
    <w:p w14:paraId="5F8670B7" w14:textId="77777777" w:rsidR="00013138" w:rsidRDefault="00013138" w:rsidP="003349B4">
      <w:pPr>
        <w:pStyle w:val="NormalWeb"/>
      </w:pPr>
    </w:p>
    <w:p w14:paraId="3E600B25" w14:textId="3A38452C" w:rsidR="00762389" w:rsidRPr="00B83093" w:rsidRDefault="00762389" w:rsidP="00762389">
      <w:pPr>
        <w:spacing w:after="0" w:line="360" w:lineRule="auto"/>
        <w:ind w:left="13"/>
        <w:contextualSpacing/>
        <w:jc w:val="both"/>
        <w:rPr>
          <w:b/>
          <w:bCs/>
        </w:rPr>
      </w:pPr>
      <w:r w:rsidRPr="00B83093">
        <w:rPr>
          <w:b/>
          <w:bCs/>
        </w:rPr>
        <w:lastRenderedPageBreak/>
        <w:t>EXAMPLE 3.2</w:t>
      </w:r>
    </w:p>
    <w:p w14:paraId="4060FE7B" w14:textId="77777777" w:rsidR="00762389" w:rsidRPr="003D2254"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3D2254">
        <w:rPr>
          <w:rFonts w:ascii="Consolas" w:eastAsia="Times New Roman" w:hAnsi="Consolas" w:cs="Times New Roman"/>
          <w:color w:val="0CA1A6"/>
          <w:kern w:val="0"/>
          <w:sz w:val="21"/>
          <w:szCs w:val="21"/>
          <w:lang w:val="en-ZA" w:eastAsia="en-ZA"/>
        </w:rPr>
        <w:t>int</w:t>
      </w:r>
      <w:r w:rsidRPr="003D2254">
        <w:rPr>
          <w:rFonts w:ascii="Consolas" w:eastAsia="Times New Roman" w:hAnsi="Consolas" w:cs="Times New Roman"/>
          <w:color w:val="DAE3E3"/>
          <w:kern w:val="0"/>
          <w:sz w:val="21"/>
          <w:szCs w:val="21"/>
          <w:lang w:val="en-ZA" w:eastAsia="en-ZA"/>
        </w:rPr>
        <w:t xml:space="preserve"> counter=</w:t>
      </w:r>
      <w:r w:rsidRPr="003D2254">
        <w:rPr>
          <w:rFonts w:ascii="Consolas" w:eastAsia="Times New Roman" w:hAnsi="Consolas" w:cs="Times New Roman"/>
          <w:color w:val="7FCBCD"/>
          <w:kern w:val="0"/>
          <w:sz w:val="21"/>
          <w:szCs w:val="21"/>
          <w:lang w:val="en-ZA" w:eastAsia="en-ZA"/>
        </w:rPr>
        <w:t>1</w:t>
      </w:r>
      <w:r w:rsidRPr="003D2254">
        <w:rPr>
          <w:rFonts w:ascii="Consolas" w:eastAsia="Times New Roman" w:hAnsi="Consolas" w:cs="Times New Roman"/>
          <w:color w:val="DAE3E3"/>
          <w:kern w:val="0"/>
          <w:sz w:val="21"/>
          <w:szCs w:val="21"/>
          <w:lang w:val="en-ZA" w:eastAsia="en-ZA"/>
        </w:rPr>
        <w:t>;</w:t>
      </w:r>
    </w:p>
    <w:p w14:paraId="640F8C1F" w14:textId="77777777" w:rsidR="00762389" w:rsidRPr="003D2254"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3D2254">
        <w:rPr>
          <w:rFonts w:ascii="Consolas" w:eastAsia="Times New Roman" w:hAnsi="Consolas" w:cs="Times New Roman"/>
          <w:color w:val="0CA1A6"/>
          <w:kern w:val="0"/>
          <w:sz w:val="21"/>
          <w:szCs w:val="21"/>
          <w:lang w:val="en-ZA" w:eastAsia="en-ZA"/>
        </w:rPr>
        <w:t>int</w:t>
      </w:r>
      <w:r w:rsidRPr="003D2254">
        <w:rPr>
          <w:rFonts w:ascii="Consolas" w:eastAsia="Times New Roman" w:hAnsi="Consolas" w:cs="Times New Roman"/>
          <w:color w:val="DAE3E3"/>
          <w:kern w:val="0"/>
          <w:sz w:val="21"/>
          <w:szCs w:val="21"/>
          <w:lang w:val="en-ZA" w:eastAsia="en-ZA"/>
        </w:rPr>
        <w:t xml:space="preserve"> wait=</w:t>
      </w:r>
      <w:r w:rsidRPr="003D2254">
        <w:rPr>
          <w:rFonts w:ascii="Consolas" w:eastAsia="Times New Roman" w:hAnsi="Consolas" w:cs="Times New Roman"/>
          <w:color w:val="7FCBCD"/>
          <w:kern w:val="0"/>
          <w:sz w:val="21"/>
          <w:szCs w:val="21"/>
          <w:lang w:val="en-ZA" w:eastAsia="en-ZA"/>
        </w:rPr>
        <w:t>5000</w:t>
      </w:r>
      <w:r w:rsidRPr="003D2254">
        <w:rPr>
          <w:rFonts w:ascii="Consolas" w:eastAsia="Times New Roman" w:hAnsi="Consolas" w:cs="Times New Roman"/>
          <w:color w:val="DAE3E3"/>
          <w:kern w:val="0"/>
          <w:sz w:val="21"/>
          <w:szCs w:val="21"/>
          <w:lang w:val="en-ZA" w:eastAsia="en-ZA"/>
        </w:rPr>
        <w:t>;</w:t>
      </w:r>
    </w:p>
    <w:p w14:paraId="437F807D" w14:textId="77777777" w:rsidR="00762389" w:rsidRPr="003D2254"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3D2254">
        <w:rPr>
          <w:rFonts w:ascii="Consolas" w:eastAsia="Times New Roman" w:hAnsi="Consolas" w:cs="Times New Roman"/>
          <w:color w:val="0CA1A6"/>
          <w:kern w:val="0"/>
          <w:sz w:val="21"/>
          <w:szCs w:val="21"/>
          <w:lang w:val="en-ZA" w:eastAsia="en-ZA"/>
        </w:rPr>
        <w:t>void</w:t>
      </w:r>
      <w:r w:rsidRPr="003D2254">
        <w:rPr>
          <w:rFonts w:ascii="Consolas" w:eastAsia="Times New Roman" w:hAnsi="Consolas" w:cs="Times New Roman"/>
          <w:color w:val="DAE3E3"/>
          <w:kern w:val="0"/>
          <w:sz w:val="21"/>
          <w:szCs w:val="21"/>
          <w:lang w:val="en-ZA" w:eastAsia="en-ZA"/>
        </w:rPr>
        <w:t xml:space="preserve"> </w:t>
      </w:r>
      <w:r w:rsidRPr="003D2254">
        <w:rPr>
          <w:rFonts w:ascii="Consolas" w:eastAsia="Times New Roman" w:hAnsi="Consolas" w:cs="Times New Roman"/>
          <w:color w:val="F39C12"/>
          <w:kern w:val="0"/>
          <w:sz w:val="21"/>
          <w:szCs w:val="21"/>
          <w:lang w:val="en-ZA" w:eastAsia="en-ZA"/>
        </w:rPr>
        <w:t>setup</w:t>
      </w:r>
      <w:r w:rsidRPr="003D2254">
        <w:rPr>
          <w:rFonts w:ascii="Consolas" w:eastAsia="Times New Roman" w:hAnsi="Consolas" w:cs="Times New Roman"/>
          <w:color w:val="DAE3E3"/>
          <w:kern w:val="0"/>
          <w:sz w:val="21"/>
          <w:szCs w:val="21"/>
          <w:lang w:val="en-ZA" w:eastAsia="en-ZA"/>
        </w:rPr>
        <w:t>() {</w:t>
      </w:r>
    </w:p>
    <w:p w14:paraId="0D712596" w14:textId="77777777" w:rsidR="00762389" w:rsidRPr="003D2254"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3D2254">
        <w:rPr>
          <w:rFonts w:ascii="Consolas" w:eastAsia="Times New Roman" w:hAnsi="Consolas" w:cs="Times New Roman"/>
          <w:color w:val="7F8C8D"/>
          <w:kern w:val="0"/>
          <w:sz w:val="21"/>
          <w:szCs w:val="21"/>
          <w:lang w:val="en-ZA" w:eastAsia="en-ZA"/>
        </w:rPr>
        <w:t>  // put your setup code here, to run once:</w:t>
      </w:r>
    </w:p>
    <w:p w14:paraId="48BBADBB" w14:textId="77777777" w:rsidR="00762389" w:rsidRPr="003D2254"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3D2254">
        <w:rPr>
          <w:rFonts w:ascii="Consolas" w:eastAsia="Times New Roman" w:hAnsi="Consolas" w:cs="Times New Roman"/>
          <w:color w:val="DAE3E3"/>
          <w:kern w:val="0"/>
          <w:sz w:val="21"/>
          <w:szCs w:val="21"/>
          <w:lang w:val="en-ZA" w:eastAsia="en-ZA"/>
        </w:rPr>
        <w:t xml:space="preserve">  </w:t>
      </w:r>
      <w:r w:rsidRPr="003D2254">
        <w:rPr>
          <w:rFonts w:ascii="Consolas" w:eastAsia="Times New Roman" w:hAnsi="Consolas" w:cs="Times New Roman"/>
          <w:color w:val="F39C12"/>
          <w:kern w:val="0"/>
          <w:sz w:val="21"/>
          <w:szCs w:val="21"/>
          <w:lang w:val="en-ZA" w:eastAsia="en-ZA"/>
        </w:rPr>
        <w:t>Serial</w:t>
      </w:r>
      <w:r w:rsidRPr="003D2254">
        <w:rPr>
          <w:rFonts w:ascii="Consolas" w:eastAsia="Times New Roman" w:hAnsi="Consolas" w:cs="Times New Roman"/>
          <w:color w:val="DAE3E3"/>
          <w:kern w:val="0"/>
          <w:sz w:val="21"/>
          <w:szCs w:val="21"/>
          <w:lang w:val="en-ZA" w:eastAsia="en-ZA"/>
        </w:rPr>
        <w:t>.</w:t>
      </w:r>
      <w:r w:rsidRPr="003D2254">
        <w:rPr>
          <w:rFonts w:ascii="Consolas" w:eastAsia="Times New Roman" w:hAnsi="Consolas" w:cs="Times New Roman"/>
          <w:color w:val="F39C12"/>
          <w:kern w:val="0"/>
          <w:sz w:val="21"/>
          <w:szCs w:val="21"/>
          <w:lang w:val="en-ZA" w:eastAsia="en-ZA"/>
        </w:rPr>
        <w:t>begin</w:t>
      </w:r>
      <w:r w:rsidRPr="003D2254">
        <w:rPr>
          <w:rFonts w:ascii="Consolas" w:eastAsia="Times New Roman" w:hAnsi="Consolas" w:cs="Times New Roman"/>
          <w:color w:val="DAE3E3"/>
          <w:kern w:val="0"/>
          <w:sz w:val="21"/>
          <w:szCs w:val="21"/>
          <w:lang w:val="en-ZA" w:eastAsia="en-ZA"/>
        </w:rPr>
        <w:t>(</w:t>
      </w:r>
      <w:r w:rsidRPr="003D2254">
        <w:rPr>
          <w:rFonts w:ascii="Consolas" w:eastAsia="Times New Roman" w:hAnsi="Consolas" w:cs="Times New Roman"/>
          <w:color w:val="7FCBCD"/>
          <w:kern w:val="0"/>
          <w:sz w:val="21"/>
          <w:szCs w:val="21"/>
          <w:lang w:val="en-ZA" w:eastAsia="en-ZA"/>
        </w:rPr>
        <w:t>9600</w:t>
      </w:r>
      <w:r w:rsidRPr="003D2254">
        <w:rPr>
          <w:rFonts w:ascii="Consolas" w:eastAsia="Times New Roman" w:hAnsi="Consolas" w:cs="Times New Roman"/>
          <w:color w:val="DAE3E3"/>
          <w:kern w:val="0"/>
          <w:sz w:val="21"/>
          <w:szCs w:val="21"/>
          <w:lang w:val="en-ZA" w:eastAsia="en-ZA"/>
        </w:rPr>
        <w:t>);</w:t>
      </w:r>
    </w:p>
    <w:p w14:paraId="6304A849" w14:textId="77777777" w:rsidR="00762389" w:rsidRPr="003D2254"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p>
    <w:p w14:paraId="44B8F20E" w14:textId="77777777" w:rsidR="00762389" w:rsidRPr="003D2254"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3D2254">
        <w:rPr>
          <w:rFonts w:ascii="Consolas" w:eastAsia="Times New Roman" w:hAnsi="Consolas" w:cs="Times New Roman"/>
          <w:color w:val="DAE3E3"/>
          <w:kern w:val="0"/>
          <w:sz w:val="21"/>
          <w:szCs w:val="21"/>
          <w:lang w:val="en-ZA" w:eastAsia="en-ZA"/>
        </w:rPr>
        <w:t>}</w:t>
      </w:r>
    </w:p>
    <w:p w14:paraId="062ACE65" w14:textId="77777777" w:rsidR="00762389" w:rsidRPr="003D2254"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3D2254">
        <w:rPr>
          <w:rFonts w:ascii="Consolas" w:eastAsia="Times New Roman" w:hAnsi="Consolas" w:cs="Times New Roman"/>
          <w:color w:val="0CA1A6"/>
          <w:kern w:val="0"/>
          <w:sz w:val="21"/>
          <w:szCs w:val="21"/>
          <w:lang w:val="en-ZA" w:eastAsia="en-ZA"/>
        </w:rPr>
        <w:t>void</w:t>
      </w:r>
      <w:r w:rsidRPr="003D2254">
        <w:rPr>
          <w:rFonts w:ascii="Consolas" w:eastAsia="Times New Roman" w:hAnsi="Consolas" w:cs="Times New Roman"/>
          <w:color w:val="DAE3E3"/>
          <w:kern w:val="0"/>
          <w:sz w:val="21"/>
          <w:szCs w:val="21"/>
          <w:lang w:val="en-ZA" w:eastAsia="en-ZA"/>
        </w:rPr>
        <w:t xml:space="preserve"> </w:t>
      </w:r>
      <w:r w:rsidRPr="003D2254">
        <w:rPr>
          <w:rFonts w:ascii="Consolas" w:eastAsia="Times New Roman" w:hAnsi="Consolas" w:cs="Times New Roman"/>
          <w:color w:val="F39C12"/>
          <w:kern w:val="0"/>
          <w:sz w:val="21"/>
          <w:szCs w:val="21"/>
          <w:lang w:val="en-ZA" w:eastAsia="en-ZA"/>
        </w:rPr>
        <w:t>loop</w:t>
      </w:r>
      <w:r w:rsidRPr="003D2254">
        <w:rPr>
          <w:rFonts w:ascii="Consolas" w:eastAsia="Times New Roman" w:hAnsi="Consolas" w:cs="Times New Roman"/>
          <w:color w:val="DAE3E3"/>
          <w:kern w:val="0"/>
          <w:sz w:val="21"/>
          <w:szCs w:val="21"/>
          <w:lang w:val="en-ZA" w:eastAsia="en-ZA"/>
        </w:rPr>
        <w:t>() {</w:t>
      </w:r>
    </w:p>
    <w:p w14:paraId="333C9ADC" w14:textId="77777777" w:rsidR="00762389" w:rsidRPr="003D2254"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3D2254">
        <w:rPr>
          <w:rFonts w:ascii="Consolas" w:eastAsia="Times New Roman" w:hAnsi="Consolas" w:cs="Times New Roman"/>
          <w:color w:val="7F8C8D"/>
          <w:kern w:val="0"/>
          <w:sz w:val="21"/>
          <w:szCs w:val="21"/>
          <w:lang w:val="en-ZA" w:eastAsia="en-ZA"/>
        </w:rPr>
        <w:t>  // put your main code here, to run repeatedly:</w:t>
      </w:r>
    </w:p>
    <w:p w14:paraId="370DBD2B" w14:textId="77777777" w:rsidR="00762389" w:rsidRPr="003D2254"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3D2254">
        <w:rPr>
          <w:rFonts w:ascii="Consolas" w:eastAsia="Times New Roman" w:hAnsi="Consolas" w:cs="Times New Roman"/>
          <w:color w:val="DAE3E3"/>
          <w:kern w:val="0"/>
          <w:sz w:val="21"/>
          <w:szCs w:val="21"/>
          <w:lang w:val="en-ZA" w:eastAsia="en-ZA"/>
        </w:rPr>
        <w:t xml:space="preserve">  </w:t>
      </w:r>
      <w:r w:rsidRPr="003D2254">
        <w:rPr>
          <w:rFonts w:ascii="Consolas" w:eastAsia="Times New Roman" w:hAnsi="Consolas" w:cs="Times New Roman"/>
          <w:color w:val="F39C12"/>
          <w:kern w:val="0"/>
          <w:sz w:val="21"/>
          <w:szCs w:val="21"/>
          <w:lang w:val="en-ZA" w:eastAsia="en-ZA"/>
        </w:rPr>
        <w:t>Serial</w:t>
      </w:r>
      <w:r w:rsidRPr="003D2254">
        <w:rPr>
          <w:rFonts w:ascii="Consolas" w:eastAsia="Times New Roman" w:hAnsi="Consolas" w:cs="Times New Roman"/>
          <w:color w:val="DAE3E3"/>
          <w:kern w:val="0"/>
          <w:sz w:val="21"/>
          <w:szCs w:val="21"/>
          <w:lang w:val="en-ZA" w:eastAsia="en-ZA"/>
        </w:rPr>
        <w:t>.</w:t>
      </w:r>
      <w:r w:rsidRPr="003D2254">
        <w:rPr>
          <w:rFonts w:ascii="Consolas" w:eastAsia="Times New Roman" w:hAnsi="Consolas" w:cs="Times New Roman"/>
          <w:color w:val="F39C12"/>
          <w:kern w:val="0"/>
          <w:sz w:val="21"/>
          <w:szCs w:val="21"/>
          <w:lang w:val="en-ZA" w:eastAsia="en-ZA"/>
        </w:rPr>
        <w:t>print</w:t>
      </w:r>
      <w:r w:rsidRPr="003D2254">
        <w:rPr>
          <w:rFonts w:ascii="Consolas" w:eastAsia="Times New Roman" w:hAnsi="Consolas" w:cs="Times New Roman"/>
          <w:color w:val="DAE3E3"/>
          <w:kern w:val="0"/>
          <w:sz w:val="21"/>
          <w:szCs w:val="21"/>
          <w:lang w:val="en-ZA" w:eastAsia="en-ZA"/>
        </w:rPr>
        <w:t>(</w:t>
      </w:r>
      <w:r w:rsidRPr="003D2254">
        <w:rPr>
          <w:rFonts w:ascii="Consolas" w:eastAsia="Times New Roman" w:hAnsi="Consolas" w:cs="Times New Roman"/>
          <w:color w:val="7FCBCD"/>
          <w:kern w:val="0"/>
          <w:sz w:val="21"/>
          <w:szCs w:val="21"/>
          <w:lang w:val="en-ZA" w:eastAsia="en-ZA"/>
        </w:rPr>
        <w:t>"Counter = "</w:t>
      </w:r>
      <w:r w:rsidRPr="003D2254">
        <w:rPr>
          <w:rFonts w:ascii="Consolas" w:eastAsia="Times New Roman" w:hAnsi="Consolas" w:cs="Times New Roman"/>
          <w:color w:val="DAE3E3"/>
          <w:kern w:val="0"/>
          <w:sz w:val="21"/>
          <w:szCs w:val="21"/>
          <w:lang w:val="en-ZA" w:eastAsia="en-ZA"/>
        </w:rPr>
        <w:t>);</w:t>
      </w:r>
    </w:p>
    <w:p w14:paraId="251EECE5" w14:textId="77777777" w:rsidR="00762389" w:rsidRPr="003D2254"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3D2254">
        <w:rPr>
          <w:rFonts w:ascii="Consolas" w:eastAsia="Times New Roman" w:hAnsi="Consolas" w:cs="Times New Roman"/>
          <w:color w:val="DAE3E3"/>
          <w:kern w:val="0"/>
          <w:sz w:val="21"/>
          <w:szCs w:val="21"/>
          <w:lang w:val="en-ZA" w:eastAsia="en-ZA"/>
        </w:rPr>
        <w:t xml:space="preserve">  </w:t>
      </w:r>
      <w:r w:rsidRPr="003D2254">
        <w:rPr>
          <w:rFonts w:ascii="Consolas" w:eastAsia="Times New Roman" w:hAnsi="Consolas" w:cs="Times New Roman"/>
          <w:color w:val="F39C12"/>
          <w:kern w:val="0"/>
          <w:sz w:val="21"/>
          <w:szCs w:val="21"/>
          <w:lang w:val="en-ZA" w:eastAsia="en-ZA"/>
        </w:rPr>
        <w:t>Serial</w:t>
      </w:r>
      <w:r w:rsidRPr="003D2254">
        <w:rPr>
          <w:rFonts w:ascii="Consolas" w:eastAsia="Times New Roman" w:hAnsi="Consolas" w:cs="Times New Roman"/>
          <w:color w:val="DAE3E3"/>
          <w:kern w:val="0"/>
          <w:sz w:val="21"/>
          <w:szCs w:val="21"/>
          <w:lang w:val="en-ZA" w:eastAsia="en-ZA"/>
        </w:rPr>
        <w:t>.</w:t>
      </w:r>
      <w:r w:rsidRPr="003D2254">
        <w:rPr>
          <w:rFonts w:ascii="Consolas" w:eastAsia="Times New Roman" w:hAnsi="Consolas" w:cs="Times New Roman"/>
          <w:color w:val="F39C12"/>
          <w:kern w:val="0"/>
          <w:sz w:val="21"/>
          <w:szCs w:val="21"/>
          <w:lang w:val="en-ZA" w:eastAsia="en-ZA"/>
        </w:rPr>
        <w:t>println</w:t>
      </w:r>
      <w:r w:rsidRPr="003D2254">
        <w:rPr>
          <w:rFonts w:ascii="Consolas" w:eastAsia="Times New Roman" w:hAnsi="Consolas" w:cs="Times New Roman"/>
          <w:color w:val="DAE3E3"/>
          <w:kern w:val="0"/>
          <w:sz w:val="21"/>
          <w:szCs w:val="21"/>
          <w:lang w:val="en-ZA" w:eastAsia="en-ZA"/>
        </w:rPr>
        <w:t>(counter);</w:t>
      </w:r>
    </w:p>
    <w:p w14:paraId="2E72D19A" w14:textId="77777777" w:rsidR="00762389" w:rsidRPr="003D2254"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3D2254">
        <w:rPr>
          <w:rFonts w:ascii="Consolas" w:eastAsia="Times New Roman" w:hAnsi="Consolas" w:cs="Times New Roman"/>
          <w:color w:val="DAE3E3"/>
          <w:kern w:val="0"/>
          <w:sz w:val="21"/>
          <w:szCs w:val="21"/>
          <w:lang w:val="en-ZA" w:eastAsia="en-ZA"/>
        </w:rPr>
        <w:t>  counter=counter +</w:t>
      </w:r>
      <w:r w:rsidRPr="003D2254">
        <w:rPr>
          <w:rFonts w:ascii="Consolas" w:eastAsia="Times New Roman" w:hAnsi="Consolas" w:cs="Times New Roman"/>
          <w:color w:val="7FCBCD"/>
          <w:kern w:val="0"/>
          <w:sz w:val="21"/>
          <w:szCs w:val="21"/>
          <w:lang w:val="en-ZA" w:eastAsia="en-ZA"/>
        </w:rPr>
        <w:t>1</w:t>
      </w:r>
      <w:r w:rsidRPr="003D2254">
        <w:rPr>
          <w:rFonts w:ascii="Consolas" w:eastAsia="Times New Roman" w:hAnsi="Consolas" w:cs="Times New Roman"/>
          <w:color w:val="DAE3E3"/>
          <w:kern w:val="0"/>
          <w:sz w:val="21"/>
          <w:szCs w:val="21"/>
          <w:lang w:val="en-ZA" w:eastAsia="en-ZA"/>
        </w:rPr>
        <w:t>;</w:t>
      </w:r>
    </w:p>
    <w:p w14:paraId="05DFD492" w14:textId="77777777" w:rsidR="00762389" w:rsidRPr="003D2254"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3D2254">
        <w:rPr>
          <w:rFonts w:ascii="Consolas" w:eastAsia="Times New Roman" w:hAnsi="Consolas" w:cs="Times New Roman"/>
          <w:color w:val="DAE3E3"/>
          <w:kern w:val="0"/>
          <w:sz w:val="21"/>
          <w:szCs w:val="21"/>
          <w:lang w:val="en-ZA" w:eastAsia="en-ZA"/>
        </w:rPr>
        <w:t xml:space="preserve">  </w:t>
      </w:r>
      <w:r w:rsidRPr="003D2254">
        <w:rPr>
          <w:rFonts w:ascii="Consolas" w:eastAsia="Times New Roman" w:hAnsi="Consolas" w:cs="Times New Roman"/>
          <w:color w:val="F39C12"/>
          <w:kern w:val="0"/>
          <w:sz w:val="21"/>
          <w:szCs w:val="21"/>
          <w:lang w:val="en-ZA" w:eastAsia="en-ZA"/>
        </w:rPr>
        <w:t>delay</w:t>
      </w:r>
      <w:r w:rsidRPr="003D2254">
        <w:rPr>
          <w:rFonts w:ascii="Consolas" w:eastAsia="Times New Roman" w:hAnsi="Consolas" w:cs="Times New Roman"/>
          <w:color w:val="DAE3E3"/>
          <w:kern w:val="0"/>
          <w:sz w:val="21"/>
          <w:szCs w:val="21"/>
          <w:lang w:val="en-ZA" w:eastAsia="en-ZA"/>
        </w:rPr>
        <w:t>(wait);</w:t>
      </w:r>
    </w:p>
    <w:p w14:paraId="76EA8D6C" w14:textId="77777777" w:rsidR="00762389" w:rsidRPr="003D2254"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3D2254">
        <w:rPr>
          <w:rFonts w:ascii="Consolas" w:eastAsia="Times New Roman" w:hAnsi="Consolas" w:cs="Times New Roman"/>
          <w:color w:val="DAE3E3"/>
          <w:kern w:val="0"/>
          <w:sz w:val="21"/>
          <w:szCs w:val="21"/>
          <w:lang w:val="en-ZA" w:eastAsia="en-ZA"/>
        </w:rPr>
        <w:t>}</w:t>
      </w:r>
    </w:p>
    <w:p w14:paraId="1F4064C4" w14:textId="77777777" w:rsidR="00762389" w:rsidRDefault="00762389" w:rsidP="00762389">
      <w:pPr>
        <w:spacing w:after="0" w:line="360" w:lineRule="auto"/>
        <w:ind w:left="13"/>
        <w:contextualSpacing/>
        <w:jc w:val="both"/>
      </w:pPr>
    </w:p>
    <w:p w14:paraId="046688DA" w14:textId="77777777" w:rsidR="00762389" w:rsidRDefault="00762389" w:rsidP="00762389">
      <w:pPr>
        <w:spacing w:after="0" w:line="360" w:lineRule="auto"/>
        <w:ind w:left="13"/>
        <w:contextualSpacing/>
        <w:jc w:val="both"/>
      </w:pPr>
      <w:r>
        <w:t>In the above code, you will notice how we implemented the use of Serial.print() and Serial.println().</w:t>
      </w:r>
    </w:p>
    <w:p w14:paraId="6C9CB7E8" w14:textId="77777777" w:rsidR="00762389" w:rsidRDefault="00762389" w:rsidP="00762389">
      <w:pPr>
        <w:spacing w:after="0" w:line="360" w:lineRule="auto"/>
        <w:ind w:left="13"/>
        <w:contextualSpacing/>
        <w:jc w:val="both"/>
      </w:pPr>
    </w:p>
    <w:p w14:paraId="7D689DD7" w14:textId="77777777" w:rsidR="00013138" w:rsidRDefault="00013138" w:rsidP="00762389">
      <w:pPr>
        <w:spacing w:after="0" w:line="360" w:lineRule="auto"/>
        <w:ind w:left="13"/>
        <w:contextualSpacing/>
        <w:jc w:val="both"/>
      </w:pPr>
      <w:r>
        <w:t>Also of importance, one might wonder how to see the output. This is accomplished by compiling and uploading the project to Arduino, going to the Tools menu bar and selecting Serial Monitor. Your output will appear in the output section of the IDE.</w:t>
      </w:r>
    </w:p>
    <w:p w14:paraId="0821572B" w14:textId="77777777" w:rsidR="00013138" w:rsidRDefault="00013138" w:rsidP="00762389">
      <w:pPr>
        <w:spacing w:after="0" w:line="360" w:lineRule="auto"/>
        <w:ind w:left="13"/>
        <w:contextualSpacing/>
        <w:jc w:val="both"/>
      </w:pPr>
    </w:p>
    <w:p w14:paraId="15839769" w14:textId="317C49A0" w:rsidR="00762389" w:rsidRPr="00762389" w:rsidRDefault="00762389" w:rsidP="00762389">
      <w:pPr>
        <w:spacing w:after="0" w:line="360" w:lineRule="auto"/>
        <w:ind w:left="13"/>
        <w:contextualSpacing/>
        <w:jc w:val="both"/>
        <w:rPr>
          <w:b/>
          <w:bCs/>
        </w:rPr>
      </w:pPr>
      <w:r w:rsidRPr="00762389">
        <w:rPr>
          <w:b/>
          <w:bCs/>
        </w:rPr>
        <w:t>EXAMPLE 3.3</w:t>
      </w:r>
    </w:p>
    <w:p w14:paraId="3680A4E3" w14:textId="77777777" w:rsidR="00762389" w:rsidRPr="00302113"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302113">
        <w:rPr>
          <w:rFonts w:ascii="Consolas" w:eastAsia="Times New Roman" w:hAnsi="Consolas" w:cs="Times New Roman"/>
          <w:color w:val="0CA1A6"/>
          <w:kern w:val="0"/>
          <w:sz w:val="21"/>
          <w:szCs w:val="21"/>
          <w:lang w:val="en-ZA" w:eastAsia="en-ZA"/>
        </w:rPr>
        <w:t>int</w:t>
      </w:r>
      <w:r w:rsidRPr="00302113">
        <w:rPr>
          <w:rFonts w:ascii="Consolas" w:eastAsia="Times New Roman" w:hAnsi="Consolas" w:cs="Times New Roman"/>
          <w:color w:val="DAE3E3"/>
          <w:kern w:val="0"/>
          <w:sz w:val="21"/>
          <w:szCs w:val="21"/>
          <w:lang w:val="en-ZA" w:eastAsia="en-ZA"/>
        </w:rPr>
        <w:t xml:space="preserve"> a = </w:t>
      </w:r>
      <w:r w:rsidRPr="00302113">
        <w:rPr>
          <w:rFonts w:ascii="Consolas" w:eastAsia="Times New Roman" w:hAnsi="Consolas" w:cs="Times New Roman"/>
          <w:color w:val="7FCBCD"/>
          <w:kern w:val="0"/>
          <w:sz w:val="21"/>
          <w:szCs w:val="21"/>
          <w:lang w:val="en-ZA" w:eastAsia="en-ZA"/>
        </w:rPr>
        <w:t>3</w:t>
      </w:r>
      <w:r w:rsidRPr="00302113">
        <w:rPr>
          <w:rFonts w:ascii="Consolas" w:eastAsia="Times New Roman" w:hAnsi="Consolas" w:cs="Times New Roman"/>
          <w:color w:val="DAE3E3"/>
          <w:kern w:val="0"/>
          <w:sz w:val="21"/>
          <w:szCs w:val="21"/>
          <w:lang w:val="en-ZA" w:eastAsia="en-ZA"/>
        </w:rPr>
        <w:t>;</w:t>
      </w:r>
      <w:r w:rsidRPr="00302113">
        <w:rPr>
          <w:rFonts w:ascii="Consolas" w:eastAsia="Times New Roman" w:hAnsi="Consolas" w:cs="Times New Roman"/>
          <w:color w:val="7F8C8D"/>
          <w:kern w:val="0"/>
          <w:sz w:val="21"/>
          <w:szCs w:val="21"/>
          <w:lang w:val="en-ZA" w:eastAsia="en-ZA"/>
        </w:rPr>
        <w:t xml:space="preserve"> //declaring a integer</w:t>
      </w:r>
    </w:p>
    <w:p w14:paraId="00426353" w14:textId="77777777" w:rsidR="00762389" w:rsidRPr="00302113"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302113">
        <w:rPr>
          <w:rFonts w:ascii="Consolas" w:eastAsia="Times New Roman" w:hAnsi="Consolas" w:cs="Times New Roman"/>
          <w:color w:val="0CA1A6"/>
          <w:kern w:val="0"/>
          <w:sz w:val="21"/>
          <w:szCs w:val="21"/>
          <w:lang w:val="en-ZA" w:eastAsia="en-ZA"/>
        </w:rPr>
        <w:t>float</w:t>
      </w:r>
      <w:r w:rsidRPr="00302113">
        <w:rPr>
          <w:rFonts w:ascii="Consolas" w:eastAsia="Times New Roman" w:hAnsi="Consolas" w:cs="Times New Roman"/>
          <w:color w:val="DAE3E3"/>
          <w:kern w:val="0"/>
          <w:sz w:val="21"/>
          <w:szCs w:val="21"/>
          <w:lang w:val="en-ZA" w:eastAsia="en-ZA"/>
        </w:rPr>
        <w:t xml:space="preserve"> age=</w:t>
      </w:r>
      <w:r w:rsidRPr="00302113">
        <w:rPr>
          <w:rFonts w:ascii="Consolas" w:eastAsia="Times New Roman" w:hAnsi="Consolas" w:cs="Times New Roman"/>
          <w:color w:val="7FCBCD"/>
          <w:kern w:val="0"/>
          <w:sz w:val="21"/>
          <w:szCs w:val="21"/>
          <w:lang w:val="en-ZA" w:eastAsia="en-ZA"/>
        </w:rPr>
        <w:t>18</w:t>
      </w:r>
      <w:r w:rsidRPr="00302113">
        <w:rPr>
          <w:rFonts w:ascii="Consolas" w:eastAsia="Times New Roman" w:hAnsi="Consolas" w:cs="Times New Roman"/>
          <w:color w:val="DAE3E3"/>
          <w:kern w:val="0"/>
          <w:sz w:val="21"/>
          <w:szCs w:val="21"/>
          <w:lang w:val="en-ZA" w:eastAsia="en-ZA"/>
        </w:rPr>
        <w:t>;</w:t>
      </w:r>
      <w:r w:rsidRPr="00302113">
        <w:rPr>
          <w:rFonts w:ascii="Consolas" w:eastAsia="Times New Roman" w:hAnsi="Consolas" w:cs="Times New Roman"/>
          <w:color w:val="7F8C8D"/>
          <w:kern w:val="0"/>
          <w:sz w:val="21"/>
          <w:szCs w:val="21"/>
          <w:lang w:val="en-ZA" w:eastAsia="en-ZA"/>
        </w:rPr>
        <w:t xml:space="preserve"> //declaring a float</w:t>
      </w:r>
    </w:p>
    <w:p w14:paraId="0DE905E0" w14:textId="77777777" w:rsidR="00762389" w:rsidRPr="00302113"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302113">
        <w:rPr>
          <w:rFonts w:ascii="Consolas" w:eastAsia="Times New Roman" w:hAnsi="Consolas" w:cs="Times New Roman"/>
          <w:color w:val="0CA1A6"/>
          <w:kern w:val="0"/>
          <w:sz w:val="21"/>
          <w:szCs w:val="21"/>
          <w:lang w:val="en-ZA" w:eastAsia="en-ZA"/>
        </w:rPr>
        <w:t>char</w:t>
      </w:r>
      <w:r w:rsidRPr="00302113">
        <w:rPr>
          <w:rFonts w:ascii="Consolas" w:eastAsia="Times New Roman" w:hAnsi="Consolas" w:cs="Times New Roman"/>
          <w:color w:val="DAE3E3"/>
          <w:kern w:val="0"/>
          <w:sz w:val="21"/>
          <w:szCs w:val="21"/>
          <w:lang w:val="en-ZA" w:eastAsia="en-ZA"/>
        </w:rPr>
        <w:t xml:space="preserve"> myvariable= </w:t>
      </w:r>
      <w:r w:rsidRPr="00302113">
        <w:rPr>
          <w:rFonts w:ascii="Consolas" w:eastAsia="Times New Roman" w:hAnsi="Consolas" w:cs="Times New Roman"/>
          <w:color w:val="7FCBCD"/>
          <w:kern w:val="0"/>
          <w:sz w:val="21"/>
          <w:szCs w:val="21"/>
          <w:lang w:val="en-ZA" w:eastAsia="en-ZA"/>
        </w:rPr>
        <w:t>66</w:t>
      </w:r>
      <w:r w:rsidRPr="00302113">
        <w:rPr>
          <w:rFonts w:ascii="Consolas" w:eastAsia="Times New Roman" w:hAnsi="Consolas" w:cs="Times New Roman"/>
          <w:color w:val="DAE3E3"/>
          <w:kern w:val="0"/>
          <w:sz w:val="21"/>
          <w:szCs w:val="21"/>
          <w:lang w:val="en-ZA" w:eastAsia="en-ZA"/>
        </w:rPr>
        <w:t>;</w:t>
      </w:r>
      <w:r w:rsidRPr="00302113">
        <w:rPr>
          <w:rFonts w:ascii="Consolas" w:eastAsia="Times New Roman" w:hAnsi="Consolas" w:cs="Times New Roman"/>
          <w:color w:val="7F8C8D"/>
          <w:kern w:val="0"/>
          <w:sz w:val="21"/>
          <w:szCs w:val="21"/>
          <w:lang w:val="en-ZA" w:eastAsia="en-ZA"/>
        </w:rPr>
        <w:t xml:space="preserve"> //declaring a character</w:t>
      </w:r>
    </w:p>
    <w:p w14:paraId="3F9327FC" w14:textId="77777777" w:rsidR="00762389" w:rsidRPr="00302113"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302113">
        <w:rPr>
          <w:rFonts w:ascii="Consolas" w:eastAsia="Times New Roman" w:hAnsi="Consolas" w:cs="Times New Roman"/>
          <w:color w:val="DAE3E3"/>
          <w:kern w:val="0"/>
          <w:sz w:val="21"/>
          <w:szCs w:val="21"/>
          <w:lang w:val="en-ZA" w:eastAsia="en-ZA"/>
        </w:rPr>
        <w:t xml:space="preserve">byte number1 = </w:t>
      </w:r>
      <w:r w:rsidRPr="00302113">
        <w:rPr>
          <w:rFonts w:ascii="Consolas" w:eastAsia="Times New Roman" w:hAnsi="Consolas" w:cs="Times New Roman"/>
          <w:color w:val="7FCBCD"/>
          <w:kern w:val="0"/>
          <w:sz w:val="21"/>
          <w:szCs w:val="21"/>
          <w:lang w:val="en-ZA" w:eastAsia="en-ZA"/>
        </w:rPr>
        <w:t>20</w:t>
      </w:r>
      <w:r w:rsidRPr="00302113">
        <w:rPr>
          <w:rFonts w:ascii="Consolas" w:eastAsia="Times New Roman" w:hAnsi="Consolas" w:cs="Times New Roman"/>
          <w:color w:val="DAE3E3"/>
          <w:kern w:val="0"/>
          <w:sz w:val="21"/>
          <w:szCs w:val="21"/>
          <w:lang w:val="en-ZA" w:eastAsia="en-ZA"/>
        </w:rPr>
        <w:t>;  </w:t>
      </w:r>
    </w:p>
    <w:p w14:paraId="0B71CCF1" w14:textId="77777777" w:rsidR="00762389" w:rsidRPr="00302113"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302113">
        <w:rPr>
          <w:rFonts w:ascii="Consolas" w:eastAsia="Times New Roman" w:hAnsi="Consolas" w:cs="Times New Roman"/>
          <w:color w:val="0CA1A6"/>
          <w:kern w:val="0"/>
          <w:sz w:val="21"/>
          <w:szCs w:val="21"/>
          <w:lang w:val="en-ZA" w:eastAsia="en-ZA"/>
        </w:rPr>
        <w:t>long</w:t>
      </w:r>
      <w:r w:rsidRPr="00302113">
        <w:rPr>
          <w:rFonts w:ascii="Consolas" w:eastAsia="Times New Roman" w:hAnsi="Consolas" w:cs="Times New Roman"/>
          <w:color w:val="DAE3E3"/>
          <w:kern w:val="0"/>
          <w:sz w:val="21"/>
          <w:szCs w:val="21"/>
          <w:lang w:val="en-ZA" w:eastAsia="en-ZA"/>
        </w:rPr>
        <w:t xml:space="preserve"> idnumber=</w:t>
      </w:r>
      <w:r w:rsidRPr="00302113">
        <w:rPr>
          <w:rFonts w:ascii="Consolas" w:eastAsia="Times New Roman" w:hAnsi="Consolas" w:cs="Times New Roman"/>
          <w:color w:val="7FCBCD"/>
          <w:kern w:val="0"/>
          <w:sz w:val="21"/>
          <w:szCs w:val="21"/>
          <w:lang w:val="en-ZA" w:eastAsia="en-ZA"/>
        </w:rPr>
        <w:t>1235478</w:t>
      </w:r>
      <w:r w:rsidRPr="00302113">
        <w:rPr>
          <w:rFonts w:ascii="Consolas" w:eastAsia="Times New Roman" w:hAnsi="Consolas" w:cs="Times New Roman"/>
          <w:color w:val="DAE3E3"/>
          <w:kern w:val="0"/>
          <w:sz w:val="21"/>
          <w:szCs w:val="21"/>
          <w:lang w:val="en-ZA" w:eastAsia="en-ZA"/>
        </w:rPr>
        <w:t>;</w:t>
      </w:r>
      <w:r w:rsidRPr="00302113">
        <w:rPr>
          <w:rFonts w:ascii="Consolas" w:eastAsia="Times New Roman" w:hAnsi="Consolas" w:cs="Times New Roman"/>
          <w:color w:val="7F8C8D"/>
          <w:kern w:val="0"/>
          <w:sz w:val="21"/>
          <w:szCs w:val="21"/>
          <w:lang w:val="en-ZA" w:eastAsia="en-ZA"/>
        </w:rPr>
        <w:t xml:space="preserve"> //declaring a double</w:t>
      </w:r>
    </w:p>
    <w:p w14:paraId="27CFEFCD" w14:textId="77777777" w:rsidR="00762389" w:rsidRPr="00302113"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302113">
        <w:rPr>
          <w:rFonts w:ascii="Consolas" w:eastAsia="Times New Roman" w:hAnsi="Consolas" w:cs="Times New Roman"/>
          <w:color w:val="0CA1A6"/>
          <w:kern w:val="0"/>
          <w:sz w:val="21"/>
          <w:szCs w:val="21"/>
          <w:lang w:val="en-ZA" w:eastAsia="en-ZA"/>
        </w:rPr>
        <w:t>bool</w:t>
      </w:r>
      <w:r w:rsidRPr="00302113">
        <w:rPr>
          <w:rFonts w:ascii="Consolas" w:eastAsia="Times New Roman" w:hAnsi="Consolas" w:cs="Times New Roman"/>
          <w:color w:val="DAE3E3"/>
          <w:kern w:val="0"/>
          <w:sz w:val="21"/>
          <w:szCs w:val="21"/>
          <w:lang w:val="en-ZA" w:eastAsia="en-ZA"/>
        </w:rPr>
        <w:t xml:space="preserve"> running=</w:t>
      </w:r>
      <w:r w:rsidRPr="00302113">
        <w:rPr>
          <w:rFonts w:ascii="Consolas" w:eastAsia="Times New Roman" w:hAnsi="Consolas" w:cs="Times New Roman"/>
          <w:color w:val="7FCBCD"/>
          <w:kern w:val="0"/>
          <w:sz w:val="21"/>
          <w:szCs w:val="21"/>
          <w:lang w:val="en-ZA" w:eastAsia="en-ZA"/>
        </w:rPr>
        <w:t>false</w:t>
      </w:r>
      <w:r w:rsidRPr="00302113">
        <w:rPr>
          <w:rFonts w:ascii="Consolas" w:eastAsia="Times New Roman" w:hAnsi="Consolas" w:cs="Times New Roman"/>
          <w:color w:val="DAE3E3"/>
          <w:kern w:val="0"/>
          <w:sz w:val="21"/>
          <w:szCs w:val="21"/>
          <w:lang w:val="en-ZA" w:eastAsia="en-ZA"/>
        </w:rPr>
        <w:t>;</w:t>
      </w:r>
    </w:p>
    <w:p w14:paraId="057A2054" w14:textId="38F3BF4B" w:rsidR="00762389" w:rsidRPr="00302113"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302113">
        <w:rPr>
          <w:rFonts w:ascii="Consolas" w:eastAsia="Times New Roman" w:hAnsi="Consolas" w:cs="Times New Roman"/>
          <w:color w:val="0CA1A6"/>
          <w:kern w:val="0"/>
          <w:sz w:val="21"/>
          <w:szCs w:val="21"/>
          <w:lang w:val="en-ZA" w:eastAsia="en-ZA"/>
        </w:rPr>
        <w:t>void</w:t>
      </w:r>
      <w:r w:rsidRPr="00302113">
        <w:rPr>
          <w:rFonts w:ascii="Consolas" w:eastAsia="Times New Roman" w:hAnsi="Consolas" w:cs="Times New Roman"/>
          <w:color w:val="DAE3E3"/>
          <w:kern w:val="0"/>
          <w:sz w:val="21"/>
          <w:szCs w:val="21"/>
          <w:lang w:val="en-ZA" w:eastAsia="en-ZA"/>
        </w:rPr>
        <w:t xml:space="preserve"> </w:t>
      </w:r>
      <w:r w:rsidRPr="00302113">
        <w:rPr>
          <w:rFonts w:ascii="Consolas" w:eastAsia="Times New Roman" w:hAnsi="Consolas" w:cs="Times New Roman"/>
          <w:color w:val="F39C12"/>
          <w:kern w:val="0"/>
          <w:sz w:val="21"/>
          <w:szCs w:val="21"/>
          <w:lang w:val="en-ZA" w:eastAsia="en-ZA"/>
        </w:rPr>
        <w:t>setup</w:t>
      </w:r>
      <w:r w:rsidRPr="00302113">
        <w:rPr>
          <w:rFonts w:ascii="Consolas" w:eastAsia="Times New Roman" w:hAnsi="Consolas" w:cs="Times New Roman"/>
          <w:color w:val="DAE3E3"/>
          <w:kern w:val="0"/>
          <w:sz w:val="21"/>
          <w:szCs w:val="21"/>
          <w:lang w:val="en-ZA" w:eastAsia="en-ZA"/>
        </w:rPr>
        <w:t xml:space="preserve">( ) { </w:t>
      </w:r>
    </w:p>
    <w:p w14:paraId="3936EC64" w14:textId="77777777" w:rsidR="00762389" w:rsidRPr="00302113"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302113">
        <w:rPr>
          <w:rFonts w:ascii="Consolas" w:eastAsia="Times New Roman" w:hAnsi="Consolas" w:cs="Times New Roman"/>
          <w:color w:val="DAE3E3"/>
          <w:kern w:val="0"/>
          <w:sz w:val="21"/>
          <w:szCs w:val="21"/>
          <w:lang w:val="en-ZA" w:eastAsia="en-ZA"/>
        </w:rPr>
        <w:t> </w:t>
      </w:r>
      <w:r w:rsidRPr="00302113">
        <w:rPr>
          <w:rFonts w:ascii="Consolas" w:eastAsia="Times New Roman" w:hAnsi="Consolas" w:cs="Times New Roman"/>
          <w:color w:val="F39C12"/>
          <w:kern w:val="0"/>
          <w:sz w:val="21"/>
          <w:szCs w:val="21"/>
          <w:lang w:val="en-ZA" w:eastAsia="en-ZA"/>
        </w:rPr>
        <w:t>Serial</w:t>
      </w:r>
      <w:r w:rsidRPr="00302113">
        <w:rPr>
          <w:rFonts w:ascii="Consolas" w:eastAsia="Times New Roman" w:hAnsi="Consolas" w:cs="Times New Roman"/>
          <w:color w:val="DAE3E3"/>
          <w:kern w:val="0"/>
          <w:sz w:val="21"/>
          <w:szCs w:val="21"/>
          <w:lang w:val="en-ZA" w:eastAsia="en-ZA"/>
        </w:rPr>
        <w:t>.</w:t>
      </w:r>
      <w:r w:rsidRPr="00302113">
        <w:rPr>
          <w:rFonts w:ascii="Consolas" w:eastAsia="Times New Roman" w:hAnsi="Consolas" w:cs="Times New Roman"/>
          <w:color w:val="F39C12"/>
          <w:kern w:val="0"/>
          <w:sz w:val="21"/>
          <w:szCs w:val="21"/>
          <w:lang w:val="en-ZA" w:eastAsia="en-ZA"/>
        </w:rPr>
        <w:t>begin</w:t>
      </w:r>
      <w:r w:rsidRPr="00302113">
        <w:rPr>
          <w:rFonts w:ascii="Consolas" w:eastAsia="Times New Roman" w:hAnsi="Consolas" w:cs="Times New Roman"/>
          <w:color w:val="DAE3E3"/>
          <w:kern w:val="0"/>
          <w:sz w:val="21"/>
          <w:szCs w:val="21"/>
          <w:lang w:val="en-ZA" w:eastAsia="en-ZA"/>
        </w:rPr>
        <w:t>(</w:t>
      </w:r>
      <w:r w:rsidRPr="00302113">
        <w:rPr>
          <w:rFonts w:ascii="Consolas" w:eastAsia="Times New Roman" w:hAnsi="Consolas" w:cs="Times New Roman"/>
          <w:color w:val="7FCBCD"/>
          <w:kern w:val="0"/>
          <w:sz w:val="21"/>
          <w:szCs w:val="21"/>
          <w:lang w:val="en-ZA" w:eastAsia="en-ZA"/>
        </w:rPr>
        <w:t>9600</w:t>
      </w:r>
      <w:r w:rsidRPr="00302113">
        <w:rPr>
          <w:rFonts w:ascii="Consolas" w:eastAsia="Times New Roman" w:hAnsi="Consolas" w:cs="Times New Roman"/>
          <w:color w:val="DAE3E3"/>
          <w:kern w:val="0"/>
          <w:sz w:val="21"/>
          <w:szCs w:val="21"/>
          <w:lang w:val="en-ZA" w:eastAsia="en-ZA"/>
        </w:rPr>
        <w:t xml:space="preserve">); </w:t>
      </w:r>
    </w:p>
    <w:p w14:paraId="0B1782CF" w14:textId="77777777" w:rsidR="00762389" w:rsidRPr="00302113"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302113">
        <w:rPr>
          <w:rFonts w:ascii="Consolas" w:eastAsia="Times New Roman" w:hAnsi="Consolas" w:cs="Times New Roman"/>
          <w:color w:val="DAE3E3"/>
          <w:kern w:val="0"/>
          <w:sz w:val="21"/>
          <w:szCs w:val="21"/>
          <w:lang w:val="en-ZA" w:eastAsia="en-ZA"/>
        </w:rPr>
        <w:t> </w:t>
      </w:r>
      <w:r w:rsidRPr="00302113">
        <w:rPr>
          <w:rFonts w:ascii="Consolas" w:eastAsia="Times New Roman" w:hAnsi="Consolas" w:cs="Times New Roman"/>
          <w:color w:val="F39C12"/>
          <w:kern w:val="0"/>
          <w:sz w:val="21"/>
          <w:szCs w:val="21"/>
          <w:lang w:val="en-ZA" w:eastAsia="en-ZA"/>
        </w:rPr>
        <w:t>Serial</w:t>
      </w:r>
      <w:r w:rsidRPr="00302113">
        <w:rPr>
          <w:rFonts w:ascii="Consolas" w:eastAsia="Times New Roman" w:hAnsi="Consolas" w:cs="Times New Roman"/>
          <w:color w:val="DAE3E3"/>
          <w:kern w:val="0"/>
          <w:sz w:val="21"/>
          <w:szCs w:val="21"/>
          <w:lang w:val="en-ZA" w:eastAsia="en-ZA"/>
        </w:rPr>
        <w:t>.</w:t>
      </w:r>
      <w:r w:rsidRPr="00302113">
        <w:rPr>
          <w:rFonts w:ascii="Consolas" w:eastAsia="Times New Roman" w:hAnsi="Consolas" w:cs="Times New Roman"/>
          <w:color w:val="F39C12"/>
          <w:kern w:val="0"/>
          <w:sz w:val="21"/>
          <w:szCs w:val="21"/>
          <w:lang w:val="en-ZA" w:eastAsia="en-ZA"/>
        </w:rPr>
        <w:t>println</w:t>
      </w:r>
      <w:r w:rsidRPr="00302113">
        <w:rPr>
          <w:rFonts w:ascii="Consolas" w:eastAsia="Times New Roman" w:hAnsi="Consolas" w:cs="Times New Roman"/>
          <w:color w:val="DAE3E3"/>
          <w:kern w:val="0"/>
          <w:sz w:val="21"/>
          <w:szCs w:val="21"/>
          <w:lang w:val="en-ZA" w:eastAsia="en-ZA"/>
        </w:rPr>
        <w:t>(a);</w:t>
      </w:r>
    </w:p>
    <w:p w14:paraId="200207CF" w14:textId="77777777" w:rsidR="00762389" w:rsidRPr="00302113"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302113">
        <w:rPr>
          <w:rFonts w:ascii="Consolas" w:eastAsia="Times New Roman" w:hAnsi="Consolas" w:cs="Times New Roman"/>
          <w:color w:val="DAE3E3"/>
          <w:kern w:val="0"/>
          <w:sz w:val="21"/>
          <w:szCs w:val="21"/>
          <w:lang w:val="en-ZA" w:eastAsia="en-ZA"/>
        </w:rPr>
        <w:t> </w:t>
      </w:r>
      <w:r w:rsidRPr="00302113">
        <w:rPr>
          <w:rFonts w:ascii="Consolas" w:eastAsia="Times New Roman" w:hAnsi="Consolas" w:cs="Times New Roman"/>
          <w:color w:val="F39C12"/>
          <w:kern w:val="0"/>
          <w:sz w:val="21"/>
          <w:szCs w:val="21"/>
          <w:lang w:val="en-ZA" w:eastAsia="en-ZA"/>
        </w:rPr>
        <w:t>Serial</w:t>
      </w:r>
      <w:r w:rsidRPr="00302113">
        <w:rPr>
          <w:rFonts w:ascii="Consolas" w:eastAsia="Times New Roman" w:hAnsi="Consolas" w:cs="Times New Roman"/>
          <w:color w:val="DAE3E3"/>
          <w:kern w:val="0"/>
          <w:sz w:val="21"/>
          <w:szCs w:val="21"/>
          <w:lang w:val="en-ZA" w:eastAsia="en-ZA"/>
        </w:rPr>
        <w:t>.</w:t>
      </w:r>
      <w:r w:rsidRPr="00302113">
        <w:rPr>
          <w:rFonts w:ascii="Consolas" w:eastAsia="Times New Roman" w:hAnsi="Consolas" w:cs="Times New Roman"/>
          <w:color w:val="F39C12"/>
          <w:kern w:val="0"/>
          <w:sz w:val="21"/>
          <w:szCs w:val="21"/>
          <w:lang w:val="en-ZA" w:eastAsia="en-ZA"/>
        </w:rPr>
        <w:t>println</w:t>
      </w:r>
      <w:r w:rsidRPr="00302113">
        <w:rPr>
          <w:rFonts w:ascii="Consolas" w:eastAsia="Times New Roman" w:hAnsi="Consolas" w:cs="Times New Roman"/>
          <w:color w:val="DAE3E3"/>
          <w:kern w:val="0"/>
          <w:sz w:val="21"/>
          <w:szCs w:val="21"/>
          <w:lang w:val="en-ZA" w:eastAsia="en-ZA"/>
        </w:rPr>
        <w:t>(age);</w:t>
      </w:r>
    </w:p>
    <w:p w14:paraId="08F2440E" w14:textId="77777777" w:rsidR="00762389" w:rsidRPr="00302113"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302113">
        <w:rPr>
          <w:rFonts w:ascii="Consolas" w:eastAsia="Times New Roman" w:hAnsi="Consolas" w:cs="Times New Roman"/>
          <w:color w:val="DAE3E3"/>
          <w:kern w:val="0"/>
          <w:sz w:val="21"/>
          <w:szCs w:val="21"/>
          <w:lang w:val="en-ZA" w:eastAsia="en-ZA"/>
        </w:rPr>
        <w:t> </w:t>
      </w:r>
      <w:r w:rsidRPr="00302113">
        <w:rPr>
          <w:rFonts w:ascii="Consolas" w:eastAsia="Times New Roman" w:hAnsi="Consolas" w:cs="Times New Roman"/>
          <w:color w:val="F39C12"/>
          <w:kern w:val="0"/>
          <w:sz w:val="21"/>
          <w:szCs w:val="21"/>
          <w:lang w:val="en-ZA" w:eastAsia="en-ZA"/>
        </w:rPr>
        <w:t>Serial</w:t>
      </w:r>
      <w:r w:rsidRPr="00302113">
        <w:rPr>
          <w:rFonts w:ascii="Consolas" w:eastAsia="Times New Roman" w:hAnsi="Consolas" w:cs="Times New Roman"/>
          <w:color w:val="DAE3E3"/>
          <w:kern w:val="0"/>
          <w:sz w:val="21"/>
          <w:szCs w:val="21"/>
          <w:lang w:val="en-ZA" w:eastAsia="en-ZA"/>
        </w:rPr>
        <w:t>.</w:t>
      </w:r>
      <w:r w:rsidRPr="00302113">
        <w:rPr>
          <w:rFonts w:ascii="Consolas" w:eastAsia="Times New Roman" w:hAnsi="Consolas" w:cs="Times New Roman"/>
          <w:color w:val="F39C12"/>
          <w:kern w:val="0"/>
          <w:sz w:val="21"/>
          <w:szCs w:val="21"/>
          <w:lang w:val="en-ZA" w:eastAsia="en-ZA"/>
        </w:rPr>
        <w:t>println</w:t>
      </w:r>
      <w:r w:rsidRPr="00302113">
        <w:rPr>
          <w:rFonts w:ascii="Consolas" w:eastAsia="Times New Roman" w:hAnsi="Consolas" w:cs="Times New Roman"/>
          <w:color w:val="DAE3E3"/>
          <w:kern w:val="0"/>
          <w:sz w:val="21"/>
          <w:szCs w:val="21"/>
          <w:lang w:val="en-ZA" w:eastAsia="en-ZA"/>
        </w:rPr>
        <w:t>(myvariable);</w:t>
      </w:r>
    </w:p>
    <w:p w14:paraId="512974DF" w14:textId="77777777" w:rsidR="00762389" w:rsidRPr="00302113"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302113">
        <w:rPr>
          <w:rFonts w:ascii="Consolas" w:eastAsia="Times New Roman" w:hAnsi="Consolas" w:cs="Times New Roman"/>
          <w:color w:val="DAE3E3"/>
          <w:kern w:val="0"/>
          <w:sz w:val="21"/>
          <w:szCs w:val="21"/>
          <w:lang w:val="en-ZA" w:eastAsia="en-ZA"/>
        </w:rPr>
        <w:t xml:space="preserve">  </w:t>
      </w:r>
      <w:r w:rsidRPr="00302113">
        <w:rPr>
          <w:rFonts w:ascii="Consolas" w:eastAsia="Times New Roman" w:hAnsi="Consolas" w:cs="Times New Roman"/>
          <w:color w:val="F39C12"/>
          <w:kern w:val="0"/>
          <w:sz w:val="21"/>
          <w:szCs w:val="21"/>
          <w:lang w:val="en-ZA" w:eastAsia="en-ZA"/>
        </w:rPr>
        <w:t>Serial</w:t>
      </w:r>
      <w:r w:rsidRPr="00302113">
        <w:rPr>
          <w:rFonts w:ascii="Consolas" w:eastAsia="Times New Roman" w:hAnsi="Consolas" w:cs="Times New Roman"/>
          <w:color w:val="DAE3E3"/>
          <w:kern w:val="0"/>
          <w:sz w:val="21"/>
          <w:szCs w:val="21"/>
          <w:lang w:val="en-ZA" w:eastAsia="en-ZA"/>
        </w:rPr>
        <w:t>.</w:t>
      </w:r>
      <w:r w:rsidRPr="00302113">
        <w:rPr>
          <w:rFonts w:ascii="Consolas" w:eastAsia="Times New Roman" w:hAnsi="Consolas" w:cs="Times New Roman"/>
          <w:color w:val="F39C12"/>
          <w:kern w:val="0"/>
          <w:sz w:val="21"/>
          <w:szCs w:val="21"/>
          <w:lang w:val="en-ZA" w:eastAsia="en-ZA"/>
        </w:rPr>
        <w:t>println</w:t>
      </w:r>
      <w:r w:rsidRPr="00302113">
        <w:rPr>
          <w:rFonts w:ascii="Consolas" w:eastAsia="Times New Roman" w:hAnsi="Consolas" w:cs="Times New Roman"/>
          <w:color w:val="DAE3E3"/>
          <w:kern w:val="0"/>
          <w:sz w:val="21"/>
          <w:szCs w:val="21"/>
          <w:lang w:val="en-ZA" w:eastAsia="en-ZA"/>
        </w:rPr>
        <w:t>(number1);</w:t>
      </w:r>
    </w:p>
    <w:p w14:paraId="3E757A29" w14:textId="77777777" w:rsidR="00762389" w:rsidRPr="00302113"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302113">
        <w:rPr>
          <w:rFonts w:ascii="Consolas" w:eastAsia="Times New Roman" w:hAnsi="Consolas" w:cs="Times New Roman"/>
          <w:color w:val="DAE3E3"/>
          <w:kern w:val="0"/>
          <w:sz w:val="21"/>
          <w:szCs w:val="21"/>
          <w:lang w:val="en-ZA" w:eastAsia="en-ZA"/>
        </w:rPr>
        <w:t> </w:t>
      </w:r>
      <w:r w:rsidRPr="00302113">
        <w:rPr>
          <w:rFonts w:ascii="Consolas" w:eastAsia="Times New Roman" w:hAnsi="Consolas" w:cs="Times New Roman"/>
          <w:color w:val="F39C12"/>
          <w:kern w:val="0"/>
          <w:sz w:val="21"/>
          <w:szCs w:val="21"/>
          <w:lang w:val="en-ZA" w:eastAsia="en-ZA"/>
        </w:rPr>
        <w:t>Serial</w:t>
      </w:r>
      <w:r w:rsidRPr="00302113">
        <w:rPr>
          <w:rFonts w:ascii="Consolas" w:eastAsia="Times New Roman" w:hAnsi="Consolas" w:cs="Times New Roman"/>
          <w:color w:val="DAE3E3"/>
          <w:kern w:val="0"/>
          <w:sz w:val="21"/>
          <w:szCs w:val="21"/>
          <w:lang w:val="en-ZA" w:eastAsia="en-ZA"/>
        </w:rPr>
        <w:t>.</w:t>
      </w:r>
      <w:r w:rsidRPr="00302113">
        <w:rPr>
          <w:rFonts w:ascii="Consolas" w:eastAsia="Times New Roman" w:hAnsi="Consolas" w:cs="Times New Roman"/>
          <w:color w:val="F39C12"/>
          <w:kern w:val="0"/>
          <w:sz w:val="21"/>
          <w:szCs w:val="21"/>
          <w:lang w:val="en-ZA" w:eastAsia="en-ZA"/>
        </w:rPr>
        <w:t>println</w:t>
      </w:r>
      <w:r w:rsidRPr="00302113">
        <w:rPr>
          <w:rFonts w:ascii="Consolas" w:eastAsia="Times New Roman" w:hAnsi="Consolas" w:cs="Times New Roman"/>
          <w:color w:val="DAE3E3"/>
          <w:kern w:val="0"/>
          <w:sz w:val="21"/>
          <w:szCs w:val="21"/>
          <w:lang w:val="en-ZA" w:eastAsia="en-ZA"/>
        </w:rPr>
        <w:t>(idnumber);</w:t>
      </w:r>
    </w:p>
    <w:p w14:paraId="3BDC46FE" w14:textId="77777777" w:rsidR="00762389" w:rsidRPr="00302113"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302113">
        <w:rPr>
          <w:rFonts w:ascii="Consolas" w:eastAsia="Times New Roman" w:hAnsi="Consolas" w:cs="Times New Roman"/>
          <w:color w:val="DAE3E3"/>
          <w:kern w:val="0"/>
          <w:sz w:val="21"/>
          <w:szCs w:val="21"/>
          <w:lang w:val="en-ZA" w:eastAsia="en-ZA"/>
        </w:rPr>
        <w:t xml:space="preserve">  </w:t>
      </w:r>
      <w:r w:rsidRPr="00302113">
        <w:rPr>
          <w:rFonts w:ascii="Consolas" w:eastAsia="Times New Roman" w:hAnsi="Consolas" w:cs="Times New Roman"/>
          <w:color w:val="F39C12"/>
          <w:kern w:val="0"/>
          <w:sz w:val="21"/>
          <w:szCs w:val="21"/>
          <w:lang w:val="en-ZA" w:eastAsia="en-ZA"/>
        </w:rPr>
        <w:t>Serial</w:t>
      </w:r>
      <w:r w:rsidRPr="00302113">
        <w:rPr>
          <w:rFonts w:ascii="Consolas" w:eastAsia="Times New Roman" w:hAnsi="Consolas" w:cs="Times New Roman"/>
          <w:color w:val="DAE3E3"/>
          <w:kern w:val="0"/>
          <w:sz w:val="21"/>
          <w:szCs w:val="21"/>
          <w:lang w:val="en-ZA" w:eastAsia="en-ZA"/>
        </w:rPr>
        <w:t>.</w:t>
      </w:r>
      <w:r w:rsidRPr="00302113">
        <w:rPr>
          <w:rFonts w:ascii="Consolas" w:eastAsia="Times New Roman" w:hAnsi="Consolas" w:cs="Times New Roman"/>
          <w:color w:val="F39C12"/>
          <w:kern w:val="0"/>
          <w:sz w:val="21"/>
          <w:szCs w:val="21"/>
          <w:lang w:val="en-ZA" w:eastAsia="en-ZA"/>
        </w:rPr>
        <w:t>println</w:t>
      </w:r>
      <w:r w:rsidRPr="00302113">
        <w:rPr>
          <w:rFonts w:ascii="Consolas" w:eastAsia="Times New Roman" w:hAnsi="Consolas" w:cs="Times New Roman"/>
          <w:color w:val="DAE3E3"/>
          <w:kern w:val="0"/>
          <w:sz w:val="21"/>
          <w:szCs w:val="21"/>
          <w:lang w:val="en-ZA" w:eastAsia="en-ZA"/>
        </w:rPr>
        <w:t>(running);</w:t>
      </w:r>
    </w:p>
    <w:p w14:paraId="0C9C5EC9" w14:textId="77777777" w:rsidR="00762389" w:rsidRPr="00302113"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302113">
        <w:rPr>
          <w:rFonts w:ascii="Consolas" w:eastAsia="Times New Roman" w:hAnsi="Consolas" w:cs="Times New Roman"/>
          <w:color w:val="DAE3E3"/>
          <w:kern w:val="0"/>
          <w:sz w:val="21"/>
          <w:szCs w:val="21"/>
          <w:lang w:val="en-ZA" w:eastAsia="en-ZA"/>
        </w:rPr>
        <w:t>}  </w:t>
      </w:r>
    </w:p>
    <w:p w14:paraId="65ECF6B2" w14:textId="77777777" w:rsidR="00762389" w:rsidRPr="00302113"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302113">
        <w:rPr>
          <w:rFonts w:ascii="Consolas" w:eastAsia="Times New Roman" w:hAnsi="Consolas" w:cs="Times New Roman"/>
          <w:color w:val="0CA1A6"/>
          <w:kern w:val="0"/>
          <w:sz w:val="21"/>
          <w:szCs w:val="21"/>
          <w:lang w:val="en-ZA" w:eastAsia="en-ZA"/>
        </w:rPr>
        <w:t>void</w:t>
      </w:r>
      <w:r w:rsidRPr="00302113">
        <w:rPr>
          <w:rFonts w:ascii="Consolas" w:eastAsia="Times New Roman" w:hAnsi="Consolas" w:cs="Times New Roman"/>
          <w:color w:val="DAE3E3"/>
          <w:kern w:val="0"/>
          <w:sz w:val="21"/>
          <w:szCs w:val="21"/>
          <w:lang w:val="en-ZA" w:eastAsia="en-ZA"/>
        </w:rPr>
        <w:t xml:space="preserve"> </w:t>
      </w:r>
      <w:r w:rsidRPr="00302113">
        <w:rPr>
          <w:rFonts w:ascii="Consolas" w:eastAsia="Times New Roman" w:hAnsi="Consolas" w:cs="Times New Roman"/>
          <w:color w:val="F39C12"/>
          <w:kern w:val="0"/>
          <w:sz w:val="21"/>
          <w:szCs w:val="21"/>
          <w:lang w:val="en-ZA" w:eastAsia="en-ZA"/>
        </w:rPr>
        <w:t>loop</w:t>
      </w:r>
      <w:r w:rsidRPr="00302113">
        <w:rPr>
          <w:rFonts w:ascii="Consolas" w:eastAsia="Times New Roman" w:hAnsi="Consolas" w:cs="Times New Roman"/>
          <w:color w:val="DAE3E3"/>
          <w:kern w:val="0"/>
          <w:sz w:val="21"/>
          <w:szCs w:val="21"/>
          <w:lang w:val="en-ZA" w:eastAsia="en-ZA"/>
        </w:rPr>
        <w:t xml:space="preserve"> ( )      </w:t>
      </w:r>
    </w:p>
    <w:p w14:paraId="4EC0F4E9" w14:textId="77777777" w:rsidR="00762389" w:rsidRPr="00302113"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302113">
        <w:rPr>
          <w:rFonts w:ascii="Consolas" w:eastAsia="Times New Roman" w:hAnsi="Consolas" w:cs="Times New Roman"/>
          <w:color w:val="DAE3E3"/>
          <w:kern w:val="0"/>
          <w:sz w:val="21"/>
          <w:szCs w:val="21"/>
          <w:lang w:val="en-ZA" w:eastAsia="en-ZA"/>
        </w:rPr>
        <w:t>{  </w:t>
      </w:r>
    </w:p>
    <w:p w14:paraId="6B76C936" w14:textId="4850D8D4" w:rsidR="00762389"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302113">
        <w:rPr>
          <w:rFonts w:ascii="Consolas" w:eastAsia="Times New Roman" w:hAnsi="Consolas" w:cs="Times New Roman"/>
          <w:color w:val="DAE3E3"/>
          <w:kern w:val="0"/>
          <w:sz w:val="21"/>
          <w:szCs w:val="21"/>
          <w:lang w:val="en-ZA" w:eastAsia="en-ZA"/>
        </w:rPr>
        <w:t xml:space="preserve">  } </w:t>
      </w:r>
    </w:p>
    <w:p w14:paraId="47121687" w14:textId="77777777" w:rsidR="00762389"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p>
    <w:p w14:paraId="1BF700E7" w14:textId="77777777" w:rsidR="00762389"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Pr>
          <w:rFonts w:ascii="Consolas" w:eastAsia="Times New Roman" w:hAnsi="Consolas" w:cs="Times New Roman"/>
          <w:color w:val="DAE3E3"/>
          <w:kern w:val="0"/>
          <w:sz w:val="21"/>
          <w:szCs w:val="21"/>
          <w:lang w:val="en-ZA" w:eastAsia="en-ZA"/>
        </w:rPr>
        <w:t>OUTPUT</w:t>
      </w:r>
    </w:p>
    <w:p w14:paraId="6DEA58CF" w14:textId="77777777" w:rsidR="00762389" w:rsidRPr="00302113" w:rsidRDefault="00762389" w:rsidP="00762389">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AE3E3"/>
          <w:kern w:val="0"/>
          <w:sz w:val="20"/>
          <w:szCs w:val="20"/>
          <w:lang w:val="en-ZA" w:eastAsia="en-ZA"/>
        </w:rPr>
      </w:pPr>
      <w:r w:rsidRPr="00302113">
        <w:rPr>
          <w:rFonts w:ascii="Courier New" w:eastAsia="Times New Roman" w:hAnsi="Courier New" w:cs="Courier New"/>
          <w:color w:val="DAE3E3"/>
          <w:kern w:val="0"/>
          <w:sz w:val="20"/>
          <w:szCs w:val="20"/>
          <w:lang w:val="en-ZA" w:eastAsia="en-ZA"/>
        </w:rPr>
        <w:t>3</w:t>
      </w:r>
    </w:p>
    <w:p w14:paraId="525DF48F" w14:textId="77777777" w:rsidR="00762389" w:rsidRPr="00302113" w:rsidRDefault="00762389" w:rsidP="00762389">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AE3E3"/>
          <w:kern w:val="0"/>
          <w:sz w:val="20"/>
          <w:szCs w:val="20"/>
          <w:lang w:val="en-ZA" w:eastAsia="en-ZA"/>
        </w:rPr>
      </w:pPr>
      <w:r w:rsidRPr="00302113">
        <w:rPr>
          <w:rFonts w:ascii="Courier New" w:eastAsia="Times New Roman" w:hAnsi="Courier New" w:cs="Courier New"/>
          <w:color w:val="DAE3E3"/>
          <w:kern w:val="0"/>
          <w:sz w:val="20"/>
          <w:szCs w:val="20"/>
          <w:lang w:val="en-ZA" w:eastAsia="en-ZA"/>
        </w:rPr>
        <w:t>18.00</w:t>
      </w:r>
    </w:p>
    <w:p w14:paraId="797BF96C" w14:textId="77777777" w:rsidR="00762389" w:rsidRPr="00302113" w:rsidRDefault="00762389" w:rsidP="00762389">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AE3E3"/>
          <w:kern w:val="0"/>
          <w:sz w:val="20"/>
          <w:szCs w:val="20"/>
          <w:lang w:val="en-ZA" w:eastAsia="en-ZA"/>
        </w:rPr>
      </w:pPr>
      <w:r w:rsidRPr="00302113">
        <w:rPr>
          <w:rFonts w:ascii="Courier New" w:eastAsia="Times New Roman" w:hAnsi="Courier New" w:cs="Courier New"/>
          <w:color w:val="DAE3E3"/>
          <w:kern w:val="0"/>
          <w:sz w:val="20"/>
          <w:szCs w:val="20"/>
          <w:lang w:val="en-ZA" w:eastAsia="en-ZA"/>
        </w:rPr>
        <w:t>B</w:t>
      </w:r>
    </w:p>
    <w:p w14:paraId="241C9E85" w14:textId="77777777" w:rsidR="00762389" w:rsidRPr="00302113" w:rsidRDefault="00762389" w:rsidP="00762389">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AE3E3"/>
          <w:kern w:val="0"/>
          <w:sz w:val="20"/>
          <w:szCs w:val="20"/>
          <w:lang w:val="en-ZA" w:eastAsia="en-ZA"/>
        </w:rPr>
      </w:pPr>
      <w:r w:rsidRPr="00302113">
        <w:rPr>
          <w:rFonts w:ascii="Courier New" w:eastAsia="Times New Roman" w:hAnsi="Courier New" w:cs="Courier New"/>
          <w:color w:val="DAE3E3"/>
          <w:kern w:val="0"/>
          <w:sz w:val="20"/>
          <w:szCs w:val="20"/>
          <w:lang w:val="en-ZA" w:eastAsia="en-ZA"/>
        </w:rPr>
        <w:t>20</w:t>
      </w:r>
    </w:p>
    <w:p w14:paraId="78FA1893" w14:textId="77777777" w:rsidR="00762389" w:rsidRPr="00302113" w:rsidRDefault="00762389" w:rsidP="00762389">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AE3E3"/>
          <w:kern w:val="0"/>
          <w:sz w:val="20"/>
          <w:szCs w:val="20"/>
          <w:lang w:val="en-ZA" w:eastAsia="en-ZA"/>
        </w:rPr>
      </w:pPr>
      <w:r w:rsidRPr="00302113">
        <w:rPr>
          <w:rFonts w:ascii="Courier New" w:eastAsia="Times New Roman" w:hAnsi="Courier New" w:cs="Courier New"/>
          <w:color w:val="DAE3E3"/>
          <w:kern w:val="0"/>
          <w:sz w:val="20"/>
          <w:szCs w:val="20"/>
          <w:lang w:val="en-ZA" w:eastAsia="en-ZA"/>
        </w:rPr>
        <w:t>1235478</w:t>
      </w:r>
    </w:p>
    <w:p w14:paraId="2D8DAB73" w14:textId="77777777" w:rsidR="00762389" w:rsidRPr="00302113" w:rsidRDefault="00762389" w:rsidP="00762389">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AE3E3"/>
          <w:kern w:val="0"/>
          <w:sz w:val="20"/>
          <w:szCs w:val="20"/>
          <w:lang w:val="en-ZA" w:eastAsia="en-ZA"/>
        </w:rPr>
      </w:pPr>
      <w:r w:rsidRPr="00302113">
        <w:rPr>
          <w:rFonts w:ascii="Courier New" w:eastAsia="Times New Roman" w:hAnsi="Courier New" w:cs="Courier New"/>
          <w:color w:val="DAE3E3"/>
          <w:kern w:val="0"/>
          <w:sz w:val="20"/>
          <w:szCs w:val="20"/>
          <w:lang w:val="en-ZA" w:eastAsia="en-ZA"/>
        </w:rPr>
        <w:t>0</w:t>
      </w:r>
    </w:p>
    <w:p w14:paraId="5C42E7B9" w14:textId="77777777" w:rsidR="00762389" w:rsidRPr="0023567A" w:rsidRDefault="00762389" w:rsidP="00762389">
      <w:pPr>
        <w:spacing w:after="0" w:line="360" w:lineRule="auto"/>
        <w:ind w:left="13"/>
        <w:contextualSpacing/>
        <w:jc w:val="both"/>
        <w:rPr>
          <w:b/>
          <w:bCs/>
        </w:rPr>
      </w:pPr>
      <w:r w:rsidRPr="0023567A">
        <w:rPr>
          <w:b/>
          <w:bCs/>
        </w:rPr>
        <w:lastRenderedPageBreak/>
        <w:t>NOTE</w:t>
      </w:r>
    </w:p>
    <w:p w14:paraId="0DC09EDE" w14:textId="77777777" w:rsidR="00762389" w:rsidRPr="00302113" w:rsidRDefault="00762389" w:rsidP="00762389">
      <w:pPr>
        <w:shd w:val="clear" w:color="auto" w:fill="BFBFBF" w:themeFill="background1" w:themeFillShade="BF"/>
        <w:spacing w:after="0" w:line="360" w:lineRule="auto"/>
        <w:ind w:left="13"/>
        <w:contextualSpacing/>
        <w:jc w:val="both"/>
      </w:pPr>
      <w:r>
        <w:t>We declared variable age and assigned value18, but the printout was 18.00 because float will use decimal point. Also, for Boolean, the value of running is false, but the printout is 0. 0 is  false and 1 is true. myvariable printed the equivalent ASCII code.</w:t>
      </w:r>
    </w:p>
    <w:p w14:paraId="319B6B63" w14:textId="77777777" w:rsidR="00762389" w:rsidRDefault="00762389" w:rsidP="00762389">
      <w:pPr>
        <w:spacing w:after="0" w:line="240" w:lineRule="auto"/>
        <w:ind w:left="13"/>
        <w:contextualSpacing/>
        <w:jc w:val="both"/>
      </w:pPr>
    </w:p>
    <w:p w14:paraId="32738C68" w14:textId="77777777" w:rsidR="00762389" w:rsidRDefault="00762389" w:rsidP="00762389">
      <w:pPr>
        <w:spacing w:after="0" w:line="240" w:lineRule="auto"/>
        <w:ind w:left="13"/>
        <w:contextualSpacing/>
        <w:jc w:val="both"/>
        <w:rPr>
          <w:b/>
          <w:bCs/>
          <w:caps/>
          <w:kern w:val="24"/>
        </w:rPr>
      </w:pPr>
    </w:p>
    <w:p w14:paraId="15DE4AA6" w14:textId="77777777" w:rsidR="00762389" w:rsidRPr="0068574D" w:rsidRDefault="00762389" w:rsidP="00762389">
      <w:pPr>
        <w:spacing w:after="0" w:line="240" w:lineRule="auto"/>
        <w:ind w:left="13"/>
        <w:contextualSpacing/>
        <w:jc w:val="both"/>
        <w:rPr>
          <w:b/>
          <w:bCs/>
          <w:caps/>
          <w:kern w:val="24"/>
        </w:rPr>
      </w:pPr>
      <w:r w:rsidRPr="0068574D">
        <w:rPr>
          <w:b/>
          <w:bCs/>
          <w:caps/>
          <w:kern w:val="24"/>
        </w:rPr>
        <w:t>Scoping</w:t>
      </w:r>
    </w:p>
    <w:p w14:paraId="0BE2861E" w14:textId="59FC5C5B" w:rsidR="00762389" w:rsidRDefault="00762389" w:rsidP="00762389">
      <w:pPr>
        <w:spacing w:after="0" w:line="360" w:lineRule="auto"/>
        <w:ind w:left="13"/>
        <w:contextualSpacing/>
        <w:jc w:val="both"/>
      </w:pPr>
      <w:r w:rsidRPr="0023567A">
        <w:t>A very important subject we need to make sure, you fully understand is called the variable scope.</w:t>
      </w:r>
      <w:r>
        <w:t xml:space="preserve"> </w:t>
      </w:r>
      <w:r w:rsidR="00BC6C30" w:rsidRPr="00BC6C30">
        <w:rPr>
          <w:shd w:val="clear" w:color="auto" w:fill="FFE599" w:themeFill="accent4" w:themeFillTint="66"/>
        </w:rPr>
        <w:t>A scope is an area where the variable is declared and accessible. We are going to discuss two scoping techniques which are:</w:t>
      </w:r>
    </w:p>
    <w:p w14:paraId="0C3FEF23" w14:textId="77777777" w:rsidR="00762389" w:rsidRDefault="00762389" w:rsidP="00762389">
      <w:pPr>
        <w:pStyle w:val="ListParagraph"/>
        <w:numPr>
          <w:ilvl w:val="0"/>
          <w:numId w:val="145"/>
        </w:numPr>
        <w:spacing w:after="0" w:line="360" w:lineRule="auto"/>
        <w:jc w:val="both"/>
      </w:pPr>
      <w:r>
        <w:t>Local variables</w:t>
      </w:r>
    </w:p>
    <w:p w14:paraId="0BC5DB13" w14:textId="77777777" w:rsidR="00762389" w:rsidRDefault="00762389" w:rsidP="00762389">
      <w:pPr>
        <w:pStyle w:val="ListParagraph"/>
        <w:numPr>
          <w:ilvl w:val="0"/>
          <w:numId w:val="145"/>
        </w:numPr>
        <w:spacing w:after="0" w:line="360" w:lineRule="auto"/>
        <w:jc w:val="both"/>
      </w:pPr>
      <w:r>
        <w:t>Global variables</w:t>
      </w:r>
    </w:p>
    <w:p w14:paraId="407214B6" w14:textId="77777777" w:rsidR="00762389" w:rsidRDefault="00762389" w:rsidP="00762389">
      <w:pPr>
        <w:spacing w:after="0" w:line="240" w:lineRule="auto"/>
        <w:jc w:val="both"/>
      </w:pPr>
    </w:p>
    <w:p w14:paraId="7391556B" w14:textId="59EFB2DC" w:rsidR="00762389" w:rsidRDefault="00762389" w:rsidP="00762389">
      <w:pPr>
        <w:spacing w:after="0" w:line="360" w:lineRule="auto"/>
        <w:jc w:val="both"/>
      </w:pPr>
      <w:r w:rsidRPr="00CC56C2">
        <w:rPr>
          <w:b/>
          <w:bCs/>
        </w:rPr>
        <w:t>Local Variables</w:t>
      </w:r>
      <w:r>
        <w:t>-</w:t>
      </w:r>
      <w:r w:rsidRPr="00FA110D">
        <w:t xml:space="preserve"> </w:t>
      </w:r>
      <w:r w:rsidR="00BC6C30" w:rsidRPr="00BC6C30">
        <w:rPr>
          <w:shd w:val="clear" w:color="auto" w:fill="FFE599" w:themeFill="accent4" w:themeFillTint="66"/>
        </w:rPr>
        <w:t xml:space="preserve">these are </w:t>
      </w:r>
      <w:r w:rsidRPr="00BC6C30">
        <w:rPr>
          <w:shd w:val="clear" w:color="auto" w:fill="FFE599" w:themeFill="accent4" w:themeFillTint="66"/>
        </w:rPr>
        <w:t>declared inside a function or block</w:t>
      </w:r>
      <w:r w:rsidR="00BC6C30" w:rsidRPr="00BC6C30">
        <w:rPr>
          <w:shd w:val="clear" w:color="auto" w:fill="FFE599" w:themeFill="accent4" w:themeFillTint="66"/>
        </w:rPr>
        <w:t>.</w:t>
      </w:r>
      <w:r w:rsidRPr="00FA110D">
        <w:t xml:space="preserve"> They can be used only by the statements that are inside that function or block of code</w:t>
      </w:r>
      <w:r>
        <w:t xml:space="preserve"> for example 3.4:</w:t>
      </w:r>
    </w:p>
    <w:p w14:paraId="23D019BF" w14:textId="7EF0CC45" w:rsidR="00762389" w:rsidRPr="00762389" w:rsidRDefault="00762389" w:rsidP="00762389">
      <w:pPr>
        <w:spacing w:after="0" w:line="360" w:lineRule="auto"/>
        <w:jc w:val="both"/>
        <w:rPr>
          <w:b/>
          <w:bCs/>
        </w:rPr>
      </w:pPr>
      <w:r w:rsidRPr="00762389">
        <w:rPr>
          <w:b/>
          <w:bCs/>
        </w:rPr>
        <w:t>EXAMPLE 3.4</w:t>
      </w:r>
    </w:p>
    <w:p w14:paraId="2986D8C4" w14:textId="77777777" w:rsidR="00762389" w:rsidRPr="00FA110D"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FA110D">
        <w:rPr>
          <w:rFonts w:ascii="Consolas" w:eastAsia="Times New Roman" w:hAnsi="Consolas" w:cs="Times New Roman"/>
          <w:color w:val="0CA1A6"/>
          <w:kern w:val="0"/>
          <w:sz w:val="21"/>
          <w:szCs w:val="21"/>
          <w:lang w:val="en-ZA" w:eastAsia="en-ZA"/>
        </w:rPr>
        <w:t>void</w:t>
      </w:r>
      <w:r w:rsidRPr="00FA110D">
        <w:rPr>
          <w:rFonts w:ascii="Consolas" w:eastAsia="Times New Roman" w:hAnsi="Consolas" w:cs="Times New Roman"/>
          <w:color w:val="DAE3E3"/>
          <w:kern w:val="0"/>
          <w:sz w:val="21"/>
          <w:szCs w:val="21"/>
          <w:lang w:val="en-ZA" w:eastAsia="en-ZA"/>
        </w:rPr>
        <w:t xml:space="preserve"> </w:t>
      </w:r>
      <w:r w:rsidRPr="00FA110D">
        <w:rPr>
          <w:rFonts w:ascii="Consolas" w:eastAsia="Times New Roman" w:hAnsi="Consolas" w:cs="Times New Roman"/>
          <w:color w:val="F39C12"/>
          <w:kern w:val="0"/>
          <w:sz w:val="21"/>
          <w:szCs w:val="21"/>
          <w:lang w:val="en-ZA" w:eastAsia="en-ZA"/>
        </w:rPr>
        <w:t>setup</w:t>
      </w:r>
      <w:r w:rsidRPr="00FA110D">
        <w:rPr>
          <w:rFonts w:ascii="Consolas" w:eastAsia="Times New Roman" w:hAnsi="Consolas" w:cs="Times New Roman"/>
          <w:color w:val="DAE3E3"/>
          <w:kern w:val="0"/>
          <w:sz w:val="21"/>
          <w:szCs w:val="21"/>
          <w:lang w:val="en-ZA" w:eastAsia="en-ZA"/>
        </w:rPr>
        <w:t>() {</w:t>
      </w:r>
    </w:p>
    <w:p w14:paraId="3536AA73" w14:textId="77777777" w:rsidR="00762389" w:rsidRPr="00FA110D"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FA110D">
        <w:rPr>
          <w:rFonts w:ascii="Consolas" w:eastAsia="Times New Roman" w:hAnsi="Consolas" w:cs="Times New Roman"/>
          <w:color w:val="DAE3E3"/>
          <w:kern w:val="0"/>
          <w:sz w:val="21"/>
          <w:szCs w:val="21"/>
          <w:lang w:val="en-ZA" w:eastAsia="en-ZA"/>
        </w:rPr>
        <w:t xml:space="preserve">  </w:t>
      </w:r>
      <w:r w:rsidRPr="00FA110D">
        <w:rPr>
          <w:rFonts w:ascii="Consolas" w:eastAsia="Times New Roman" w:hAnsi="Consolas" w:cs="Times New Roman"/>
          <w:color w:val="F39C12"/>
          <w:kern w:val="0"/>
          <w:sz w:val="21"/>
          <w:szCs w:val="21"/>
          <w:lang w:val="en-ZA" w:eastAsia="en-ZA"/>
        </w:rPr>
        <w:t>Serial</w:t>
      </w:r>
      <w:r w:rsidRPr="00FA110D">
        <w:rPr>
          <w:rFonts w:ascii="Consolas" w:eastAsia="Times New Roman" w:hAnsi="Consolas" w:cs="Times New Roman"/>
          <w:color w:val="DAE3E3"/>
          <w:kern w:val="0"/>
          <w:sz w:val="21"/>
          <w:szCs w:val="21"/>
          <w:lang w:val="en-ZA" w:eastAsia="en-ZA"/>
        </w:rPr>
        <w:t>.</w:t>
      </w:r>
      <w:r w:rsidRPr="00FA110D">
        <w:rPr>
          <w:rFonts w:ascii="Consolas" w:eastAsia="Times New Roman" w:hAnsi="Consolas" w:cs="Times New Roman"/>
          <w:color w:val="F39C12"/>
          <w:kern w:val="0"/>
          <w:sz w:val="21"/>
          <w:szCs w:val="21"/>
          <w:lang w:val="en-ZA" w:eastAsia="en-ZA"/>
        </w:rPr>
        <w:t>begin</w:t>
      </w:r>
      <w:r w:rsidRPr="00FA110D">
        <w:rPr>
          <w:rFonts w:ascii="Consolas" w:eastAsia="Times New Roman" w:hAnsi="Consolas" w:cs="Times New Roman"/>
          <w:color w:val="DAE3E3"/>
          <w:kern w:val="0"/>
          <w:sz w:val="21"/>
          <w:szCs w:val="21"/>
          <w:lang w:val="en-ZA" w:eastAsia="en-ZA"/>
        </w:rPr>
        <w:t>(</w:t>
      </w:r>
      <w:r w:rsidRPr="00FA110D">
        <w:rPr>
          <w:rFonts w:ascii="Consolas" w:eastAsia="Times New Roman" w:hAnsi="Consolas" w:cs="Times New Roman"/>
          <w:color w:val="7FCBCD"/>
          <w:kern w:val="0"/>
          <w:sz w:val="21"/>
          <w:szCs w:val="21"/>
          <w:lang w:val="en-ZA" w:eastAsia="en-ZA"/>
        </w:rPr>
        <w:t>9600</w:t>
      </w:r>
      <w:r w:rsidRPr="00FA110D">
        <w:rPr>
          <w:rFonts w:ascii="Consolas" w:eastAsia="Times New Roman" w:hAnsi="Consolas" w:cs="Times New Roman"/>
          <w:color w:val="DAE3E3"/>
          <w:kern w:val="0"/>
          <w:sz w:val="21"/>
          <w:szCs w:val="21"/>
          <w:lang w:val="en-ZA" w:eastAsia="en-ZA"/>
        </w:rPr>
        <w:t xml:space="preserve">); </w:t>
      </w:r>
    </w:p>
    <w:p w14:paraId="0D35D00D" w14:textId="77777777" w:rsidR="00762389" w:rsidRPr="00FA110D"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FA110D">
        <w:rPr>
          <w:rFonts w:ascii="Consolas" w:eastAsia="Times New Roman" w:hAnsi="Consolas" w:cs="Times New Roman"/>
          <w:color w:val="7F8C8D"/>
          <w:kern w:val="0"/>
          <w:sz w:val="21"/>
          <w:szCs w:val="21"/>
          <w:lang w:val="en-ZA" w:eastAsia="en-ZA"/>
        </w:rPr>
        <w:t>// using print function</w:t>
      </w:r>
    </w:p>
    <w:p w14:paraId="647B4721" w14:textId="77777777" w:rsidR="00762389" w:rsidRPr="00FA110D"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FA110D">
        <w:rPr>
          <w:rFonts w:ascii="Consolas" w:eastAsia="Times New Roman" w:hAnsi="Consolas" w:cs="Times New Roman"/>
          <w:color w:val="0CA1A6"/>
          <w:kern w:val="0"/>
          <w:sz w:val="21"/>
          <w:szCs w:val="21"/>
          <w:lang w:val="en-ZA" w:eastAsia="en-ZA"/>
        </w:rPr>
        <w:t>int</w:t>
      </w:r>
      <w:r w:rsidRPr="00FA110D">
        <w:rPr>
          <w:rFonts w:ascii="Consolas" w:eastAsia="Times New Roman" w:hAnsi="Consolas" w:cs="Times New Roman"/>
          <w:color w:val="DAE3E3"/>
          <w:kern w:val="0"/>
          <w:sz w:val="21"/>
          <w:szCs w:val="21"/>
          <w:lang w:val="en-ZA" w:eastAsia="en-ZA"/>
        </w:rPr>
        <w:t xml:space="preserve"> x=</w:t>
      </w:r>
      <w:r w:rsidRPr="00FA110D">
        <w:rPr>
          <w:rFonts w:ascii="Consolas" w:eastAsia="Times New Roman" w:hAnsi="Consolas" w:cs="Times New Roman"/>
          <w:color w:val="7FCBCD"/>
          <w:kern w:val="0"/>
          <w:sz w:val="21"/>
          <w:szCs w:val="21"/>
          <w:lang w:val="en-ZA" w:eastAsia="en-ZA"/>
        </w:rPr>
        <w:t>5</w:t>
      </w:r>
      <w:r w:rsidRPr="00FA110D">
        <w:rPr>
          <w:rFonts w:ascii="Consolas" w:eastAsia="Times New Roman" w:hAnsi="Consolas" w:cs="Times New Roman"/>
          <w:color w:val="DAE3E3"/>
          <w:kern w:val="0"/>
          <w:sz w:val="21"/>
          <w:szCs w:val="21"/>
          <w:lang w:val="en-ZA" w:eastAsia="en-ZA"/>
        </w:rPr>
        <w:t>;</w:t>
      </w:r>
    </w:p>
    <w:p w14:paraId="6864B6F8" w14:textId="77777777" w:rsidR="00762389" w:rsidRPr="00FA110D"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FA110D">
        <w:rPr>
          <w:rFonts w:ascii="Consolas" w:eastAsia="Times New Roman" w:hAnsi="Consolas" w:cs="Times New Roman"/>
          <w:color w:val="0CA1A6"/>
          <w:kern w:val="0"/>
          <w:sz w:val="21"/>
          <w:szCs w:val="21"/>
          <w:lang w:val="en-ZA" w:eastAsia="en-ZA"/>
        </w:rPr>
        <w:t>int</w:t>
      </w:r>
      <w:r w:rsidRPr="00FA110D">
        <w:rPr>
          <w:rFonts w:ascii="Consolas" w:eastAsia="Times New Roman" w:hAnsi="Consolas" w:cs="Times New Roman"/>
          <w:color w:val="DAE3E3"/>
          <w:kern w:val="0"/>
          <w:sz w:val="21"/>
          <w:szCs w:val="21"/>
          <w:lang w:val="en-ZA" w:eastAsia="en-ZA"/>
        </w:rPr>
        <w:t xml:space="preserve"> y=</w:t>
      </w:r>
      <w:r w:rsidRPr="00FA110D">
        <w:rPr>
          <w:rFonts w:ascii="Consolas" w:eastAsia="Times New Roman" w:hAnsi="Consolas" w:cs="Times New Roman"/>
          <w:color w:val="7FCBCD"/>
          <w:kern w:val="0"/>
          <w:sz w:val="21"/>
          <w:szCs w:val="21"/>
          <w:lang w:val="en-ZA" w:eastAsia="en-ZA"/>
        </w:rPr>
        <w:t>10</w:t>
      </w:r>
      <w:r w:rsidRPr="00FA110D">
        <w:rPr>
          <w:rFonts w:ascii="Consolas" w:eastAsia="Times New Roman" w:hAnsi="Consolas" w:cs="Times New Roman"/>
          <w:color w:val="DAE3E3"/>
          <w:kern w:val="0"/>
          <w:sz w:val="21"/>
          <w:szCs w:val="21"/>
          <w:lang w:val="en-ZA" w:eastAsia="en-ZA"/>
        </w:rPr>
        <w:t>;</w:t>
      </w:r>
    </w:p>
    <w:p w14:paraId="7ACC3D34" w14:textId="77777777" w:rsidR="00762389" w:rsidRPr="00FA110D"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p>
    <w:p w14:paraId="0854F06D" w14:textId="77777777" w:rsidR="00762389" w:rsidRPr="00FA110D"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FA110D">
        <w:rPr>
          <w:rFonts w:ascii="Consolas" w:eastAsia="Times New Roman" w:hAnsi="Consolas" w:cs="Times New Roman"/>
          <w:color w:val="F39C12"/>
          <w:kern w:val="0"/>
          <w:sz w:val="21"/>
          <w:szCs w:val="21"/>
          <w:lang w:val="en-ZA" w:eastAsia="en-ZA"/>
        </w:rPr>
        <w:t>Serial</w:t>
      </w:r>
      <w:r w:rsidRPr="00FA110D">
        <w:rPr>
          <w:rFonts w:ascii="Consolas" w:eastAsia="Times New Roman" w:hAnsi="Consolas" w:cs="Times New Roman"/>
          <w:color w:val="DAE3E3"/>
          <w:kern w:val="0"/>
          <w:sz w:val="21"/>
          <w:szCs w:val="21"/>
          <w:lang w:val="en-ZA" w:eastAsia="en-ZA"/>
        </w:rPr>
        <w:t>.</w:t>
      </w:r>
      <w:r w:rsidRPr="00FA110D">
        <w:rPr>
          <w:rFonts w:ascii="Consolas" w:eastAsia="Times New Roman" w:hAnsi="Consolas" w:cs="Times New Roman"/>
          <w:color w:val="F39C12"/>
          <w:kern w:val="0"/>
          <w:sz w:val="21"/>
          <w:szCs w:val="21"/>
          <w:lang w:val="en-ZA" w:eastAsia="en-ZA"/>
        </w:rPr>
        <w:t>println</w:t>
      </w:r>
      <w:r w:rsidRPr="00FA110D">
        <w:rPr>
          <w:rFonts w:ascii="Consolas" w:eastAsia="Times New Roman" w:hAnsi="Consolas" w:cs="Times New Roman"/>
          <w:color w:val="DAE3E3"/>
          <w:kern w:val="0"/>
          <w:sz w:val="21"/>
          <w:szCs w:val="21"/>
          <w:lang w:val="en-ZA" w:eastAsia="en-ZA"/>
        </w:rPr>
        <w:t>(x);</w:t>
      </w:r>
    </w:p>
    <w:p w14:paraId="3D9834E1" w14:textId="77777777" w:rsidR="00762389" w:rsidRPr="00FA110D"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FA110D">
        <w:rPr>
          <w:rFonts w:ascii="Consolas" w:eastAsia="Times New Roman" w:hAnsi="Consolas" w:cs="Times New Roman"/>
          <w:color w:val="F39C12"/>
          <w:kern w:val="0"/>
          <w:sz w:val="21"/>
          <w:szCs w:val="21"/>
          <w:lang w:val="en-ZA" w:eastAsia="en-ZA"/>
        </w:rPr>
        <w:t>Serial</w:t>
      </w:r>
      <w:r w:rsidRPr="00FA110D">
        <w:rPr>
          <w:rFonts w:ascii="Consolas" w:eastAsia="Times New Roman" w:hAnsi="Consolas" w:cs="Times New Roman"/>
          <w:color w:val="DAE3E3"/>
          <w:kern w:val="0"/>
          <w:sz w:val="21"/>
          <w:szCs w:val="21"/>
          <w:lang w:val="en-ZA" w:eastAsia="en-ZA"/>
        </w:rPr>
        <w:t>.</w:t>
      </w:r>
      <w:r w:rsidRPr="00FA110D">
        <w:rPr>
          <w:rFonts w:ascii="Consolas" w:eastAsia="Times New Roman" w:hAnsi="Consolas" w:cs="Times New Roman"/>
          <w:color w:val="F39C12"/>
          <w:kern w:val="0"/>
          <w:sz w:val="21"/>
          <w:szCs w:val="21"/>
          <w:lang w:val="en-ZA" w:eastAsia="en-ZA"/>
        </w:rPr>
        <w:t>println</w:t>
      </w:r>
      <w:r w:rsidRPr="00FA110D">
        <w:rPr>
          <w:rFonts w:ascii="Consolas" w:eastAsia="Times New Roman" w:hAnsi="Consolas" w:cs="Times New Roman"/>
          <w:color w:val="DAE3E3"/>
          <w:kern w:val="0"/>
          <w:sz w:val="21"/>
          <w:szCs w:val="21"/>
          <w:lang w:val="en-ZA" w:eastAsia="en-ZA"/>
        </w:rPr>
        <w:t>(y);</w:t>
      </w:r>
    </w:p>
    <w:p w14:paraId="133166D2" w14:textId="77777777" w:rsidR="00762389" w:rsidRPr="00FA110D"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FA110D">
        <w:rPr>
          <w:rFonts w:ascii="Consolas" w:eastAsia="Times New Roman" w:hAnsi="Consolas" w:cs="Times New Roman"/>
          <w:color w:val="DAE3E3"/>
          <w:kern w:val="0"/>
          <w:sz w:val="21"/>
          <w:szCs w:val="21"/>
          <w:lang w:val="en-ZA" w:eastAsia="en-ZA"/>
        </w:rPr>
        <w:t>}</w:t>
      </w:r>
    </w:p>
    <w:p w14:paraId="694239EA" w14:textId="77777777" w:rsidR="00762389" w:rsidRPr="00FA110D"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FA110D">
        <w:rPr>
          <w:rFonts w:ascii="Consolas" w:eastAsia="Times New Roman" w:hAnsi="Consolas" w:cs="Times New Roman"/>
          <w:color w:val="0CA1A6"/>
          <w:kern w:val="0"/>
          <w:sz w:val="21"/>
          <w:szCs w:val="21"/>
          <w:lang w:val="en-ZA" w:eastAsia="en-ZA"/>
        </w:rPr>
        <w:t>void</w:t>
      </w:r>
      <w:r w:rsidRPr="00FA110D">
        <w:rPr>
          <w:rFonts w:ascii="Consolas" w:eastAsia="Times New Roman" w:hAnsi="Consolas" w:cs="Times New Roman"/>
          <w:color w:val="DAE3E3"/>
          <w:kern w:val="0"/>
          <w:sz w:val="21"/>
          <w:szCs w:val="21"/>
          <w:lang w:val="en-ZA" w:eastAsia="en-ZA"/>
        </w:rPr>
        <w:t xml:space="preserve"> </w:t>
      </w:r>
      <w:r w:rsidRPr="00FA110D">
        <w:rPr>
          <w:rFonts w:ascii="Consolas" w:eastAsia="Times New Roman" w:hAnsi="Consolas" w:cs="Times New Roman"/>
          <w:color w:val="F39C12"/>
          <w:kern w:val="0"/>
          <w:sz w:val="21"/>
          <w:szCs w:val="21"/>
          <w:lang w:val="en-ZA" w:eastAsia="en-ZA"/>
        </w:rPr>
        <w:t>loop</w:t>
      </w:r>
      <w:r w:rsidRPr="00FA110D">
        <w:rPr>
          <w:rFonts w:ascii="Consolas" w:eastAsia="Times New Roman" w:hAnsi="Consolas" w:cs="Times New Roman"/>
          <w:color w:val="DAE3E3"/>
          <w:kern w:val="0"/>
          <w:sz w:val="21"/>
          <w:szCs w:val="21"/>
          <w:lang w:val="en-ZA" w:eastAsia="en-ZA"/>
        </w:rPr>
        <w:t>() {</w:t>
      </w:r>
    </w:p>
    <w:p w14:paraId="29426F8C" w14:textId="77777777" w:rsidR="00762389" w:rsidRPr="00FA110D"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FA110D">
        <w:rPr>
          <w:rFonts w:ascii="Consolas" w:eastAsia="Times New Roman" w:hAnsi="Consolas" w:cs="Times New Roman"/>
          <w:color w:val="DAE3E3"/>
          <w:kern w:val="0"/>
          <w:sz w:val="21"/>
          <w:szCs w:val="21"/>
          <w:lang w:val="en-ZA" w:eastAsia="en-ZA"/>
        </w:rPr>
        <w:t>}</w:t>
      </w:r>
    </w:p>
    <w:p w14:paraId="74BE1CD5" w14:textId="77777777" w:rsidR="00762389"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p>
    <w:p w14:paraId="3C650274" w14:textId="77777777" w:rsidR="00762389"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Pr>
          <w:rFonts w:ascii="Consolas" w:eastAsia="Times New Roman" w:hAnsi="Consolas" w:cs="Times New Roman"/>
          <w:color w:val="DAE3E3"/>
          <w:kern w:val="0"/>
          <w:sz w:val="21"/>
          <w:szCs w:val="21"/>
          <w:lang w:val="en-ZA" w:eastAsia="en-ZA"/>
        </w:rPr>
        <w:t>OUTPUT</w:t>
      </w:r>
    </w:p>
    <w:p w14:paraId="0A1BE559" w14:textId="77777777" w:rsidR="00762389"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Pr>
          <w:rFonts w:ascii="Consolas" w:eastAsia="Times New Roman" w:hAnsi="Consolas" w:cs="Times New Roman"/>
          <w:color w:val="DAE3E3"/>
          <w:kern w:val="0"/>
          <w:sz w:val="21"/>
          <w:szCs w:val="21"/>
          <w:lang w:val="en-ZA" w:eastAsia="en-ZA"/>
        </w:rPr>
        <w:t>5</w:t>
      </w:r>
    </w:p>
    <w:p w14:paraId="6B3A4C90" w14:textId="77777777" w:rsidR="00762389" w:rsidRPr="00FA110D"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Pr>
          <w:rFonts w:ascii="Consolas" w:eastAsia="Times New Roman" w:hAnsi="Consolas" w:cs="Times New Roman"/>
          <w:color w:val="DAE3E3"/>
          <w:kern w:val="0"/>
          <w:sz w:val="21"/>
          <w:szCs w:val="21"/>
          <w:lang w:val="en-ZA" w:eastAsia="en-ZA"/>
        </w:rPr>
        <w:t>10</w:t>
      </w:r>
    </w:p>
    <w:p w14:paraId="36982A39" w14:textId="77777777" w:rsidR="00762389" w:rsidRDefault="00762389" w:rsidP="00762389">
      <w:pPr>
        <w:spacing w:after="0" w:line="240" w:lineRule="auto"/>
        <w:jc w:val="both"/>
      </w:pPr>
    </w:p>
    <w:p w14:paraId="06989491" w14:textId="77777777" w:rsidR="00762389" w:rsidRDefault="00762389" w:rsidP="00B83093">
      <w:pPr>
        <w:spacing w:after="0" w:line="360" w:lineRule="auto"/>
        <w:ind w:left="13"/>
        <w:contextualSpacing/>
        <w:jc w:val="both"/>
      </w:pPr>
      <w:r>
        <w:t>If we modify the program above and put the println() commands in the void loop() function as below, we will get an error.</w:t>
      </w:r>
    </w:p>
    <w:p w14:paraId="26883992" w14:textId="77777777" w:rsidR="00762389" w:rsidRPr="00E26EF1"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E26EF1">
        <w:rPr>
          <w:rFonts w:ascii="Consolas" w:eastAsia="Times New Roman" w:hAnsi="Consolas" w:cs="Times New Roman"/>
          <w:color w:val="0CA1A6"/>
          <w:kern w:val="0"/>
          <w:sz w:val="21"/>
          <w:szCs w:val="21"/>
          <w:lang w:val="en-ZA" w:eastAsia="en-ZA"/>
        </w:rPr>
        <w:t>void</w:t>
      </w:r>
      <w:r w:rsidRPr="00E26EF1">
        <w:rPr>
          <w:rFonts w:ascii="Consolas" w:eastAsia="Times New Roman" w:hAnsi="Consolas" w:cs="Times New Roman"/>
          <w:color w:val="DAE3E3"/>
          <w:kern w:val="0"/>
          <w:sz w:val="21"/>
          <w:szCs w:val="21"/>
          <w:lang w:val="en-ZA" w:eastAsia="en-ZA"/>
        </w:rPr>
        <w:t xml:space="preserve"> </w:t>
      </w:r>
      <w:r w:rsidRPr="00E26EF1">
        <w:rPr>
          <w:rFonts w:ascii="Consolas" w:eastAsia="Times New Roman" w:hAnsi="Consolas" w:cs="Times New Roman"/>
          <w:color w:val="F39C12"/>
          <w:kern w:val="0"/>
          <w:sz w:val="21"/>
          <w:szCs w:val="21"/>
          <w:lang w:val="en-ZA" w:eastAsia="en-ZA"/>
        </w:rPr>
        <w:t>setup</w:t>
      </w:r>
      <w:r w:rsidRPr="00E26EF1">
        <w:rPr>
          <w:rFonts w:ascii="Consolas" w:eastAsia="Times New Roman" w:hAnsi="Consolas" w:cs="Times New Roman"/>
          <w:color w:val="DAE3E3"/>
          <w:kern w:val="0"/>
          <w:sz w:val="21"/>
          <w:szCs w:val="21"/>
          <w:lang w:val="en-ZA" w:eastAsia="en-ZA"/>
        </w:rPr>
        <w:t>() {</w:t>
      </w:r>
    </w:p>
    <w:p w14:paraId="53156709" w14:textId="77777777" w:rsidR="00762389" w:rsidRPr="00E26EF1"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E26EF1">
        <w:rPr>
          <w:rFonts w:ascii="Consolas" w:eastAsia="Times New Roman" w:hAnsi="Consolas" w:cs="Times New Roman"/>
          <w:color w:val="DAE3E3"/>
          <w:kern w:val="0"/>
          <w:sz w:val="21"/>
          <w:szCs w:val="21"/>
          <w:lang w:val="en-ZA" w:eastAsia="en-ZA"/>
        </w:rPr>
        <w:t xml:space="preserve">  </w:t>
      </w:r>
      <w:r w:rsidRPr="00E26EF1">
        <w:rPr>
          <w:rFonts w:ascii="Consolas" w:eastAsia="Times New Roman" w:hAnsi="Consolas" w:cs="Times New Roman"/>
          <w:color w:val="F39C12"/>
          <w:kern w:val="0"/>
          <w:sz w:val="21"/>
          <w:szCs w:val="21"/>
          <w:lang w:val="en-ZA" w:eastAsia="en-ZA"/>
        </w:rPr>
        <w:t>Serial</w:t>
      </w:r>
      <w:r w:rsidRPr="00E26EF1">
        <w:rPr>
          <w:rFonts w:ascii="Consolas" w:eastAsia="Times New Roman" w:hAnsi="Consolas" w:cs="Times New Roman"/>
          <w:color w:val="DAE3E3"/>
          <w:kern w:val="0"/>
          <w:sz w:val="21"/>
          <w:szCs w:val="21"/>
          <w:lang w:val="en-ZA" w:eastAsia="en-ZA"/>
        </w:rPr>
        <w:t>.</w:t>
      </w:r>
      <w:r w:rsidRPr="00E26EF1">
        <w:rPr>
          <w:rFonts w:ascii="Consolas" w:eastAsia="Times New Roman" w:hAnsi="Consolas" w:cs="Times New Roman"/>
          <w:color w:val="F39C12"/>
          <w:kern w:val="0"/>
          <w:sz w:val="21"/>
          <w:szCs w:val="21"/>
          <w:lang w:val="en-ZA" w:eastAsia="en-ZA"/>
        </w:rPr>
        <w:t>begin</w:t>
      </w:r>
      <w:r w:rsidRPr="00E26EF1">
        <w:rPr>
          <w:rFonts w:ascii="Consolas" w:eastAsia="Times New Roman" w:hAnsi="Consolas" w:cs="Times New Roman"/>
          <w:color w:val="DAE3E3"/>
          <w:kern w:val="0"/>
          <w:sz w:val="21"/>
          <w:szCs w:val="21"/>
          <w:lang w:val="en-ZA" w:eastAsia="en-ZA"/>
        </w:rPr>
        <w:t>(</w:t>
      </w:r>
      <w:r w:rsidRPr="00E26EF1">
        <w:rPr>
          <w:rFonts w:ascii="Consolas" w:eastAsia="Times New Roman" w:hAnsi="Consolas" w:cs="Times New Roman"/>
          <w:color w:val="7FCBCD"/>
          <w:kern w:val="0"/>
          <w:sz w:val="21"/>
          <w:szCs w:val="21"/>
          <w:lang w:val="en-ZA" w:eastAsia="en-ZA"/>
        </w:rPr>
        <w:t>9600</w:t>
      </w:r>
      <w:r w:rsidRPr="00E26EF1">
        <w:rPr>
          <w:rFonts w:ascii="Consolas" w:eastAsia="Times New Roman" w:hAnsi="Consolas" w:cs="Times New Roman"/>
          <w:color w:val="DAE3E3"/>
          <w:kern w:val="0"/>
          <w:sz w:val="21"/>
          <w:szCs w:val="21"/>
          <w:lang w:val="en-ZA" w:eastAsia="en-ZA"/>
        </w:rPr>
        <w:t xml:space="preserve">); </w:t>
      </w:r>
    </w:p>
    <w:p w14:paraId="771EABAB" w14:textId="77777777" w:rsidR="00762389" w:rsidRPr="00E26EF1"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E26EF1">
        <w:rPr>
          <w:rFonts w:ascii="Consolas" w:eastAsia="Times New Roman" w:hAnsi="Consolas" w:cs="Times New Roman"/>
          <w:color w:val="7F8C8D"/>
          <w:kern w:val="0"/>
          <w:sz w:val="21"/>
          <w:szCs w:val="21"/>
          <w:lang w:val="en-ZA" w:eastAsia="en-ZA"/>
        </w:rPr>
        <w:t>// using print function</w:t>
      </w:r>
    </w:p>
    <w:p w14:paraId="6EACB26F" w14:textId="77777777" w:rsidR="00762389" w:rsidRPr="00E26EF1"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E26EF1">
        <w:rPr>
          <w:rFonts w:ascii="Consolas" w:eastAsia="Times New Roman" w:hAnsi="Consolas" w:cs="Times New Roman"/>
          <w:color w:val="0CA1A6"/>
          <w:kern w:val="0"/>
          <w:sz w:val="21"/>
          <w:szCs w:val="21"/>
          <w:lang w:val="en-ZA" w:eastAsia="en-ZA"/>
        </w:rPr>
        <w:t>int</w:t>
      </w:r>
      <w:r w:rsidRPr="00E26EF1">
        <w:rPr>
          <w:rFonts w:ascii="Consolas" w:eastAsia="Times New Roman" w:hAnsi="Consolas" w:cs="Times New Roman"/>
          <w:color w:val="DAE3E3"/>
          <w:kern w:val="0"/>
          <w:sz w:val="21"/>
          <w:szCs w:val="21"/>
          <w:lang w:val="en-ZA" w:eastAsia="en-ZA"/>
        </w:rPr>
        <w:t xml:space="preserve"> x=</w:t>
      </w:r>
      <w:r w:rsidRPr="00E26EF1">
        <w:rPr>
          <w:rFonts w:ascii="Consolas" w:eastAsia="Times New Roman" w:hAnsi="Consolas" w:cs="Times New Roman"/>
          <w:color w:val="7FCBCD"/>
          <w:kern w:val="0"/>
          <w:sz w:val="21"/>
          <w:szCs w:val="21"/>
          <w:lang w:val="en-ZA" w:eastAsia="en-ZA"/>
        </w:rPr>
        <w:t>5</w:t>
      </w:r>
      <w:r w:rsidRPr="00E26EF1">
        <w:rPr>
          <w:rFonts w:ascii="Consolas" w:eastAsia="Times New Roman" w:hAnsi="Consolas" w:cs="Times New Roman"/>
          <w:color w:val="DAE3E3"/>
          <w:kern w:val="0"/>
          <w:sz w:val="21"/>
          <w:szCs w:val="21"/>
          <w:lang w:val="en-ZA" w:eastAsia="en-ZA"/>
        </w:rPr>
        <w:t>;</w:t>
      </w:r>
    </w:p>
    <w:p w14:paraId="72463B24" w14:textId="77777777" w:rsidR="00762389" w:rsidRPr="00E26EF1"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E26EF1">
        <w:rPr>
          <w:rFonts w:ascii="Consolas" w:eastAsia="Times New Roman" w:hAnsi="Consolas" w:cs="Times New Roman"/>
          <w:color w:val="0CA1A6"/>
          <w:kern w:val="0"/>
          <w:sz w:val="21"/>
          <w:szCs w:val="21"/>
          <w:lang w:val="en-ZA" w:eastAsia="en-ZA"/>
        </w:rPr>
        <w:t>int</w:t>
      </w:r>
      <w:r w:rsidRPr="00E26EF1">
        <w:rPr>
          <w:rFonts w:ascii="Consolas" w:eastAsia="Times New Roman" w:hAnsi="Consolas" w:cs="Times New Roman"/>
          <w:color w:val="DAE3E3"/>
          <w:kern w:val="0"/>
          <w:sz w:val="21"/>
          <w:szCs w:val="21"/>
          <w:lang w:val="en-ZA" w:eastAsia="en-ZA"/>
        </w:rPr>
        <w:t xml:space="preserve"> y=</w:t>
      </w:r>
      <w:r w:rsidRPr="00E26EF1">
        <w:rPr>
          <w:rFonts w:ascii="Consolas" w:eastAsia="Times New Roman" w:hAnsi="Consolas" w:cs="Times New Roman"/>
          <w:color w:val="7FCBCD"/>
          <w:kern w:val="0"/>
          <w:sz w:val="21"/>
          <w:szCs w:val="21"/>
          <w:lang w:val="en-ZA" w:eastAsia="en-ZA"/>
        </w:rPr>
        <w:t>10</w:t>
      </w:r>
      <w:r w:rsidRPr="00E26EF1">
        <w:rPr>
          <w:rFonts w:ascii="Consolas" w:eastAsia="Times New Roman" w:hAnsi="Consolas" w:cs="Times New Roman"/>
          <w:color w:val="DAE3E3"/>
          <w:kern w:val="0"/>
          <w:sz w:val="21"/>
          <w:szCs w:val="21"/>
          <w:lang w:val="en-ZA" w:eastAsia="en-ZA"/>
        </w:rPr>
        <w:t>;</w:t>
      </w:r>
    </w:p>
    <w:p w14:paraId="0B57C6CC" w14:textId="77777777" w:rsidR="00762389" w:rsidRPr="00E26EF1"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E26EF1">
        <w:rPr>
          <w:rFonts w:ascii="Consolas" w:eastAsia="Times New Roman" w:hAnsi="Consolas" w:cs="Times New Roman"/>
          <w:color w:val="DAE3E3"/>
          <w:kern w:val="0"/>
          <w:sz w:val="21"/>
          <w:szCs w:val="21"/>
          <w:lang w:val="en-ZA" w:eastAsia="en-ZA"/>
        </w:rPr>
        <w:t>}</w:t>
      </w:r>
    </w:p>
    <w:p w14:paraId="4172372F" w14:textId="77777777" w:rsidR="00762389" w:rsidRPr="00E26EF1"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E26EF1">
        <w:rPr>
          <w:rFonts w:ascii="Consolas" w:eastAsia="Times New Roman" w:hAnsi="Consolas" w:cs="Times New Roman"/>
          <w:color w:val="0CA1A6"/>
          <w:kern w:val="0"/>
          <w:sz w:val="21"/>
          <w:szCs w:val="21"/>
          <w:lang w:val="en-ZA" w:eastAsia="en-ZA"/>
        </w:rPr>
        <w:t>void</w:t>
      </w:r>
      <w:r w:rsidRPr="00E26EF1">
        <w:rPr>
          <w:rFonts w:ascii="Consolas" w:eastAsia="Times New Roman" w:hAnsi="Consolas" w:cs="Times New Roman"/>
          <w:color w:val="DAE3E3"/>
          <w:kern w:val="0"/>
          <w:sz w:val="21"/>
          <w:szCs w:val="21"/>
          <w:lang w:val="en-ZA" w:eastAsia="en-ZA"/>
        </w:rPr>
        <w:t xml:space="preserve"> </w:t>
      </w:r>
      <w:r w:rsidRPr="00E26EF1">
        <w:rPr>
          <w:rFonts w:ascii="Consolas" w:eastAsia="Times New Roman" w:hAnsi="Consolas" w:cs="Times New Roman"/>
          <w:color w:val="F39C12"/>
          <w:kern w:val="0"/>
          <w:sz w:val="21"/>
          <w:szCs w:val="21"/>
          <w:lang w:val="en-ZA" w:eastAsia="en-ZA"/>
        </w:rPr>
        <w:t>loop</w:t>
      </w:r>
      <w:r w:rsidRPr="00E26EF1">
        <w:rPr>
          <w:rFonts w:ascii="Consolas" w:eastAsia="Times New Roman" w:hAnsi="Consolas" w:cs="Times New Roman"/>
          <w:color w:val="DAE3E3"/>
          <w:kern w:val="0"/>
          <w:sz w:val="21"/>
          <w:szCs w:val="21"/>
          <w:lang w:val="en-ZA" w:eastAsia="en-ZA"/>
        </w:rPr>
        <w:t>() {</w:t>
      </w:r>
    </w:p>
    <w:p w14:paraId="55BBCCF5" w14:textId="77777777" w:rsidR="00762389" w:rsidRPr="00E26EF1"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E26EF1">
        <w:rPr>
          <w:rFonts w:ascii="Consolas" w:eastAsia="Times New Roman" w:hAnsi="Consolas" w:cs="Times New Roman"/>
          <w:color w:val="F39C12"/>
          <w:kern w:val="0"/>
          <w:sz w:val="21"/>
          <w:szCs w:val="21"/>
          <w:lang w:val="en-ZA" w:eastAsia="en-ZA"/>
        </w:rPr>
        <w:t>Serial</w:t>
      </w:r>
      <w:r w:rsidRPr="00E26EF1">
        <w:rPr>
          <w:rFonts w:ascii="Consolas" w:eastAsia="Times New Roman" w:hAnsi="Consolas" w:cs="Times New Roman"/>
          <w:color w:val="DAE3E3"/>
          <w:kern w:val="0"/>
          <w:sz w:val="21"/>
          <w:szCs w:val="21"/>
          <w:lang w:val="en-ZA" w:eastAsia="en-ZA"/>
        </w:rPr>
        <w:t>.</w:t>
      </w:r>
      <w:r w:rsidRPr="00E26EF1">
        <w:rPr>
          <w:rFonts w:ascii="Consolas" w:eastAsia="Times New Roman" w:hAnsi="Consolas" w:cs="Times New Roman"/>
          <w:color w:val="F39C12"/>
          <w:kern w:val="0"/>
          <w:sz w:val="21"/>
          <w:szCs w:val="21"/>
          <w:lang w:val="en-ZA" w:eastAsia="en-ZA"/>
        </w:rPr>
        <w:t>println</w:t>
      </w:r>
      <w:r w:rsidRPr="00E26EF1">
        <w:rPr>
          <w:rFonts w:ascii="Consolas" w:eastAsia="Times New Roman" w:hAnsi="Consolas" w:cs="Times New Roman"/>
          <w:color w:val="DAE3E3"/>
          <w:kern w:val="0"/>
          <w:sz w:val="21"/>
          <w:szCs w:val="21"/>
          <w:lang w:val="en-ZA" w:eastAsia="en-ZA"/>
        </w:rPr>
        <w:t>(x);</w:t>
      </w:r>
    </w:p>
    <w:p w14:paraId="20B2A667" w14:textId="77777777" w:rsidR="00762389" w:rsidRPr="00E26EF1"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E26EF1">
        <w:rPr>
          <w:rFonts w:ascii="Consolas" w:eastAsia="Times New Roman" w:hAnsi="Consolas" w:cs="Times New Roman"/>
          <w:color w:val="F39C12"/>
          <w:kern w:val="0"/>
          <w:sz w:val="21"/>
          <w:szCs w:val="21"/>
          <w:lang w:val="en-ZA" w:eastAsia="en-ZA"/>
        </w:rPr>
        <w:t>Serial</w:t>
      </w:r>
      <w:r w:rsidRPr="00E26EF1">
        <w:rPr>
          <w:rFonts w:ascii="Consolas" w:eastAsia="Times New Roman" w:hAnsi="Consolas" w:cs="Times New Roman"/>
          <w:color w:val="DAE3E3"/>
          <w:kern w:val="0"/>
          <w:sz w:val="21"/>
          <w:szCs w:val="21"/>
          <w:lang w:val="en-ZA" w:eastAsia="en-ZA"/>
        </w:rPr>
        <w:t>.</w:t>
      </w:r>
      <w:r w:rsidRPr="00E26EF1">
        <w:rPr>
          <w:rFonts w:ascii="Consolas" w:eastAsia="Times New Roman" w:hAnsi="Consolas" w:cs="Times New Roman"/>
          <w:color w:val="F39C12"/>
          <w:kern w:val="0"/>
          <w:sz w:val="21"/>
          <w:szCs w:val="21"/>
          <w:lang w:val="en-ZA" w:eastAsia="en-ZA"/>
        </w:rPr>
        <w:t>println</w:t>
      </w:r>
      <w:r w:rsidRPr="00E26EF1">
        <w:rPr>
          <w:rFonts w:ascii="Consolas" w:eastAsia="Times New Roman" w:hAnsi="Consolas" w:cs="Times New Roman"/>
          <w:color w:val="DAE3E3"/>
          <w:kern w:val="0"/>
          <w:sz w:val="21"/>
          <w:szCs w:val="21"/>
          <w:lang w:val="en-ZA" w:eastAsia="en-ZA"/>
        </w:rPr>
        <w:t>(y);</w:t>
      </w:r>
    </w:p>
    <w:p w14:paraId="00A67744" w14:textId="77777777" w:rsidR="00762389" w:rsidRPr="00E26EF1"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E26EF1">
        <w:rPr>
          <w:rFonts w:ascii="Consolas" w:eastAsia="Times New Roman" w:hAnsi="Consolas" w:cs="Times New Roman"/>
          <w:color w:val="DAE3E3"/>
          <w:kern w:val="0"/>
          <w:sz w:val="21"/>
          <w:szCs w:val="21"/>
          <w:lang w:val="en-ZA" w:eastAsia="en-ZA"/>
        </w:rPr>
        <w:t>}</w:t>
      </w:r>
    </w:p>
    <w:p w14:paraId="0B186A63" w14:textId="77777777" w:rsidR="00762389" w:rsidRPr="00E26EF1" w:rsidRDefault="00762389" w:rsidP="00762389">
      <w:pPr>
        <w:shd w:val="clear" w:color="auto" w:fill="1F272A"/>
        <w:spacing w:after="240" w:line="285" w:lineRule="atLeast"/>
        <w:ind w:left="709"/>
        <w:rPr>
          <w:rFonts w:ascii="Consolas" w:eastAsia="Times New Roman" w:hAnsi="Consolas" w:cs="Times New Roman"/>
          <w:color w:val="DAE3E3"/>
          <w:kern w:val="0"/>
          <w:sz w:val="21"/>
          <w:szCs w:val="21"/>
          <w:lang w:val="en-ZA" w:eastAsia="en-ZA"/>
        </w:rPr>
      </w:pPr>
      <w:r w:rsidRPr="00E26EF1">
        <w:rPr>
          <w:rFonts w:ascii="Consolas" w:eastAsia="Times New Roman" w:hAnsi="Consolas" w:cs="Times New Roman"/>
          <w:color w:val="DAE3E3"/>
          <w:kern w:val="0"/>
          <w:sz w:val="21"/>
          <w:szCs w:val="21"/>
          <w:lang w:val="en-ZA" w:eastAsia="en-ZA"/>
        </w:rPr>
        <w:t>Error Message</w:t>
      </w:r>
    </w:p>
    <w:p w14:paraId="42B604CF" w14:textId="77777777" w:rsidR="00762389" w:rsidRPr="00E26EF1" w:rsidRDefault="00762389" w:rsidP="00762389">
      <w:pPr>
        <w:shd w:val="clear" w:color="auto" w:fill="1F272A"/>
        <w:spacing w:after="240" w:line="285" w:lineRule="atLeast"/>
        <w:ind w:left="709"/>
        <w:rPr>
          <w:rFonts w:ascii="Consolas" w:eastAsia="Times New Roman" w:hAnsi="Consolas" w:cs="Times New Roman"/>
          <w:color w:val="DAE3E3"/>
          <w:kern w:val="0"/>
          <w:sz w:val="21"/>
          <w:szCs w:val="21"/>
          <w:lang w:val="en-ZA" w:eastAsia="en-ZA"/>
        </w:rPr>
      </w:pPr>
      <w:r w:rsidRPr="00E26EF1">
        <w:rPr>
          <w:rFonts w:ascii="Consolas" w:eastAsia="Times New Roman" w:hAnsi="Consolas" w:cs="Times New Roman"/>
          <w:color w:val="DAE3E3"/>
          <w:kern w:val="0"/>
          <w:sz w:val="21"/>
          <w:szCs w:val="21"/>
          <w:lang w:val="en-ZA" w:eastAsia="en-ZA"/>
        </w:rPr>
        <w:lastRenderedPageBreak/>
        <w:t>Compilation error: 'x' was not declared in this scope</w:t>
      </w:r>
    </w:p>
    <w:p w14:paraId="5BE35B2B" w14:textId="77777777" w:rsidR="00762389" w:rsidRDefault="00762389" w:rsidP="00762389">
      <w:pPr>
        <w:spacing w:after="0" w:line="240" w:lineRule="auto"/>
        <w:ind w:left="13"/>
        <w:contextualSpacing/>
        <w:jc w:val="both"/>
      </w:pPr>
    </w:p>
    <w:p w14:paraId="3C2D5A3C" w14:textId="77777777" w:rsidR="00762389" w:rsidRPr="00523C46" w:rsidRDefault="00762389" w:rsidP="00762389">
      <w:pPr>
        <w:spacing w:after="0" w:line="240" w:lineRule="auto"/>
        <w:ind w:left="13"/>
        <w:contextualSpacing/>
        <w:jc w:val="both"/>
        <w:rPr>
          <w:b/>
          <w:bCs/>
        </w:rPr>
      </w:pPr>
      <w:r w:rsidRPr="00523C46">
        <w:rPr>
          <w:b/>
          <w:bCs/>
        </w:rPr>
        <w:t>Global Variables</w:t>
      </w:r>
    </w:p>
    <w:p w14:paraId="32EB92EE" w14:textId="10DA7424" w:rsidR="00762389" w:rsidRDefault="00762389" w:rsidP="00762389">
      <w:pPr>
        <w:spacing w:after="0" w:line="360" w:lineRule="auto"/>
        <w:jc w:val="both"/>
      </w:pPr>
      <w:r w:rsidRPr="00456DD8">
        <w:rPr>
          <w:shd w:val="clear" w:color="auto" w:fill="FFE599" w:themeFill="accent4" w:themeFillTint="66"/>
        </w:rPr>
        <w:t xml:space="preserve">Global variables </w:t>
      </w:r>
      <w:r w:rsidR="00456DD8" w:rsidRPr="00456DD8">
        <w:rPr>
          <w:shd w:val="clear" w:color="auto" w:fill="FFE599" w:themeFill="accent4" w:themeFillTint="66"/>
        </w:rPr>
        <w:t>are</w:t>
      </w:r>
      <w:r w:rsidR="00BC6C30" w:rsidRPr="00456DD8">
        <w:rPr>
          <w:shd w:val="clear" w:color="auto" w:fill="FFE599" w:themeFill="accent4" w:themeFillTint="66"/>
        </w:rPr>
        <w:t xml:space="preserve"> one</w:t>
      </w:r>
      <w:r w:rsidR="00456DD8" w:rsidRPr="00456DD8">
        <w:rPr>
          <w:shd w:val="clear" w:color="auto" w:fill="FFE599" w:themeFill="accent4" w:themeFillTint="66"/>
        </w:rPr>
        <w:t>s</w:t>
      </w:r>
      <w:r w:rsidR="00BC6C30" w:rsidRPr="00456DD8">
        <w:rPr>
          <w:shd w:val="clear" w:color="auto" w:fill="FFE599" w:themeFill="accent4" w:themeFillTint="66"/>
        </w:rPr>
        <w:t xml:space="preserve"> whose </w:t>
      </w:r>
      <w:r w:rsidR="00456DD8" w:rsidRPr="00456DD8">
        <w:rPr>
          <w:shd w:val="clear" w:color="auto" w:fill="FFE599" w:themeFill="accent4" w:themeFillTint="66"/>
        </w:rPr>
        <w:t xml:space="preserve">influence is throughout the program. Global variables  are </w:t>
      </w:r>
      <w:r w:rsidRPr="00456DD8">
        <w:rPr>
          <w:shd w:val="clear" w:color="auto" w:fill="FFE599" w:themeFill="accent4" w:themeFillTint="66"/>
        </w:rPr>
        <w:t>defined outside of all the functions, usually at the top of the program.</w:t>
      </w:r>
      <w:r w:rsidRPr="00E26EF1">
        <w:t xml:space="preserve"> The global variables will hold their value throughout the life-time of your program.</w:t>
      </w:r>
      <w:r>
        <w:t xml:space="preserve"> Global variables are declared before the void setup() function and can be used throughout program execution. </w:t>
      </w:r>
    </w:p>
    <w:p w14:paraId="127073DA" w14:textId="77777777" w:rsidR="00762389" w:rsidRPr="00C920EE" w:rsidRDefault="00762389" w:rsidP="00762389">
      <w:pPr>
        <w:rPr>
          <w:b/>
          <w:bCs/>
          <w:caps/>
          <w:kern w:val="24"/>
        </w:rPr>
      </w:pPr>
      <w:r w:rsidRPr="00C920EE">
        <w:rPr>
          <w:b/>
          <w:bCs/>
          <w:caps/>
          <w:kern w:val="24"/>
        </w:rPr>
        <w:t xml:space="preserve">Constant </w:t>
      </w:r>
    </w:p>
    <w:p w14:paraId="7F193F4B" w14:textId="77777777" w:rsidR="00762389" w:rsidRPr="00C920EE" w:rsidRDefault="00762389" w:rsidP="00762389">
      <w:pPr>
        <w:shd w:val="clear" w:color="auto" w:fill="BFBFBF" w:themeFill="background1" w:themeFillShade="BF"/>
        <w:rPr>
          <w:b/>
          <w:bCs/>
          <w:lang w:val="en-ZA"/>
        </w:rPr>
      </w:pPr>
      <w:r w:rsidRPr="00C920EE">
        <w:rPr>
          <w:b/>
          <w:bCs/>
          <w:lang w:val="en-ZA"/>
        </w:rPr>
        <w:t>VOCABULARY</w:t>
      </w:r>
    </w:p>
    <w:p w14:paraId="069E1CEE" w14:textId="77777777" w:rsidR="00762389" w:rsidRDefault="00762389" w:rsidP="00762389">
      <w:pPr>
        <w:shd w:val="clear" w:color="auto" w:fill="BFBFBF" w:themeFill="background1" w:themeFillShade="BF"/>
        <w:rPr>
          <w:lang w:val="en-ZA"/>
        </w:rPr>
      </w:pPr>
      <w:r>
        <w:rPr>
          <w:lang w:val="en-ZA"/>
        </w:rPr>
        <w:t>A constant is a predefined expression whose value remains the same.</w:t>
      </w:r>
    </w:p>
    <w:p w14:paraId="7AC89386" w14:textId="77777777" w:rsidR="00762389" w:rsidRDefault="00762389" w:rsidP="00762389">
      <w:pPr>
        <w:rPr>
          <w:lang w:val="en-ZA"/>
        </w:rPr>
      </w:pPr>
    </w:p>
    <w:p w14:paraId="7BD07D4D" w14:textId="77777777" w:rsidR="00762389" w:rsidRDefault="00762389" w:rsidP="00762389">
      <w:pPr>
        <w:rPr>
          <w:lang w:val="en-ZA"/>
        </w:rPr>
      </w:pPr>
      <w:r>
        <w:rPr>
          <w:lang w:val="en-ZA"/>
        </w:rPr>
        <w:t>To declare a constant use keyword const, datatype and value as follows:</w:t>
      </w:r>
    </w:p>
    <w:p w14:paraId="0863FC78" w14:textId="77777777" w:rsidR="00762389" w:rsidRPr="00B03158" w:rsidRDefault="00762389" w:rsidP="00762389">
      <w:pPr>
        <w:shd w:val="clear" w:color="auto" w:fill="1F272A"/>
        <w:spacing w:after="0" w:line="360" w:lineRule="auto"/>
        <w:rPr>
          <w:rFonts w:eastAsia="Times New Roman" w:cs="Times New Roman"/>
          <w:color w:val="DAE3E3"/>
          <w:kern w:val="0"/>
          <w:szCs w:val="24"/>
          <w:lang w:val="en-ZA" w:eastAsia="en-ZA"/>
        </w:rPr>
      </w:pPr>
      <w:r w:rsidRPr="00B03158">
        <w:rPr>
          <w:rFonts w:eastAsia="Times New Roman" w:cs="Times New Roman"/>
          <w:color w:val="0CA1A6"/>
          <w:kern w:val="0"/>
          <w:szCs w:val="24"/>
          <w:lang w:val="en-ZA" w:eastAsia="en-ZA"/>
        </w:rPr>
        <w:t>const</w:t>
      </w:r>
      <w:r w:rsidRPr="00B03158">
        <w:rPr>
          <w:rFonts w:eastAsia="Times New Roman" w:cs="Times New Roman"/>
          <w:color w:val="DAE3E3"/>
          <w:kern w:val="0"/>
          <w:szCs w:val="24"/>
          <w:lang w:val="en-ZA" w:eastAsia="en-ZA"/>
        </w:rPr>
        <w:t xml:space="preserve"> </w:t>
      </w:r>
      <w:r w:rsidRPr="00B03158">
        <w:rPr>
          <w:rFonts w:eastAsia="Times New Roman" w:cs="Times New Roman"/>
          <w:color w:val="0CA1A6"/>
          <w:kern w:val="0"/>
          <w:szCs w:val="24"/>
          <w:lang w:val="en-ZA" w:eastAsia="en-ZA"/>
        </w:rPr>
        <w:t>int</w:t>
      </w:r>
      <w:r w:rsidRPr="00B03158">
        <w:rPr>
          <w:rFonts w:eastAsia="Times New Roman" w:cs="Times New Roman"/>
          <w:color w:val="DAE3E3"/>
          <w:kern w:val="0"/>
          <w:szCs w:val="24"/>
          <w:lang w:val="en-ZA" w:eastAsia="en-ZA"/>
        </w:rPr>
        <w:t xml:space="preserve"> z=</w:t>
      </w:r>
      <w:r w:rsidRPr="00B03158">
        <w:rPr>
          <w:rFonts w:eastAsia="Times New Roman" w:cs="Times New Roman"/>
          <w:color w:val="7FCBCD"/>
          <w:kern w:val="0"/>
          <w:szCs w:val="24"/>
          <w:lang w:val="en-ZA" w:eastAsia="en-ZA"/>
        </w:rPr>
        <w:t>7</w:t>
      </w:r>
      <w:r w:rsidRPr="00B03158">
        <w:rPr>
          <w:rFonts w:eastAsia="Times New Roman" w:cs="Times New Roman"/>
          <w:color w:val="DAE3E3"/>
          <w:kern w:val="0"/>
          <w:szCs w:val="24"/>
          <w:lang w:val="en-ZA" w:eastAsia="en-ZA"/>
        </w:rPr>
        <w:t>;</w:t>
      </w:r>
    </w:p>
    <w:p w14:paraId="7ED9470E" w14:textId="77777777" w:rsidR="00762389" w:rsidRDefault="00762389" w:rsidP="00762389">
      <w:pPr>
        <w:rPr>
          <w:lang w:val="en-ZA"/>
        </w:rPr>
      </w:pPr>
    </w:p>
    <w:p w14:paraId="7087DE84" w14:textId="77777777" w:rsidR="00762389" w:rsidRDefault="00762389" w:rsidP="00762389">
      <w:pPr>
        <w:rPr>
          <w:lang w:val="en-ZA"/>
        </w:rPr>
      </w:pPr>
      <w:r>
        <w:rPr>
          <w:lang w:val="en-ZA"/>
        </w:rPr>
        <w:t>This will render z as read-only. Any attempt to re-assign a value will result in the following error message.</w:t>
      </w:r>
    </w:p>
    <w:p w14:paraId="277066AA" w14:textId="77777777" w:rsidR="00762389" w:rsidRPr="00B03158" w:rsidRDefault="00762389" w:rsidP="00762389">
      <w:pPr>
        <w:shd w:val="clear" w:color="auto" w:fill="1F272A"/>
        <w:spacing w:after="0" w:line="360" w:lineRule="auto"/>
        <w:rPr>
          <w:rFonts w:eastAsia="Times New Roman" w:cs="Times New Roman"/>
          <w:color w:val="0CA1A6"/>
          <w:kern w:val="0"/>
          <w:szCs w:val="24"/>
          <w:lang w:val="en-ZA" w:eastAsia="en-ZA"/>
        </w:rPr>
      </w:pPr>
      <w:r w:rsidRPr="00B03158">
        <w:rPr>
          <w:rFonts w:eastAsia="Times New Roman" w:cs="Times New Roman"/>
          <w:color w:val="0CA1A6"/>
          <w:kern w:val="0"/>
          <w:szCs w:val="24"/>
          <w:lang w:val="en-ZA" w:eastAsia="en-ZA"/>
        </w:rPr>
        <w:t>Compilation error: assignment of read-only variable 'z'</w:t>
      </w:r>
    </w:p>
    <w:p w14:paraId="1E1F5337" w14:textId="77777777" w:rsidR="00762389" w:rsidRDefault="00762389" w:rsidP="00762389">
      <w:pPr>
        <w:spacing w:after="0" w:line="240" w:lineRule="auto"/>
        <w:jc w:val="both"/>
      </w:pPr>
    </w:p>
    <w:p w14:paraId="32C81516" w14:textId="77777777" w:rsidR="00762389" w:rsidRDefault="00762389" w:rsidP="00762389">
      <w:pPr>
        <w:spacing w:after="0" w:line="240" w:lineRule="auto"/>
        <w:jc w:val="both"/>
      </w:pPr>
      <w:r>
        <w:t xml:space="preserve">Instead of using the word const, we can do the same by using # define. </w:t>
      </w:r>
    </w:p>
    <w:p w14:paraId="40DDB7FF" w14:textId="77777777" w:rsidR="00762389" w:rsidRDefault="00762389" w:rsidP="00762389">
      <w:pPr>
        <w:spacing w:after="0" w:line="240" w:lineRule="auto"/>
        <w:jc w:val="both"/>
      </w:pPr>
    </w:p>
    <w:p w14:paraId="14E884A9" w14:textId="77777777" w:rsidR="00762389" w:rsidRDefault="00762389" w:rsidP="00762389">
      <w:pPr>
        <w:spacing w:after="0" w:line="240" w:lineRule="auto"/>
        <w:jc w:val="both"/>
      </w:pPr>
      <w:r>
        <w:t>Syntax</w:t>
      </w:r>
    </w:p>
    <w:p w14:paraId="373604C3" w14:textId="77777777" w:rsidR="00762389" w:rsidRPr="004F17C1" w:rsidRDefault="00762389" w:rsidP="00762389">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4F17C1">
        <w:rPr>
          <w:rFonts w:ascii="Consolas" w:eastAsia="Times New Roman" w:hAnsi="Consolas" w:cs="Times New Roman"/>
          <w:color w:val="C586C0"/>
          <w:kern w:val="0"/>
          <w:sz w:val="21"/>
          <w:szCs w:val="21"/>
          <w:lang w:val="en-ZA" w:eastAsia="en-ZA"/>
        </w:rPr>
        <w:t>#define</w:t>
      </w:r>
      <w:r w:rsidRPr="004F17C1">
        <w:rPr>
          <w:rFonts w:ascii="Consolas" w:eastAsia="Times New Roman" w:hAnsi="Consolas" w:cs="Times New Roman"/>
          <w:color w:val="DAE3E3"/>
          <w:kern w:val="0"/>
          <w:sz w:val="21"/>
          <w:szCs w:val="21"/>
          <w:lang w:val="en-ZA" w:eastAsia="en-ZA"/>
        </w:rPr>
        <w:t xml:space="preserve"> </w:t>
      </w:r>
      <w:r w:rsidRPr="004F17C1">
        <w:rPr>
          <w:rFonts w:ascii="Consolas" w:eastAsia="Times New Roman" w:hAnsi="Consolas" w:cs="Times New Roman"/>
          <w:color w:val="F39C12"/>
          <w:kern w:val="0"/>
          <w:sz w:val="21"/>
          <w:szCs w:val="21"/>
          <w:lang w:val="en-ZA" w:eastAsia="en-ZA"/>
        </w:rPr>
        <w:t>z</w:t>
      </w:r>
      <w:r w:rsidRPr="004F17C1">
        <w:rPr>
          <w:rFonts w:ascii="Consolas" w:eastAsia="Times New Roman" w:hAnsi="Consolas" w:cs="Times New Roman"/>
          <w:color w:val="DAE3E3"/>
          <w:kern w:val="0"/>
          <w:sz w:val="21"/>
          <w:szCs w:val="21"/>
          <w:lang w:val="en-ZA" w:eastAsia="en-ZA"/>
        </w:rPr>
        <w:t xml:space="preserve"> </w:t>
      </w:r>
      <w:r w:rsidRPr="004F17C1">
        <w:rPr>
          <w:rFonts w:ascii="Consolas" w:eastAsia="Times New Roman" w:hAnsi="Consolas" w:cs="Times New Roman"/>
          <w:color w:val="7FCBCD"/>
          <w:kern w:val="0"/>
          <w:sz w:val="21"/>
          <w:szCs w:val="21"/>
          <w:lang w:val="en-ZA" w:eastAsia="en-ZA"/>
        </w:rPr>
        <w:t>7</w:t>
      </w:r>
    </w:p>
    <w:p w14:paraId="2E617D9D" w14:textId="77777777" w:rsidR="00762389" w:rsidRDefault="00762389" w:rsidP="00762389">
      <w:pPr>
        <w:spacing w:after="0" w:line="240" w:lineRule="auto"/>
        <w:jc w:val="both"/>
      </w:pPr>
    </w:p>
    <w:p w14:paraId="035FB4BA" w14:textId="08BAF2D9" w:rsidR="00762389" w:rsidRDefault="00CC56C2" w:rsidP="00CC56C2">
      <w:pPr>
        <w:spacing w:after="0" w:line="360" w:lineRule="auto"/>
        <w:jc w:val="both"/>
      </w:pPr>
      <w:r>
        <w:t>When using #define, you do not need to add semi-colon. Also, #define does not take up any memory space on the chip. Because the const keyword adheres to the variable scope's restrictions, it is preferred over the #define keyword.</w:t>
      </w:r>
    </w:p>
    <w:p w14:paraId="07032D40" w14:textId="77777777" w:rsidR="00CC56C2" w:rsidRDefault="00CC56C2" w:rsidP="00762389">
      <w:pPr>
        <w:spacing w:after="0" w:line="240" w:lineRule="auto"/>
        <w:jc w:val="both"/>
      </w:pPr>
    </w:p>
    <w:p w14:paraId="09A4E478" w14:textId="77777777" w:rsidR="00762389" w:rsidRPr="00DC0BD0" w:rsidRDefault="00762389" w:rsidP="00762389">
      <w:pPr>
        <w:shd w:val="clear" w:color="auto" w:fill="BFBFBF" w:themeFill="background1" w:themeFillShade="BF"/>
        <w:spacing w:after="0"/>
        <w:rPr>
          <w:b/>
          <w:bCs/>
          <w:caps/>
          <w:kern w:val="24"/>
          <w:lang w:val="en-ZA"/>
        </w:rPr>
      </w:pPr>
      <w:r w:rsidRPr="00DC0BD0">
        <w:rPr>
          <w:b/>
          <w:bCs/>
          <w:caps/>
          <w:kern w:val="24"/>
          <w:lang w:val="en-ZA"/>
        </w:rPr>
        <w:t>Note</w:t>
      </w:r>
    </w:p>
    <w:p w14:paraId="15DD791B" w14:textId="77777777" w:rsidR="00762389" w:rsidRPr="00B03158" w:rsidRDefault="00762389" w:rsidP="00762389">
      <w:pPr>
        <w:shd w:val="clear" w:color="auto" w:fill="BFBFBF" w:themeFill="background1" w:themeFillShade="BF"/>
        <w:spacing w:line="360" w:lineRule="auto"/>
        <w:rPr>
          <w:lang w:val="en-ZA"/>
        </w:rPr>
      </w:pPr>
      <w:r w:rsidRPr="00B03158">
        <w:rPr>
          <w:lang w:val="en-ZA"/>
        </w:rPr>
        <w:t>We can either use const or #define in the case of strings and numeric constants. But we can only use const for arrays.</w:t>
      </w:r>
    </w:p>
    <w:p w14:paraId="6C7BCC69" w14:textId="77777777" w:rsidR="00762389" w:rsidRDefault="00762389" w:rsidP="00762389">
      <w:pPr>
        <w:spacing w:after="0" w:line="240" w:lineRule="auto"/>
        <w:jc w:val="both"/>
      </w:pPr>
    </w:p>
    <w:p w14:paraId="645DBC8C" w14:textId="77777777" w:rsidR="00762389" w:rsidRDefault="00762389" w:rsidP="00762389">
      <w:pPr>
        <w:spacing w:after="0" w:line="240" w:lineRule="auto"/>
        <w:jc w:val="both"/>
        <w:rPr>
          <w:b/>
          <w:bCs/>
          <w:caps/>
          <w:kern w:val="24"/>
        </w:rPr>
      </w:pPr>
      <w:r w:rsidRPr="0068574D">
        <w:rPr>
          <w:b/>
          <w:bCs/>
          <w:caps/>
          <w:kern w:val="24"/>
        </w:rPr>
        <w:t>Operators</w:t>
      </w:r>
    </w:p>
    <w:p w14:paraId="7B172FFB" w14:textId="67C5B736" w:rsidR="00762389" w:rsidRDefault="00762389" w:rsidP="00762389">
      <w:pPr>
        <w:spacing w:after="0" w:line="360" w:lineRule="auto"/>
        <w:jc w:val="both"/>
      </w:pPr>
      <w:r w:rsidRPr="00BC6C30">
        <w:rPr>
          <w:shd w:val="clear" w:color="auto" w:fill="FFE599" w:themeFill="accent4" w:themeFillTint="66"/>
        </w:rPr>
        <w:t xml:space="preserve">An operator is a symbol </w:t>
      </w:r>
      <w:r w:rsidR="00BC6C30" w:rsidRPr="00BC6C30">
        <w:rPr>
          <w:shd w:val="clear" w:color="auto" w:fill="FFE599" w:themeFill="accent4" w:themeFillTint="66"/>
        </w:rPr>
        <w:t>used in the evaluation of operations such arithmetic, logical boolean e.t.c.</w:t>
      </w:r>
      <w:r w:rsidR="00BC6C30">
        <w:t xml:space="preserve"> </w:t>
      </w:r>
      <w:r>
        <w:t>Arduino has five categories of operators:</w:t>
      </w:r>
    </w:p>
    <w:p w14:paraId="4398AA51" w14:textId="77777777" w:rsidR="00762389" w:rsidRDefault="00762389" w:rsidP="00762389">
      <w:pPr>
        <w:pStyle w:val="ListParagraph"/>
        <w:numPr>
          <w:ilvl w:val="0"/>
          <w:numId w:val="146"/>
        </w:numPr>
        <w:spacing w:after="0" w:line="240" w:lineRule="auto"/>
        <w:jc w:val="both"/>
      </w:pPr>
      <w:r>
        <w:t>Arithmetic operators</w:t>
      </w:r>
    </w:p>
    <w:p w14:paraId="52CAC243" w14:textId="77777777" w:rsidR="00762389" w:rsidRDefault="00762389" w:rsidP="00762389">
      <w:pPr>
        <w:pStyle w:val="ListParagraph"/>
        <w:numPr>
          <w:ilvl w:val="0"/>
          <w:numId w:val="146"/>
        </w:numPr>
        <w:spacing w:after="0" w:line="240" w:lineRule="auto"/>
        <w:jc w:val="both"/>
      </w:pPr>
      <w:r>
        <w:t>Comparison operators</w:t>
      </w:r>
    </w:p>
    <w:p w14:paraId="478B6034" w14:textId="77777777" w:rsidR="00762389" w:rsidRDefault="00762389" w:rsidP="00762389">
      <w:pPr>
        <w:pStyle w:val="ListParagraph"/>
        <w:numPr>
          <w:ilvl w:val="0"/>
          <w:numId w:val="146"/>
        </w:numPr>
        <w:spacing w:after="0" w:line="240" w:lineRule="auto"/>
        <w:jc w:val="both"/>
      </w:pPr>
      <w:r>
        <w:t>Boolean operators</w:t>
      </w:r>
    </w:p>
    <w:p w14:paraId="48F678E4" w14:textId="77777777" w:rsidR="00762389" w:rsidRDefault="00762389" w:rsidP="00762389">
      <w:pPr>
        <w:pStyle w:val="ListParagraph"/>
        <w:numPr>
          <w:ilvl w:val="0"/>
          <w:numId w:val="146"/>
        </w:numPr>
        <w:spacing w:after="0" w:line="240" w:lineRule="auto"/>
        <w:jc w:val="both"/>
      </w:pPr>
      <w:r>
        <w:t>Compound operators</w:t>
      </w:r>
    </w:p>
    <w:p w14:paraId="3288A00A" w14:textId="77777777" w:rsidR="00762389" w:rsidRDefault="00762389" w:rsidP="00762389">
      <w:pPr>
        <w:pStyle w:val="ListParagraph"/>
        <w:numPr>
          <w:ilvl w:val="0"/>
          <w:numId w:val="146"/>
        </w:numPr>
        <w:spacing w:after="0" w:line="240" w:lineRule="auto"/>
        <w:jc w:val="both"/>
      </w:pPr>
      <w:r>
        <w:lastRenderedPageBreak/>
        <w:t>Bitwise operators</w:t>
      </w:r>
    </w:p>
    <w:p w14:paraId="3E7077F9" w14:textId="77777777" w:rsidR="00762389" w:rsidRDefault="00762389" w:rsidP="00762389">
      <w:pPr>
        <w:spacing w:after="0" w:line="240" w:lineRule="auto"/>
        <w:jc w:val="both"/>
      </w:pPr>
    </w:p>
    <w:p w14:paraId="7BB76B36" w14:textId="77777777" w:rsidR="00762389" w:rsidRDefault="00762389" w:rsidP="00762389">
      <w:pPr>
        <w:spacing w:after="0" w:line="360" w:lineRule="auto"/>
        <w:jc w:val="both"/>
      </w:pPr>
      <w:r>
        <w:t>Arithmetic Operators-</w:t>
      </w:r>
      <w:r w:rsidRPr="000F554C">
        <w:rPr>
          <w:rFonts w:ascii="Segoe UI" w:hAnsi="Segoe UI" w:cs="Segoe UI"/>
          <w:color w:val="333333"/>
          <w:shd w:val="clear" w:color="auto" w:fill="FFFFFF"/>
        </w:rPr>
        <w:t xml:space="preserve"> </w:t>
      </w:r>
      <w:r w:rsidRPr="000F554C">
        <w:t>There are six basic operators responsible for performing mathematical operations in Arduino, which are listed below:</w:t>
      </w:r>
    </w:p>
    <w:p w14:paraId="4698FC10" w14:textId="77777777" w:rsidR="00762389" w:rsidRDefault="00762389" w:rsidP="00762389">
      <w:pPr>
        <w:spacing w:after="0" w:line="240" w:lineRule="auto"/>
        <w:jc w:val="both"/>
      </w:pPr>
    </w:p>
    <w:p w14:paraId="760ADEFB" w14:textId="77777777" w:rsidR="00762389" w:rsidRDefault="00762389" w:rsidP="00762389">
      <w:pPr>
        <w:spacing w:after="0" w:line="240" w:lineRule="auto"/>
        <w:jc w:val="both"/>
      </w:pPr>
      <w:r w:rsidRPr="000F554C">
        <w:rPr>
          <w:b/>
          <w:bCs/>
        </w:rPr>
        <w:t>Assignment operator</w:t>
      </w:r>
      <w:r>
        <w:t xml:space="preserve"> – Uses the = sign. This is not an equal to operator. </w:t>
      </w:r>
    </w:p>
    <w:p w14:paraId="1A1935FA" w14:textId="77777777" w:rsidR="00762389" w:rsidRPr="000F554C" w:rsidRDefault="00762389" w:rsidP="00762389">
      <w:pPr>
        <w:spacing w:after="0" w:line="360" w:lineRule="auto"/>
        <w:jc w:val="both"/>
        <w:rPr>
          <w:b/>
          <w:bCs/>
        </w:rPr>
      </w:pPr>
      <w:r w:rsidRPr="000F554C">
        <w:rPr>
          <w:b/>
          <w:bCs/>
        </w:rPr>
        <w:t>Example</w:t>
      </w:r>
    </w:p>
    <w:p w14:paraId="543875C9" w14:textId="77777777" w:rsidR="00762389" w:rsidRPr="000F554C" w:rsidRDefault="00762389" w:rsidP="00762389">
      <w:pPr>
        <w:shd w:val="clear" w:color="auto" w:fill="1F272A"/>
        <w:spacing w:after="0" w:line="285" w:lineRule="atLeast"/>
        <w:ind w:left="709"/>
        <w:rPr>
          <w:rFonts w:ascii="Consolas" w:eastAsia="Times New Roman" w:hAnsi="Consolas" w:cs="Times New Roman"/>
          <w:color w:val="DAE3E3"/>
          <w:kern w:val="0"/>
          <w:sz w:val="21"/>
          <w:szCs w:val="21"/>
          <w:lang w:val="en-ZA" w:eastAsia="en-ZA"/>
        </w:rPr>
      </w:pPr>
      <w:r w:rsidRPr="000F554C">
        <w:rPr>
          <w:rFonts w:ascii="Consolas" w:eastAsia="Times New Roman" w:hAnsi="Consolas" w:cs="Times New Roman"/>
          <w:color w:val="0CA1A6"/>
          <w:kern w:val="0"/>
          <w:sz w:val="21"/>
          <w:szCs w:val="21"/>
          <w:lang w:val="en-ZA" w:eastAsia="en-ZA"/>
        </w:rPr>
        <w:t>int</w:t>
      </w:r>
      <w:r w:rsidRPr="000F554C">
        <w:rPr>
          <w:rFonts w:ascii="Consolas" w:eastAsia="Times New Roman" w:hAnsi="Consolas" w:cs="Times New Roman"/>
          <w:color w:val="DAE3E3"/>
          <w:kern w:val="0"/>
          <w:sz w:val="21"/>
          <w:szCs w:val="21"/>
          <w:lang w:val="en-ZA" w:eastAsia="en-ZA"/>
        </w:rPr>
        <w:t xml:space="preserve"> a = </w:t>
      </w:r>
      <w:r w:rsidRPr="000F554C">
        <w:rPr>
          <w:rFonts w:ascii="Consolas" w:eastAsia="Times New Roman" w:hAnsi="Consolas" w:cs="Times New Roman"/>
          <w:color w:val="7FCBCD"/>
          <w:kern w:val="0"/>
          <w:sz w:val="21"/>
          <w:szCs w:val="21"/>
          <w:lang w:val="en-ZA" w:eastAsia="en-ZA"/>
        </w:rPr>
        <w:t>3</w:t>
      </w:r>
      <w:r w:rsidRPr="000F554C">
        <w:rPr>
          <w:rFonts w:ascii="Consolas" w:eastAsia="Times New Roman" w:hAnsi="Consolas" w:cs="Times New Roman"/>
          <w:color w:val="DAE3E3"/>
          <w:kern w:val="0"/>
          <w:sz w:val="21"/>
          <w:szCs w:val="21"/>
          <w:lang w:val="en-ZA" w:eastAsia="en-ZA"/>
        </w:rPr>
        <w:t>;</w:t>
      </w:r>
    </w:p>
    <w:p w14:paraId="150B822E" w14:textId="77777777" w:rsidR="00762389" w:rsidRDefault="00762389" w:rsidP="00762389">
      <w:pPr>
        <w:shd w:val="clear" w:color="auto" w:fill="1F272A"/>
        <w:spacing w:after="0" w:line="285" w:lineRule="atLeast"/>
        <w:ind w:left="709"/>
        <w:rPr>
          <w:rFonts w:ascii="Consolas" w:eastAsia="Times New Roman" w:hAnsi="Consolas" w:cs="Times New Roman"/>
          <w:color w:val="DAE3E3"/>
          <w:kern w:val="0"/>
          <w:sz w:val="21"/>
          <w:szCs w:val="21"/>
          <w:lang w:val="en-ZA" w:eastAsia="en-ZA"/>
        </w:rPr>
      </w:pPr>
      <w:r w:rsidRPr="000F554C">
        <w:rPr>
          <w:rFonts w:ascii="Consolas" w:eastAsia="Times New Roman" w:hAnsi="Consolas" w:cs="Times New Roman"/>
          <w:color w:val="0CA1A6"/>
          <w:kern w:val="0"/>
          <w:sz w:val="21"/>
          <w:szCs w:val="21"/>
          <w:lang w:val="en-ZA" w:eastAsia="en-ZA"/>
        </w:rPr>
        <w:t>int</w:t>
      </w:r>
      <w:r w:rsidRPr="000F554C">
        <w:rPr>
          <w:rFonts w:ascii="Consolas" w:eastAsia="Times New Roman" w:hAnsi="Consolas" w:cs="Times New Roman"/>
          <w:color w:val="DAE3E3"/>
          <w:kern w:val="0"/>
          <w:sz w:val="21"/>
          <w:szCs w:val="21"/>
          <w:lang w:val="en-ZA" w:eastAsia="en-ZA"/>
        </w:rPr>
        <w:t xml:space="preserve"> b= </w:t>
      </w:r>
      <w:r w:rsidRPr="000F554C">
        <w:rPr>
          <w:rFonts w:ascii="Consolas" w:eastAsia="Times New Roman" w:hAnsi="Consolas" w:cs="Times New Roman"/>
          <w:color w:val="7FCBCD"/>
          <w:kern w:val="0"/>
          <w:sz w:val="21"/>
          <w:szCs w:val="21"/>
          <w:lang w:val="en-ZA" w:eastAsia="en-ZA"/>
        </w:rPr>
        <w:t>7</w:t>
      </w:r>
      <w:r w:rsidRPr="000F554C">
        <w:rPr>
          <w:rFonts w:ascii="Consolas" w:eastAsia="Times New Roman" w:hAnsi="Consolas" w:cs="Times New Roman"/>
          <w:color w:val="DAE3E3"/>
          <w:kern w:val="0"/>
          <w:sz w:val="21"/>
          <w:szCs w:val="21"/>
          <w:lang w:val="en-ZA" w:eastAsia="en-ZA"/>
        </w:rPr>
        <w:t>;</w:t>
      </w:r>
    </w:p>
    <w:p w14:paraId="758DD03C" w14:textId="77777777" w:rsidR="00762389" w:rsidRPr="000F554C" w:rsidRDefault="00762389" w:rsidP="00762389">
      <w:pPr>
        <w:shd w:val="clear" w:color="auto" w:fill="1F272A"/>
        <w:spacing w:after="0" w:line="285" w:lineRule="atLeast"/>
        <w:ind w:left="709"/>
        <w:rPr>
          <w:rFonts w:ascii="Consolas" w:eastAsia="Times New Roman" w:hAnsi="Consolas" w:cs="Times New Roman"/>
          <w:color w:val="DAE3E3"/>
          <w:kern w:val="0"/>
          <w:sz w:val="21"/>
          <w:szCs w:val="21"/>
          <w:lang w:val="en-ZA" w:eastAsia="en-ZA"/>
        </w:rPr>
      </w:pPr>
      <w:r w:rsidRPr="000F554C">
        <w:rPr>
          <w:rFonts w:ascii="Consolas" w:eastAsia="Times New Roman" w:hAnsi="Consolas" w:cs="Times New Roman"/>
          <w:color w:val="DAE3E3"/>
          <w:kern w:val="0"/>
          <w:sz w:val="21"/>
          <w:szCs w:val="21"/>
          <w:lang w:val="en-ZA" w:eastAsia="en-ZA"/>
        </w:rPr>
        <w:t>a=b;</w:t>
      </w:r>
    </w:p>
    <w:p w14:paraId="5C7A9078" w14:textId="77777777" w:rsidR="00762389" w:rsidRDefault="00762389" w:rsidP="00762389">
      <w:pPr>
        <w:spacing w:after="0" w:line="240" w:lineRule="auto"/>
        <w:jc w:val="both"/>
      </w:pPr>
    </w:p>
    <w:p w14:paraId="65054367" w14:textId="77777777" w:rsidR="00762389" w:rsidRDefault="00762389" w:rsidP="00762389">
      <w:pPr>
        <w:spacing w:after="0" w:line="240" w:lineRule="auto"/>
        <w:jc w:val="both"/>
      </w:pPr>
      <w:r>
        <w:t>The new value of a when printed will be 7.</w:t>
      </w:r>
    </w:p>
    <w:p w14:paraId="15F7B145" w14:textId="77777777" w:rsidR="00762389" w:rsidRDefault="00762389" w:rsidP="00762389">
      <w:pPr>
        <w:spacing w:after="0" w:line="240" w:lineRule="auto"/>
        <w:jc w:val="both"/>
      </w:pPr>
    </w:p>
    <w:p w14:paraId="5A58584A" w14:textId="77777777" w:rsidR="00762389" w:rsidRDefault="00762389" w:rsidP="00762389">
      <w:pPr>
        <w:spacing w:after="0" w:line="240" w:lineRule="auto"/>
        <w:jc w:val="both"/>
      </w:pPr>
      <w:r>
        <w:t>We will continue to assume that a=3 and b=7 for the rest of the arithmetic operator examples.</w:t>
      </w:r>
    </w:p>
    <w:p w14:paraId="0A3FFFE1" w14:textId="77777777" w:rsidR="00762389" w:rsidRDefault="00762389" w:rsidP="00762389">
      <w:pPr>
        <w:spacing w:after="0" w:line="240" w:lineRule="auto"/>
        <w:jc w:val="both"/>
      </w:pPr>
    </w:p>
    <w:p w14:paraId="54480AEB" w14:textId="77777777" w:rsidR="00762389" w:rsidRDefault="00762389" w:rsidP="00762389">
      <w:pPr>
        <w:spacing w:after="0" w:line="240" w:lineRule="auto"/>
        <w:jc w:val="both"/>
        <w:rPr>
          <w:rFonts w:ascii="Nunito" w:hAnsi="Nunito"/>
          <w:color w:val="212529"/>
          <w:sz w:val="23"/>
          <w:szCs w:val="23"/>
          <w:shd w:val="clear" w:color="auto" w:fill="FFFFFF"/>
        </w:rPr>
      </w:pPr>
      <w:r w:rsidRPr="007E362F">
        <w:rPr>
          <w:b/>
          <w:bCs/>
        </w:rPr>
        <w:t>Addition (+)-</w:t>
      </w:r>
      <w:r w:rsidRPr="007E362F">
        <w:t>Adds two operands</w:t>
      </w:r>
    </w:p>
    <w:p w14:paraId="6AD7AB57" w14:textId="77777777" w:rsidR="00762389" w:rsidRPr="007E362F" w:rsidRDefault="00762389" w:rsidP="00762389">
      <w:pPr>
        <w:spacing w:after="0" w:line="240" w:lineRule="auto"/>
        <w:jc w:val="both"/>
      </w:pPr>
      <w:r w:rsidRPr="007E362F">
        <w:t>Example</w:t>
      </w:r>
    </w:p>
    <w:p w14:paraId="6ED51DDE" w14:textId="77777777" w:rsidR="00762389" w:rsidRPr="007E362F" w:rsidRDefault="00762389" w:rsidP="00762389">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7E362F">
        <w:rPr>
          <w:rFonts w:ascii="Consolas" w:eastAsia="Times New Roman" w:hAnsi="Consolas" w:cs="Times New Roman"/>
          <w:color w:val="0CA1A6"/>
          <w:kern w:val="0"/>
          <w:sz w:val="21"/>
          <w:szCs w:val="21"/>
          <w:lang w:val="en-ZA" w:eastAsia="en-ZA"/>
        </w:rPr>
        <w:t>int</w:t>
      </w:r>
      <w:r w:rsidRPr="007E362F">
        <w:rPr>
          <w:rFonts w:ascii="Consolas" w:eastAsia="Times New Roman" w:hAnsi="Consolas" w:cs="Times New Roman"/>
          <w:color w:val="DAE3E3"/>
          <w:kern w:val="0"/>
          <w:sz w:val="21"/>
          <w:szCs w:val="21"/>
          <w:lang w:val="en-ZA" w:eastAsia="en-ZA"/>
        </w:rPr>
        <w:t xml:space="preserve"> c=a+b;</w:t>
      </w:r>
    </w:p>
    <w:p w14:paraId="00E7B1D5" w14:textId="77777777" w:rsidR="00762389" w:rsidRPr="007E362F" w:rsidRDefault="00762389" w:rsidP="00762389">
      <w:pPr>
        <w:spacing w:after="0" w:line="240" w:lineRule="auto"/>
        <w:jc w:val="both"/>
        <w:rPr>
          <w:b/>
          <w:bCs/>
        </w:rPr>
      </w:pPr>
    </w:p>
    <w:p w14:paraId="539DE64F" w14:textId="77777777" w:rsidR="00762389" w:rsidRDefault="00762389" w:rsidP="00762389">
      <w:pPr>
        <w:spacing w:after="0" w:line="240" w:lineRule="auto"/>
        <w:ind w:left="13"/>
        <w:contextualSpacing/>
        <w:jc w:val="both"/>
      </w:pPr>
      <w:r>
        <w:t>The value of c is 10.</w:t>
      </w:r>
    </w:p>
    <w:p w14:paraId="6B994BCD" w14:textId="77777777" w:rsidR="00762389" w:rsidRDefault="00762389" w:rsidP="00762389">
      <w:pPr>
        <w:spacing w:after="0" w:line="240" w:lineRule="auto"/>
        <w:ind w:left="13"/>
        <w:contextualSpacing/>
        <w:jc w:val="both"/>
      </w:pPr>
    </w:p>
    <w:p w14:paraId="72FDDA60" w14:textId="77777777" w:rsidR="00762389" w:rsidRDefault="00762389" w:rsidP="00762389">
      <w:pPr>
        <w:jc w:val="both"/>
      </w:pPr>
      <w:r w:rsidRPr="007E362F">
        <w:t>Subtraction(-)</w:t>
      </w:r>
      <w:r>
        <w:t xml:space="preserve">: </w:t>
      </w:r>
      <w:r w:rsidRPr="007E362F">
        <w:t>Subtracts second operand from the first</w:t>
      </w:r>
      <w:r>
        <w:t>.</w:t>
      </w:r>
    </w:p>
    <w:p w14:paraId="0FAF8C17" w14:textId="77777777" w:rsidR="00762389" w:rsidRPr="007E362F" w:rsidRDefault="00762389" w:rsidP="00762389">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7E362F">
        <w:rPr>
          <w:rFonts w:ascii="Consolas" w:eastAsia="Times New Roman" w:hAnsi="Consolas" w:cs="Times New Roman"/>
          <w:color w:val="DAE3E3"/>
          <w:kern w:val="0"/>
          <w:sz w:val="21"/>
          <w:szCs w:val="21"/>
          <w:lang w:val="en-ZA" w:eastAsia="en-ZA"/>
        </w:rPr>
        <w:t> </w:t>
      </w:r>
      <w:r w:rsidRPr="007E362F">
        <w:rPr>
          <w:rFonts w:ascii="Consolas" w:eastAsia="Times New Roman" w:hAnsi="Consolas" w:cs="Times New Roman"/>
          <w:color w:val="0CA1A6"/>
          <w:kern w:val="0"/>
          <w:sz w:val="21"/>
          <w:szCs w:val="21"/>
          <w:lang w:val="en-ZA" w:eastAsia="en-ZA"/>
        </w:rPr>
        <w:t>int</w:t>
      </w:r>
      <w:r w:rsidRPr="007E362F">
        <w:rPr>
          <w:rFonts w:ascii="Consolas" w:eastAsia="Times New Roman" w:hAnsi="Consolas" w:cs="Times New Roman"/>
          <w:color w:val="DAE3E3"/>
          <w:kern w:val="0"/>
          <w:sz w:val="21"/>
          <w:szCs w:val="21"/>
          <w:lang w:val="en-ZA" w:eastAsia="en-ZA"/>
        </w:rPr>
        <w:t xml:space="preserve"> c=a-b;</w:t>
      </w:r>
    </w:p>
    <w:p w14:paraId="5C9E0188" w14:textId="77777777" w:rsidR="00762389" w:rsidRDefault="00762389" w:rsidP="00762389">
      <w:pPr>
        <w:jc w:val="both"/>
      </w:pPr>
    </w:p>
    <w:p w14:paraId="34AD9A92" w14:textId="77777777" w:rsidR="00762389" w:rsidRDefault="00762389" w:rsidP="00762389">
      <w:pPr>
        <w:jc w:val="both"/>
      </w:pPr>
      <w:r>
        <w:t>The result is -4.</w:t>
      </w:r>
    </w:p>
    <w:p w14:paraId="030F968E" w14:textId="77777777" w:rsidR="00762389" w:rsidRDefault="00762389" w:rsidP="00762389">
      <w:pPr>
        <w:jc w:val="both"/>
      </w:pPr>
    </w:p>
    <w:p w14:paraId="080F6BF4" w14:textId="77777777" w:rsidR="00762389" w:rsidRDefault="00762389" w:rsidP="00762389">
      <w:pPr>
        <w:jc w:val="both"/>
      </w:pPr>
      <w:r>
        <w:t xml:space="preserve">Multiplication (*)- </w:t>
      </w:r>
      <w:r w:rsidRPr="007E362F">
        <w:t>Multiply both operands</w:t>
      </w:r>
    </w:p>
    <w:p w14:paraId="52AD231E" w14:textId="77777777" w:rsidR="00762389" w:rsidRPr="007E362F" w:rsidRDefault="00762389" w:rsidP="00762389">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7E362F">
        <w:rPr>
          <w:rFonts w:ascii="Consolas" w:eastAsia="Times New Roman" w:hAnsi="Consolas" w:cs="Times New Roman"/>
          <w:color w:val="DAE3E3"/>
          <w:kern w:val="0"/>
          <w:sz w:val="21"/>
          <w:szCs w:val="21"/>
          <w:lang w:val="en-ZA" w:eastAsia="en-ZA"/>
        </w:rPr>
        <w:t> </w:t>
      </w:r>
      <w:r w:rsidRPr="007E362F">
        <w:rPr>
          <w:rFonts w:ascii="Consolas" w:eastAsia="Times New Roman" w:hAnsi="Consolas" w:cs="Times New Roman"/>
          <w:color w:val="0CA1A6"/>
          <w:kern w:val="0"/>
          <w:sz w:val="21"/>
          <w:szCs w:val="21"/>
          <w:lang w:val="en-ZA" w:eastAsia="en-ZA"/>
        </w:rPr>
        <w:t>int</w:t>
      </w:r>
      <w:r w:rsidRPr="007E362F">
        <w:rPr>
          <w:rFonts w:ascii="Consolas" w:eastAsia="Times New Roman" w:hAnsi="Consolas" w:cs="Times New Roman"/>
          <w:color w:val="DAE3E3"/>
          <w:kern w:val="0"/>
          <w:sz w:val="21"/>
          <w:szCs w:val="21"/>
          <w:lang w:val="en-ZA" w:eastAsia="en-ZA"/>
        </w:rPr>
        <w:t xml:space="preserve"> c=a*b;</w:t>
      </w:r>
    </w:p>
    <w:p w14:paraId="57291E90" w14:textId="77777777" w:rsidR="00762389" w:rsidRDefault="00762389" w:rsidP="00762389">
      <w:pPr>
        <w:jc w:val="both"/>
      </w:pPr>
    </w:p>
    <w:p w14:paraId="5F8661B6" w14:textId="77777777" w:rsidR="00762389" w:rsidRDefault="00762389" w:rsidP="00762389">
      <w:pPr>
        <w:jc w:val="both"/>
      </w:pPr>
      <w:r>
        <w:t>The value of c is 21.</w:t>
      </w:r>
    </w:p>
    <w:p w14:paraId="415F766F" w14:textId="77777777" w:rsidR="00762389" w:rsidRDefault="00762389" w:rsidP="00762389">
      <w:pPr>
        <w:jc w:val="both"/>
      </w:pPr>
      <w:r>
        <w:t>Division (/)-</w:t>
      </w:r>
      <w:r w:rsidRPr="00D05C6C">
        <w:t>Divide numerator by denominator</w:t>
      </w:r>
    </w:p>
    <w:p w14:paraId="064F48B5" w14:textId="77777777" w:rsidR="00762389" w:rsidRPr="00D05C6C" w:rsidRDefault="00762389" w:rsidP="00762389">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D05C6C">
        <w:rPr>
          <w:rFonts w:ascii="Consolas" w:eastAsia="Times New Roman" w:hAnsi="Consolas" w:cs="Times New Roman"/>
          <w:color w:val="DAE3E3"/>
          <w:kern w:val="0"/>
          <w:sz w:val="21"/>
          <w:szCs w:val="21"/>
          <w:lang w:val="en-ZA" w:eastAsia="en-ZA"/>
        </w:rPr>
        <w:t> </w:t>
      </w:r>
      <w:r w:rsidRPr="00D05C6C">
        <w:rPr>
          <w:rFonts w:ascii="Consolas" w:eastAsia="Times New Roman" w:hAnsi="Consolas" w:cs="Times New Roman"/>
          <w:color w:val="0CA1A6"/>
          <w:kern w:val="0"/>
          <w:sz w:val="21"/>
          <w:szCs w:val="21"/>
          <w:lang w:val="en-ZA" w:eastAsia="en-ZA"/>
        </w:rPr>
        <w:t>int</w:t>
      </w:r>
      <w:r w:rsidRPr="00D05C6C">
        <w:rPr>
          <w:rFonts w:ascii="Consolas" w:eastAsia="Times New Roman" w:hAnsi="Consolas" w:cs="Times New Roman"/>
          <w:color w:val="DAE3E3"/>
          <w:kern w:val="0"/>
          <w:sz w:val="21"/>
          <w:szCs w:val="21"/>
          <w:lang w:val="en-ZA" w:eastAsia="en-ZA"/>
        </w:rPr>
        <w:t xml:space="preserve"> c=a/b;</w:t>
      </w:r>
    </w:p>
    <w:p w14:paraId="2AA50D10" w14:textId="77777777" w:rsidR="00762389" w:rsidRDefault="00762389" w:rsidP="00762389">
      <w:pPr>
        <w:jc w:val="both"/>
      </w:pPr>
    </w:p>
    <w:p w14:paraId="18F2F954" w14:textId="77777777" w:rsidR="00762389" w:rsidRDefault="00762389" w:rsidP="00762389">
      <w:pPr>
        <w:spacing w:after="0" w:line="360" w:lineRule="auto"/>
        <w:jc w:val="both"/>
      </w:pPr>
      <w:r>
        <w:t>The output is 0 because 3/7 is 0.428…</w:t>
      </w:r>
    </w:p>
    <w:p w14:paraId="3C53CF2D" w14:textId="77777777" w:rsidR="00762389" w:rsidRDefault="00762389" w:rsidP="00762389">
      <w:pPr>
        <w:spacing w:after="0" w:line="360" w:lineRule="auto"/>
        <w:jc w:val="both"/>
      </w:pPr>
      <w:r>
        <w:t>Even if we change the data type c to float, the answer will still be 0.00.</w:t>
      </w:r>
    </w:p>
    <w:p w14:paraId="763FCC02" w14:textId="77777777" w:rsidR="00762389" w:rsidRDefault="00762389" w:rsidP="00762389">
      <w:pPr>
        <w:jc w:val="both"/>
      </w:pPr>
    </w:p>
    <w:p w14:paraId="088260B1" w14:textId="77777777" w:rsidR="00762389" w:rsidRPr="0054027A" w:rsidRDefault="00762389" w:rsidP="00762389">
      <w:pPr>
        <w:jc w:val="both"/>
      </w:pPr>
      <w:r w:rsidRPr="0054027A">
        <w:t>Modulo (%): The Modulo operator is used to calculate the remainder after the division</w:t>
      </w:r>
    </w:p>
    <w:p w14:paraId="0CC41270" w14:textId="77777777" w:rsidR="00762389" w:rsidRPr="0054027A" w:rsidRDefault="00762389" w:rsidP="00762389">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54027A">
        <w:rPr>
          <w:rFonts w:ascii="Consolas" w:eastAsia="Times New Roman" w:hAnsi="Consolas" w:cs="Times New Roman"/>
          <w:color w:val="0CA1A6"/>
          <w:kern w:val="0"/>
          <w:sz w:val="21"/>
          <w:szCs w:val="21"/>
          <w:lang w:val="en-ZA" w:eastAsia="en-ZA"/>
        </w:rPr>
        <w:t>int</w:t>
      </w:r>
      <w:r w:rsidRPr="0054027A">
        <w:rPr>
          <w:rFonts w:ascii="Consolas" w:eastAsia="Times New Roman" w:hAnsi="Consolas" w:cs="Times New Roman"/>
          <w:color w:val="DAE3E3"/>
          <w:kern w:val="0"/>
          <w:sz w:val="21"/>
          <w:szCs w:val="21"/>
          <w:lang w:val="en-ZA" w:eastAsia="en-ZA"/>
        </w:rPr>
        <w:t xml:space="preserve"> c=a</w:t>
      </w:r>
      <w:r>
        <w:rPr>
          <w:rFonts w:ascii="Consolas" w:eastAsia="Times New Roman" w:hAnsi="Consolas" w:cs="Times New Roman"/>
          <w:color w:val="DAE3E3"/>
          <w:kern w:val="0"/>
          <w:sz w:val="21"/>
          <w:szCs w:val="21"/>
          <w:lang w:val="en-ZA" w:eastAsia="en-ZA"/>
        </w:rPr>
        <w:t xml:space="preserve"> </w:t>
      </w:r>
      <w:r w:rsidRPr="0054027A">
        <w:rPr>
          <w:rFonts w:ascii="Consolas" w:eastAsia="Times New Roman" w:hAnsi="Consolas" w:cs="Times New Roman"/>
          <w:color w:val="DAE3E3"/>
          <w:kern w:val="0"/>
          <w:sz w:val="21"/>
          <w:szCs w:val="21"/>
          <w:lang w:val="en-ZA" w:eastAsia="en-ZA"/>
        </w:rPr>
        <w:t>%</w:t>
      </w:r>
      <w:r>
        <w:rPr>
          <w:rFonts w:ascii="Consolas" w:eastAsia="Times New Roman" w:hAnsi="Consolas" w:cs="Times New Roman"/>
          <w:color w:val="DAE3E3"/>
          <w:kern w:val="0"/>
          <w:sz w:val="21"/>
          <w:szCs w:val="21"/>
          <w:lang w:val="en-ZA" w:eastAsia="en-ZA"/>
        </w:rPr>
        <w:t xml:space="preserve"> </w:t>
      </w:r>
      <w:r w:rsidRPr="0054027A">
        <w:rPr>
          <w:rFonts w:ascii="Consolas" w:eastAsia="Times New Roman" w:hAnsi="Consolas" w:cs="Times New Roman"/>
          <w:color w:val="DAE3E3"/>
          <w:kern w:val="0"/>
          <w:sz w:val="21"/>
          <w:szCs w:val="21"/>
          <w:lang w:val="en-ZA" w:eastAsia="en-ZA"/>
        </w:rPr>
        <w:t>b;</w:t>
      </w:r>
    </w:p>
    <w:p w14:paraId="590405A3" w14:textId="77777777" w:rsidR="00762389" w:rsidRDefault="00762389" w:rsidP="00762389">
      <w:pPr>
        <w:jc w:val="both"/>
      </w:pPr>
    </w:p>
    <w:p w14:paraId="0A592BD7" w14:textId="608626B1" w:rsidR="00762389" w:rsidRDefault="00762389" w:rsidP="00762389">
      <w:pPr>
        <w:spacing w:after="0" w:line="360" w:lineRule="auto"/>
        <w:jc w:val="both"/>
      </w:pPr>
      <w:r>
        <w:t xml:space="preserve">The value of c will be 3 if the data type was int </w:t>
      </w:r>
      <w:r w:rsidR="00E80726">
        <w:t>or</w:t>
      </w:r>
      <w:r>
        <w:t xml:space="preserve"> 3.00 if the data type is set to float.</w:t>
      </w:r>
    </w:p>
    <w:p w14:paraId="19F3809E" w14:textId="77777777" w:rsidR="00762389" w:rsidRDefault="00762389" w:rsidP="00762389">
      <w:pPr>
        <w:spacing w:after="0" w:line="360" w:lineRule="auto"/>
        <w:jc w:val="both"/>
      </w:pPr>
      <w:r>
        <w:lastRenderedPageBreak/>
        <w:t>Here is the</w:t>
      </w:r>
      <w:r w:rsidRPr="0054027A">
        <w:t xml:space="preserve"> sequence of actions the Arduino considers when completing calculations:</w:t>
      </w:r>
    </w:p>
    <w:p w14:paraId="2D99F901" w14:textId="77777777" w:rsidR="00762389" w:rsidRPr="002F62EF" w:rsidRDefault="00762389" w:rsidP="00762389">
      <w:pPr>
        <w:numPr>
          <w:ilvl w:val="0"/>
          <w:numId w:val="147"/>
        </w:numPr>
        <w:shd w:val="clear" w:color="auto" w:fill="FFFFFF"/>
        <w:spacing w:before="60" w:after="100" w:afterAutospacing="1" w:line="375" w:lineRule="atLeast"/>
        <w:jc w:val="both"/>
      </w:pPr>
      <w:r w:rsidRPr="002F62EF">
        <w:t>Parentheses ( )</w:t>
      </w:r>
    </w:p>
    <w:p w14:paraId="06F25968" w14:textId="77777777" w:rsidR="00762389" w:rsidRPr="002F62EF" w:rsidRDefault="00762389" w:rsidP="00762389">
      <w:pPr>
        <w:numPr>
          <w:ilvl w:val="0"/>
          <w:numId w:val="147"/>
        </w:numPr>
        <w:shd w:val="clear" w:color="auto" w:fill="FFFFFF"/>
        <w:spacing w:before="60" w:after="100" w:afterAutospacing="1" w:line="375" w:lineRule="atLeast"/>
        <w:jc w:val="both"/>
      </w:pPr>
      <w:r w:rsidRPr="002F62EF">
        <w:t>Multiplication, division, and modulo</w:t>
      </w:r>
    </w:p>
    <w:p w14:paraId="1A5CAD8C" w14:textId="77777777" w:rsidR="00762389" w:rsidRDefault="00762389" w:rsidP="00762389">
      <w:pPr>
        <w:numPr>
          <w:ilvl w:val="0"/>
          <w:numId w:val="147"/>
        </w:numPr>
        <w:shd w:val="clear" w:color="auto" w:fill="FFFFFF"/>
        <w:spacing w:before="60" w:after="100" w:afterAutospacing="1" w:line="375" w:lineRule="atLeast"/>
        <w:jc w:val="both"/>
      </w:pPr>
      <w:r w:rsidRPr="002F62EF">
        <w:t>Addition and subtraction</w:t>
      </w:r>
    </w:p>
    <w:p w14:paraId="707A8143" w14:textId="04633B02" w:rsidR="00762389" w:rsidRPr="00762389" w:rsidRDefault="00762389" w:rsidP="00762389">
      <w:pPr>
        <w:spacing w:after="0" w:line="360" w:lineRule="auto"/>
        <w:jc w:val="both"/>
        <w:rPr>
          <w:b/>
          <w:bCs/>
          <w:caps/>
          <w:kern w:val="24"/>
        </w:rPr>
      </w:pPr>
      <w:r w:rsidRPr="00762389">
        <w:rPr>
          <w:b/>
          <w:bCs/>
          <w:caps/>
          <w:kern w:val="24"/>
        </w:rPr>
        <w:t>Example</w:t>
      </w:r>
      <w:r>
        <w:rPr>
          <w:b/>
          <w:bCs/>
          <w:caps/>
          <w:kern w:val="24"/>
        </w:rPr>
        <w:t xml:space="preserve"> 3.5</w:t>
      </w:r>
    </w:p>
    <w:p w14:paraId="26BDEA64" w14:textId="77777777" w:rsidR="00762389" w:rsidRPr="002F62EF"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2F62EF">
        <w:rPr>
          <w:rFonts w:ascii="Consolas" w:eastAsia="Times New Roman" w:hAnsi="Consolas" w:cs="Times New Roman"/>
          <w:color w:val="0CA1A6"/>
          <w:kern w:val="0"/>
          <w:sz w:val="21"/>
          <w:szCs w:val="21"/>
          <w:lang w:val="en-ZA" w:eastAsia="en-ZA"/>
        </w:rPr>
        <w:t>int</w:t>
      </w:r>
      <w:r w:rsidRPr="002F62EF">
        <w:rPr>
          <w:rFonts w:ascii="Consolas" w:eastAsia="Times New Roman" w:hAnsi="Consolas" w:cs="Times New Roman"/>
          <w:color w:val="DAE3E3"/>
          <w:kern w:val="0"/>
          <w:sz w:val="21"/>
          <w:szCs w:val="21"/>
          <w:lang w:val="en-ZA" w:eastAsia="en-ZA"/>
        </w:rPr>
        <w:t xml:space="preserve"> a=</w:t>
      </w:r>
      <w:r w:rsidRPr="002F62EF">
        <w:rPr>
          <w:rFonts w:ascii="Consolas" w:eastAsia="Times New Roman" w:hAnsi="Consolas" w:cs="Times New Roman"/>
          <w:color w:val="7FCBCD"/>
          <w:kern w:val="0"/>
          <w:sz w:val="21"/>
          <w:szCs w:val="21"/>
          <w:lang w:val="en-ZA" w:eastAsia="en-ZA"/>
        </w:rPr>
        <w:t>2</w:t>
      </w:r>
      <w:r w:rsidRPr="002F62EF">
        <w:rPr>
          <w:rFonts w:ascii="Consolas" w:eastAsia="Times New Roman" w:hAnsi="Consolas" w:cs="Times New Roman"/>
          <w:color w:val="DAE3E3"/>
          <w:kern w:val="0"/>
          <w:sz w:val="21"/>
          <w:szCs w:val="21"/>
          <w:lang w:val="en-ZA" w:eastAsia="en-ZA"/>
        </w:rPr>
        <w:t>;</w:t>
      </w:r>
    </w:p>
    <w:p w14:paraId="5ED5CC54" w14:textId="77777777" w:rsidR="00762389" w:rsidRPr="002F62EF"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2F62EF">
        <w:rPr>
          <w:rFonts w:ascii="Consolas" w:eastAsia="Times New Roman" w:hAnsi="Consolas" w:cs="Times New Roman"/>
          <w:color w:val="0CA1A6"/>
          <w:kern w:val="0"/>
          <w:sz w:val="21"/>
          <w:szCs w:val="21"/>
          <w:lang w:val="en-ZA" w:eastAsia="en-ZA"/>
        </w:rPr>
        <w:t>int</w:t>
      </w:r>
      <w:r w:rsidRPr="002F62EF">
        <w:rPr>
          <w:rFonts w:ascii="Consolas" w:eastAsia="Times New Roman" w:hAnsi="Consolas" w:cs="Times New Roman"/>
          <w:color w:val="DAE3E3"/>
          <w:kern w:val="0"/>
          <w:sz w:val="21"/>
          <w:szCs w:val="21"/>
          <w:lang w:val="en-ZA" w:eastAsia="en-ZA"/>
        </w:rPr>
        <w:t xml:space="preserve"> b=</w:t>
      </w:r>
      <w:r w:rsidRPr="002F62EF">
        <w:rPr>
          <w:rFonts w:ascii="Consolas" w:eastAsia="Times New Roman" w:hAnsi="Consolas" w:cs="Times New Roman"/>
          <w:color w:val="7FCBCD"/>
          <w:kern w:val="0"/>
          <w:sz w:val="21"/>
          <w:szCs w:val="21"/>
          <w:lang w:val="en-ZA" w:eastAsia="en-ZA"/>
        </w:rPr>
        <w:t>4</w:t>
      </w:r>
      <w:r w:rsidRPr="002F62EF">
        <w:rPr>
          <w:rFonts w:ascii="Consolas" w:eastAsia="Times New Roman" w:hAnsi="Consolas" w:cs="Times New Roman"/>
          <w:color w:val="DAE3E3"/>
          <w:kern w:val="0"/>
          <w:sz w:val="21"/>
          <w:szCs w:val="21"/>
          <w:lang w:val="en-ZA" w:eastAsia="en-ZA"/>
        </w:rPr>
        <w:t>;</w:t>
      </w:r>
    </w:p>
    <w:p w14:paraId="4B0C8FBA" w14:textId="77777777" w:rsidR="00762389" w:rsidRPr="002F62EF"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2F62EF">
        <w:rPr>
          <w:rFonts w:ascii="Consolas" w:eastAsia="Times New Roman" w:hAnsi="Consolas" w:cs="Times New Roman"/>
          <w:color w:val="0CA1A6"/>
          <w:kern w:val="0"/>
          <w:sz w:val="21"/>
          <w:szCs w:val="21"/>
          <w:lang w:val="en-ZA" w:eastAsia="en-ZA"/>
        </w:rPr>
        <w:t>int</w:t>
      </w:r>
      <w:r w:rsidRPr="002F62EF">
        <w:rPr>
          <w:rFonts w:ascii="Consolas" w:eastAsia="Times New Roman" w:hAnsi="Consolas" w:cs="Times New Roman"/>
          <w:color w:val="DAE3E3"/>
          <w:kern w:val="0"/>
          <w:sz w:val="21"/>
          <w:szCs w:val="21"/>
          <w:lang w:val="en-ZA" w:eastAsia="en-ZA"/>
        </w:rPr>
        <w:t xml:space="preserve"> c=</w:t>
      </w:r>
      <w:r w:rsidRPr="002F62EF">
        <w:rPr>
          <w:rFonts w:ascii="Consolas" w:eastAsia="Times New Roman" w:hAnsi="Consolas" w:cs="Times New Roman"/>
          <w:color w:val="7FCBCD"/>
          <w:kern w:val="0"/>
          <w:sz w:val="21"/>
          <w:szCs w:val="21"/>
          <w:lang w:val="en-ZA" w:eastAsia="en-ZA"/>
        </w:rPr>
        <w:t>6</w:t>
      </w:r>
      <w:r w:rsidRPr="002F62EF">
        <w:rPr>
          <w:rFonts w:ascii="Consolas" w:eastAsia="Times New Roman" w:hAnsi="Consolas" w:cs="Times New Roman"/>
          <w:color w:val="DAE3E3"/>
          <w:kern w:val="0"/>
          <w:sz w:val="21"/>
          <w:szCs w:val="21"/>
          <w:lang w:val="en-ZA" w:eastAsia="en-ZA"/>
        </w:rPr>
        <w:t>;</w:t>
      </w:r>
    </w:p>
    <w:p w14:paraId="3BF2AAE9" w14:textId="77777777" w:rsidR="00762389" w:rsidRPr="002F62EF"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2F62EF">
        <w:rPr>
          <w:rFonts w:ascii="Consolas" w:eastAsia="Times New Roman" w:hAnsi="Consolas" w:cs="Times New Roman"/>
          <w:color w:val="0CA1A6"/>
          <w:kern w:val="0"/>
          <w:sz w:val="21"/>
          <w:szCs w:val="21"/>
          <w:lang w:val="en-ZA" w:eastAsia="en-ZA"/>
        </w:rPr>
        <w:t>int</w:t>
      </w:r>
      <w:r w:rsidRPr="002F62EF">
        <w:rPr>
          <w:rFonts w:ascii="Consolas" w:eastAsia="Times New Roman" w:hAnsi="Consolas" w:cs="Times New Roman"/>
          <w:color w:val="DAE3E3"/>
          <w:kern w:val="0"/>
          <w:sz w:val="21"/>
          <w:szCs w:val="21"/>
          <w:lang w:val="en-ZA" w:eastAsia="en-ZA"/>
        </w:rPr>
        <w:t xml:space="preserve"> z;  </w:t>
      </w:r>
    </w:p>
    <w:p w14:paraId="67938C67" w14:textId="77777777" w:rsidR="00762389" w:rsidRPr="002F62EF"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2F62EF">
        <w:rPr>
          <w:rFonts w:ascii="Consolas" w:eastAsia="Times New Roman" w:hAnsi="Consolas" w:cs="Times New Roman"/>
          <w:color w:val="0CA1A6"/>
          <w:kern w:val="0"/>
          <w:sz w:val="21"/>
          <w:szCs w:val="21"/>
          <w:lang w:val="en-ZA" w:eastAsia="en-ZA"/>
        </w:rPr>
        <w:t>void</w:t>
      </w:r>
      <w:r w:rsidRPr="002F62EF">
        <w:rPr>
          <w:rFonts w:ascii="Consolas" w:eastAsia="Times New Roman" w:hAnsi="Consolas" w:cs="Times New Roman"/>
          <w:color w:val="DAE3E3"/>
          <w:kern w:val="0"/>
          <w:sz w:val="21"/>
          <w:szCs w:val="21"/>
          <w:lang w:val="en-ZA" w:eastAsia="en-ZA"/>
        </w:rPr>
        <w:t xml:space="preserve"> </w:t>
      </w:r>
      <w:r w:rsidRPr="002F62EF">
        <w:rPr>
          <w:rFonts w:ascii="Consolas" w:eastAsia="Times New Roman" w:hAnsi="Consolas" w:cs="Times New Roman"/>
          <w:color w:val="F39C12"/>
          <w:kern w:val="0"/>
          <w:sz w:val="21"/>
          <w:szCs w:val="21"/>
          <w:lang w:val="en-ZA" w:eastAsia="en-ZA"/>
        </w:rPr>
        <w:t>setup</w:t>
      </w:r>
      <w:r w:rsidRPr="002F62EF">
        <w:rPr>
          <w:rFonts w:ascii="Consolas" w:eastAsia="Times New Roman" w:hAnsi="Consolas" w:cs="Times New Roman"/>
          <w:color w:val="DAE3E3"/>
          <w:kern w:val="0"/>
          <w:sz w:val="21"/>
          <w:szCs w:val="21"/>
          <w:lang w:val="en-ZA" w:eastAsia="en-ZA"/>
        </w:rPr>
        <w:t xml:space="preserve"> ( )  </w:t>
      </w:r>
    </w:p>
    <w:p w14:paraId="227E2A81" w14:textId="77777777" w:rsidR="00762389" w:rsidRPr="002F62EF"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2F62EF">
        <w:rPr>
          <w:rFonts w:ascii="Consolas" w:eastAsia="Times New Roman" w:hAnsi="Consolas" w:cs="Times New Roman"/>
          <w:color w:val="DAE3E3"/>
          <w:kern w:val="0"/>
          <w:sz w:val="21"/>
          <w:szCs w:val="21"/>
          <w:lang w:val="en-ZA" w:eastAsia="en-ZA"/>
        </w:rPr>
        <w:t>{  </w:t>
      </w:r>
    </w:p>
    <w:p w14:paraId="5D315D98" w14:textId="77777777" w:rsidR="00762389" w:rsidRPr="002F62EF"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2F62EF">
        <w:rPr>
          <w:rFonts w:ascii="Consolas" w:eastAsia="Times New Roman" w:hAnsi="Consolas" w:cs="Times New Roman"/>
          <w:color w:val="F39C12"/>
          <w:kern w:val="0"/>
          <w:sz w:val="21"/>
          <w:szCs w:val="21"/>
          <w:lang w:val="en-ZA" w:eastAsia="en-ZA"/>
        </w:rPr>
        <w:t>Serial</w:t>
      </w:r>
      <w:r w:rsidRPr="002F62EF">
        <w:rPr>
          <w:rFonts w:ascii="Consolas" w:eastAsia="Times New Roman" w:hAnsi="Consolas" w:cs="Times New Roman"/>
          <w:color w:val="DAE3E3"/>
          <w:kern w:val="0"/>
          <w:sz w:val="21"/>
          <w:szCs w:val="21"/>
          <w:lang w:val="en-ZA" w:eastAsia="en-ZA"/>
        </w:rPr>
        <w:t>.</w:t>
      </w:r>
      <w:r w:rsidRPr="002F62EF">
        <w:rPr>
          <w:rFonts w:ascii="Consolas" w:eastAsia="Times New Roman" w:hAnsi="Consolas" w:cs="Times New Roman"/>
          <w:color w:val="F39C12"/>
          <w:kern w:val="0"/>
          <w:sz w:val="21"/>
          <w:szCs w:val="21"/>
          <w:lang w:val="en-ZA" w:eastAsia="en-ZA"/>
        </w:rPr>
        <w:t>begin</w:t>
      </w:r>
      <w:r w:rsidRPr="002F62EF">
        <w:rPr>
          <w:rFonts w:ascii="Consolas" w:eastAsia="Times New Roman" w:hAnsi="Consolas" w:cs="Times New Roman"/>
          <w:color w:val="DAE3E3"/>
          <w:kern w:val="0"/>
          <w:sz w:val="21"/>
          <w:szCs w:val="21"/>
          <w:lang w:val="en-ZA" w:eastAsia="en-ZA"/>
        </w:rPr>
        <w:t xml:space="preserve">( </w:t>
      </w:r>
      <w:r w:rsidRPr="002F62EF">
        <w:rPr>
          <w:rFonts w:ascii="Consolas" w:eastAsia="Times New Roman" w:hAnsi="Consolas" w:cs="Times New Roman"/>
          <w:color w:val="7FCBCD"/>
          <w:kern w:val="0"/>
          <w:sz w:val="21"/>
          <w:szCs w:val="21"/>
          <w:lang w:val="en-ZA" w:eastAsia="en-ZA"/>
        </w:rPr>
        <w:t>9600</w:t>
      </w:r>
      <w:r w:rsidRPr="002F62EF">
        <w:rPr>
          <w:rFonts w:ascii="Consolas" w:eastAsia="Times New Roman" w:hAnsi="Consolas" w:cs="Times New Roman"/>
          <w:color w:val="DAE3E3"/>
          <w:kern w:val="0"/>
          <w:sz w:val="21"/>
          <w:szCs w:val="21"/>
          <w:lang w:val="en-ZA" w:eastAsia="en-ZA"/>
        </w:rPr>
        <w:t xml:space="preserve"> );  </w:t>
      </w:r>
    </w:p>
    <w:p w14:paraId="49E07C0A" w14:textId="77777777" w:rsidR="00762389" w:rsidRPr="002F62EF"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2F62EF">
        <w:rPr>
          <w:rFonts w:ascii="Consolas" w:eastAsia="Times New Roman" w:hAnsi="Consolas" w:cs="Times New Roman"/>
          <w:color w:val="DAE3E3"/>
          <w:kern w:val="0"/>
          <w:sz w:val="21"/>
          <w:szCs w:val="21"/>
          <w:lang w:val="en-ZA" w:eastAsia="en-ZA"/>
        </w:rPr>
        <w:t> </w:t>
      </w:r>
    </w:p>
    <w:p w14:paraId="44037415" w14:textId="77777777" w:rsidR="00762389" w:rsidRPr="002F62EF"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2F62EF">
        <w:rPr>
          <w:rFonts w:ascii="Consolas" w:eastAsia="Times New Roman" w:hAnsi="Consolas" w:cs="Times New Roman"/>
          <w:color w:val="DAE3E3"/>
          <w:kern w:val="0"/>
          <w:sz w:val="21"/>
          <w:szCs w:val="21"/>
          <w:lang w:val="en-ZA" w:eastAsia="en-ZA"/>
        </w:rPr>
        <w:t xml:space="preserve">z=  b * c / (b + a)  + </w:t>
      </w:r>
      <w:r w:rsidRPr="002F62EF">
        <w:rPr>
          <w:rFonts w:ascii="Consolas" w:eastAsia="Times New Roman" w:hAnsi="Consolas" w:cs="Times New Roman"/>
          <w:color w:val="7FCBCD"/>
          <w:kern w:val="0"/>
          <w:sz w:val="21"/>
          <w:szCs w:val="21"/>
          <w:lang w:val="en-ZA" w:eastAsia="en-ZA"/>
        </w:rPr>
        <w:t>8</w:t>
      </w:r>
      <w:r w:rsidRPr="002F62EF">
        <w:rPr>
          <w:rFonts w:ascii="Consolas" w:eastAsia="Times New Roman" w:hAnsi="Consolas" w:cs="Times New Roman"/>
          <w:color w:val="DAE3E3"/>
          <w:kern w:val="0"/>
          <w:sz w:val="21"/>
          <w:szCs w:val="21"/>
          <w:lang w:val="en-ZA" w:eastAsia="en-ZA"/>
        </w:rPr>
        <w:t>;  </w:t>
      </w:r>
    </w:p>
    <w:p w14:paraId="53892B69" w14:textId="77777777" w:rsidR="00762389" w:rsidRPr="002F62EF"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2F62EF">
        <w:rPr>
          <w:rFonts w:ascii="Consolas" w:eastAsia="Times New Roman" w:hAnsi="Consolas" w:cs="Times New Roman"/>
          <w:color w:val="F39C12"/>
          <w:kern w:val="0"/>
          <w:sz w:val="21"/>
          <w:szCs w:val="21"/>
          <w:lang w:val="en-ZA" w:eastAsia="en-ZA"/>
        </w:rPr>
        <w:t>Serial</w:t>
      </w:r>
      <w:r w:rsidRPr="002F62EF">
        <w:rPr>
          <w:rFonts w:ascii="Consolas" w:eastAsia="Times New Roman" w:hAnsi="Consolas" w:cs="Times New Roman"/>
          <w:color w:val="DAE3E3"/>
          <w:kern w:val="0"/>
          <w:sz w:val="21"/>
          <w:szCs w:val="21"/>
          <w:lang w:val="en-ZA" w:eastAsia="en-ZA"/>
        </w:rPr>
        <w:t>.</w:t>
      </w:r>
      <w:r w:rsidRPr="002F62EF">
        <w:rPr>
          <w:rFonts w:ascii="Consolas" w:eastAsia="Times New Roman" w:hAnsi="Consolas" w:cs="Times New Roman"/>
          <w:color w:val="F39C12"/>
          <w:kern w:val="0"/>
          <w:sz w:val="21"/>
          <w:szCs w:val="21"/>
          <w:lang w:val="en-ZA" w:eastAsia="en-ZA"/>
        </w:rPr>
        <w:t>println</w:t>
      </w:r>
      <w:r w:rsidRPr="002F62EF">
        <w:rPr>
          <w:rFonts w:ascii="Consolas" w:eastAsia="Times New Roman" w:hAnsi="Consolas" w:cs="Times New Roman"/>
          <w:color w:val="DAE3E3"/>
          <w:kern w:val="0"/>
          <w:sz w:val="21"/>
          <w:szCs w:val="21"/>
          <w:lang w:val="en-ZA" w:eastAsia="en-ZA"/>
        </w:rPr>
        <w:t xml:space="preserve">(z);   </w:t>
      </w:r>
    </w:p>
    <w:p w14:paraId="5053368E" w14:textId="77777777" w:rsidR="00762389" w:rsidRPr="002F62EF"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2F62EF">
        <w:rPr>
          <w:rFonts w:ascii="Consolas" w:eastAsia="Times New Roman" w:hAnsi="Consolas" w:cs="Times New Roman"/>
          <w:color w:val="DAE3E3"/>
          <w:kern w:val="0"/>
          <w:sz w:val="21"/>
          <w:szCs w:val="21"/>
          <w:lang w:val="en-ZA" w:eastAsia="en-ZA"/>
        </w:rPr>
        <w:t xml:space="preserve">}   </w:t>
      </w:r>
    </w:p>
    <w:p w14:paraId="2360D681" w14:textId="77777777" w:rsidR="00762389" w:rsidRPr="002F62EF"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2F62EF">
        <w:rPr>
          <w:rFonts w:ascii="Consolas" w:eastAsia="Times New Roman" w:hAnsi="Consolas" w:cs="Times New Roman"/>
          <w:color w:val="0CA1A6"/>
          <w:kern w:val="0"/>
          <w:sz w:val="21"/>
          <w:szCs w:val="21"/>
          <w:lang w:val="en-ZA" w:eastAsia="en-ZA"/>
        </w:rPr>
        <w:t>void</w:t>
      </w:r>
      <w:r w:rsidRPr="002F62EF">
        <w:rPr>
          <w:rFonts w:ascii="Consolas" w:eastAsia="Times New Roman" w:hAnsi="Consolas" w:cs="Times New Roman"/>
          <w:color w:val="DAE3E3"/>
          <w:kern w:val="0"/>
          <w:sz w:val="21"/>
          <w:szCs w:val="21"/>
          <w:lang w:val="en-ZA" w:eastAsia="en-ZA"/>
        </w:rPr>
        <w:t xml:space="preserve"> </w:t>
      </w:r>
      <w:r w:rsidRPr="002F62EF">
        <w:rPr>
          <w:rFonts w:ascii="Consolas" w:eastAsia="Times New Roman" w:hAnsi="Consolas" w:cs="Times New Roman"/>
          <w:color w:val="F39C12"/>
          <w:kern w:val="0"/>
          <w:sz w:val="21"/>
          <w:szCs w:val="21"/>
          <w:lang w:val="en-ZA" w:eastAsia="en-ZA"/>
        </w:rPr>
        <w:t>loop</w:t>
      </w:r>
      <w:r w:rsidRPr="002F62EF">
        <w:rPr>
          <w:rFonts w:ascii="Consolas" w:eastAsia="Times New Roman" w:hAnsi="Consolas" w:cs="Times New Roman"/>
          <w:color w:val="DAE3E3"/>
          <w:kern w:val="0"/>
          <w:sz w:val="21"/>
          <w:szCs w:val="21"/>
          <w:lang w:val="en-ZA" w:eastAsia="en-ZA"/>
        </w:rPr>
        <w:t xml:space="preserve"> ( )      </w:t>
      </w:r>
    </w:p>
    <w:p w14:paraId="5511E270" w14:textId="77777777" w:rsidR="00762389" w:rsidRPr="002F62EF"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2F62EF">
        <w:rPr>
          <w:rFonts w:ascii="Consolas" w:eastAsia="Times New Roman" w:hAnsi="Consolas" w:cs="Times New Roman"/>
          <w:color w:val="DAE3E3"/>
          <w:kern w:val="0"/>
          <w:sz w:val="21"/>
          <w:szCs w:val="21"/>
          <w:lang w:val="en-ZA" w:eastAsia="en-ZA"/>
        </w:rPr>
        <w:t>{  </w:t>
      </w:r>
    </w:p>
    <w:p w14:paraId="2A28B8C8" w14:textId="77777777" w:rsidR="00762389" w:rsidRPr="002F62EF"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2F62EF">
        <w:rPr>
          <w:rFonts w:ascii="Consolas" w:eastAsia="Times New Roman" w:hAnsi="Consolas" w:cs="Times New Roman"/>
          <w:color w:val="DAE3E3"/>
          <w:kern w:val="0"/>
          <w:sz w:val="21"/>
          <w:szCs w:val="21"/>
          <w:lang w:val="en-ZA" w:eastAsia="en-ZA"/>
        </w:rPr>
        <w:t xml:space="preserve">  </w:t>
      </w:r>
    </w:p>
    <w:p w14:paraId="77459F2E" w14:textId="77777777" w:rsidR="00762389" w:rsidRPr="002F62EF"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2F62EF">
        <w:rPr>
          <w:rFonts w:ascii="Consolas" w:eastAsia="Times New Roman" w:hAnsi="Consolas" w:cs="Times New Roman"/>
          <w:color w:val="DAE3E3"/>
          <w:kern w:val="0"/>
          <w:sz w:val="21"/>
          <w:szCs w:val="21"/>
          <w:lang w:val="en-ZA" w:eastAsia="en-ZA"/>
        </w:rPr>
        <w:t>}  </w:t>
      </w:r>
    </w:p>
    <w:p w14:paraId="44F88F56" w14:textId="77777777" w:rsidR="00762389" w:rsidRDefault="00762389" w:rsidP="00762389">
      <w:pPr>
        <w:shd w:val="clear" w:color="auto" w:fill="FFFFFF"/>
        <w:spacing w:before="60" w:after="100" w:afterAutospacing="1" w:line="375" w:lineRule="atLeast"/>
        <w:jc w:val="both"/>
      </w:pPr>
    </w:p>
    <w:p w14:paraId="0E9FB82D" w14:textId="77777777" w:rsidR="00762389" w:rsidRDefault="00762389" w:rsidP="00762389">
      <w:pPr>
        <w:shd w:val="clear" w:color="auto" w:fill="FFFFFF"/>
        <w:spacing w:before="60" w:after="100" w:afterAutospacing="1" w:line="375" w:lineRule="atLeast"/>
        <w:jc w:val="both"/>
      </w:pPr>
      <w:r>
        <w:t>Let us break it step by step.</w:t>
      </w:r>
    </w:p>
    <w:p w14:paraId="20695956" w14:textId="77777777" w:rsidR="00762389" w:rsidRDefault="00762389" w:rsidP="00762389">
      <w:pPr>
        <w:shd w:val="clear" w:color="auto" w:fill="BFBFBF" w:themeFill="background1" w:themeFillShade="BF"/>
        <w:spacing w:after="0" w:line="240" w:lineRule="auto"/>
        <w:jc w:val="both"/>
      </w:pPr>
      <w:r>
        <w:t>Step 1:</w:t>
      </w:r>
    </w:p>
    <w:p w14:paraId="0494FA8F" w14:textId="77777777" w:rsidR="00762389" w:rsidRDefault="00762389" w:rsidP="00762389">
      <w:pPr>
        <w:shd w:val="clear" w:color="auto" w:fill="BFBFBF" w:themeFill="background1" w:themeFillShade="BF"/>
        <w:spacing w:after="0" w:line="240" w:lineRule="auto"/>
        <w:ind w:firstLine="720"/>
        <w:jc w:val="both"/>
      </w:pPr>
      <w:r>
        <w:t>Z=4 * 6 / (4 +2 ) +8</w:t>
      </w:r>
    </w:p>
    <w:p w14:paraId="625CE9E8" w14:textId="77777777" w:rsidR="00762389" w:rsidRDefault="00762389" w:rsidP="00762389">
      <w:pPr>
        <w:shd w:val="clear" w:color="auto" w:fill="BFBFBF" w:themeFill="background1" w:themeFillShade="BF"/>
        <w:spacing w:after="0" w:line="240" w:lineRule="auto"/>
        <w:jc w:val="both"/>
      </w:pPr>
      <w:r>
        <w:t>Step 2</w:t>
      </w:r>
    </w:p>
    <w:p w14:paraId="21865EB2" w14:textId="77777777" w:rsidR="00762389" w:rsidRDefault="00762389" w:rsidP="00762389">
      <w:pPr>
        <w:shd w:val="clear" w:color="auto" w:fill="BFBFBF" w:themeFill="background1" w:themeFillShade="BF"/>
        <w:spacing w:after="0" w:line="240" w:lineRule="auto"/>
        <w:ind w:firstLine="720"/>
        <w:jc w:val="both"/>
      </w:pPr>
      <w:r>
        <w:t>Z=4 * 6 / 6+8</w:t>
      </w:r>
    </w:p>
    <w:p w14:paraId="3AEB9E58" w14:textId="77777777" w:rsidR="00762389" w:rsidRDefault="00762389" w:rsidP="00762389">
      <w:pPr>
        <w:shd w:val="clear" w:color="auto" w:fill="BFBFBF" w:themeFill="background1" w:themeFillShade="BF"/>
        <w:spacing w:after="0" w:line="240" w:lineRule="auto"/>
        <w:jc w:val="both"/>
      </w:pPr>
      <w:r>
        <w:t>Step 3</w:t>
      </w:r>
    </w:p>
    <w:p w14:paraId="7C265AF9" w14:textId="77777777" w:rsidR="00762389" w:rsidRDefault="00762389" w:rsidP="00762389">
      <w:pPr>
        <w:shd w:val="clear" w:color="auto" w:fill="BFBFBF" w:themeFill="background1" w:themeFillShade="BF"/>
        <w:spacing w:after="0" w:line="240" w:lineRule="auto"/>
        <w:ind w:firstLine="720"/>
        <w:jc w:val="both"/>
      </w:pPr>
      <w:r>
        <w:t>Z=24/6 +8</w:t>
      </w:r>
    </w:p>
    <w:p w14:paraId="667D0DD2" w14:textId="77777777" w:rsidR="00762389" w:rsidRDefault="00762389" w:rsidP="00762389">
      <w:pPr>
        <w:shd w:val="clear" w:color="auto" w:fill="BFBFBF" w:themeFill="background1" w:themeFillShade="BF"/>
        <w:spacing w:after="0" w:line="240" w:lineRule="auto"/>
        <w:jc w:val="both"/>
      </w:pPr>
      <w:r>
        <w:t>Step 4</w:t>
      </w:r>
    </w:p>
    <w:p w14:paraId="66882BCB" w14:textId="77777777" w:rsidR="00762389" w:rsidRDefault="00762389" w:rsidP="00762389">
      <w:pPr>
        <w:shd w:val="clear" w:color="auto" w:fill="BFBFBF" w:themeFill="background1" w:themeFillShade="BF"/>
        <w:spacing w:after="0" w:line="240" w:lineRule="auto"/>
        <w:ind w:firstLine="720"/>
        <w:jc w:val="both"/>
      </w:pPr>
      <w:r>
        <w:t>Z=4+8</w:t>
      </w:r>
    </w:p>
    <w:p w14:paraId="11050A47" w14:textId="77777777" w:rsidR="00762389" w:rsidRPr="002F62EF" w:rsidRDefault="00762389" w:rsidP="00762389">
      <w:pPr>
        <w:shd w:val="clear" w:color="auto" w:fill="BFBFBF" w:themeFill="background1" w:themeFillShade="BF"/>
        <w:spacing w:after="0" w:line="240" w:lineRule="auto"/>
        <w:ind w:firstLine="720"/>
        <w:jc w:val="both"/>
      </w:pPr>
      <w:r>
        <w:t>Z=</w:t>
      </w:r>
      <w:r w:rsidRPr="00971CC8">
        <w:rPr>
          <w:u w:val="double"/>
        </w:rPr>
        <w:t>12</w:t>
      </w:r>
    </w:p>
    <w:p w14:paraId="0967FF1E" w14:textId="77777777" w:rsidR="00762389" w:rsidRPr="0080192E" w:rsidRDefault="00762389" w:rsidP="00762389">
      <w:pPr>
        <w:rPr>
          <w:rFonts w:cs="Times New Roman"/>
          <w:b/>
          <w:bCs/>
          <w:szCs w:val="24"/>
        </w:rPr>
      </w:pPr>
    </w:p>
    <w:p w14:paraId="75B2D3A6" w14:textId="77777777" w:rsidR="00762389" w:rsidRPr="0080192E" w:rsidRDefault="00762389" w:rsidP="00762389">
      <w:pPr>
        <w:rPr>
          <w:rFonts w:eastAsia="Times New Roman" w:cs="Times New Roman"/>
          <w:b/>
          <w:bCs/>
          <w:color w:val="000000"/>
          <w:kern w:val="0"/>
          <w:szCs w:val="24"/>
          <w:lang w:val="en-ZA" w:eastAsia="en-ZA"/>
        </w:rPr>
      </w:pPr>
      <w:r w:rsidRPr="0080192E">
        <w:rPr>
          <w:rFonts w:cs="Times New Roman"/>
          <w:b/>
          <w:bCs/>
          <w:color w:val="000000"/>
          <w:szCs w:val="24"/>
        </w:rPr>
        <w:t>Comparison Operators</w:t>
      </w:r>
    </w:p>
    <w:p w14:paraId="686E7885" w14:textId="77777777" w:rsidR="00762389" w:rsidRDefault="00762389" w:rsidP="00762389">
      <w:pPr>
        <w:spacing w:after="0" w:line="360" w:lineRule="auto"/>
        <w:jc w:val="both"/>
      </w:pPr>
      <w:r>
        <w:t>As the name implies, comparison operators are used to compare operands.</w:t>
      </w:r>
    </w:p>
    <w:p w14:paraId="711271D6" w14:textId="77777777" w:rsidR="00762389" w:rsidRDefault="00762389" w:rsidP="00762389">
      <w:pPr>
        <w:spacing w:after="0" w:line="360" w:lineRule="auto"/>
        <w:jc w:val="both"/>
      </w:pPr>
      <w:r>
        <w:t>Types of comparison operators</w:t>
      </w:r>
    </w:p>
    <w:p w14:paraId="6BA611AE" w14:textId="77777777" w:rsidR="00762389" w:rsidRPr="00CB2D19" w:rsidRDefault="00762389" w:rsidP="00762389">
      <w:pPr>
        <w:pStyle w:val="ListParagraph"/>
        <w:numPr>
          <w:ilvl w:val="0"/>
          <w:numId w:val="148"/>
        </w:numPr>
        <w:spacing w:after="0" w:line="360" w:lineRule="auto"/>
        <w:jc w:val="both"/>
      </w:pPr>
      <w:r w:rsidRPr="00CB2D19">
        <w:rPr>
          <w:b/>
          <w:bCs/>
        </w:rPr>
        <w:t>equal to</w:t>
      </w:r>
      <w:r w:rsidRPr="00CB2D19">
        <w:t xml:space="preserve"> (==):It checks the value of two operands. If the values are equal, the condition is satisfied.</w:t>
      </w:r>
    </w:p>
    <w:p w14:paraId="12000C0E" w14:textId="77777777" w:rsidR="00762389" w:rsidRPr="00CB2D19"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CB2D19">
        <w:rPr>
          <w:rFonts w:ascii="Consolas" w:eastAsia="Times New Roman" w:hAnsi="Consolas" w:cs="Times New Roman"/>
          <w:color w:val="0CA1A6"/>
          <w:kern w:val="0"/>
          <w:sz w:val="21"/>
          <w:szCs w:val="21"/>
          <w:lang w:val="en-ZA" w:eastAsia="en-ZA"/>
        </w:rPr>
        <w:t>void</w:t>
      </w:r>
      <w:r w:rsidRPr="00CB2D19">
        <w:rPr>
          <w:rFonts w:ascii="Consolas" w:eastAsia="Times New Roman" w:hAnsi="Consolas" w:cs="Times New Roman"/>
          <w:color w:val="DAE3E3"/>
          <w:kern w:val="0"/>
          <w:sz w:val="21"/>
          <w:szCs w:val="21"/>
          <w:lang w:val="en-ZA" w:eastAsia="en-ZA"/>
        </w:rPr>
        <w:t xml:space="preserve"> </w:t>
      </w:r>
      <w:r w:rsidRPr="00CB2D19">
        <w:rPr>
          <w:rFonts w:ascii="Consolas" w:eastAsia="Times New Roman" w:hAnsi="Consolas" w:cs="Times New Roman"/>
          <w:color w:val="F39C12"/>
          <w:kern w:val="0"/>
          <w:sz w:val="21"/>
          <w:szCs w:val="21"/>
          <w:lang w:val="en-ZA" w:eastAsia="en-ZA"/>
        </w:rPr>
        <w:t>setup</w:t>
      </w:r>
      <w:r w:rsidRPr="00CB2D19">
        <w:rPr>
          <w:rFonts w:ascii="Consolas" w:eastAsia="Times New Roman" w:hAnsi="Consolas" w:cs="Times New Roman"/>
          <w:color w:val="DAE3E3"/>
          <w:kern w:val="0"/>
          <w:sz w:val="21"/>
          <w:szCs w:val="21"/>
          <w:lang w:val="en-ZA" w:eastAsia="en-ZA"/>
        </w:rPr>
        <w:t xml:space="preserve"> ( )  </w:t>
      </w:r>
    </w:p>
    <w:p w14:paraId="26DB2617" w14:textId="77777777" w:rsidR="00762389" w:rsidRPr="00CB2D19"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CB2D19">
        <w:rPr>
          <w:rFonts w:ascii="Consolas" w:eastAsia="Times New Roman" w:hAnsi="Consolas" w:cs="Times New Roman"/>
          <w:color w:val="DAE3E3"/>
          <w:kern w:val="0"/>
          <w:sz w:val="21"/>
          <w:szCs w:val="21"/>
          <w:lang w:val="en-ZA" w:eastAsia="en-ZA"/>
        </w:rPr>
        <w:t>{  </w:t>
      </w:r>
    </w:p>
    <w:p w14:paraId="40511241" w14:textId="77777777" w:rsidR="00762389" w:rsidRPr="00CB2D19"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CB2D19">
        <w:rPr>
          <w:rFonts w:ascii="Consolas" w:eastAsia="Times New Roman" w:hAnsi="Consolas" w:cs="Times New Roman"/>
          <w:color w:val="DAE3E3"/>
          <w:kern w:val="0"/>
          <w:sz w:val="21"/>
          <w:szCs w:val="21"/>
          <w:lang w:val="en-ZA" w:eastAsia="en-ZA"/>
        </w:rPr>
        <w:t xml:space="preserve">  </w:t>
      </w:r>
      <w:r w:rsidRPr="00CB2D19">
        <w:rPr>
          <w:rFonts w:ascii="Consolas" w:eastAsia="Times New Roman" w:hAnsi="Consolas" w:cs="Times New Roman"/>
          <w:color w:val="0CA1A6"/>
          <w:kern w:val="0"/>
          <w:sz w:val="21"/>
          <w:szCs w:val="21"/>
          <w:lang w:val="en-ZA" w:eastAsia="en-ZA"/>
        </w:rPr>
        <w:t>int</w:t>
      </w:r>
      <w:r w:rsidRPr="00CB2D19">
        <w:rPr>
          <w:rFonts w:ascii="Consolas" w:eastAsia="Times New Roman" w:hAnsi="Consolas" w:cs="Times New Roman"/>
          <w:color w:val="DAE3E3"/>
          <w:kern w:val="0"/>
          <w:sz w:val="21"/>
          <w:szCs w:val="21"/>
          <w:lang w:val="en-ZA" w:eastAsia="en-ZA"/>
        </w:rPr>
        <w:t xml:space="preserve"> num1=</w:t>
      </w:r>
      <w:r w:rsidRPr="00CB2D19">
        <w:rPr>
          <w:rFonts w:ascii="Consolas" w:eastAsia="Times New Roman" w:hAnsi="Consolas" w:cs="Times New Roman"/>
          <w:color w:val="7FCBCD"/>
          <w:kern w:val="0"/>
          <w:sz w:val="21"/>
          <w:szCs w:val="21"/>
          <w:lang w:val="en-ZA" w:eastAsia="en-ZA"/>
        </w:rPr>
        <w:t>25</w:t>
      </w:r>
      <w:r w:rsidRPr="00CB2D19">
        <w:rPr>
          <w:rFonts w:ascii="Consolas" w:eastAsia="Times New Roman" w:hAnsi="Consolas" w:cs="Times New Roman"/>
          <w:color w:val="DAE3E3"/>
          <w:kern w:val="0"/>
          <w:sz w:val="21"/>
          <w:szCs w:val="21"/>
          <w:lang w:val="en-ZA" w:eastAsia="en-ZA"/>
        </w:rPr>
        <w:t>, num2=</w:t>
      </w:r>
      <w:r w:rsidRPr="00CB2D19">
        <w:rPr>
          <w:rFonts w:ascii="Consolas" w:eastAsia="Times New Roman" w:hAnsi="Consolas" w:cs="Times New Roman"/>
          <w:color w:val="7FCBCD"/>
          <w:kern w:val="0"/>
          <w:sz w:val="21"/>
          <w:szCs w:val="21"/>
          <w:lang w:val="en-ZA" w:eastAsia="en-ZA"/>
        </w:rPr>
        <w:t>33</w:t>
      </w:r>
      <w:r w:rsidRPr="00CB2D19">
        <w:rPr>
          <w:rFonts w:ascii="Consolas" w:eastAsia="Times New Roman" w:hAnsi="Consolas" w:cs="Times New Roman"/>
          <w:color w:val="DAE3E3"/>
          <w:kern w:val="0"/>
          <w:sz w:val="21"/>
          <w:szCs w:val="21"/>
          <w:lang w:val="en-ZA" w:eastAsia="en-ZA"/>
        </w:rPr>
        <w:t>;</w:t>
      </w:r>
    </w:p>
    <w:p w14:paraId="01360F8C" w14:textId="77777777" w:rsidR="00762389" w:rsidRPr="00CB2D19"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CB2D19">
        <w:rPr>
          <w:rFonts w:ascii="Consolas" w:eastAsia="Times New Roman" w:hAnsi="Consolas" w:cs="Times New Roman"/>
          <w:color w:val="F39C12"/>
          <w:kern w:val="0"/>
          <w:sz w:val="21"/>
          <w:szCs w:val="21"/>
          <w:lang w:val="en-ZA" w:eastAsia="en-ZA"/>
        </w:rPr>
        <w:t>Serial</w:t>
      </w:r>
      <w:r w:rsidRPr="00CB2D19">
        <w:rPr>
          <w:rFonts w:ascii="Consolas" w:eastAsia="Times New Roman" w:hAnsi="Consolas" w:cs="Times New Roman"/>
          <w:color w:val="DAE3E3"/>
          <w:kern w:val="0"/>
          <w:sz w:val="21"/>
          <w:szCs w:val="21"/>
          <w:lang w:val="en-ZA" w:eastAsia="en-ZA"/>
        </w:rPr>
        <w:t>.</w:t>
      </w:r>
      <w:r w:rsidRPr="00CB2D19">
        <w:rPr>
          <w:rFonts w:ascii="Consolas" w:eastAsia="Times New Roman" w:hAnsi="Consolas" w:cs="Times New Roman"/>
          <w:color w:val="F39C12"/>
          <w:kern w:val="0"/>
          <w:sz w:val="21"/>
          <w:szCs w:val="21"/>
          <w:lang w:val="en-ZA" w:eastAsia="en-ZA"/>
        </w:rPr>
        <w:t>begin</w:t>
      </w:r>
      <w:r w:rsidRPr="00CB2D19">
        <w:rPr>
          <w:rFonts w:ascii="Consolas" w:eastAsia="Times New Roman" w:hAnsi="Consolas" w:cs="Times New Roman"/>
          <w:color w:val="DAE3E3"/>
          <w:kern w:val="0"/>
          <w:sz w:val="21"/>
          <w:szCs w:val="21"/>
          <w:lang w:val="en-ZA" w:eastAsia="en-ZA"/>
        </w:rPr>
        <w:t xml:space="preserve">( </w:t>
      </w:r>
      <w:r w:rsidRPr="00CB2D19">
        <w:rPr>
          <w:rFonts w:ascii="Consolas" w:eastAsia="Times New Roman" w:hAnsi="Consolas" w:cs="Times New Roman"/>
          <w:color w:val="7FCBCD"/>
          <w:kern w:val="0"/>
          <w:sz w:val="21"/>
          <w:szCs w:val="21"/>
          <w:lang w:val="en-ZA" w:eastAsia="en-ZA"/>
        </w:rPr>
        <w:t>9600</w:t>
      </w:r>
      <w:r w:rsidRPr="00CB2D19">
        <w:rPr>
          <w:rFonts w:ascii="Consolas" w:eastAsia="Times New Roman" w:hAnsi="Consolas" w:cs="Times New Roman"/>
          <w:color w:val="DAE3E3"/>
          <w:kern w:val="0"/>
          <w:sz w:val="21"/>
          <w:szCs w:val="21"/>
          <w:lang w:val="en-ZA" w:eastAsia="en-ZA"/>
        </w:rPr>
        <w:t xml:space="preserve"> ).  </w:t>
      </w:r>
    </w:p>
    <w:p w14:paraId="11FF2FB9" w14:textId="77777777" w:rsidR="00762389" w:rsidRPr="00CB2D19"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CB2D19">
        <w:rPr>
          <w:rFonts w:ascii="Consolas" w:eastAsia="Times New Roman" w:hAnsi="Consolas" w:cs="Times New Roman"/>
          <w:color w:val="F39C12"/>
          <w:kern w:val="0"/>
          <w:sz w:val="21"/>
          <w:szCs w:val="21"/>
          <w:lang w:val="en-ZA" w:eastAsia="en-ZA"/>
        </w:rPr>
        <w:t>Serial</w:t>
      </w:r>
      <w:r w:rsidRPr="00CB2D19">
        <w:rPr>
          <w:rFonts w:ascii="Consolas" w:eastAsia="Times New Roman" w:hAnsi="Consolas" w:cs="Times New Roman"/>
          <w:color w:val="DAE3E3"/>
          <w:kern w:val="0"/>
          <w:sz w:val="21"/>
          <w:szCs w:val="21"/>
          <w:lang w:val="en-ZA" w:eastAsia="en-ZA"/>
        </w:rPr>
        <w:t>.</w:t>
      </w:r>
      <w:r w:rsidRPr="00CB2D19">
        <w:rPr>
          <w:rFonts w:ascii="Consolas" w:eastAsia="Times New Roman" w:hAnsi="Consolas" w:cs="Times New Roman"/>
          <w:color w:val="F39C12"/>
          <w:kern w:val="0"/>
          <w:sz w:val="21"/>
          <w:szCs w:val="21"/>
          <w:lang w:val="en-ZA" w:eastAsia="en-ZA"/>
        </w:rPr>
        <w:t>println</w:t>
      </w:r>
      <w:r w:rsidRPr="00CB2D19">
        <w:rPr>
          <w:rFonts w:ascii="Consolas" w:eastAsia="Times New Roman" w:hAnsi="Consolas" w:cs="Times New Roman"/>
          <w:color w:val="DAE3E3"/>
          <w:kern w:val="0"/>
          <w:sz w:val="21"/>
          <w:szCs w:val="21"/>
          <w:lang w:val="en-ZA" w:eastAsia="en-ZA"/>
        </w:rPr>
        <w:t xml:space="preserve">(num1==num2);   </w:t>
      </w:r>
    </w:p>
    <w:p w14:paraId="05D69917" w14:textId="77777777" w:rsidR="00762389" w:rsidRPr="00CB2D19"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CB2D19">
        <w:rPr>
          <w:rFonts w:ascii="Consolas" w:eastAsia="Times New Roman" w:hAnsi="Consolas" w:cs="Times New Roman"/>
          <w:color w:val="DAE3E3"/>
          <w:kern w:val="0"/>
          <w:sz w:val="21"/>
          <w:szCs w:val="21"/>
          <w:lang w:val="en-ZA" w:eastAsia="en-ZA"/>
        </w:rPr>
        <w:lastRenderedPageBreak/>
        <w:t xml:space="preserve">} </w:t>
      </w:r>
    </w:p>
    <w:p w14:paraId="14BBADE9" w14:textId="77777777" w:rsidR="00762389" w:rsidRDefault="00762389" w:rsidP="00762389">
      <w:pPr>
        <w:jc w:val="both"/>
      </w:pPr>
    </w:p>
    <w:p w14:paraId="7F0B755B" w14:textId="77777777" w:rsidR="00762389" w:rsidRDefault="00762389" w:rsidP="00762389">
      <w:pPr>
        <w:spacing w:after="0" w:line="360" w:lineRule="auto"/>
        <w:jc w:val="both"/>
      </w:pPr>
      <w:r>
        <w:t xml:space="preserve">The output is 0 meaning its false. </w:t>
      </w:r>
    </w:p>
    <w:p w14:paraId="00267B02" w14:textId="7ED72291" w:rsidR="00E80726" w:rsidRPr="00E80726" w:rsidRDefault="00762389">
      <w:pPr>
        <w:numPr>
          <w:ilvl w:val="0"/>
          <w:numId w:val="238"/>
        </w:numPr>
        <w:spacing w:after="0" w:line="360" w:lineRule="auto"/>
        <w:rPr>
          <w:rFonts w:eastAsia="Times New Roman" w:cs="Times New Roman"/>
          <w:kern w:val="0"/>
          <w:szCs w:val="24"/>
          <w:lang w:val="en-ZA" w:eastAsia="en-ZA"/>
        </w:rPr>
      </w:pPr>
      <w:r w:rsidRPr="00CB2D19">
        <w:rPr>
          <w:b/>
          <w:bCs/>
        </w:rPr>
        <w:t>not equal to</w:t>
      </w:r>
      <w:r w:rsidRPr="00CB2D19">
        <w:t xml:space="preserve"> (!=):</w:t>
      </w:r>
      <w:r w:rsidR="00E80726" w:rsidRPr="00E80726">
        <w:rPr>
          <w:rFonts w:eastAsia="Times New Roman" w:cs="Times New Roman"/>
          <w:kern w:val="0"/>
          <w:szCs w:val="24"/>
          <w:lang w:val="en-ZA" w:eastAsia="en-ZA"/>
        </w:rPr>
        <w:t>Checks whether the values of two operands are equal; if the values are not equal, the condition is true. </w:t>
      </w:r>
    </w:p>
    <w:p w14:paraId="75A224F8" w14:textId="5F49A41D" w:rsidR="00762389" w:rsidRDefault="00762389" w:rsidP="00762389">
      <w:pPr>
        <w:pStyle w:val="ListParagraph"/>
        <w:numPr>
          <w:ilvl w:val="0"/>
          <w:numId w:val="148"/>
        </w:numPr>
        <w:spacing w:after="0" w:line="360" w:lineRule="auto"/>
        <w:jc w:val="both"/>
      </w:pPr>
      <w:r w:rsidRPr="00CB2D19">
        <w:t>.</w:t>
      </w:r>
    </w:p>
    <w:p w14:paraId="5B86BA52" w14:textId="77777777" w:rsidR="00762389" w:rsidRPr="00CB2D19"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CB2D19">
        <w:rPr>
          <w:rFonts w:ascii="Consolas" w:eastAsia="Times New Roman" w:hAnsi="Consolas" w:cs="Times New Roman"/>
          <w:color w:val="DAE3E3"/>
          <w:kern w:val="0"/>
          <w:sz w:val="21"/>
          <w:szCs w:val="21"/>
          <w:lang w:val="en-ZA" w:eastAsia="en-ZA"/>
        </w:rPr>
        <w:t xml:space="preserve">  </w:t>
      </w:r>
      <w:r w:rsidRPr="00CB2D19">
        <w:rPr>
          <w:rFonts w:ascii="Consolas" w:eastAsia="Times New Roman" w:hAnsi="Consolas" w:cs="Times New Roman"/>
          <w:color w:val="0CA1A6"/>
          <w:kern w:val="0"/>
          <w:sz w:val="21"/>
          <w:szCs w:val="21"/>
          <w:lang w:val="en-ZA" w:eastAsia="en-ZA"/>
        </w:rPr>
        <w:t>int</w:t>
      </w:r>
      <w:r w:rsidRPr="00CB2D19">
        <w:rPr>
          <w:rFonts w:ascii="Consolas" w:eastAsia="Times New Roman" w:hAnsi="Consolas" w:cs="Times New Roman"/>
          <w:color w:val="DAE3E3"/>
          <w:kern w:val="0"/>
          <w:sz w:val="21"/>
          <w:szCs w:val="21"/>
          <w:lang w:val="en-ZA" w:eastAsia="en-ZA"/>
        </w:rPr>
        <w:t xml:space="preserve"> num1=</w:t>
      </w:r>
      <w:r w:rsidRPr="00CB2D19">
        <w:rPr>
          <w:rFonts w:ascii="Consolas" w:eastAsia="Times New Roman" w:hAnsi="Consolas" w:cs="Times New Roman"/>
          <w:color w:val="7FCBCD"/>
          <w:kern w:val="0"/>
          <w:sz w:val="21"/>
          <w:szCs w:val="21"/>
          <w:lang w:val="en-ZA" w:eastAsia="en-ZA"/>
        </w:rPr>
        <w:t>25</w:t>
      </w:r>
      <w:r w:rsidRPr="00CB2D19">
        <w:rPr>
          <w:rFonts w:ascii="Consolas" w:eastAsia="Times New Roman" w:hAnsi="Consolas" w:cs="Times New Roman"/>
          <w:color w:val="DAE3E3"/>
          <w:kern w:val="0"/>
          <w:sz w:val="21"/>
          <w:szCs w:val="21"/>
          <w:lang w:val="en-ZA" w:eastAsia="en-ZA"/>
        </w:rPr>
        <w:t>;</w:t>
      </w:r>
    </w:p>
    <w:p w14:paraId="5AA6C18A" w14:textId="77777777" w:rsidR="00762389" w:rsidRPr="00CB2D19"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CB2D19">
        <w:rPr>
          <w:rFonts w:ascii="Consolas" w:eastAsia="Times New Roman" w:hAnsi="Consolas" w:cs="Times New Roman"/>
          <w:color w:val="DAE3E3"/>
          <w:kern w:val="0"/>
          <w:sz w:val="21"/>
          <w:szCs w:val="21"/>
          <w:lang w:val="en-ZA" w:eastAsia="en-ZA"/>
        </w:rPr>
        <w:t xml:space="preserve">  </w:t>
      </w:r>
      <w:r w:rsidRPr="00CB2D19">
        <w:rPr>
          <w:rFonts w:ascii="Consolas" w:eastAsia="Times New Roman" w:hAnsi="Consolas" w:cs="Times New Roman"/>
          <w:color w:val="0CA1A6"/>
          <w:kern w:val="0"/>
          <w:sz w:val="21"/>
          <w:szCs w:val="21"/>
          <w:lang w:val="en-ZA" w:eastAsia="en-ZA"/>
        </w:rPr>
        <w:t>int</w:t>
      </w:r>
      <w:r w:rsidRPr="00CB2D19">
        <w:rPr>
          <w:rFonts w:ascii="Consolas" w:eastAsia="Times New Roman" w:hAnsi="Consolas" w:cs="Times New Roman"/>
          <w:color w:val="DAE3E3"/>
          <w:kern w:val="0"/>
          <w:sz w:val="21"/>
          <w:szCs w:val="21"/>
          <w:lang w:val="en-ZA" w:eastAsia="en-ZA"/>
        </w:rPr>
        <w:t xml:space="preserve"> num2=</w:t>
      </w:r>
      <w:r w:rsidRPr="00CB2D19">
        <w:rPr>
          <w:rFonts w:ascii="Consolas" w:eastAsia="Times New Roman" w:hAnsi="Consolas" w:cs="Times New Roman"/>
          <w:color w:val="7FCBCD"/>
          <w:kern w:val="0"/>
          <w:sz w:val="21"/>
          <w:szCs w:val="21"/>
          <w:lang w:val="en-ZA" w:eastAsia="en-ZA"/>
        </w:rPr>
        <w:t>33</w:t>
      </w:r>
      <w:r w:rsidRPr="00CB2D19">
        <w:rPr>
          <w:rFonts w:ascii="Consolas" w:eastAsia="Times New Roman" w:hAnsi="Consolas" w:cs="Times New Roman"/>
          <w:color w:val="DAE3E3"/>
          <w:kern w:val="0"/>
          <w:sz w:val="21"/>
          <w:szCs w:val="21"/>
          <w:lang w:val="en-ZA" w:eastAsia="en-ZA"/>
        </w:rPr>
        <w:t>;</w:t>
      </w:r>
    </w:p>
    <w:p w14:paraId="4A5BBE99" w14:textId="77777777" w:rsidR="00762389" w:rsidRPr="00CB2D19"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CB2D19">
        <w:rPr>
          <w:rFonts w:ascii="Consolas" w:eastAsia="Times New Roman" w:hAnsi="Consolas" w:cs="Times New Roman"/>
          <w:color w:val="F39C12"/>
          <w:kern w:val="0"/>
          <w:sz w:val="21"/>
          <w:szCs w:val="21"/>
          <w:lang w:val="en-ZA" w:eastAsia="en-ZA"/>
        </w:rPr>
        <w:t>Serial</w:t>
      </w:r>
      <w:r w:rsidRPr="00CB2D19">
        <w:rPr>
          <w:rFonts w:ascii="Consolas" w:eastAsia="Times New Roman" w:hAnsi="Consolas" w:cs="Times New Roman"/>
          <w:color w:val="DAE3E3"/>
          <w:kern w:val="0"/>
          <w:sz w:val="21"/>
          <w:szCs w:val="21"/>
          <w:lang w:val="en-ZA" w:eastAsia="en-ZA"/>
        </w:rPr>
        <w:t>.</w:t>
      </w:r>
      <w:r w:rsidRPr="00CB2D19">
        <w:rPr>
          <w:rFonts w:ascii="Consolas" w:eastAsia="Times New Roman" w:hAnsi="Consolas" w:cs="Times New Roman"/>
          <w:color w:val="F39C12"/>
          <w:kern w:val="0"/>
          <w:sz w:val="21"/>
          <w:szCs w:val="21"/>
          <w:lang w:val="en-ZA" w:eastAsia="en-ZA"/>
        </w:rPr>
        <w:t>begin</w:t>
      </w:r>
      <w:r w:rsidRPr="00CB2D19">
        <w:rPr>
          <w:rFonts w:ascii="Consolas" w:eastAsia="Times New Roman" w:hAnsi="Consolas" w:cs="Times New Roman"/>
          <w:color w:val="DAE3E3"/>
          <w:kern w:val="0"/>
          <w:sz w:val="21"/>
          <w:szCs w:val="21"/>
          <w:lang w:val="en-ZA" w:eastAsia="en-ZA"/>
        </w:rPr>
        <w:t xml:space="preserve">( </w:t>
      </w:r>
      <w:r w:rsidRPr="00CB2D19">
        <w:rPr>
          <w:rFonts w:ascii="Consolas" w:eastAsia="Times New Roman" w:hAnsi="Consolas" w:cs="Times New Roman"/>
          <w:color w:val="7FCBCD"/>
          <w:kern w:val="0"/>
          <w:sz w:val="21"/>
          <w:szCs w:val="21"/>
          <w:lang w:val="en-ZA" w:eastAsia="en-ZA"/>
        </w:rPr>
        <w:t>9600</w:t>
      </w:r>
      <w:r w:rsidRPr="00CB2D19">
        <w:rPr>
          <w:rFonts w:ascii="Consolas" w:eastAsia="Times New Roman" w:hAnsi="Consolas" w:cs="Times New Roman"/>
          <w:color w:val="DAE3E3"/>
          <w:kern w:val="0"/>
          <w:sz w:val="21"/>
          <w:szCs w:val="21"/>
          <w:lang w:val="en-ZA" w:eastAsia="en-ZA"/>
        </w:rPr>
        <w:t xml:space="preserve"> ).  </w:t>
      </w:r>
    </w:p>
    <w:p w14:paraId="3CABC9E6" w14:textId="77777777" w:rsidR="00762389"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CB2D19">
        <w:rPr>
          <w:rFonts w:ascii="Consolas" w:eastAsia="Times New Roman" w:hAnsi="Consolas" w:cs="Times New Roman"/>
          <w:color w:val="F39C12"/>
          <w:kern w:val="0"/>
          <w:sz w:val="21"/>
          <w:szCs w:val="21"/>
          <w:lang w:val="en-ZA" w:eastAsia="en-ZA"/>
        </w:rPr>
        <w:t>Serial</w:t>
      </w:r>
      <w:r w:rsidRPr="00CB2D19">
        <w:rPr>
          <w:rFonts w:ascii="Consolas" w:eastAsia="Times New Roman" w:hAnsi="Consolas" w:cs="Times New Roman"/>
          <w:color w:val="DAE3E3"/>
          <w:kern w:val="0"/>
          <w:sz w:val="21"/>
          <w:szCs w:val="21"/>
          <w:lang w:val="en-ZA" w:eastAsia="en-ZA"/>
        </w:rPr>
        <w:t>.</w:t>
      </w:r>
      <w:r w:rsidRPr="00CB2D19">
        <w:rPr>
          <w:rFonts w:ascii="Consolas" w:eastAsia="Times New Roman" w:hAnsi="Consolas" w:cs="Times New Roman"/>
          <w:color w:val="F39C12"/>
          <w:kern w:val="0"/>
          <w:sz w:val="21"/>
          <w:szCs w:val="21"/>
          <w:lang w:val="en-ZA" w:eastAsia="en-ZA"/>
        </w:rPr>
        <w:t>println</w:t>
      </w:r>
      <w:r w:rsidRPr="00CB2D19">
        <w:rPr>
          <w:rFonts w:ascii="Consolas" w:eastAsia="Times New Roman" w:hAnsi="Consolas" w:cs="Times New Roman"/>
          <w:color w:val="DAE3E3"/>
          <w:kern w:val="0"/>
          <w:sz w:val="21"/>
          <w:szCs w:val="21"/>
          <w:lang w:val="en-ZA" w:eastAsia="en-ZA"/>
        </w:rPr>
        <w:t xml:space="preserve">(num1!=num2); </w:t>
      </w:r>
    </w:p>
    <w:p w14:paraId="256D5FFD" w14:textId="77777777" w:rsidR="00762389"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Pr>
          <w:rFonts w:ascii="Consolas" w:eastAsia="Times New Roman" w:hAnsi="Consolas" w:cs="Times New Roman"/>
          <w:color w:val="DAE3E3"/>
          <w:kern w:val="0"/>
          <w:sz w:val="21"/>
          <w:szCs w:val="21"/>
          <w:lang w:val="en-ZA" w:eastAsia="en-ZA"/>
        </w:rPr>
        <w:t>Output</w:t>
      </w:r>
    </w:p>
    <w:p w14:paraId="700821CF" w14:textId="77777777" w:rsidR="00762389" w:rsidRPr="00CB2D19"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Pr>
          <w:rFonts w:ascii="Consolas" w:eastAsia="Times New Roman" w:hAnsi="Consolas" w:cs="Times New Roman"/>
          <w:color w:val="DAE3E3"/>
          <w:kern w:val="0"/>
          <w:sz w:val="21"/>
          <w:szCs w:val="21"/>
          <w:lang w:val="en-ZA" w:eastAsia="en-ZA"/>
        </w:rPr>
        <w:t>1</w:t>
      </w:r>
    </w:p>
    <w:p w14:paraId="0305E52F" w14:textId="77777777" w:rsidR="00762389" w:rsidRDefault="00762389" w:rsidP="00762389">
      <w:pPr>
        <w:pStyle w:val="ListParagraph"/>
        <w:jc w:val="both"/>
      </w:pPr>
    </w:p>
    <w:p w14:paraId="1435ED9B" w14:textId="77777777" w:rsidR="00762389" w:rsidRDefault="00762389" w:rsidP="00762389">
      <w:pPr>
        <w:pStyle w:val="ListParagraph"/>
        <w:jc w:val="both"/>
      </w:pPr>
      <w:r>
        <w:t>It is true that 25 is not equal to 33</w:t>
      </w:r>
    </w:p>
    <w:p w14:paraId="73E90942" w14:textId="77777777" w:rsidR="00762389" w:rsidRDefault="00762389" w:rsidP="00762389">
      <w:pPr>
        <w:pStyle w:val="ListParagraph"/>
        <w:jc w:val="both"/>
      </w:pPr>
    </w:p>
    <w:p w14:paraId="4E15116D" w14:textId="77777777" w:rsidR="00762389" w:rsidRDefault="00762389" w:rsidP="001B614A">
      <w:pPr>
        <w:pStyle w:val="ListParagraph"/>
        <w:numPr>
          <w:ilvl w:val="0"/>
          <w:numId w:val="148"/>
        </w:numPr>
        <w:spacing w:after="0" w:line="360" w:lineRule="auto"/>
        <w:jc w:val="both"/>
      </w:pPr>
      <w:r w:rsidRPr="007B4985">
        <w:rPr>
          <w:b/>
          <w:bCs/>
        </w:rPr>
        <w:t>less than(&lt;):</w:t>
      </w:r>
      <w:r>
        <w:t xml:space="preserve"> </w:t>
      </w:r>
      <w:r w:rsidRPr="007B4985">
        <w:t>The less than operator checks that the value of the left operand is less than the right operand. The statement is true if the condition is satisfied.</w:t>
      </w:r>
    </w:p>
    <w:p w14:paraId="55FF7864" w14:textId="77777777" w:rsidR="00762389" w:rsidRPr="007B4985" w:rsidRDefault="00762389" w:rsidP="00762389">
      <w:pPr>
        <w:shd w:val="clear" w:color="auto" w:fill="1F272A"/>
        <w:spacing w:after="0" w:line="240" w:lineRule="auto"/>
        <w:ind w:left="851"/>
        <w:rPr>
          <w:rFonts w:ascii="Consolas" w:eastAsia="Times New Roman" w:hAnsi="Consolas" w:cs="Times New Roman"/>
          <w:color w:val="DAE3E3"/>
          <w:kern w:val="0"/>
          <w:sz w:val="21"/>
          <w:szCs w:val="21"/>
          <w:lang w:val="en-ZA" w:eastAsia="en-ZA"/>
        </w:rPr>
      </w:pPr>
      <w:r w:rsidRPr="007B4985">
        <w:rPr>
          <w:rFonts w:ascii="Consolas" w:eastAsia="Times New Roman" w:hAnsi="Consolas" w:cs="Times New Roman"/>
          <w:color w:val="0CA1A6"/>
          <w:kern w:val="0"/>
          <w:sz w:val="21"/>
          <w:szCs w:val="21"/>
          <w:lang w:val="en-ZA" w:eastAsia="en-ZA"/>
        </w:rPr>
        <w:t>int</w:t>
      </w:r>
      <w:r w:rsidRPr="007B4985">
        <w:rPr>
          <w:rFonts w:ascii="Consolas" w:eastAsia="Times New Roman" w:hAnsi="Consolas" w:cs="Times New Roman"/>
          <w:color w:val="DAE3E3"/>
          <w:kern w:val="0"/>
          <w:sz w:val="21"/>
          <w:szCs w:val="21"/>
          <w:lang w:val="en-ZA" w:eastAsia="en-ZA"/>
        </w:rPr>
        <w:t xml:space="preserve"> num1=</w:t>
      </w:r>
      <w:r w:rsidRPr="007B4985">
        <w:rPr>
          <w:rFonts w:ascii="Consolas" w:eastAsia="Times New Roman" w:hAnsi="Consolas" w:cs="Times New Roman"/>
          <w:color w:val="7FCBCD"/>
          <w:kern w:val="0"/>
          <w:sz w:val="21"/>
          <w:szCs w:val="21"/>
          <w:lang w:val="en-ZA" w:eastAsia="en-ZA"/>
        </w:rPr>
        <w:t>25</w:t>
      </w:r>
      <w:r w:rsidRPr="007B4985">
        <w:rPr>
          <w:rFonts w:ascii="Consolas" w:eastAsia="Times New Roman" w:hAnsi="Consolas" w:cs="Times New Roman"/>
          <w:color w:val="DAE3E3"/>
          <w:kern w:val="0"/>
          <w:sz w:val="21"/>
          <w:szCs w:val="21"/>
          <w:lang w:val="en-ZA" w:eastAsia="en-ZA"/>
        </w:rPr>
        <w:t>;</w:t>
      </w:r>
    </w:p>
    <w:p w14:paraId="44BA7D01" w14:textId="77777777" w:rsidR="00762389" w:rsidRPr="007B4985" w:rsidRDefault="00762389" w:rsidP="00762389">
      <w:pPr>
        <w:shd w:val="clear" w:color="auto" w:fill="1F272A"/>
        <w:spacing w:after="0" w:line="240" w:lineRule="auto"/>
        <w:ind w:left="851"/>
        <w:rPr>
          <w:rFonts w:ascii="Consolas" w:eastAsia="Times New Roman" w:hAnsi="Consolas" w:cs="Times New Roman"/>
          <w:color w:val="DAE3E3"/>
          <w:kern w:val="0"/>
          <w:sz w:val="21"/>
          <w:szCs w:val="21"/>
          <w:lang w:val="en-ZA" w:eastAsia="en-ZA"/>
        </w:rPr>
      </w:pPr>
      <w:r w:rsidRPr="007B4985">
        <w:rPr>
          <w:rFonts w:ascii="Consolas" w:eastAsia="Times New Roman" w:hAnsi="Consolas" w:cs="Times New Roman"/>
          <w:color w:val="0CA1A6"/>
          <w:kern w:val="0"/>
          <w:sz w:val="21"/>
          <w:szCs w:val="21"/>
          <w:lang w:val="en-ZA" w:eastAsia="en-ZA"/>
        </w:rPr>
        <w:t>int</w:t>
      </w:r>
      <w:r w:rsidRPr="007B4985">
        <w:rPr>
          <w:rFonts w:ascii="Consolas" w:eastAsia="Times New Roman" w:hAnsi="Consolas" w:cs="Times New Roman"/>
          <w:color w:val="DAE3E3"/>
          <w:kern w:val="0"/>
          <w:sz w:val="21"/>
          <w:szCs w:val="21"/>
          <w:lang w:val="en-ZA" w:eastAsia="en-ZA"/>
        </w:rPr>
        <w:t xml:space="preserve"> num2=</w:t>
      </w:r>
      <w:r w:rsidRPr="007B4985">
        <w:rPr>
          <w:rFonts w:ascii="Consolas" w:eastAsia="Times New Roman" w:hAnsi="Consolas" w:cs="Times New Roman"/>
          <w:color w:val="7FCBCD"/>
          <w:kern w:val="0"/>
          <w:sz w:val="21"/>
          <w:szCs w:val="21"/>
          <w:lang w:val="en-ZA" w:eastAsia="en-ZA"/>
        </w:rPr>
        <w:t>33</w:t>
      </w:r>
      <w:r w:rsidRPr="007B4985">
        <w:rPr>
          <w:rFonts w:ascii="Consolas" w:eastAsia="Times New Roman" w:hAnsi="Consolas" w:cs="Times New Roman"/>
          <w:color w:val="DAE3E3"/>
          <w:kern w:val="0"/>
          <w:sz w:val="21"/>
          <w:szCs w:val="21"/>
          <w:lang w:val="en-ZA" w:eastAsia="en-ZA"/>
        </w:rPr>
        <w:t>;</w:t>
      </w:r>
    </w:p>
    <w:p w14:paraId="415A5FB0" w14:textId="77777777" w:rsidR="00762389" w:rsidRPr="007B4985" w:rsidRDefault="00762389" w:rsidP="00762389">
      <w:pPr>
        <w:shd w:val="clear" w:color="auto" w:fill="1F272A"/>
        <w:spacing w:after="0" w:line="240" w:lineRule="auto"/>
        <w:ind w:left="851"/>
        <w:rPr>
          <w:rFonts w:ascii="Consolas" w:eastAsia="Times New Roman" w:hAnsi="Consolas" w:cs="Times New Roman"/>
          <w:color w:val="DAE3E3"/>
          <w:kern w:val="0"/>
          <w:sz w:val="21"/>
          <w:szCs w:val="21"/>
          <w:lang w:val="en-ZA" w:eastAsia="en-ZA"/>
        </w:rPr>
      </w:pPr>
      <w:r w:rsidRPr="007B4985">
        <w:rPr>
          <w:rFonts w:ascii="Consolas" w:eastAsia="Times New Roman" w:hAnsi="Consolas" w:cs="Times New Roman"/>
          <w:color w:val="F39C12"/>
          <w:kern w:val="0"/>
          <w:sz w:val="21"/>
          <w:szCs w:val="21"/>
          <w:lang w:val="en-ZA" w:eastAsia="en-ZA"/>
        </w:rPr>
        <w:t>Serial</w:t>
      </w:r>
      <w:r w:rsidRPr="007B4985">
        <w:rPr>
          <w:rFonts w:ascii="Consolas" w:eastAsia="Times New Roman" w:hAnsi="Consolas" w:cs="Times New Roman"/>
          <w:color w:val="DAE3E3"/>
          <w:kern w:val="0"/>
          <w:sz w:val="21"/>
          <w:szCs w:val="21"/>
          <w:lang w:val="en-ZA" w:eastAsia="en-ZA"/>
        </w:rPr>
        <w:t>.</w:t>
      </w:r>
      <w:r w:rsidRPr="007B4985">
        <w:rPr>
          <w:rFonts w:ascii="Consolas" w:eastAsia="Times New Roman" w:hAnsi="Consolas" w:cs="Times New Roman"/>
          <w:color w:val="F39C12"/>
          <w:kern w:val="0"/>
          <w:sz w:val="21"/>
          <w:szCs w:val="21"/>
          <w:lang w:val="en-ZA" w:eastAsia="en-ZA"/>
        </w:rPr>
        <w:t>begin</w:t>
      </w:r>
      <w:r w:rsidRPr="007B4985">
        <w:rPr>
          <w:rFonts w:ascii="Consolas" w:eastAsia="Times New Roman" w:hAnsi="Consolas" w:cs="Times New Roman"/>
          <w:color w:val="DAE3E3"/>
          <w:kern w:val="0"/>
          <w:sz w:val="21"/>
          <w:szCs w:val="21"/>
          <w:lang w:val="en-ZA" w:eastAsia="en-ZA"/>
        </w:rPr>
        <w:t xml:space="preserve">( </w:t>
      </w:r>
      <w:r w:rsidRPr="007B4985">
        <w:rPr>
          <w:rFonts w:ascii="Consolas" w:eastAsia="Times New Roman" w:hAnsi="Consolas" w:cs="Times New Roman"/>
          <w:color w:val="7FCBCD"/>
          <w:kern w:val="0"/>
          <w:sz w:val="21"/>
          <w:szCs w:val="21"/>
          <w:lang w:val="en-ZA" w:eastAsia="en-ZA"/>
        </w:rPr>
        <w:t>9600</w:t>
      </w:r>
      <w:r w:rsidRPr="007B4985">
        <w:rPr>
          <w:rFonts w:ascii="Consolas" w:eastAsia="Times New Roman" w:hAnsi="Consolas" w:cs="Times New Roman"/>
          <w:color w:val="DAE3E3"/>
          <w:kern w:val="0"/>
          <w:sz w:val="21"/>
          <w:szCs w:val="21"/>
          <w:lang w:val="en-ZA" w:eastAsia="en-ZA"/>
        </w:rPr>
        <w:t xml:space="preserve"> );  </w:t>
      </w:r>
    </w:p>
    <w:p w14:paraId="4315B1FD" w14:textId="77777777" w:rsidR="00762389" w:rsidRPr="007B4985" w:rsidRDefault="00762389" w:rsidP="00762389">
      <w:pPr>
        <w:shd w:val="clear" w:color="auto" w:fill="1F272A"/>
        <w:spacing w:after="0" w:line="240" w:lineRule="auto"/>
        <w:ind w:left="851"/>
        <w:rPr>
          <w:rFonts w:ascii="Consolas" w:eastAsia="Times New Roman" w:hAnsi="Consolas" w:cs="Times New Roman"/>
          <w:color w:val="DAE3E3"/>
          <w:kern w:val="0"/>
          <w:sz w:val="21"/>
          <w:szCs w:val="21"/>
          <w:lang w:val="en-ZA" w:eastAsia="en-ZA"/>
        </w:rPr>
      </w:pPr>
      <w:r w:rsidRPr="007B4985">
        <w:rPr>
          <w:rFonts w:ascii="Consolas" w:eastAsia="Times New Roman" w:hAnsi="Consolas" w:cs="Times New Roman"/>
          <w:color w:val="F39C12"/>
          <w:kern w:val="0"/>
          <w:sz w:val="21"/>
          <w:szCs w:val="21"/>
          <w:lang w:val="en-ZA" w:eastAsia="en-ZA"/>
        </w:rPr>
        <w:t>Serial</w:t>
      </w:r>
      <w:r w:rsidRPr="007B4985">
        <w:rPr>
          <w:rFonts w:ascii="Consolas" w:eastAsia="Times New Roman" w:hAnsi="Consolas" w:cs="Times New Roman"/>
          <w:color w:val="DAE3E3"/>
          <w:kern w:val="0"/>
          <w:sz w:val="21"/>
          <w:szCs w:val="21"/>
          <w:lang w:val="en-ZA" w:eastAsia="en-ZA"/>
        </w:rPr>
        <w:t>.</w:t>
      </w:r>
      <w:r w:rsidRPr="007B4985">
        <w:rPr>
          <w:rFonts w:ascii="Consolas" w:eastAsia="Times New Roman" w:hAnsi="Consolas" w:cs="Times New Roman"/>
          <w:color w:val="F39C12"/>
          <w:kern w:val="0"/>
          <w:sz w:val="21"/>
          <w:szCs w:val="21"/>
          <w:lang w:val="en-ZA" w:eastAsia="en-ZA"/>
        </w:rPr>
        <w:t>println</w:t>
      </w:r>
      <w:r w:rsidRPr="007B4985">
        <w:rPr>
          <w:rFonts w:ascii="Consolas" w:eastAsia="Times New Roman" w:hAnsi="Consolas" w:cs="Times New Roman"/>
          <w:color w:val="DAE3E3"/>
          <w:kern w:val="0"/>
          <w:sz w:val="21"/>
          <w:szCs w:val="21"/>
          <w:lang w:val="en-ZA" w:eastAsia="en-ZA"/>
        </w:rPr>
        <w:t>(num1&lt;num2);  </w:t>
      </w:r>
    </w:p>
    <w:p w14:paraId="325A0297" w14:textId="77777777" w:rsidR="00762389" w:rsidRDefault="00762389" w:rsidP="00762389">
      <w:pPr>
        <w:pStyle w:val="ListParagraph"/>
        <w:jc w:val="both"/>
      </w:pPr>
    </w:p>
    <w:p w14:paraId="42221FDD" w14:textId="77777777" w:rsidR="00762389" w:rsidRDefault="00762389" w:rsidP="001B614A">
      <w:pPr>
        <w:pStyle w:val="ListParagraph"/>
        <w:spacing w:line="360" w:lineRule="auto"/>
        <w:jc w:val="both"/>
      </w:pPr>
      <w:r>
        <w:t>The output is 1 meaning its true that 25 is less than 33.</w:t>
      </w:r>
    </w:p>
    <w:p w14:paraId="322D464A" w14:textId="27A64553" w:rsidR="00762389" w:rsidRDefault="00762389" w:rsidP="001B614A">
      <w:pPr>
        <w:pStyle w:val="ListParagraph"/>
        <w:numPr>
          <w:ilvl w:val="0"/>
          <w:numId w:val="148"/>
        </w:numPr>
        <w:spacing w:line="360" w:lineRule="auto"/>
        <w:jc w:val="both"/>
      </w:pPr>
      <w:r w:rsidRPr="00E91BD1">
        <w:rPr>
          <w:b/>
          <w:bCs/>
        </w:rPr>
        <w:t>Greater than (&gt;):</w:t>
      </w:r>
      <w:r>
        <w:t xml:space="preserve"> </w:t>
      </w:r>
      <w:r w:rsidRPr="00E91BD1">
        <w:t>The</w:t>
      </w:r>
      <w:r w:rsidR="00456DD8">
        <w:t xml:space="preserve"> </w:t>
      </w:r>
      <w:r w:rsidR="00E80726">
        <w:t>greater</w:t>
      </w:r>
      <w:r w:rsidRPr="00E91BD1">
        <w:t xml:space="preserve"> than operator checks that the value of the left side of a statement is greater than the right side. The statement is true if the condition is satisfied.</w:t>
      </w:r>
    </w:p>
    <w:p w14:paraId="0BDA3AB6" w14:textId="77777777" w:rsidR="00762389" w:rsidRPr="00E91BD1" w:rsidRDefault="00762389" w:rsidP="00762389">
      <w:pPr>
        <w:shd w:val="clear" w:color="auto" w:fill="1F272A"/>
        <w:spacing w:after="0" w:line="285" w:lineRule="atLeast"/>
        <w:ind w:left="851"/>
        <w:rPr>
          <w:rFonts w:ascii="Consolas" w:eastAsia="Times New Roman" w:hAnsi="Consolas" w:cs="Times New Roman"/>
          <w:color w:val="DAE3E3"/>
          <w:kern w:val="0"/>
          <w:sz w:val="21"/>
          <w:szCs w:val="21"/>
          <w:lang w:val="en-ZA" w:eastAsia="en-ZA"/>
        </w:rPr>
      </w:pPr>
      <w:r w:rsidRPr="00E91BD1">
        <w:rPr>
          <w:rFonts w:ascii="Consolas" w:eastAsia="Times New Roman" w:hAnsi="Consolas" w:cs="Times New Roman"/>
          <w:color w:val="DAE3E3"/>
          <w:kern w:val="0"/>
          <w:sz w:val="21"/>
          <w:szCs w:val="21"/>
          <w:lang w:val="en-ZA" w:eastAsia="en-ZA"/>
        </w:rPr>
        <w:t xml:space="preserve">  </w:t>
      </w:r>
      <w:r w:rsidRPr="00E91BD1">
        <w:rPr>
          <w:rFonts w:ascii="Consolas" w:eastAsia="Times New Roman" w:hAnsi="Consolas" w:cs="Times New Roman"/>
          <w:color w:val="0CA1A6"/>
          <w:kern w:val="0"/>
          <w:sz w:val="21"/>
          <w:szCs w:val="21"/>
          <w:lang w:val="en-ZA" w:eastAsia="en-ZA"/>
        </w:rPr>
        <w:t>int</w:t>
      </w:r>
      <w:r w:rsidRPr="00E91BD1">
        <w:rPr>
          <w:rFonts w:ascii="Consolas" w:eastAsia="Times New Roman" w:hAnsi="Consolas" w:cs="Times New Roman"/>
          <w:color w:val="DAE3E3"/>
          <w:kern w:val="0"/>
          <w:sz w:val="21"/>
          <w:szCs w:val="21"/>
          <w:lang w:val="en-ZA" w:eastAsia="en-ZA"/>
        </w:rPr>
        <w:t xml:space="preserve"> num1=</w:t>
      </w:r>
      <w:r w:rsidRPr="00E91BD1">
        <w:rPr>
          <w:rFonts w:ascii="Consolas" w:eastAsia="Times New Roman" w:hAnsi="Consolas" w:cs="Times New Roman"/>
          <w:color w:val="7FCBCD"/>
          <w:kern w:val="0"/>
          <w:sz w:val="21"/>
          <w:szCs w:val="21"/>
          <w:lang w:val="en-ZA" w:eastAsia="en-ZA"/>
        </w:rPr>
        <w:t>25</w:t>
      </w:r>
      <w:r w:rsidRPr="00E91BD1">
        <w:rPr>
          <w:rFonts w:ascii="Consolas" w:eastAsia="Times New Roman" w:hAnsi="Consolas" w:cs="Times New Roman"/>
          <w:color w:val="DAE3E3"/>
          <w:kern w:val="0"/>
          <w:sz w:val="21"/>
          <w:szCs w:val="21"/>
          <w:lang w:val="en-ZA" w:eastAsia="en-ZA"/>
        </w:rPr>
        <w:t>;</w:t>
      </w:r>
    </w:p>
    <w:p w14:paraId="4E0B1170" w14:textId="77777777" w:rsidR="00762389" w:rsidRPr="00E91BD1" w:rsidRDefault="00762389" w:rsidP="00762389">
      <w:pPr>
        <w:shd w:val="clear" w:color="auto" w:fill="1F272A"/>
        <w:spacing w:after="0" w:line="285" w:lineRule="atLeast"/>
        <w:ind w:left="851"/>
        <w:rPr>
          <w:rFonts w:ascii="Consolas" w:eastAsia="Times New Roman" w:hAnsi="Consolas" w:cs="Times New Roman"/>
          <w:color w:val="DAE3E3"/>
          <w:kern w:val="0"/>
          <w:sz w:val="21"/>
          <w:szCs w:val="21"/>
          <w:lang w:val="en-ZA" w:eastAsia="en-ZA"/>
        </w:rPr>
      </w:pPr>
      <w:r w:rsidRPr="00E91BD1">
        <w:rPr>
          <w:rFonts w:ascii="Consolas" w:eastAsia="Times New Roman" w:hAnsi="Consolas" w:cs="Times New Roman"/>
          <w:color w:val="DAE3E3"/>
          <w:kern w:val="0"/>
          <w:sz w:val="21"/>
          <w:szCs w:val="21"/>
          <w:lang w:val="en-ZA" w:eastAsia="en-ZA"/>
        </w:rPr>
        <w:t xml:space="preserve">  </w:t>
      </w:r>
      <w:r w:rsidRPr="00E91BD1">
        <w:rPr>
          <w:rFonts w:ascii="Consolas" w:eastAsia="Times New Roman" w:hAnsi="Consolas" w:cs="Times New Roman"/>
          <w:color w:val="0CA1A6"/>
          <w:kern w:val="0"/>
          <w:sz w:val="21"/>
          <w:szCs w:val="21"/>
          <w:lang w:val="en-ZA" w:eastAsia="en-ZA"/>
        </w:rPr>
        <w:t>int</w:t>
      </w:r>
      <w:r w:rsidRPr="00E91BD1">
        <w:rPr>
          <w:rFonts w:ascii="Consolas" w:eastAsia="Times New Roman" w:hAnsi="Consolas" w:cs="Times New Roman"/>
          <w:color w:val="DAE3E3"/>
          <w:kern w:val="0"/>
          <w:sz w:val="21"/>
          <w:szCs w:val="21"/>
          <w:lang w:val="en-ZA" w:eastAsia="en-ZA"/>
        </w:rPr>
        <w:t xml:space="preserve"> num2=</w:t>
      </w:r>
      <w:r w:rsidRPr="00E91BD1">
        <w:rPr>
          <w:rFonts w:ascii="Consolas" w:eastAsia="Times New Roman" w:hAnsi="Consolas" w:cs="Times New Roman"/>
          <w:color w:val="7FCBCD"/>
          <w:kern w:val="0"/>
          <w:sz w:val="21"/>
          <w:szCs w:val="21"/>
          <w:lang w:val="en-ZA" w:eastAsia="en-ZA"/>
        </w:rPr>
        <w:t>33</w:t>
      </w:r>
      <w:r w:rsidRPr="00E91BD1">
        <w:rPr>
          <w:rFonts w:ascii="Consolas" w:eastAsia="Times New Roman" w:hAnsi="Consolas" w:cs="Times New Roman"/>
          <w:color w:val="DAE3E3"/>
          <w:kern w:val="0"/>
          <w:sz w:val="21"/>
          <w:szCs w:val="21"/>
          <w:lang w:val="en-ZA" w:eastAsia="en-ZA"/>
        </w:rPr>
        <w:t>;</w:t>
      </w:r>
    </w:p>
    <w:p w14:paraId="19A8CDCE" w14:textId="77777777" w:rsidR="00762389" w:rsidRPr="00E91BD1" w:rsidRDefault="00762389" w:rsidP="00762389">
      <w:pPr>
        <w:shd w:val="clear" w:color="auto" w:fill="1F272A"/>
        <w:spacing w:after="0" w:line="285" w:lineRule="atLeast"/>
        <w:ind w:left="851"/>
        <w:rPr>
          <w:rFonts w:ascii="Consolas" w:eastAsia="Times New Roman" w:hAnsi="Consolas" w:cs="Times New Roman"/>
          <w:color w:val="DAE3E3"/>
          <w:kern w:val="0"/>
          <w:sz w:val="21"/>
          <w:szCs w:val="21"/>
          <w:lang w:val="en-ZA" w:eastAsia="en-ZA"/>
        </w:rPr>
      </w:pPr>
      <w:r w:rsidRPr="00E91BD1">
        <w:rPr>
          <w:rFonts w:ascii="Consolas" w:eastAsia="Times New Roman" w:hAnsi="Consolas" w:cs="Times New Roman"/>
          <w:color w:val="F39C12"/>
          <w:kern w:val="0"/>
          <w:sz w:val="21"/>
          <w:szCs w:val="21"/>
          <w:lang w:val="en-ZA" w:eastAsia="en-ZA"/>
        </w:rPr>
        <w:t>Serial</w:t>
      </w:r>
      <w:r w:rsidRPr="00E91BD1">
        <w:rPr>
          <w:rFonts w:ascii="Consolas" w:eastAsia="Times New Roman" w:hAnsi="Consolas" w:cs="Times New Roman"/>
          <w:color w:val="DAE3E3"/>
          <w:kern w:val="0"/>
          <w:sz w:val="21"/>
          <w:szCs w:val="21"/>
          <w:lang w:val="en-ZA" w:eastAsia="en-ZA"/>
        </w:rPr>
        <w:t>.</w:t>
      </w:r>
      <w:r w:rsidRPr="00E91BD1">
        <w:rPr>
          <w:rFonts w:ascii="Consolas" w:eastAsia="Times New Roman" w:hAnsi="Consolas" w:cs="Times New Roman"/>
          <w:color w:val="F39C12"/>
          <w:kern w:val="0"/>
          <w:sz w:val="21"/>
          <w:szCs w:val="21"/>
          <w:lang w:val="en-ZA" w:eastAsia="en-ZA"/>
        </w:rPr>
        <w:t>begin</w:t>
      </w:r>
      <w:r w:rsidRPr="00E91BD1">
        <w:rPr>
          <w:rFonts w:ascii="Consolas" w:eastAsia="Times New Roman" w:hAnsi="Consolas" w:cs="Times New Roman"/>
          <w:color w:val="DAE3E3"/>
          <w:kern w:val="0"/>
          <w:sz w:val="21"/>
          <w:szCs w:val="21"/>
          <w:lang w:val="en-ZA" w:eastAsia="en-ZA"/>
        </w:rPr>
        <w:t xml:space="preserve">( </w:t>
      </w:r>
      <w:r w:rsidRPr="00E91BD1">
        <w:rPr>
          <w:rFonts w:ascii="Consolas" w:eastAsia="Times New Roman" w:hAnsi="Consolas" w:cs="Times New Roman"/>
          <w:color w:val="7FCBCD"/>
          <w:kern w:val="0"/>
          <w:sz w:val="21"/>
          <w:szCs w:val="21"/>
          <w:lang w:val="en-ZA" w:eastAsia="en-ZA"/>
        </w:rPr>
        <w:t>9600</w:t>
      </w:r>
      <w:r w:rsidRPr="00E91BD1">
        <w:rPr>
          <w:rFonts w:ascii="Consolas" w:eastAsia="Times New Roman" w:hAnsi="Consolas" w:cs="Times New Roman"/>
          <w:color w:val="DAE3E3"/>
          <w:kern w:val="0"/>
          <w:sz w:val="21"/>
          <w:szCs w:val="21"/>
          <w:lang w:val="en-ZA" w:eastAsia="en-ZA"/>
        </w:rPr>
        <w:t xml:space="preserve"> );  </w:t>
      </w:r>
    </w:p>
    <w:p w14:paraId="7BEC22B0" w14:textId="77777777" w:rsidR="00762389" w:rsidRPr="00E91BD1" w:rsidRDefault="00762389" w:rsidP="00762389">
      <w:pPr>
        <w:shd w:val="clear" w:color="auto" w:fill="1F272A"/>
        <w:spacing w:after="0" w:line="285" w:lineRule="atLeast"/>
        <w:ind w:left="851"/>
        <w:rPr>
          <w:rFonts w:ascii="Consolas" w:eastAsia="Times New Roman" w:hAnsi="Consolas" w:cs="Times New Roman"/>
          <w:color w:val="DAE3E3"/>
          <w:kern w:val="0"/>
          <w:sz w:val="21"/>
          <w:szCs w:val="21"/>
          <w:lang w:val="en-ZA" w:eastAsia="en-ZA"/>
        </w:rPr>
      </w:pPr>
      <w:r w:rsidRPr="00E91BD1">
        <w:rPr>
          <w:rFonts w:ascii="Consolas" w:eastAsia="Times New Roman" w:hAnsi="Consolas" w:cs="Times New Roman"/>
          <w:color w:val="F39C12"/>
          <w:kern w:val="0"/>
          <w:sz w:val="21"/>
          <w:szCs w:val="21"/>
          <w:lang w:val="en-ZA" w:eastAsia="en-ZA"/>
        </w:rPr>
        <w:t>Serial</w:t>
      </w:r>
      <w:r w:rsidRPr="00E91BD1">
        <w:rPr>
          <w:rFonts w:ascii="Consolas" w:eastAsia="Times New Roman" w:hAnsi="Consolas" w:cs="Times New Roman"/>
          <w:color w:val="DAE3E3"/>
          <w:kern w:val="0"/>
          <w:sz w:val="21"/>
          <w:szCs w:val="21"/>
          <w:lang w:val="en-ZA" w:eastAsia="en-ZA"/>
        </w:rPr>
        <w:t>.</w:t>
      </w:r>
      <w:r w:rsidRPr="00E91BD1">
        <w:rPr>
          <w:rFonts w:ascii="Consolas" w:eastAsia="Times New Roman" w:hAnsi="Consolas" w:cs="Times New Roman"/>
          <w:color w:val="F39C12"/>
          <w:kern w:val="0"/>
          <w:sz w:val="21"/>
          <w:szCs w:val="21"/>
          <w:lang w:val="en-ZA" w:eastAsia="en-ZA"/>
        </w:rPr>
        <w:t>println</w:t>
      </w:r>
      <w:r w:rsidRPr="00E91BD1">
        <w:rPr>
          <w:rFonts w:ascii="Consolas" w:eastAsia="Times New Roman" w:hAnsi="Consolas" w:cs="Times New Roman"/>
          <w:color w:val="DAE3E3"/>
          <w:kern w:val="0"/>
          <w:sz w:val="21"/>
          <w:szCs w:val="21"/>
          <w:lang w:val="en-ZA" w:eastAsia="en-ZA"/>
        </w:rPr>
        <w:t xml:space="preserve">(num1&gt;num2); </w:t>
      </w:r>
    </w:p>
    <w:p w14:paraId="2CFBA563" w14:textId="77777777" w:rsidR="00762389" w:rsidRDefault="00762389" w:rsidP="00762389">
      <w:pPr>
        <w:pStyle w:val="ListParagraph"/>
        <w:jc w:val="both"/>
      </w:pPr>
    </w:p>
    <w:p w14:paraId="4D048CB9" w14:textId="77777777" w:rsidR="00762389" w:rsidRPr="00424690" w:rsidRDefault="00762389" w:rsidP="00762389">
      <w:pPr>
        <w:pStyle w:val="ListParagraph"/>
        <w:jc w:val="both"/>
        <w:rPr>
          <w:rFonts w:cs="Times New Roman"/>
        </w:rPr>
      </w:pPr>
      <w:r w:rsidRPr="00424690">
        <w:rPr>
          <w:rFonts w:cs="Times New Roman"/>
        </w:rPr>
        <w:t>The output is 0 meaning it is false that 25 is greater than 33.</w:t>
      </w:r>
    </w:p>
    <w:p w14:paraId="4297732B" w14:textId="77777777" w:rsidR="00762389" w:rsidRPr="00424690" w:rsidRDefault="00762389" w:rsidP="00762389">
      <w:pPr>
        <w:pStyle w:val="ListParagraph"/>
        <w:numPr>
          <w:ilvl w:val="0"/>
          <w:numId w:val="148"/>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424690">
        <w:rPr>
          <w:rFonts w:eastAsia="Times New Roman" w:cs="Times New Roman"/>
          <w:b/>
          <w:bCs/>
          <w:color w:val="000000"/>
          <w:kern w:val="0"/>
          <w:szCs w:val="24"/>
          <w:lang w:val="en-ZA" w:eastAsia="en-ZA"/>
        </w:rPr>
        <w:t>less than or equal to ( &lt; = )</w:t>
      </w:r>
      <w:r>
        <w:rPr>
          <w:rFonts w:eastAsia="Times New Roman" w:cs="Times New Roman"/>
          <w:b/>
          <w:bCs/>
          <w:color w:val="000000"/>
          <w:kern w:val="0"/>
          <w:szCs w:val="24"/>
          <w:lang w:val="en-ZA" w:eastAsia="en-ZA"/>
        </w:rPr>
        <w:t>:</w:t>
      </w:r>
      <w:r w:rsidRPr="00424690">
        <w:rPr>
          <w:rFonts w:ascii="Nunito" w:hAnsi="Nunito"/>
          <w:color w:val="212529"/>
          <w:sz w:val="23"/>
          <w:szCs w:val="23"/>
          <w:shd w:val="clear" w:color="auto" w:fill="FFFFFF"/>
        </w:rPr>
        <w:t xml:space="preserve"> </w:t>
      </w:r>
      <w:r w:rsidRPr="00424690">
        <w:t>Checks if the value of left operand is less than or equal to the value of right operand, if yes then condition becomes true.</w:t>
      </w:r>
    </w:p>
    <w:p w14:paraId="472A09EB" w14:textId="77777777" w:rsidR="00762389" w:rsidRPr="00424690" w:rsidRDefault="00762389" w:rsidP="00762389">
      <w:pPr>
        <w:shd w:val="clear" w:color="auto" w:fill="1F272A"/>
        <w:spacing w:after="0" w:line="240" w:lineRule="auto"/>
        <w:ind w:left="851"/>
        <w:rPr>
          <w:rFonts w:ascii="Consolas" w:eastAsia="Times New Roman" w:hAnsi="Consolas" w:cs="Times New Roman"/>
          <w:color w:val="DAE3E3"/>
          <w:kern w:val="0"/>
          <w:sz w:val="21"/>
          <w:szCs w:val="21"/>
          <w:lang w:val="en-ZA" w:eastAsia="en-ZA"/>
        </w:rPr>
      </w:pPr>
      <w:r w:rsidRPr="00424690">
        <w:rPr>
          <w:rFonts w:ascii="Consolas" w:eastAsia="Times New Roman" w:hAnsi="Consolas" w:cs="Times New Roman"/>
          <w:color w:val="DAE3E3"/>
          <w:kern w:val="0"/>
          <w:sz w:val="21"/>
          <w:szCs w:val="21"/>
          <w:lang w:val="en-ZA" w:eastAsia="en-ZA"/>
        </w:rPr>
        <w:t xml:space="preserve">  </w:t>
      </w:r>
      <w:r w:rsidRPr="00424690">
        <w:rPr>
          <w:rFonts w:ascii="Consolas" w:eastAsia="Times New Roman" w:hAnsi="Consolas" w:cs="Times New Roman"/>
          <w:color w:val="0CA1A6"/>
          <w:kern w:val="0"/>
          <w:sz w:val="21"/>
          <w:szCs w:val="21"/>
          <w:lang w:val="en-ZA" w:eastAsia="en-ZA"/>
        </w:rPr>
        <w:t>int</w:t>
      </w:r>
      <w:r w:rsidRPr="00424690">
        <w:rPr>
          <w:rFonts w:ascii="Consolas" w:eastAsia="Times New Roman" w:hAnsi="Consolas" w:cs="Times New Roman"/>
          <w:color w:val="DAE3E3"/>
          <w:kern w:val="0"/>
          <w:sz w:val="21"/>
          <w:szCs w:val="21"/>
          <w:lang w:val="en-ZA" w:eastAsia="en-ZA"/>
        </w:rPr>
        <w:t xml:space="preserve"> num1=</w:t>
      </w:r>
      <w:r w:rsidRPr="00424690">
        <w:rPr>
          <w:rFonts w:ascii="Consolas" w:eastAsia="Times New Roman" w:hAnsi="Consolas" w:cs="Times New Roman"/>
          <w:color w:val="7FCBCD"/>
          <w:kern w:val="0"/>
          <w:sz w:val="21"/>
          <w:szCs w:val="21"/>
          <w:lang w:val="en-ZA" w:eastAsia="en-ZA"/>
        </w:rPr>
        <w:t>25</w:t>
      </w:r>
      <w:r w:rsidRPr="00424690">
        <w:rPr>
          <w:rFonts w:ascii="Consolas" w:eastAsia="Times New Roman" w:hAnsi="Consolas" w:cs="Times New Roman"/>
          <w:color w:val="DAE3E3"/>
          <w:kern w:val="0"/>
          <w:sz w:val="21"/>
          <w:szCs w:val="21"/>
          <w:lang w:val="en-ZA" w:eastAsia="en-ZA"/>
        </w:rPr>
        <w:t>;</w:t>
      </w:r>
    </w:p>
    <w:p w14:paraId="32CB5949" w14:textId="77777777" w:rsidR="00762389" w:rsidRPr="00424690" w:rsidRDefault="00762389" w:rsidP="00762389">
      <w:pPr>
        <w:shd w:val="clear" w:color="auto" w:fill="1F272A"/>
        <w:spacing w:after="0" w:line="240" w:lineRule="auto"/>
        <w:ind w:left="851"/>
        <w:rPr>
          <w:rFonts w:ascii="Consolas" w:eastAsia="Times New Roman" w:hAnsi="Consolas" w:cs="Times New Roman"/>
          <w:color w:val="DAE3E3"/>
          <w:kern w:val="0"/>
          <w:sz w:val="21"/>
          <w:szCs w:val="21"/>
          <w:lang w:val="en-ZA" w:eastAsia="en-ZA"/>
        </w:rPr>
      </w:pPr>
      <w:r w:rsidRPr="00424690">
        <w:rPr>
          <w:rFonts w:ascii="Consolas" w:eastAsia="Times New Roman" w:hAnsi="Consolas" w:cs="Times New Roman"/>
          <w:color w:val="DAE3E3"/>
          <w:kern w:val="0"/>
          <w:sz w:val="21"/>
          <w:szCs w:val="21"/>
          <w:lang w:val="en-ZA" w:eastAsia="en-ZA"/>
        </w:rPr>
        <w:t xml:space="preserve">  </w:t>
      </w:r>
      <w:r w:rsidRPr="00424690">
        <w:rPr>
          <w:rFonts w:ascii="Consolas" w:eastAsia="Times New Roman" w:hAnsi="Consolas" w:cs="Times New Roman"/>
          <w:color w:val="0CA1A6"/>
          <w:kern w:val="0"/>
          <w:sz w:val="21"/>
          <w:szCs w:val="21"/>
          <w:lang w:val="en-ZA" w:eastAsia="en-ZA"/>
        </w:rPr>
        <w:t>int</w:t>
      </w:r>
      <w:r w:rsidRPr="00424690">
        <w:rPr>
          <w:rFonts w:ascii="Consolas" w:eastAsia="Times New Roman" w:hAnsi="Consolas" w:cs="Times New Roman"/>
          <w:color w:val="DAE3E3"/>
          <w:kern w:val="0"/>
          <w:sz w:val="21"/>
          <w:szCs w:val="21"/>
          <w:lang w:val="en-ZA" w:eastAsia="en-ZA"/>
        </w:rPr>
        <w:t xml:space="preserve"> num2=</w:t>
      </w:r>
      <w:r w:rsidRPr="00424690">
        <w:rPr>
          <w:rFonts w:ascii="Consolas" w:eastAsia="Times New Roman" w:hAnsi="Consolas" w:cs="Times New Roman"/>
          <w:color w:val="7FCBCD"/>
          <w:kern w:val="0"/>
          <w:sz w:val="21"/>
          <w:szCs w:val="21"/>
          <w:lang w:val="en-ZA" w:eastAsia="en-ZA"/>
        </w:rPr>
        <w:t>33</w:t>
      </w:r>
      <w:r w:rsidRPr="00424690">
        <w:rPr>
          <w:rFonts w:ascii="Consolas" w:eastAsia="Times New Roman" w:hAnsi="Consolas" w:cs="Times New Roman"/>
          <w:color w:val="DAE3E3"/>
          <w:kern w:val="0"/>
          <w:sz w:val="21"/>
          <w:szCs w:val="21"/>
          <w:lang w:val="en-ZA" w:eastAsia="en-ZA"/>
        </w:rPr>
        <w:t>;</w:t>
      </w:r>
    </w:p>
    <w:p w14:paraId="3E2D01FD" w14:textId="77777777" w:rsidR="00762389" w:rsidRPr="00424690" w:rsidRDefault="00762389" w:rsidP="00762389">
      <w:pPr>
        <w:shd w:val="clear" w:color="auto" w:fill="1F272A"/>
        <w:spacing w:after="0" w:line="240" w:lineRule="auto"/>
        <w:ind w:left="851"/>
        <w:rPr>
          <w:rFonts w:ascii="Consolas" w:eastAsia="Times New Roman" w:hAnsi="Consolas" w:cs="Times New Roman"/>
          <w:color w:val="DAE3E3"/>
          <w:kern w:val="0"/>
          <w:sz w:val="21"/>
          <w:szCs w:val="21"/>
          <w:lang w:val="en-ZA" w:eastAsia="en-ZA"/>
        </w:rPr>
      </w:pPr>
      <w:r w:rsidRPr="00424690">
        <w:rPr>
          <w:rFonts w:ascii="Consolas" w:eastAsia="Times New Roman" w:hAnsi="Consolas" w:cs="Times New Roman"/>
          <w:color w:val="F39C12"/>
          <w:kern w:val="0"/>
          <w:sz w:val="21"/>
          <w:szCs w:val="21"/>
          <w:lang w:val="en-ZA" w:eastAsia="en-ZA"/>
        </w:rPr>
        <w:t>Serial</w:t>
      </w:r>
      <w:r w:rsidRPr="00424690">
        <w:rPr>
          <w:rFonts w:ascii="Consolas" w:eastAsia="Times New Roman" w:hAnsi="Consolas" w:cs="Times New Roman"/>
          <w:color w:val="DAE3E3"/>
          <w:kern w:val="0"/>
          <w:sz w:val="21"/>
          <w:szCs w:val="21"/>
          <w:lang w:val="en-ZA" w:eastAsia="en-ZA"/>
        </w:rPr>
        <w:t>.</w:t>
      </w:r>
      <w:r w:rsidRPr="00424690">
        <w:rPr>
          <w:rFonts w:ascii="Consolas" w:eastAsia="Times New Roman" w:hAnsi="Consolas" w:cs="Times New Roman"/>
          <w:color w:val="F39C12"/>
          <w:kern w:val="0"/>
          <w:sz w:val="21"/>
          <w:szCs w:val="21"/>
          <w:lang w:val="en-ZA" w:eastAsia="en-ZA"/>
        </w:rPr>
        <w:t>begin</w:t>
      </w:r>
      <w:r w:rsidRPr="00424690">
        <w:rPr>
          <w:rFonts w:ascii="Consolas" w:eastAsia="Times New Roman" w:hAnsi="Consolas" w:cs="Times New Roman"/>
          <w:color w:val="DAE3E3"/>
          <w:kern w:val="0"/>
          <w:sz w:val="21"/>
          <w:szCs w:val="21"/>
          <w:lang w:val="en-ZA" w:eastAsia="en-ZA"/>
        </w:rPr>
        <w:t xml:space="preserve">( </w:t>
      </w:r>
      <w:r w:rsidRPr="00424690">
        <w:rPr>
          <w:rFonts w:ascii="Consolas" w:eastAsia="Times New Roman" w:hAnsi="Consolas" w:cs="Times New Roman"/>
          <w:color w:val="7FCBCD"/>
          <w:kern w:val="0"/>
          <w:sz w:val="21"/>
          <w:szCs w:val="21"/>
          <w:lang w:val="en-ZA" w:eastAsia="en-ZA"/>
        </w:rPr>
        <w:t>9600</w:t>
      </w:r>
      <w:r w:rsidRPr="00424690">
        <w:rPr>
          <w:rFonts w:ascii="Consolas" w:eastAsia="Times New Roman" w:hAnsi="Consolas" w:cs="Times New Roman"/>
          <w:color w:val="DAE3E3"/>
          <w:kern w:val="0"/>
          <w:sz w:val="21"/>
          <w:szCs w:val="21"/>
          <w:lang w:val="en-ZA" w:eastAsia="en-ZA"/>
        </w:rPr>
        <w:t xml:space="preserve"> );  </w:t>
      </w:r>
    </w:p>
    <w:p w14:paraId="5FB210CA" w14:textId="77777777" w:rsidR="00762389" w:rsidRPr="00424690" w:rsidRDefault="00762389" w:rsidP="00762389">
      <w:pPr>
        <w:shd w:val="clear" w:color="auto" w:fill="1F272A"/>
        <w:spacing w:after="0" w:line="240" w:lineRule="auto"/>
        <w:ind w:left="851"/>
        <w:rPr>
          <w:rFonts w:ascii="Consolas" w:eastAsia="Times New Roman" w:hAnsi="Consolas" w:cs="Times New Roman"/>
          <w:color w:val="DAE3E3"/>
          <w:kern w:val="0"/>
          <w:sz w:val="21"/>
          <w:szCs w:val="21"/>
          <w:lang w:val="en-ZA" w:eastAsia="en-ZA"/>
        </w:rPr>
      </w:pPr>
      <w:r w:rsidRPr="00424690">
        <w:rPr>
          <w:rFonts w:ascii="Consolas" w:eastAsia="Times New Roman" w:hAnsi="Consolas" w:cs="Times New Roman"/>
          <w:color w:val="F39C12"/>
          <w:kern w:val="0"/>
          <w:sz w:val="21"/>
          <w:szCs w:val="21"/>
          <w:lang w:val="en-ZA" w:eastAsia="en-ZA"/>
        </w:rPr>
        <w:t>Serial</w:t>
      </w:r>
      <w:r w:rsidRPr="00424690">
        <w:rPr>
          <w:rFonts w:ascii="Consolas" w:eastAsia="Times New Roman" w:hAnsi="Consolas" w:cs="Times New Roman"/>
          <w:color w:val="DAE3E3"/>
          <w:kern w:val="0"/>
          <w:sz w:val="21"/>
          <w:szCs w:val="21"/>
          <w:lang w:val="en-ZA" w:eastAsia="en-ZA"/>
        </w:rPr>
        <w:t>.</w:t>
      </w:r>
      <w:r w:rsidRPr="00424690">
        <w:rPr>
          <w:rFonts w:ascii="Consolas" w:eastAsia="Times New Roman" w:hAnsi="Consolas" w:cs="Times New Roman"/>
          <w:color w:val="F39C12"/>
          <w:kern w:val="0"/>
          <w:sz w:val="21"/>
          <w:szCs w:val="21"/>
          <w:lang w:val="en-ZA" w:eastAsia="en-ZA"/>
        </w:rPr>
        <w:t>println</w:t>
      </w:r>
      <w:r w:rsidRPr="00424690">
        <w:rPr>
          <w:rFonts w:ascii="Consolas" w:eastAsia="Times New Roman" w:hAnsi="Consolas" w:cs="Times New Roman"/>
          <w:color w:val="DAE3E3"/>
          <w:kern w:val="0"/>
          <w:sz w:val="21"/>
          <w:szCs w:val="21"/>
          <w:lang w:val="en-ZA" w:eastAsia="en-ZA"/>
        </w:rPr>
        <w:t xml:space="preserve">(num1&lt;=num2); </w:t>
      </w:r>
    </w:p>
    <w:p w14:paraId="4D3AF2F8" w14:textId="77777777" w:rsidR="00762389" w:rsidRDefault="00762389" w:rsidP="00762389">
      <w:pPr>
        <w:shd w:val="clear" w:color="auto" w:fill="FFFFFF"/>
        <w:spacing w:before="60" w:after="100" w:afterAutospacing="1" w:line="375" w:lineRule="atLeast"/>
        <w:ind w:left="360"/>
        <w:jc w:val="both"/>
        <w:rPr>
          <w:rFonts w:eastAsia="Times New Roman" w:cs="Times New Roman"/>
          <w:color w:val="000000"/>
          <w:kern w:val="0"/>
          <w:szCs w:val="24"/>
          <w:lang w:val="en-ZA" w:eastAsia="en-ZA"/>
        </w:rPr>
      </w:pPr>
      <w:r>
        <w:rPr>
          <w:rFonts w:eastAsia="Times New Roman" w:cs="Times New Roman"/>
          <w:color w:val="000000"/>
          <w:kern w:val="0"/>
          <w:szCs w:val="24"/>
          <w:lang w:val="en-ZA" w:eastAsia="en-ZA"/>
        </w:rPr>
        <w:t>The output is still a 1 because 25 is les than 33.</w:t>
      </w:r>
    </w:p>
    <w:p w14:paraId="6987E8E9" w14:textId="3A2CA377" w:rsidR="00762389" w:rsidRPr="00424690" w:rsidRDefault="00762389" w:rsidP="00762389">
      <w:pPr>
        <w:pStyle w:val="ListParagraph"/>
        <w:numPr>
          <w:ilvl w:val="0"/>
          <w:numId w:val="148"/>
        </w:numPr>
        <w:shd w:val="clear" w:color="auto" w:fill="FFFFFF"/>
        <w:spacing w:before="60" w:after="100" w:afterAutospacing="1" w:line="375" w:lineRule="atLeast"/>
        <w:jc w:val="both"/>
        <w:rPr>
          <w:rFonts w:eastAsia="Times New Roman" w:cs="Times New Roman"/>
          <w:b/>
          <w:bCs/>
          <w:color w:val="000000"/>
          <w:kern w:val="0"/>
          <w:szCs w:val="24"/>
          <w:lang w:val="en-ZA" w:eastAsia="en-ZA"/>
        </w:rPr>
      </w:pPr>
      <w:r w:rsidRPr="00424690">
        <w:rPr>
          <w:rFonts w:eastAsia="Times New Roman" w:cs="Times New Roman"/>
          <w:b/>
          <w:bCs/>
          <w:color w:val="000000"/>
          <w:kern w:val="0"/>
          <w:szCs w:val="24"/>
          <w:lang w:val="en-ZA" w:eastAsia="en-ZA"/>
        </w:rPr>
        <w:t>greater than (&gt;=):</w:t>
      </w:r>
      <w:r w:rsidRPr="00424690">
        <w:t>Checks if the value of left operand is greater than</w:t>
      </w:r>
      <w:r w:rsidR="00E80726">
        <w:t xml:space="preserve"> or equal to</w:t>
      </w:r>
      <w:r w:rsidRPr="00424690">
        <w:t xml:space="preserve"> the value of right operand, if yes then condition becomes true.</w:t>
      </w:r>
    </w:p>
    <w:p w14:paraId="1DFF242A" w14:textId="77777777" w:rsidR="00762389" w:rsidRPr="00424690" w:rsidRDefault="00762389" w:rsidP="00762389">
      <w:pPr>
        <w:shd w:val="clear" w:color="auto" w:fill="1F272A"/>
        <w:spacing w:after="0" w:line="240" w:lineRule="auto"/>
        <w:ind w:left="851"/>
        <w:rPr>
          <w:rFonts w:ascii="Consolas" w:eastAsia="Times New Roman" w:hAnsi="Consolas" w:cs="Times New Roman"/>
          <w:color w:val="DAE3E3"/>
          <w:kern w:val="0"/>
          <w:sz w:val="21"/>
          <w:szCs w:val="21"/>
          <w:lang w:val="en-ZA" w:eastAsia="en-ZA"/>
        </w:rPr>
      </w:pPr>
      <w:r w:rsidRPr="00424690">
        <w:rPr>
          <w:rFonts w:ascii="Consolas" w:eastAsia="Times New Roman" w:hAnsi="Consolas" w:cs="Times New Roman"/>
          <w:color w:val="0CA1A6"/>
          <w:kern w:val="0"/>
          <w:sz w:val="21"/>
          <w:szCs w:val="21"/>
          <w:lang w:val="en-ZA" w:eastAsia="en-ZA"/>
        </w:rPr>
        <w:lastRenderedPageBreak/>
        <w:t>int</w:t>
      </w:r>
      <w:r w:rsidRPr="00424690">
        <w:rPr>
          <w:rFonts w:ascii="Consolas" w:eastAsia="Times New Roman" w:hAnsi="Consolas" w:cs="Times New Roman"/>
          <w:color w:val="DAE3E3"/>
          <w:kern w:val="0"/>
          <w:sz w:val="21"/>
          <w:szCs w:val="21"/>
          <w:lang w:val="en-ZA" w:eastAsia="en-ZA"/>
        </w:rPr>
        <w:t xml:space="preserve"> num1=</w:t>
      </w:r>
      <w:r w:rsidRPr="00424690">
        <w:rPr>
          <w:rFonts w:ascii="Consolas" w:eastAsia="Times New Roman" w:hAnsi="Consolas" w:cs="Times New Roman"/>
          <w:color w:val="7FCBCD"/>
          <w:kern w:val="0"/>
          <w:sz w:val="21"/>
          <w:szCs w:val="21"/>
          <w:lang w:val="en-ZA" w:eastAsia="en-ZA"/>
        </w:rPr>
        <w:t>25</w:t>
      </w:r>
      <w:r w:rsidRPr="00424690">
        <w:rPr>
          <w:rFonts w:ascii="Consolas" w:eastAsia="Times New Roman" w:hAnsi="Consolas" w:cs="Times New Roman"/>
          <w:color w:val="DAE3E3"/>
          <w:kern w:val="0"/>
          <w:sz w:val="21"/>
          <w:szCs w:val="21"/>
          <w:lang w:val="en-ZA" w:eastAsia="en-ZA"/>
        </w:rPr>
        <w:t>;</w:t>
      </w:r>
    </w:p>
    <w:p w14:paraId="601B19DA" w14:textId="77777777" w:rsidR="00762389" w:rsidRPr="00424690" w:rsidRDefault="00762389" w:rsidP="00762389">
      <w:pPr>
        <w:shd w:val="clear" w:color="auto" w:fill="1F272A"/>
        <w:spacing w:after="0" w:line="240" w:lineRule="auto"/>
        <w:ind w:left="851"/>
        <w:rPr>
          <w:rFonts w:ascii="Consolas" w:eastAsia="Times New Roman" w:hAnsi="Consolas" w:cs="Times New Roman"/>
          <w:color w:val="DAE3E3"/>
          <w:kern w:val="0"/>
          <w:sz w:val="21"/>
          <w:szCs w:val="21"/>
          <w:lang w:val="en-ZA" w:eastAsia="en-ZA"/>
        </w:rPr>
      </w:pPr>
      <w:r w:rsidRPr="00424690">
        <w:rPr>
          <w:rFonts w:ascii="Consolas" w:eastAsia="Times New Roman" w:hAnsi="Consolas" w:cs="Times New Roman"/>
          <w:color w:val="0CA1A6"/>
          <w:kern w:val="0"/>
          <w:sz w:val="21"/>
          <w:szCs w:val="21"/>
          <w:lang w:val="en-ZA" w:eastAsia="en-ZA"/>
        </w:rPr>
        <w:t>int</w:t>
      </w:r>
      <w:r w:rsidRPr="00424690">
        <w:rPr>
          <w:rFonts w:ascii="Consolas" w:eastAsia="Times New Roman" w:hAnsi="Consolas" w:cs="Times New Roman"/>
          <w:color w:val="DAE3E3"/>
          <w:kern w:val="0"/>
          <w:sz w:val="21"/>
          <w:szCs w:val="21"/>
          <w:lang w:val="en-ZA" w:eastAsia="en-ZA"/>
        </w:rPr>
        <w:t xml:space="preserve"> num2=</w:t>
      </w:r>
      <w:r w:rsidRPr="00424690">
        <w:rPr>
          <w:rFonts w:ascii="Consolas" w:eastAsia="Times New Roman" w:hAnsi="Consolas" w:cs="Times New Roman"/>
          <w:color w:val="7FCBCD"/>
          <w:kern w:val="0"/>
          <w:sz w:val="21"/>
          <w:szCs w:val="21"/>
          <w:lang w:val="en-ZA" w:eastAsia="en-ZA"/>
        </w:rPr>
        <w:t>33</w:t>
      </w:r>
      <w:r w:rsidRPr="00424690">
        <w:rPr>
          <w:rFonts w:ascii="Consolas" w:eastAsia="Times New Roman" w:hAnsi="Consolas" w:cs="Times New Roman"/>
          <w:color w:val="DAE3E3"/>
          <w:kern w:val="0"/>
          <w:sz w:val="21"/>
          <w:szCs w:val="21"/>
          <w:lang w:val="en-ZA" w:eastAsia="en-ZA"/>
        </w:rPr>
        <w:t>;</w:t>
      </w:r>
    </w:p>
    <w:p w14:paraId="0ABB9BB0" w14:textId="77777777" w:rsidR="00762389" w:rsidRPr="00424690" w:rsidRDefault="00762389" w:rsidP="00762389">
      <w:pPr>
        <w:shd w:val="clear" w:color="auto" w:fill="1F272A"/>
        <w:spacing w:after="0" w:line="240" w:lineRule="auto"/>
        <w:ind w:left="851"/>
        <w:rPr>
          <w:rFonts w:ascii="Consolas" w:eastAsia="Times New Roman" w:hAnsi="Consolas" w:cs="Times New Roman"/>
          <w:color w:val="DAE3E3"/>
          <w:kern w:val="0"/>
          <w:sz w:val="21"/>
          <w:szCs w:val="21"/>
          <w:lang w:val="en-ZA" w:eastAsia="en-ZA"/>
        </w:rPr>
      </w:pPr>
      <w:r w:rsidRPr="00424690">
        <w:rPr>
          <w:rFonts w:ascii="Consolas" w:eastAsia="Times New Roman" w:hAnsi="Consolas" w:cs="Times New Roman"/>
          <w:color w:val="F39C12"/>
          <w:kern w:val="0"/>
          <w:sz w:val="21"/>
          <w:szCs w:val="21"/>
          <w:lang w:val="en-ZA" w:eastAsia="en-ZA"/>
        </w:rPr>
        <w:t>Serial</w:t>
      </w:r>
      <w:r w:rsidRPr="00424690">
        <w:rPr>
          <w:rFonts w:ascii="Consolas" w:eastAsia="Times New Roman" w:hAnsi="Consolas" w:cs="Times New Roman"/>
          <w:color w:val="DAE3E3"/>
          <w:kern w:val="0"/>
          <w:sz w:val="21"/>
          <w:szCs w:val="21"/>
          <w:lang w:val="en-ZA" w:eastAsia="en-ZA"/>
        </w:rPr>
        <w:t>.</w:t>
      </w:r>
      <w:r w:rsidRPr="00424690">
        <w:rPr>
          <w:rFonts w:ascii="Consolas" w:eastAsia="Times New Roman" w:hAnsi="Consolas" w:cs="Times New Roman"/>
          <w:color w:val="F39C12"/>
          <w:kern w:val="0"/>
          <w:sz w:val="21"/>
          <w:szCs w:val="21"/>
          <w:lang w:val="en-ZA" w:eastAsia="en-ZA"/>
        </w:rPr>
        <w:t>begin</w:t>
      </w:r>
      <w:r w:rsidRPr="00424690">
        <w:rPr>
          <w:rFonts w:ascii="Consolas" w:eastAsia="Times New Roman" w:hAnsi="Consolas" w:cs="Times New Roman"/>
          <w:color w:val="DAE3E3"/>
          <w:kern w:val="0"/>
          <w:sz w:val="21"/>
          <w:szCs w:val="21"/>
          <w:lang w:val="en-ZA" w:eastAsia="en-ZA"/>
        </w:rPr>
        <w:t xml:space="preserve">( </w:t>
      </w:r>
      <w:r w:rsidRPr="00424690">
        <w:rPr>
          <w:rFonts w:ascii="Consolas" w:eastAsia="Times New Roman" w:hAnsi="Consolas" w:cs="Times New Roman"/>
          <w:color w:val="7FCBCD"/>
          <w:kern w:val="0"/>
          <w:sz w:val="21"/>
          <w:szCs w:val="21"/>
          <w:lang w:val="en-ZA" w:eastAsia="en-ZA"/>
        </w:rPr>
        <w:t>9600</w:t>
      </w:r>
      <w:r w:rsidRPr="00424690">
        <w:rPr>
          <w:rFonts w:ascii="Consolas" w:eastAsia="Times New Roman" w:hAnsi="Consolas" w:cs="Times New Roman"/>
          <w:color w:val="DAE3E3"/>
          <w:kern w:val="0"/>
          <w:sz w:val="21"/>
          <w:szCs w:val="21"/>
          <w:lang w:val="en-ZA" w:eastAsia="en-ZA"/>
        </w:rPr>
        <w:t xml:space="preserve"> );  </w:t>
      </w:r>
    </w:p>
    <w:p w14:paraId="5A505A18" w14:textId="77777777" w:rsidR="00762389" w:rsidRPr="00424690" w:rsidRDefault="00762389" w:rsidP="00762389">
      <w:pPr>
        <w:shd w:val="clear" w:color="auto" w:fill="1F272A"/>
        <w:spacing w:after="0" w:line="240" w:lineRule="auto"/>
        <w:ind w:left="851"/>
        <w:rPr>
          <w:rFonts w:ascii="Consolas" w:eastAsia="Times New Roman" w:hAnsi="Consolas" w:cs="Times New Roman"/>
          <w:color w:val="DAE3E3"/>
          <w:kern w:val="0"/>
          <w:sz w:val="21"/>
          <w:szCs w:val="21"/>
          <w:lang w:val="en-ZA" w:eastAsia="en-ZA"/>
        </w:rPr>
      </w:pPr>
      <w:r w:rsidRPr="00424690">
        <w:rPr>
          <w:rFonts w:ascii="Consolas" w:eastAsia="Times New Roman" w:hAnsi="Consolas" w:cs="Times New Roman"/>
          <w:color w:val="F39C12"/>
          <w:kern w:val="0"/>
          <w:sz w:val="21"/>
          <w:szCs w:val="21"/>
          <w:lang w:val="en-ZA" w:eastAsia="en-ZA"/>
        </w:rPr>
        <w:t>Serial</w:t>
      </w:r>
      <w:r w:rsidRPr="00424690">
        <w:rPr>
          <w:rFonts w:ascii="Consolas" w:eastAsia="Times New Roman" w:hAnsi="Consolas" w:cs="Times New Roman"/>
          <w:color w:val="DAE3E3"/>
          <w:kern w:val="0"/>
          <w:sz w:val="21"/>
          <w:szCs w:val="21"/>
          <w:lang w:val="en-ZA" w:eastAsia="en-ZA"/>
        </w:rPr>
        <w:t>.</w:t>
      </w:r>
      <w:r w:rsidRPr="00424690">
        <w:rPr>
          <w:rFonts w:ascii="Consolas" w:eastAsia="Times New Roman" w:hAnsi="Consolas" w:cs="Times New Roman"/>
          <w:color w:val="F39C12"/>
          <w:kern w:val="0"/>
          <w:sz w:val="21"/>
          <w:szCs w:val="21"/>
          <w:lang w:val="en-ZA" w:eastAsia="en-ZA"/>
        </w:rPr>
        <w:t>println</w:t>
      </w:r>
      <w:r w:rsidRPr="00424690">
        <w:rPr>
          <w:rFonts w:ascii="Consolas" w:eastAsia="Times New Roman" w:hAnsi="Consolas" w:cs="Times New Roman"/>
          <w:color w:val="DAE3E3"/>
          <w:kern w:val="0"/>
          <w:sz w:val="21"/>
          <w:szCs w:val="21"/>
          <w:lang w:val="en-ZA" w:eastAsia="en-ZA"/>
        </w:rPr>
        <w:t xml:space="preserve">(num1&gt;=num2); </w:t>
      </w:r>
    </w:p>
    <w:p w14:paraId="579D3C89" w14:textId="77777777" w:rsidR="00762389" w:rsidRDefault="00762389" w:rsidP="00762389">
      <w:pPr>
        <w:pStyle w:val="ListParagraph"/>
        <w:jc w:val="both"/>
      </w:pPr>
    </w:p>
    <w:p w14:paraId="46282A3D" w14:textId="77777777" w:rsidR="00762389" w:rsidRDefault="00762389" w:rsidP="00762389">
      <w:pPr>
        <w:pStyle w:val="ListParagraph"/>
        <w:jc w:val="both"/>
      </w:pPr>
      <w:r>
        <w:t xml:space="preserve"> The result for the above snippet is false hence it prints a 0.</w:t>
      </w:r>
    </w:p>
    <w:p w14:paraId="0DE9312B" w14:textId="77777777" w:rsidR="00762389" w:rsidRDefault="00762389" w:rsidP="00762389">
      <w:pPr>
        <w:jc w:val="both"/>
      </w:pPr>
    </w:p>
    <w:p w14:paraId="460FEB47" w14:textId="5015F5D0" w:rsidR="00762389" w:rsidRDefault="00762389" w:rsidP="00762389">
      <w:pPr>
        <w:rPr>
          <w:b/>
          <w:bCs/>
          <w:caps/>
          <w:kern w:val="24"/>
        </w:rPr>
      </w:pPr>
      <w:r w:rsidRPr="00E06E48">
        <w:rPr>
          <w:b/>
          <w:bCs/>
          <w:caps/>
          <w:kern w:val="24"/>
        </w:rPr>
        <w:t>Boolean Operators</w:t>
      </w:r>
    </w:p>
    <w:p w14:paraId="7583FAA3" w14:textId="669B7AD9" w:rsidR="00EB1962" w:rsidRPr="00EB1962" w:rsidRDefault="00EB1962" w:rsidP="00EB1962">
      <w:pPr>
        <w:shd w:val="clear" w:color="auto" w:fill="FFD966" w:themeFill="accent4" w:themeFillTint="99"/>
        <w:rPr>
          <w:rFonts w:eastAsia="Times New Roman"/>
          <w:kern w:val="24"/>
          <w:lang w:val="en-ZA" w:eastAsia="en-ZA"/>
        </w:rPr>
      </w:pPr>
      <w:r w:rsidRPr="00EB1962">
        <w:rPr>
          <w:rFonts w:eastAsia="Times New Roman"/>
          <w:kern w:val="24"/>
          <w:lang w:val="en-ZA" w:eastAsia="en-ZA"/>
        </w:rPr>
        <w:t xml:space="preserve">In a search, Boolean operators are </w:t>
      </w:r>
      <w:r w:rsidR="009B5AEA">
        <w:rPr>
          <w:rFonts w:eastAsia="Times New Roman"/>
          <w:kern w:val="24"/>
          <w:lang w:val="en-ZA" w:eastAsia="en-ZA"/>
        </w:rPr>
        <w:t>symbols used in combine expressions or excluding outcome from another expression.</w:t>
      </w:r>
    </w:p>
    <w:p w14:paraId="6BC1E685" w14:textId="77777777" w:rsidR="00762389" w:rsidRDefault="00762389" w:rsidP="00762389">
      <w:pPr>
        <w:jc w:val="both"/>
      </w:pPr>
      <w:r>
        <w:t>Types of Boolean operators are:</w:t>
      </w:r>
    </w:p>
    <w:p w14:paraId="08B57375" w14:textId="77777777" w:rsidR="00762389" w:rsidRPr="00BE7854" w:rsidRDefault="00762389" w:rsidP="00762389">
      <w:pPr>
        <w:pStyle w:val="ListParagraph"/>
        <w:numPr>
          <w:ilvl w:val="0"/>
          <w:numId w:val="149"/>
        </w:numPr>
        <w:jc w:val="both"/>
        <w:rPr>
          <w:b/>
          <w:bCs/>
        </w:rPr>
      </w:pPr>
      <w:r w:rsidRPr="00BE7854">
        <w:rPr>
          <w:b/>
          <w:bCs/>
        </w:rPr>
        <w:t>NOT ( ! )</w:t>
      </w:r>
    </w:p>
    <w:p w14:paraId="341AFBCA" w14:textId="77777777" w:rsidR="00762389" w:rsidRPr="00BE7854" w:rsidRDefault="00762389" w:rsidP="00762389">
      <w:pPr>
        <w:pStyle w:val="ListParagraph"/>
        <w:numPr>
          <w:ilvl w:val="0"/>
          <w:numId w:val="149"/>
        </w:numPr>
        <w:jc w:val="both"/>
        <w:rPr>
          <w:b/>
          <w:bCs/>
        </w:rPr>
      </w:pPr>
      <w:r w:rsidRPr="00BE7854">
        <w:rPr>
          <w:b/>
          <w:bCs/>
        </w:rPr>
        <w:t>Logical AND ( &amp; &amp; )</w:t>
      </w:r>
    </w:p>
    <w:p w14:paraId="0A3A3546" w14:textId="77777777" w:rsidR="00762389" w:rsidRDefault="00762389" w:rsidP="00762389">
      <w:pPr>
        <w:pStyle w:val="ListParagraph"/>
        <w:numPr>
          <w:ilvl w:val="0"/>
          <w:numId w:val="149"/>
        </w:numPr>
        <w:jc w:val="both"/>
      </w:pPr>
      <w:r w:rsidRPr="00BE7854">
        <w:rPr>
          <w:b/>
          <w:bCs/>
        </w:rPr>
        <w:t>Logical OR ( | | )</w:t>
      </w:r>
      <w:r w:rsidRPr="00BE7854">
        <w:t>.</w:t>
      </w:r>
    </w:p>
    <w:p w14:paraId="761A7D71" w14:textId="736864EE" w:rsidR="00762389" w:rsidRDefault="00762389" w:rsidP="001B614A">
      <w:pPr>
        <w:pStyle w:val="ListParagraph"/>
        <w:numPr>
          <w:ilvl w:val="0"/>
          <w:numId w:val="150"/>
        </w:numPr>
        <w:spacing w:line="360" w:lineRule="auto"/>
        <w:jc w:val="both"/>
      </w:pPr>
      <w:r w:rsidRPr="0083056F">
        <w:rPr>
          <w:b/>
          <w:bCs/>
        </w:rPr>
        <w:t>Not (!):</w:t>
      </w:r>
      <w:r>
        <w:t xml:space="preserve"> </w:t>
      </w:r>
      <w:r w:rsidRPr="008959E6">
        <w:t xml:space="preserve">Use to reverses the logical state of its operand. If a condition is true then Logical NOT operator will make </w:t>
      </w:r>
      <w:r w:rsidR="00E80726">
        <w:t xml:space="preserve">the result </w:t>
      </w:r>
      <w:r w:rsidRPr="008959E6">
        <w:t>false.</w:t>
      </w:r>
    </w:p>
    <w:p w14:paraId="714B4F09" w14:textId="77777777" w:rsidR="00762389" w:rsidRPr="000C6B00" w:rsidRDefault="00762389" w:rsidP="00762389">
      <w:pPr>
        <w:shd w:val="clear" w:color="auto" w:fill="1F272A"/>
        <w:spacing w:after="0" w:line="285" w:lineRule="atLeast"/>
        <w:ind w:left="851"/>
        <w:rPr>
          <w:rFonts w:ascii="Consolas" w:eastAsia="Times New Roman" w:hAnsi="Consolas" w:cs="Times New Roman"/>
          <w:color w:val="DAE3E3"/>
          <w:kern w:val="0"/>
          <w:sz w:val="21"/>
          <w:szCs w:val="21"/>
          <w:lang w:val="en-ZA" w:eastAsia="en-ZA"/>
        </w:rPr>
      </w:pPr>
      <w:r w:rsidRPr="000C6B00">
        <w:rPr>
          <w:rFonts w:ascii="Consolas" w:eastAsia="Times New Roman" w:hAnsi="Consolas" w:cs="Times New Roman"/>
          <w:color w:val="0CA1A6"/>
          <w:kern w:val="0"/>
          <w:sz w:val="21"/>
          <w:szCs w:val="21"/>
          <w:lang w:val="en-ZA" w:eastAsia="en-ZA"/>
        </w:rPr>
        <w:t>int</w:t>
      </w:r>
      <w:r w:rsidRPr="000C6B00">
        <w:rPr>
          <w:rFonts w:ascii="Consolas" w:eastAsia="Times New Roman" w:hAnsi="Consolas" w:cs="Times New Roman"/>
          <w:color w:val="DAE3E3"/>
          <w:kern w:val="0"/>
          <w:sz w:val="21"/>
          <w:szCs w:val="21"/>
          <w:lang w:val="en-ZA" w:eastAsia="en-ZA"/>
        </w:rPr>
        <w:t xml:space="preserve"> num1=</w:t>
      </w:r>
      <w:r w:rsidRPr="000C6B00">
        <w:rPr>
          <w:rFonts w:ascii="Consolas" w:eastAsia="Times New Roman" w:hAnsi="Consolas" w:cs="Times New Roman"/>
          <w:color w:val="7FCBCD"/>
          <w:kern w:val="0"/>
          <w:sz w:val="21"/>
          <w:szCs w:val="21"/>
          <w:lang w:val="en-ZA" w:eastAsia="en-ZA"/>
        </w:rPr>
        <w:t>0</w:t>
      </w:r>
      <w:r w:rsidRPr="000C6B00">
        <w:rPr>
          <w:rFonts w:ascii="Consolas" w:eastAsia="Times New Roman" w:hAnsi="Consolas" w:cs="Times New Roman"/>
          <w:color w:val="DAE3E3"/>
          <w:kern w:val="0"/>
          <w:sz w:val="21"/>
          <w:szCs w:val="21"/>
          <w:lang w:val="en-ZA" w:eastAsia="en-ZA"/>
        </w:rPr>
        <w:t>;</w:t>
      </w:r>
    </w:p>
    <w:p w14:paraId="7123F731" w14:textId="77777777" w:rsidR="00762389" w:rsidRPr="000C6B00" w:rsidRDefault="00762389" w:rsidP="00762389">
      <w:pPr>
        <w:shd w:val="clear" w:color="auto" w:fill="1F272A"/>
        <w:spacing w:after="0" w:line="285" w:lineRule="atLeast"/>
        <w:ind w:left="851"/>
        <w:rPr>
          <w:rFonts w:ascii="Consolas" w:eastAsia="Times New Roman" w:hAnsi="Consolas" w:cs="Times New Roman"/>
          <w:color w:val="DAE3E3"/>
          <w:kern w:val="0"/>
          <w:sz w:val="21"/>
          <w:szCs w:val="21"/>
          <w:lang w:val="en-ZA" w:eastAsia="en-ZA"/>
        </w:rPr>
      </w:pPr>
      <w:r w:rsidRPr="000C6B00">
        <w:rPr>
          <w:rFonts w:ascii="Consolas" w:eastAsia="Times New Roman" w:hAnsi="Consolas" w:cs="Times New Roman"/>
          <w:color w:val="F39C12"/>
          <w:kern w:val="0"/>
          <w:sz w:val="21"/>
          <w:szCs w:val="21"/>
          <w:lang w:val="en-ZA" w:eastAsia="en-ZA"/>
        </w:rPr>
        <w:t>Serial</w:t>
      </w:r>
      <w:r w:rsidRPr="000C6B00">
        <w:rPr>
          <w:rFonts w:ascii="Consolas" w:eastAsia="Times New Roman" w:hAnsi="Consolas" w:cs="Times New Roman"/>
          <w:color w:val="DAE3E3"/>
          <w:kern w:val="0"/>
          <w:sz w:val="21"/>
          <w:szCs w:val="21"/>
          <w:lang w:val="en-ZA" w:eastAsia="en-ZA"/>
        </w:rPr>
        <w:t>.</w:t>
      </w:r>
      <w:r w:rsidRPr="000C6B00">
        <w:rPr>
          <w:rFonts w:ascii="Consolas" w:eastAsia="Times New Roman" w:hAnsi="Consolas" w:cs="Times New Roman"/>
          <w:color w:val="F39C12"/>
          <w:kern w:val="0"/>
          <w:sz w:val="21"/>
          <w:szCs w:val="21"/>
          <w:lang w:val="en-ZA" w:eastAsia="en-ZA"/>
        </w:rPr>
        <w:t>begin</w:t>
      </w:r>
      <w:r w:rsidRPr="000C6B00">
        <w:rPr>
          <w:rFonts w:ascii="Consolas" w:eastAsia="Times New Roman" w:hAnsi="Consolas" w:cs="Times New Roman"/>
          <w:color w:val="DAE3E3"/>
          <w:kern w:val="0"/>
          <w:sz w:val="21"/>
          <w:szCs w:val="21"/>
          <w:lang w:val="en-ZA" w:eastAsia="en-ZA"/>
        </w:rPr>
        <w:t>(</w:t>
      </w:r>
      <w:r w:rsidRPr="000C6B00">
        <w:rPr>
          <w:rFonts w:ascii="Consolas" w:eastAsia="Times New Roman" w:hAnsi="Consolas" w:cs="Times New Roman"/>
          <w:color w:val="7FCBCD"/>
          <w:kern w:val="0"/>
          <w:sz w:val="21"/>
          <w:szCs w:val="21"/>
          <w:lang w:val="en-ZA" w:eastAsia="en-ZA"/>
        </w:rPr>
        <w:t>9600</w:t>
      </w:r>
      <w:r w:rsidRPr="000C6B00">
        <w:rPr>
          <w:rFonts w:ascii="Consolas" w:eastAsia="Times New Roman" w:hAnsi="Consolas" w:cs="Times New Roman"/>
          <w:color w:val="DAE3E3"/>
          <w:kern w:val="0"/>
          <w:sz w:val="21"/>
          <w:szCs w:val="21"/>
          <w:lang w:val="en-ZA" w:eastAsia="en-ZA"/>
        </w:rPr>
        <w:t>);</w:t>
      </w:r>
    </w:p>
    <w:p w14:paraId="0BCEF470" w14:textId="77777777" w:rsidR="00762389" w:rsidRPr="000C6B00" w:rsidRDefault="00762389" w:rsidP="00762389">
      <w:pPr>
        <w:shd w:val="clear" w:color="auto" w:fill="1F272A"/>
        <w:spacing w:after="0" w:line="285" w:lineRule="atLeast"/>
        <w:ind w:left="851"/>
        <w:rPr>
          <w:rFonts w:ascii="Consolas" w:eastAsia="Times New Roman" w:hAnsi="Consolas" w:cs="Times New Roman"/>
          <w:color w:val="DAE3E3"/>
          <w:kern w:val="0"/>
          <w:sz w:val="21"/>
          <w:szCs w:val="21"/>
          <w:lang w:val="en-ZA" w:eastAsia="en-ZA"/>
        </w:rPr>
      </w:pPr>
      <w:r w:rsidRPr="000C6B00">
        <w:rPr>
          <w:rFonts w:ascii="Consolas" w:eastAsia="Times New Roman" w:hAnsi="Consolas" w:cs="Times New Roman"/>
          <w:color w:val="F39C12"/>
          <w:kern w:val="0"/>
          <w:sz w:val="21"/>
          <w:szCs w:val="21"/>
          <w:lang w:val="en-ZA" w:eastAsia="en-ZA"/>
        </w:rPr>
        <w:t>Serial</w:t>
      </w:r>
      <w:r w:rsidRPr="000C6B00">
        <w:rPr>
          <w:rFonts w:ascii="Consolas" w:eastAsia="Times New Roman" w:hAnsi="Consolas" w:cs="Times New Roman"/>
          <w:color w:val="DAE3E3"/>
          <w:kern w:val="0"/>
          <w:sz w:val="21"/>
          <w:szCs w:val="21"/>
          <w:lang w:val="en-ZA" w:eastAsia="en-ZA"/>
        </w:rPr>
        <w:t>.</w:t>
      </w:r>
      <w:r w:rsidRPr="000C6B00">
        <w:rPr>
          <w:rFonts w:ascii="Consolas" w:eastAsia="Times New Roman" w:hAnsi="Consolas" w:cs="Times New Roman"/>
          <w:color w:val="F39C12"/>
          <w:kern w:val="0"/>
          <w:sz w:val="21"/>
          <w:szCs w:val="21"/>
          <w:lang w:val="en-ZA" w:eastAsia="en-ZA"/>
        </w:rPr>
        <w:t>println</w:t>
      </w:r>
      <w:r w:rsidRPr="000C6B00">
        <w:rPr>
          <w:rFonts w:ascii="Consolas" w:eastAsia="Times New Roman" w:hAnsi="Consolas" w:cs="Times New Roman"/>
          <w:color w:val="DAE3E3"/>
          <w:kern w:val="0"/>
          <w:sz w:val="21"/>
          <w:szCs w:val="21"/>
          <w:lang w:val="en-ZA" w:eastAsia="en-ZA"/>
        </w:rPr>
        <w:t>(!num1);</w:t>
      </w:r>
    </w:p>
    <w:p w14:paraId="1D8413E1" w14:textId="77777777" w:rsidR="00762389" w:rsidRDefault="00762389" w:rsidP="00762389">
      <w:pPr>
        <w:pStyle w:val="ListParagraph"/>
        <w:jc w:val="both"/>
      </w:pPr>
    </w:p>
    <w:p w14:paraId="6EFB5223" w14:textId="77777777" w:rsidR="00762389" w:rsidRDefault="00762389" w:rsidP="001B614A">
      <w:pPr>
        <w:pStyle w:val="ListParagraph"/>
        <w:spacing w:line="360" w:lineRule="auto"/>
        <w:jc w:val="both"/>
      </w:pPr>
      <w:r>
        <w:t>The output is 1 since not 0 is 1</w:t>
      </w:r>
    </w:p>
    <w:p w14:paraId="3A8AF9C8" w14:textId="77777777" w:rsidR="00762389" w:rsidRPr="0041664A" w:rsidRDefault="00762389" w:rsidP="001B614A">
      <w:pPr>
        <w:pStyle w:val="ListParagraph"/>
        <w:numPr>
          <w:ilvl w:val="0"/>
          <w:numId w:val="150"/>
        </w:numPr>
        <w:spacing w:line="360" w:lineRule="auto"/>
        <w:jc w:val="both"/>
      </w:pPr>
      <w:r w:rsidRPr="0083056F">
        <w:rPr>
          <w:b/>
          <w:bCs/>
        </w:rPr>
        <w:t>And (&amp;&amp;):</w:t>
      </w:r>
      <w:r w:rsidRPr="000C6B00">
        <w:t> If both the operands are non-zero then then condition becomes true.</w:t>
      </w:r>
    </w:p>
    <w:p w14:paraId="2D5C5E58" w14:textId="77777777" w:rsidR="00762389" w:rsidRPr="0041664A" w:rsidRDefault="00762389" w:rsidP="00762389">
      <w:pPr>
        <w:shd w:val="clear" w:color="auto" w:fill="1F272A"/>
        <w:spacing w:after="0" w:line="285" w:lineRule="atLeast"/>
        <w:ind w:left="851"/>
        <w:rPr>
          <w:rFonts w:ascii="Consolas" w:eastAsia="Times New Roman" w:hAnsi="Consolas" w:cs="Times New Roman"/>
          <w:color w:val="DAE3E3"/>
          <w:kern w:val="0"/>
          <w:sz w:val="21"/>
          <w:szCs w:val="21"/>
          <w:lang w:val="en-ZA" w:eastAsia="en-ZA"/>
        </w:rPr>
      </w:pPr>
      <w:r w:rsidRPr="0041664A">
        <w:rPr>
          <w:rFonts w:ascii="Consolas" w:eastAsia="Times New Roman" w:hAnsi="Consolas" w:cs="Times New Roman"/>
          <w:color w:val="DAE3E3"/>
          <w:kern w:val="0"/>
          <w:sz w:val="21"/>
          <w:szCs w:val="21"/>
          <w:lang w:val="en-ZA" w:eastAsia="en-ZA"/>
        </w:rPr>
        <w:t xml:space="preserve">  </w:t>
      </w:r>
      <w:r w:rsidRPr="0041664A">
        <w:rPr>
          <w:rFonts w:ascii="Consolas" w:eastAsia="Times New Roman" w:hAnsi="Consolas" w:cs="Times New Roman"/>
          <w:color w:val="0CA1A6"/>
          <w:kern w:val="0"/>
          <w:sz w:val="21"/>
          <w:szCs w:val="21"/>
          <w:lang w:val="en-ZA" w:eastAsia="en-ZA"/>
        </w:rPr>
        <w:t>int</w:t>
      </w:r>
      <w:r w:rsidRPr="0041664A">
        <w:rPr>
          <w:rFonts w:ascii="Consolas" w:eastAsia="Times New Roman" w:hAnsi="Consolas" w:cs="Times New Roman"/>
          <w:color w:val="DAE3E3"/>
          <w:kern w:val="0"/>
          <w:sz w:val="21"/>
          <w:szCs w:val="21"/>
          <w:lang w:val="en-ZA" w:eastAsia="en-ZA"/>
        </w:rPr>
        <w:t xml:space="preserve"> num1=</w:t>
      </w:r>
      <w:r w:rsidRPr="0041664A">
        <w:rPr>
          <w:rFonts w:ascii="Consolas" w:eastAsia="Times New Roman" w:hAnsi="Consolas" w:cs="Times New Roman"/>
          <w:color w:val="7FCBCD"/>
          <w:kern w:val="0"/>
          <w:sz w:val="21"/>
          <w:szCs w:val="21"/>
          <w:lang w:val="en-ZA" w:eastAsia="en-ZA"/>
        </w:rPr>
        <w:t>3</w:t>
      </w:r>
      <w:r w:rsidRPr="0041664A">
        <w:rPr>
          <w:rFonts w:ascii="Consolas" w:eastAsia="Times New Roman" w:hAnsi="Consolas" w:cs="Times New Roman"/>
          <w:color w:val="DAE3E3"/>
          <w:kern w:val="0"/>
          <w:sz w:val="21"/>
          <w:szCs w:val="21"/>
          <w:lang w:val="en-ZA" w:eastAsia="en-ZA"/>
        </w:rPr>
        <w:t>;</w:t>
      </w:r>
    </w:p>
    <w:p w14:paraId="4B9C211F" w14:textId="77777777" w:rsidR="00762389" w:rsidRPr="0041664A" w:rsidRDefault="00762389" w:rsidP="00762389">
      <w:pPr>
        <w:shd w:val="clear" w:color="auto" w:fill="1F272A"/>
        <w:spacing w:after="0" w:line="285" w:lineRule="atLeast"/>
        <w:ind w:left="851"/>
        <w:rPr>
          <w:rFonts w:ascii="Consolas" w:eastAsia="Times New Roman" w:hAnsi="Consolas" w:cs="Times New Roman"/>
          <w:color w:val="DAE3E3"/>
          <w:kern w:val="0"/>
          <w:sz w:val="21"/>
          <w:szCs w:val="21"/>
          <w:lang w:val="en-ZA" w:eastAsia="en-ZA"/>
        </w:rPr>
      </w:pPr>
      <w:r w:rsidRPr="0041664A">
        <w:rPr>
          <w:rFonts w:ascii="Consolas" w:eastAsia="Times New Roman" w:hAnsi="Consolas" w:cs="Times New Roman"/>
          <w:color w:val="DAE3E3"/>
          <w:kern w:val="0"/>
          <w:sz w:val="21"/>
          <w:szCs w:val="21"/>
          <w:lang w:val="en-ZA" w:eastAsia="en-ZA"/>
        </w:rPr>
        <w:t xml:space="preserve">  </w:t>
      </w:r>
      <w:r w:rsidRPr="0041664A">
        <w:rPr>
          <w:rFonts w:ascii="Consolas" w:eastAsia="Times New Roman" w:hAnsi="Consolas" w:cs="Times New Roman"/>
          <w:color w:val="0CA1A6"/>
          <w:kern w:val="0"/>
          <w:sz w:val="21"/>
          <w:szCs w:val="21"/>
          <w:lang w:val="en-ZA" w:eastAsia="en-ZA"/>
        </w:rPr>
        <w:t>int</w:t>
      </w:r>
      <w:r w:rsidRPr="0041664A">
        <w:rPr>
          <w:rFonts w:ascii="Consolas" w:eastAsia="Times New Roman" w:hAnsi="Consolas" w:cs="Times New Roman"/>
          <w:color w:val="DAE3E3"/>
          <w:kern w:val="0"/>
          <w:sz w:val="21"/>
          <w:szCs w:val="21"/>
          <w:lang w:val="en-ZA" w:eastAsia="en-ZA"/>
        </w:rPr>
        <w:t xml:space="preserve"> num2=</w:t>
      </w:r>
      <w:r w:rsidRPr="0041664A">
        <w:rPr>
          <w:rFonts w:ascii="Consolas" w:eastAsia="Times New Roman" w:hAnsi="Consolas" w:cs="Times New Roman"/>
          <w:color w:val="7FCBCD"/>
          <w:kern w:val="0"/>
          <w:sz w:val="21"/>
          <w:szCs w:val="21"/>
          <w:lang w:val="en-ZA" w:eastAsia="en-ZA"/>
        </w:rPr>
        <w:t>7</w:t>
      </w:r>
      <w:r w:rsidRPr="0041664A">
        <w:rPr>
          <w:rFonts w:ascii="Consolas" w:eastAsia="Times New Roman" w:hAnsi="Consolas" w:cs="Times New Roman"/>
          <w:color w:val="DAE3E3"/>
          <w:kern w:val="0"/>
          <w:sz w:val="21"/>
          <w:szCs w:val="21"/>
          <w:lang w:val="en-ZA" w:eastAsia="en-ZA"/>
        </w:rPr>
        <w:t>;</w:t>
      </w:r>
    </w:p>
    <w:p w14:paraId="3FAF8EB9" w14:textId="77777777" w:rsidR="00762389" w:rsidRPr="0041664A" w:rsidRDefault="00762389" w:rsidP="00762389">
      <w:pPr>
        <w:shd w:val="clear" w:color="auto" w:fill="1F272A"/>
        <w:spacing w:after="0" w:line="285" w:lineRule="atLeast"/>
        <w:ind w:left="851"/>
        <w:rPr>
          <w:rFonts w:ascii="Consolas" w:eastAsia="Times New Roman" w:hAnsi="Consolas" w:cs="Times New Roman"/>
          <w:color w:val="DAE3E3"/>
          <w:kern w:val="0"/>
          <w:sz w:val="21"/>
          <w:szCs w:val="21"/>
          <w:lang w:val="en-ZA" w:eastAsia="en-ZA"/>
        </w:rPr>
      </w:pPr>
      <w:r w:rsidRPr="0041664A">
        <w:rPr>
          <w:rFonts w:ascii="Consolas" w:eastAsia="Times New Roman" w:hAnsi="Consolas" w:cs="Times New Roman"/>
          <w:color w:val="DAE3E3"/>
          <w:kern w:val="0"/>
          <w:sz w:val="21"/>
          <w:szCs w:val="21"/>
          <w:lang w:val="en-ZA" w:eastAsia="en-ZA"/>
        </w:rPr>
        <w:t xml:space="preserve">  </w:t>
      </w:r>
      <w:r w:rsidRPr="0041664A">
        <w:rPr>
          <w:rFonts w:ascii="Consolas" w:eastAsia="Times New Roman" w:hAnsi="Consolas" w:cs="Times New Roman"/>
          <w:color w:val="F39C12"/>
          <w:kern w:val="0"/>
          <w:sz w:val="21"/>
          <w:szCs w:val="21"/>
          <w:lang w:val="en-ZA" w:eastAsia="en-ZA"/>
        </w:rPr>
        <w:t>Serial</w:t>
      </w:r>
      <w:r w:rsidRPr="0041664A">
        <w:rPr>
          <w:rFonts w:ascii="Consolas" w:eastAsia="Times New Roman" w:hAnsi="Consolas" w:cs="Times New Roman"/>
          <w:color w:val="DAE3E3"/>
          <w:kern w:val="0"/>
          <w:sz w:val="21"/>
          <w:szCs w:val="21"/>
          <w:lang w:val="en-ZA" w:eastAsia="en-ZA"/>
        </w:rPr>
        <w:t>.</w:t>
      </w:r>
      <w:r w:rsidRPr="0041664A">
        <w:rPr>
          <w:rFonts w:ascii="Consolas" w:eastAsia="Times New Roman" w:hAnsi="Consolas" w:cs="Times New Roman"/>
          <w:color w:val="F39C12"/>
          <w:kern w:val="0"/>
          <w:sz w:val="21"/>
          <w:szCs w:val="21"/>
          <w:lang w:val="en-ZA" w:eastAsia="en-ZA"/>
        </w:rPr>
        <w:t>begin</w:t>
      </w:r>
      <w:r w:rsidRPr="0041664A">
        <w:rPr>
          <w:rFonts w:ascii="Consolas" w:eastAsia="Times New Roman" w:hAnsi="Consolas" w:cs="Times New Roman"/>
          <w:color w:val="DAE3E3"/>
          <w:kern w:val="0"/>
          <w:sz w:val="21"/>
          <w:szCs w:val="21"/>
          <w:lang w:val="en-ZA" w:eastAsia="en-ZA"/>
        </w:rPr>
        <w:t>(</w:t>
      </w:r>
      <w:r w:rsidRPr="0041664A">
        <w:rPr>
          <w:rFonts w:ascii="Consolas" w:eastAsia="Times New Roman" w:hAnsi="Consolas" w:cs="Times New Roman"/>
          <w:color w:val="7FCBCD"/>
          <w:kern w:val="0"/>
          <w:sz w:val="21"/>
          <w:szCs w:val="21"/>
          <w:lang w:val="en-ZA" w:eastAsia="en-ZA"/>
        </w:rPr>
        <w:t>9600</w:t>
      </w:r>
      <w:r w:rsidRPr="0041664A">
        <w:rPr>
          <w:rFonts w:ascii="Consolas" w:eastAsia="Times New Roman" w:hAnsi="Consolas" w:cs="Times New Roman"/>
          <w:color w:val="DAE3E3"/>
          <w:kern w:val="0"/>
          <w:sz w:val="21"/>
          <w:szCs w:val="21"/>
          <w:lang w:val="en-ZA" w:eastAsia="en-ZA"/>
        </w:rPr>
        <w:t>);</w:t>
      </w:r>
    </w:p>
    <w:p w14:paraId="4D0312F1" w14:textId="77777777" w:rsidR="00762389" w:rsidRPr="0041664A" w:rsidRDefault="00762389" w:rsidP="00762389">
      <w:pPr>
        <w:shd w:val="clear" w:color="auto" w:fill="1F272A"/>
        <w:spacing w:after="0" w:line="285" w:lineRule="atLeast"/>
        <w:ind w:left="851"/>
        <w:rPr>
          <w:rFonts w:ascii="Consolas" w:eastAsia="Times New Roman" w:hAnsi="Consolas" w:cs="Times New Roman"/>
          <w:color w:val="DAE3E3"/>
          <w:kern w:val="0"/>
          <w:sz w:val="21"/>
          <w:szCs w:val="21"/>
          <w:lang w:val="en-ZA" w:eastAsia="en-ZA"/>
        </w:rPr>
      </w:pPr>
      <w:r w:rsidRPr="0041664A">
        <w:rPr>
          <w:rFonts w:ascii="Consolas" w:eastAsia="Times New Roman" w:hAnsi="Consolas" w:cs="Times New Roman"/>
          <w:color w:val="DAE3E3"/>
          <w:kern w:val="0"/>
          <w:sz w:val="21"/>
          <w:szCs w:val="21"/>
          <w:lang w:val="en-ZA" w:eastAsia="en-ZA"/>
        </w:rPr>
        <w:t> </w:t>
      </w:r>
      <w:r w:rsidRPr="0041664A">
        <w:rPr>
          <w:rFonts w:ascii="Consolas" w:eastAsia="Times New Roman" w:hAnsi="Consolas" w:cs="Times New Roman"/>
          <w:color w:val="F39C12"/>
          <w:kern w:val="0"/>
          <w:sz w:val="21"/>
          <w:szCs w:val="21"/>
          <w:lang w:val="en-ZA" w:eastAsia="en-ZA"/>
        </w:rPr>
        <w:t>Serial</w:t>
      </w:r>
      <w:r w:rsidRPr="0041664A">
        <w:rPr>
          <w:rFonts w:ascii="Consolas" w:eastAsia="Times New Roman" w:hAnsi="Consolas" w:cs="Times New Roman"/>
          <w:color w:val="DAE3E3"/>
          <w:kern w:val="0"/>
          <w:sz w:val="21"/>
          <w:szCs w:val="21"/>
          <w:lang w:val="en-ZA" w:eastAsia="en-ZA"/>
        </w:rPr>
        <w:t>.</w:t>
      </w:r>
      <w:r w:rsidRPr="0041664A">
        <w:rPr>
          <w:rFonts w:ascii="Consolas" w:eastAsia="Times New Roman" w:hAnsi="Consolas" w:cs="Times New Roman"/>
          <w:color w:val="F39C12"/>
          <w:kern w:val="0"/>
          <w:sz w:val="21"/>
          <w:szCs w:val="21"/>
          <w:lang w:val="en-ZA" w:eastAsia="en-ZA"/>
        </w:rPr>
        <w:t>println</w:t>
      </w:r>
      <w:r w:rsidRPr="0041664A">
        <w:rPr>
          <w:rFonts w:ascii="Consolas" w:eastAsia="Times New Roman" w:hAnsi="Consolas" w:cs="Times New Roman"/>
          <w:color w:val="DAE3E3"/>
          <w:kern w:val="0"/>
          <w:sz w:val="21"/>
          <w:szCs w:val="21"/>
          <w:lang w:val="en-ZA" w:eastAsia="en-ZA"/>
        </w:rPr>
        <w:t>(num1&amp;&amp;num2);</w:t>
      </w:r>
    </w:p>
    <w:p w14:paraId="09FA8930" w14:textId="77777777" w:rsidR="00762389" w:rsidRDefault="00762389" w:rsidP="00762389">
      <w:pPr>
        <w:pStyle w:val="ListParagraph"/>
        <w:jc w:val="both"/>
      </w:pPr>
    </w:p>
    <w:p w14:paraId="6B6D9D8C" w14:textId="77777777" w:rsidR="00762389" w:rsidRDefault="00762389" w:rsidP="001B614A">
      <w:pPr>
        <w:pStyle w:val="ListParagraph"/>
        <w:spacing w:line="360" w:lineRule="auto"/>
        <w:jc w:val="both"/>
      </w:pPr>
      <w:r>
        <w:t>Output is a 1 which equates to true. If we change the value of any of the operands to 0, the output will be 0 which is false.</w:t>
      </w:r>
    </w:p>
    <w:p w14:paraId="6741FD04" w14:textId="77777777" w:rsidR="00762389" w:rsidRDefault="00762389" w:rsidP="00762389">
      <w:pPr>
        <w:pStyle w:val="ListParagraph"/>
        <w:jc w:val="both"/>
      </w:pPr>
    </w:p>
    <w:p w14:paraId="699477B7" w14:textId="77777777" w:rsidR="00762389" w:rsidRDefault="00762389" w:rsidP="00762389">
      <w:pPr>
        <w:pStyle w:val="ListParagraph"/>
        <w:numPr>
          <w:ilvl w:val="0"/>
          <w:numId w:val="150"/>
        </w:numPr>
        <w:jc w:val="both"/>
      </w:pPr>
      <w:r w:rsidRPr="0083056F">
        <w:rPr>
          <w:b/>
          <w:bCs/>
        </w:rPr>
        <w:t>Logical Or (||)</w:t>
      </w:r>
      <w:r>
        <w:t xml:space="preserve"> : </w:t>
      </w:r>
      <w:r w:rsidRPr="000C6B00">
        <w:t>The result of the condition is true, if either of the variables in the condition is true.</w:t>
      </w:r>
    </w:p>
    <w:p w14:paraId="3F14C6BE" w14:textId="77777777" w:rsidR="00762389" w:rsidRPr="0083056F" w:rsidRDefault="00762389" w:rsidP="00762389">
      <w:pPr>
        <w:shd w:val="clear" w:color="auto" w:fill="1F272A"/>
        <w:spacing w:after="0" w:line="285" w:lineRule="atLeast"/>
        <w:ind w:left="851"/>
        <w:rPr>
          <w:rFonts w:ascii="Consolas" w:eastAsia="Times New Roman" w:hAnsi="Consolas" w:cs="Times New Roman"/>
          <w:color w:val="DAE3E3"/>
          <w:kern w:val="0"/>
          <w:sz w:val="21"/>
          <w:szCs w:val="21"/>
          <w:lang w:val="en-ZA" w:eastAsia="en-ZA"/>
        </w:rPr>
      </w:pPr>
      <w:r w:rsidRPr="0083056F">
        <w:rPr>
          <w:rFonts w:ascii="Consolas" w:eastAsia="Times New Roman" w:hAnsi="Consolas" w:cs="Times New Roman"/>
          <w:color w:val="DAE3E3"/>
          <w:kern w:val="0"/>
          <w:sz w:val="21"/>
          <w:szCs w:val="21"/>
          <w:lang w:val="en-ZA" w:eastAsia="en-ZA"/>
        </w:rPr>
        <w:t xml:space="preserve">  </w:t>
      </w:r>
      <w:r w:rsidRPr="0083056F">
        <w:rPr>
          <w:rFonts w:ascii="Consolas" w:eastAsia="Times New Roman" w:hAnsi="Consolas" w:cs="Times New Roman"/>
          <w:color w:val="0CA1A6"/>
          <w:kern w:val="0"/>
          <w:sz w:val="21"/>
          <w:szCs w:val="21"/>
          <w:lang w:val="en-ZA" w:eastAsia="en-ZA"/>
        </w:rPr>
        <w:t>int</w:t>
      </w:r>
      <w:r w:rsidRPr="0083056F">
        <w:rPr>
          <w:rFonts w:ascii="Consolas" w:eastAsia="Times New Roman" w:hAnsi="Consolas" w:cs="Times New Roman"/>
          <w:color w:val="DAE3E3"/>
          <w:kern w:val="0"/>
          <w:sz w:val="21"/>
          <w:szCs w:val="21"/>
          <w:lang w:val="en-ZA" w:eastAsia="en-ZA"/>
        </w:rPr>
        <w:t xml:space="preserve"> num1=</w:t>
      </w:r>
      <w:r w:rsidRPr="0083056F">
        <w:rPr>
          <w:rFonts w:ascii="Consolas" w:eastAsia="Times New Roman" w:hAnsi="Consolas" w:cs="Times New Roman"/>
          <w:color w:val="7FCBCD"/>
          <w:kern w:val="0"/>
          <w:sz w:val="21"/>
          <w:szCs w:val="21"/>
          <w:lang w:val="en-ZA" w:eastAsia="en-ZA"/>
        </w:rPr>
        <w:t>0</w:t>
      </w:r>
      <w:r w:rsidRPr="0083056F">
        <w:rPr>
          <w:rFonts w:ascii="Consolas" w:eastAsia="Times New Roman" w:hAnsi="Consolas" w:cs="Times New Roman"/>
          <w:color w:val="DAE3E3"/>
          <w:kern w:val="0"/>
          <w:sz w:val="21"/>
          <w:szCs w:val="21"/>
          <w:lang w:val="en-ZA" w:eastAsia="en-ZA"/>
        </w:rPr>
        <w:t>;</w:t>
      </w:r>
    </w:p>
    <w:p w14:paraId="1B194B5B" w14:textId="77777777" w:rsidR="00762389" w:rsidRPr="0083056F" w:rsidRDefault="00762389" w:rsidP="00762389">
      <w:pPr>
        <w:shd w:val="clear" w:color="auto" w:fill="1F272A"/>
        <w:spacing w:after="0" w:line="285" w:lineRule="atLeast"/>
        <w:ind w:left="851"/>
        <w:rPr>
          <w:rFonts w:ascii="Consolas" w:eastAsia="Times New Roman" w:hAnsi="Consolas" w:cs="Times New Roman"/>
          <w:color w:val="DAE3E3"/>
          <w:kern w:val="0"/>
          <w:sz w:val="21"/>
          <w:szCs w:val="21"/>
          <w:lang w:val="en-ZA" w:eastAsia="en-ZA"/>
        </w:rPr>
      </w:pPr>
      <w:r w:rsidRPr="0083056F">
        <w:rPr>
          <w:rFonts w:ascii="Consolas" w:eastAsia="Times New Roman" w:hAnsi="Consolas" w:cs="Times New Roman"/>
          <w:color w:val="DAE3E3"/>
          <w:kern w:val="0"/>
          <w:sz w:val="21"/>
          <w:szCs w:val="21"/>
          <w:lang w:val="en-ZA" w:eastAsia="en-ZA"/>
        </w:rPr>
        <w:t xml:space="preserve">  </w:t>
      </w:r>
      <w:r w:rsidRPr="0083056F">
        <w:rPr>
          <w:rFonts w:ascii="Consolas" w:eastAsia="Times New Roman" w:hAnsi="Consolas" w:cs="Times New Roman"/>
          <w:color w:val="0CA1A6"/>
          <w:kern w:val="0"/>
          <w:sz w:val="21"/>
          <w:szCs w:val="21"/>
          <w:lang w:val="en-ZA" w:eastAsia="en-ZA"/>
        </w:rPr>
        <w:t>int</w:t>
      </w:r>
      <w:r w:rsidRPr="0083056F">
        <w:rPr>
          <w:rFonts w:ascii="Consolas" w:eastAsia="Times New Roman" w:hAnsi="Consolas" w:cs="Times New Roman"/>
          <w:color w:val="DAE3E3"/>
          <w:kern w:val="0"/>
          <w:sz w:val="21"/>
          <w:szCs w:val="21"/>
          <w:lang w:val="en-ZA" w:eastAsia="en-ZA"/>
        </w:rPr>
        <w:t xml:space="preserve"> num2=</w:t>
      </w:r>
      <w:r w:rsidRPr="0083056F">
        <w:rPr>
          <w:rFonts w:ascii="Consolas" w:eastAsia="Times New Roman" w:hAnsi="Consolas" w:cs="Times New Roman"/>
          <w:color w:val="7FCBCD"/>
          <w:kern w:val="0"/>
          <w:sz w:val="21"/>
          <w:szCs w:val="21"/>
          <w:lang w:val="en-ZA" w:eastAsia="en-ZA"/>
        </w:rPr>
        <w:t>1</w:t>
      </w:r>
      <w:r w:rsidRPr="0083056F">
        <w:rPr>
          <w:rFonts w:ascii="Consolas" w:eastAsia="Times New Roman" w:hAnsi="Consolas" w:cs="Times New Roman"/>
          <w:color w:val="DAE3E3"/>
          <w:kern w:val="0"/>
          <w:sz w:val="21"/>
          <w:szCs w:val="21"/>
          <w:lang w:val="en-ZA" w:eastAsia="en-ZA"/>
        </w:rPr>
        <w:t>;</w:t>
      </w:r>
    </w:p>
    <w:p w14:paraId="346C9DDA" w14:textId="77777777" w:rsidR="00762389" w:rsidRPr="0083056F" w:rsidRDefault="00762389" w:rsidP="00762389">
      <w:pPr>
        <w:shd w:val="clear" w:color="auto" w:fill="1F272A"/>
        <w:spacing w:after="0" w:line="285" w:lineRule="atLeast"/>
        <w:ind w:left="851"/>
        <w:rPr>
          <w:rFonts w:ascii="Consolas" w:eastAsia="Times New Roman" w:hAnsi="Consolas" w:cs="Times New Roman"/>
          <w:color w:val="DAE3E3"/>
          <w:kern w:val="0"/>
          <w:sz w:val="21"/>
          <w:szCs w:val="21"/>
          <w:lang w:val="en-ZA" w:eastAsia="en-ZA"/>
        </w:rPr>
      </w:pPr>
      <w:r w:rsidRPr="0083056F">
        <w:rPr>
          <w:rFonts w:ascii="Consolas" w:eastAsia="Times New Roman" w:hAnsi="Consolas" w:cs="Times New Roman"/>
          <w:color w:val="DAE3E3"/>
          <w:kern w:val="0"/>
          <w:sz w:val="21"/>
          <w:szCs w:val="21"/>
          <w:lang w:val="en-ZA" w:eastAsia="en-ZA"/>
        </w:rPr>
        <w:t xml:space="preserve">  </w:t>
      </w:r>
      <w:r w:rsidRPr="0083056F">
        <w:rPr>
          <w:rFonts w:ascii="Consolas" w:eastAsia="Times New Roman" w:hAnsi="Consolas" w:cs="Times New Roman"/>
          <w:color w:val="F39C12"/>
          <w:kern w:val="0"/>
          <w:sz w:val="21"/>
          <w:szCs w:val="21"/>
          <w:lang w:val="en-ZA" w:eastAsia="en-ZA"/>
        </w:rPr>
        <w:t>Serial</w:t>
      </w:r>
      <w:r w:rsidRPr="0083056F">
        <w:rPr>
          <w:rFonts w:ascii="Consolas" w:eastAsia="Times New Roman" w:hAnsi="Consolas" w:cs="Times New Roman"/>
          <w:color w:val="DAE3E3"/>
          <w:kern w:val="0"/>
          <w:sz w:val="21"/>
          <w:szCs w:val="21"/>
          <w:lang w:val="en-ZA" w:eastAsia="en-ZA"/>
        </w:rPr>
        <w:t>.</w:t>
      </w:r>
      <w:r w:rsidRPr="0083056F">
        <w:rPr>
          <w:rFonts w:ascii="Consolas" w:eastAsia="Times New Roman" w:hAnsi="Consolas" w:cs="Times New Roman"/>
          <w:color w:val="F39C12"/>
          <w:kern w:val="0"/>
          <w:sz w:val="21"/>
          <w:szCs w:val="21"/>
          <w:lang w:val="en-ZA" w:eastAsia="en-ZA"/>
        </w:rPr>
        <w:t>begin</w:t>
      </w:r>
      <w:r w:rsidRPr="0083056F">
        <w:rPr>
          <w:rFonts w:ascii="Consolas" w:eastAsia="Times New Roman" w:hAnsi="Consolas" w:cs="Times New Roman"/>
          <w:color w:val="DAE3E3"/>
          <w:kern w:val="0"/>
          <w:sz w:val="21"/>
          <w:szCs w:val="21"/>
          <w:lang w:val="en-ZA" w:eastAsia="en-ZA"/>
        </w:rPr>
        <w:t>(</w:t>
      </w:r>
      <w:r w:rsidRPr="0083056F">
        <w:rPr>
          <w:rFonts w:ascii="Consolas" w:eastAsia="Times New Roman" w:hAnsi="Consolas" w:cs="Times New Roman"/>
          <w:color w:val="7FCBCD"/>
          <w:kern w:val="0"/>
          <w:sz w:val="21"/>
          <w:szCs w:val="21"/>
          <w:lang w:val="en-ZA" w:eastAsia="en-ZA"/>
        </w:rPr>
        <w:t>9600</w:t>
      </w:r>
      <w:r w:rsidRPr="0083056F">
        <w:rPr>
          <w:rFonts w:ascii="Consolas" w:eastAsia="Times New Roman" w:hAnsi="Consolas" w:cs="Times New Roman"/>
          <w:color w:val="DAE3E3"/>
          <w:kern w:val="0"/>
          <w:sz w:val="21"/>
          <w:szCs w:val="21"/>
          <w:lang w:val="en-ZA" w:eastAsia="en-ZA"/>
        </w:rPr>
        <w:t>);</w:t>
      </w:r>
    </w:p>
    <w:p w14:paraId="45F08C16" w14:textId="77777777" w:rsidR="00762389" w:rsidRPr="0083056F" w:rsidRDefault="00762389" w:rsidP="00762389">
      <w:pPr>
        <w:shd w:val="clear" w:color="auto" w:fill="1F272A"/>
        <w:spacing w:after="0" w:line="285" w:lineRule="atLeast"/>
        <w:ind w:left="851"/>
        <w:rPr>
          <w:rFonts w:ascii="Consolas" w:eastAsia="Times New Roman" w:hAnsi="Consolas" w:cs="Times New Roman"/>
          <w:color w:val="DAE3E3"/>
          <w:kern w:val="0"/>
          <w:sz w:val="21"/>
          <w:szCs w:val="21"/>
          <w:lang w:val="en-ZA" w:eastAsia="en-ZA"/>
        </w:rPr>
      </w:pPr>
      <w:r w:rsidRPr="0083056F">
        <w:rPr>
          <w:rFonts w:ascii="Consolas" w:eastAsia="Times New Roman" w:hAnsi="Consolas" w:cs="Times New Roman"/>
          <w:color w:val="DAE3E3"/>
          <w:kern w:val="0"/>
          <w:sz w:val="21"/>
          <w:szCs w:val="21"/>
          <w:lang w:val="en-ZA" w:eastAsia="en-ZA"/>
        </w:rPr>
        <w:t> </w:t>
      </w:r>
      <w:r w:rsidRPr="0083056F">
        <w:rPr>
          <w:rFonts w:ascii="Consolas" w:eastAsia="Times New Roman" w:hAnsi="Consolas" w:cs="Times New Roman"/>
          <w:color w:val="F39C12"/>
          <w:kern w:val="0"/>
          <w:sz w:val="21"/>
          <w:szCs w:val="21"/>
          <w:lang w:val="en-ZA" w:eastAsia="en-ZA"/>
        </w:rPr>
        <w:t>Serial</w:t>
      </w:r>
      <w:r w:rsidRPr="0083056F">
        <w:rPr>
          <w:rFonts w:ascii="Consolas" w:eastAsia="Times New Roman" w:hAnsi="Consolas" w:cs="Times New Roman"/>
          <w:color w:val="DAE3E3"/>
          <w:kern w:val="0"/>
          <w:sz w:val="21"/>
          <w:szCs w:val="21"/>
          <w:lang w:val="en-ZA" w:eastAsia="en-ZA"/>
        </w:rPr>
        <w:t>.</w:t>
      </w:r>
      <w:r w:rsidRPr="0083056F">
        <w:rPr>
          <w:rFonts w:ascii="Consolas" w:eastAsia="Times New Roman" w:hAnsi="Consolas" w:cs="Times New Roman"/>
          <w:color w:val="F39C12"/>
          <w:kern w:val="0"/>
          <w:sz w:val="21"/>
          <w:szCs w:val="21"/>
          <w:lang w:val="en-ZA" w:eastAsia="en-ZA"/>
        </w:rPr>
        <w:t>println</w:t>
      </w:r>
      <w:r w:rsidRPr="0083056F">
        <w:rPr>
          <w:rFonts w:ascii="Consolas" w:eastAsia="Times New Roman" w:hAnsi="Consolas" w:cs="Times New Roman"/>
          <w:color w:val="DAE3E3"/>
          <w:kern w:val="0"/>
          <w:sz w:val="21"/>
          <w:szCs w:val="21"/>
          <w:lang w:val="en-ZA" w:eastAsia="en-ZA"/>
        </w:rPr>
        <w:t>(num1|| num2);</w:t>
      </w:r>
    </w:p>
    <w:p w14:paraId="383B044E" w14:textId="77777777" w:rsidR="00762389" w:rsidRDefault="00762389" w:rsidP="00762389">
      <w:pPr>
        <w:spacing w:after="0" w:line="240" w:lineRule="auto"/>
        <w:ind w:left="13"/>
        <w:contextualSpacing/>
        <w:jc w:val="both"/>
      </w:pPr>
    </w:p>
    <w:p w14:paraId="4B20F5C8" w14:textId="12803F70" w:rsidR="00762389" w:rsidRDefault="00762389" w:rsidP="001B614A">
      <w:pPr>
        <w:spacing w:after="0" w:line="360" w:lineRule="auto"/>
        <w:ind w:left="13"/>
        <w:contextualSpacing/>
        <w:jc w:val="both"/>
      </w:pPr>
      <w:r>
        <w:t xml:space="preserve">0 or 1 is 1. </w:t>
      </w:r>
      <w:r w:rsidR="00E80726">
        <w:t>So,</w:t>
      </w:r>
      <w:r>
        <w:t xml:space="preserve"> in this case the output is 1. If we change the value of num1 say to value 5, the result is still 1. For more understanding, revisit truth tables  on the following link:</w:t>
      </w:r>
    </w:p>
    <w:p w14:paraId="4A81E481" w14:textId="77777777" w:rsidR="00762389" w:rsidRDefault="00762389" w:rsidP="00762389">
      <w:pPr>
        <w:spacing w:after="0" w:line="240" w:lineRule="auto"/>
        <w:ind w:left="13"/>
        <w:contextualSpacing/>
        <w:jc w:val="both"/>
      </w:pPr>
    </w:p>
    <w:p w14:paraId="74280373" w14:textId="77777777" w:rsidR="00762389" w:rsidRPr="00080B54" w:rsidRDefault="00762389" w:rsidP="00762389">
      <w:pPr>
        <w:shd w:val="clear" w:color="auto" w:fill="D9D9D9" w:themeFill="background1" w:themeFillShade="D9"/>
        <w:spacing w:after="0" w:line="240" w:lineRule="auto"/>
        <w:ind w:left="13"/>
        <w:contextualSpacing/>
        <w:jc w:val="both"/>
        <w:rPr>
          <w:b/>
          <w:bCs/>
        </w:rPr>
      </w:pPr>
      <w:r w:rsidRPr="00080B54">
        <w:rPr>
          <w:b/>
          <w:bCs/>
        </w:rPr>
        <w:lastRenderedPageBreak/>
        <w:t>e</w:t>
      </w:r>
      <w:r>
        <w:rPr>
          <w:b/>
          <w:bCs/>
        </w:rPr>
        <w:t>-</w:t>
      </w:r>
      <w:r w:rsidRPr="00080B54">
        <w:rPr>
          <w:b/>
          <w:bCs/>
        </w:rPr>
        <w:t>Link</w:t>
      </w:r>
    </w:p>
    <w:p w14:paraId="3E1943C5" w14:textId="77777777" w:rsidR="00762389" w:rsidRDefault="00000000" w:rsidP="00762389">
      <w:pPr>
        <w:shd w:val="clear" w:color="auto" w:fill="D9D9D9" w:themeFill="background1" w:themeFillShade="D9"/>
        <w:spacing w:after="0" w:line="240" w:lineRule="auto"/>
        <w:ind w:left="13"/>
        <w:contextualSpacing/>
        <w:jc w:val="both"/>
      </w:pPr>
      <w:hyperlink r:id="rId23" w:history="1">
        <w:r w:rsidR="00762389" w:rsidRPr="00F92016">
          <w:rPr>
            <w:rStyle w:val="Hyperlink"/>
          </w:rPr>
          <w:t>https://www.techtarget.com/whatis/definition/truth-table</w:t>
        </w:r>
      </w:hyperlink>
    </w:p>
    <w:p w14:paraId="6A49B31B" w14:textId="77777777" w:rsidR="00762389" w:rsidRDefault="00762389" w:rsidP="00762389">
      <w:pPr>
        <w:spacing w:after="0" w:line="240" w:lineRule="auto"/>
        <w:ind w:left="13"/>
        <w:contextualSpacing/>
        <w:jc w:val="both"/>
      </w:pPr>
    </w:p>
    <w:p w14:paraId="28690B25" w14:textId="77777777" w:rsidR="00762389" w:rsidRDefault="00762389" w:rsidP="00762389">
      <w:pPr>
        <w:spacing w:after="0" w:line="240" w:lineRule="auto"/>
        <w:ind w:left="13"/>
        <w:contextualSpacing/>
        <w:jc w:val="both"/>
      </w:pPr>
    </w:p>
    <w:p w14:paraId="60DD5957" w14:textId="77777777" w:rsidR="00762389" w:rsidRPr="00801DC5" w:rsidRDefault="00762389" w:rsidP="00762389">
      <w:pPr>
        <w:jc w:val="both"/>
        <w:rPr>
          <w:b/>
          <w:caps/>
          <w:kern w:val="24"/>
        </w:rPr>
      </w:pPr>
      <w:r w:rsidRPr="00801DC5">
        <w:rPr>
          <w:b/>
          <w:caps/>
          <w:kern w:val="24"/>
        </w:rPr>
        <w:t>Compound Operators</w:t>
      </w:r>
    </w:p>
    <w:p w14:paraId="26B942B6" w14:textId="1180C62C" w:rsidR="00762389" w:rsidRDefault="00E80726" w:rsidP="00762389">
      <w:pPr>
        <w:spacing w:after="0" w:line="360" w:lineRule="auto"/>
        <w:ind w:left="13"/>
        <w:contextualSpacing/>
        <w:jc w:val="both"/>
      </w:pPr>
      <w:r>
        <w:t>The compound operators perform two or more calculations at once with the result of the right operand being assigned to the left operand. Let’s assume we have two variables num1 and num2 with assigned values of 5 and 1 respectively. We will use these values in our explanation of the different types of compound operators.</w:t>
      </w:r>
    </w:p>
    <w:p w14:paraId="2C410D5F" w14:textId="77777777" w:rsidR="00762389" w:rsidRPr="002D693C" w:rsidRDefault="00762389" w:rsidP="00762389">
      <w:pPr>
        <w:pStyle w:val="ListParagraph"/>
        <w:numPr>
          <w:ilvl w:val="0"/>
          <w:numId w:val="151"/>
        </w:numPr>
        <w:jc w:val="both"/>
      </w:pPr>
      <w:r>
        <w:t xml:space="preserve">Increment : </w:t>
      </w:r>
      <w:r w:rsidRPr="002D693C">
        <w:t>Increment operator, increases integer value by one</w:t>
      </w:r>
    </w:p>
    <w:p w14:paraId="56AAB367" w14:textId="77777777" w:rsidR="00762389" w:rsidRDefault="00762389" w:rsidP="00762389">
      <w:pPr>
        <w:pStyle w:val="ListParagraph"/>
        <w:spacing w:after="0" w:line="360" w:lineRule="auto"/>
        <w:ind w:left="733"/>
        <w:jc w:val="both"/>
      </w:pPr>
    </w:p>
    <w:p w14:paraId="46948352" w14:textId="77777777" w:rsidR="00762389" w:rsidRPr="00D46789" w:rsidRDefault="00762389" w:rsidP="00762389">
      <w:pPr>
        <w:shd w:val="clear" w:color="auto" w:fill="1F272A"/>
        <w:spacing w:after="0" w:line="285" w:lineRule="atLeast"/>
        <w:ind w:left="709"/>
        <w:rPr>
          <w:rFonts w:ascii="Consolas" w:eastAsia="Times New Roman" w:hAnsi="Consolas" w:cs="Times New Roman"/>
          <w:color w:val="DAE3E3"/>
          <w:kern w:val="0"/>
          <w:sz w:val="21"/>
          <w:szCs w:val="21"/>
          <w:lang w:val="en-ZA" w:eastAsia="en-ZA"/>
        </w:rPr>
      </w:pPr>
      <w:r w:rsidRPr="00D46789">
        <w:rPr>
          <w:rFonts w:ascii="Consolas" w:eastAsia="Times New Roman" w:hAnsi="Consolas" w:cs="Times New Roman"/>
          <w:color w:val="DAE3E3"/>
          <w:kern w:val="0"/>
          <w:sz w:val="21"/>
          <w:szCs w:val="21"/>
          <w:lang w:val="en-ZA" w:eastAsia="en-ZA"/>
        </w:rPr>
        <w:t> </w:t>
      </w:r>
      <w:r w:rsidRPr="00D46789">
        <w:rPr>
          <w:rFonts w:ascii="Consolas" w:eastAsia="Times New Roman" w:hAnsi="Consolas" w:cs="Times New Roman"/>
          <w:color w:val="0CA1A6"/>
          <w:kern w:val="0"/>
          <w:sz w:val="21"/>
          <w:szCs w:val="21"/>
          <w:lang w:val="en-ZA" w:eastAsia="en-ZA"/>
        </w:rPr>
        <w:t>int</w:t>
      </w:r>
      <w:r w:rsidRPr="00D46789">
        <w:rPr>
          <w:rFonts w:ascii="Consolas" w:eastAsia="Times New Roman" w:hAnsi="Consolas" w:cs="Times New Roman"/>
          <w:color w:val="DAE3E3"/>
          <w:kern w:val="0"/>
          <w:sz w:val="21"/>
          <w:szCs w:val="21"/>
          <w:lang w:val="en-ZA" w:eastAsia="en-ZA"/>
        </w:rPr>
        <w:t xml:space="preserve"> num1=</w:t>
      </w:r>
      <w:r w:rsidRPr="00D46789">
        <w:rPr>
          <w:rFonts w:ascii="Consolas" w:eastAsia="Times New Roman" w:hAnsi="Consolas" w:cs="Times New Roman"/>
          <w:color w:val="7FCBCD"/>
          <w:kern w:val="0"/>
          <w:sz w:val="21"/>
          <w:szCs w:val="21"/>
          <w:lang w:val="en-ZA" w:eastAsia="en-ZA"/>
        </w:rPr>
        <w:t>5</w:t>
      </w:r>
      <w:r w:rsidRPr="00D46789">
        <w:rPr>
          <w:rFonts w:ascii="Consolas" w:eastAsia="Times New Roman" w:hAnsi="Consolas" w:cs="Times New Roman"/>
          <w:color w:val="DAE3E3"/>
          <w:kern w:val="0"/>
          <w:sz w:val="21"/>
          <w:szCs w:val="21"/>
          <w:lang w:val="en-ZA" w:eastAsia="en-ZA"/>
        </w:rPr>
        <w:t>;</w:t>
      </w:r>
    </w:p>
    <w:p w14:paraId="4A7EBCBA" w14:textId="77777777" w:rsidR="00762389"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D46789">
        <w:rPr>
          <w:rFonts w:ascii="Consolas" w:eastAsia="Times New Roman" w:hAnsi="Consolas" w:cs="Times New Roman"/>
          <w:color w:val="DAE3E3"/>
          <w:kern w:val="0"/>
          <w:sz w:val="21"/>
          <w:szCs w:val="21"/>
          <w:lang w:val="en-ZA" w:eastAsia="en-ZA"/>
        </w:rPr>
        <w:t xml:space="preserve">  </w:t>
      </w:r>
      <w:r w:rsidRPr="00D46789">
        <w:rPr>
          <w:rFonts w:ascii="Consolas" w:eastAsia="Times New Roman" w:hAnsi="Consolas" w:cs="Times New Roman"/>
          <w:color w:val="0CA1A6"/>
          <w:kern w:val="0"/>
          <w:sz w:val="21"/>
          <w:szCs w:val="21"/>
          <w:lang w:val="en-ZA" w:eastAsia="en-ZA"/>
        </w:rPr>
        <w:t>int</w:t>
      </w:r>
      <w:r w:rsidRPr="00D46789">
        <w:rPr>
          <w:rFonts w:ascii="Consolas" w:eastAsia="Times New Roman" w:hAnsi="Consolas" w:cs="Times New Roman"/>
          <w:color w:val="DAE3E3"/>
          <w:kern w:val="0"/>
          <w:sz w:val="21"/>
          <w:szCs w:val="21"/>
          <w:lang w:val="en-ZA" w:eastAsia="en-ZA"/>
        </w:rPr>
        <w:t xml:space="preserve"> num2=</w:t>
      </w:r>
      <w:r w:rsidRPr="00D46789">
        <w:rPr>
          <w:rFonts w:ascii="Consolas" w:eastAsia="Times New Roman" w:hAnsi="Consolas" w:cs="Times New Roman"/>
          <w:color w:val="7FCBCD"/>
          <w:kern w:val="0"/>
          <w:sz w:val="21"/>
          <w:szCs w:val="21"/>
          <w:lang w:val="en-ZA" w:eastAsia="en-ZA"/>
        </w:rPr>
        <w:t>1</w:t>
      </w:r>
      <w:r w:rsidRPr="00D46789">
        <w:rPr>
          <w:rFonts w:ascii="Consolas" w:eastAsia="Times New Roman" w:hAnsi="Consolas" w:cs="Times New Roman"/>
          <w:color w:val="DAE3E3"/>
          <w:kern w:val="0"/>
          <w:sz w:val="21"/>
          <w:szCs w:val="21"/>
          <w:lang w:val="en-ZA" w:eastAsia="en-ZA"/>
        </w:rPr>
        <w:t>;</w:t>
      </w:r>
    </w:p>
    <w:p w14:paraId="7B1B0089" w14:textId="77777777" w:rsidR="00762389" w:rsidRPr="00D46789"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Pr>
          <w:rFonts w:ascii="Consolas" w:eastAsia="Times New Roman" w:hAnsi="Consolas" w:cs="Times New Roman"/>
          <w:color w:val="DAE3E3"/>
          <w:kern w:val="0"/>
          <w:sz w:val="21"/>
          <w:szCs w:val="21"/>
          <w:lang w:val="en-ZA" w:eastAsia="en-ZA"/>
        </w:rPr>
        <w:t>num1++;</w:t>
      </w:r>
    </w:p>
    <w:p w14:paraId="55F08739" w14:textId="77777777" w:rsidR="00762389" w:rsidRPr="00D46789"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D46789">
        <w:rPr>
          <w:rFonts w:ascii="Consolas" w:eastAsia="Times New Roman" w:hAnsi="Consolas" w:cs="Times New Roman"/>
          <w:color w:val="DAE3E3"/>
          <w:kern w:val="0"/>
          <w:sz w:val="21"/>
          <w:szCs w:val="21"/>
          <w:lang w:val="en-ZA" w:eastAsia="en-ZA"/>
        </w:rPr>
        <w:t xml:space="preserve">  </w:t>
      </w:r>
      <w:r w:rsidRPr="00D46789">
        <w:rPr>
          <w:rFonts w:ascii="Consolas" w:eastAsia="Times New Roman" w:hAnsi="Consolas" w:cs="Times New Roman"/>
          <w:color w:val="F39C12"/>
          <w:kern w:val="0"/>
          <w:sz w:val="21"/>
          <w:szCs w:val="21"/>
          <w:lang w:val="en-ZA" w:eastAsia="en-ZA"/>
        </w:rPr>
        <w:t>Serial</w:t>
      </w:r>
      <w:r w:rsidRPr="00D46789">
        <w:rPr>
          <w:rFonts w:ascii="Consolas" w:eastAsia="Times New Roman" w:hAnsi="Consolas" w:cs="Times New Roman"/>
          <w:color w:val="DAE3E3"/>
          <w:kern w:val="0"/>
          <w:sz w:val="21"/>
          <w:szCs w:val="21"/>
          <w:lang w:val="en-ZA" w:eastAsia="en-ZA"/>
        </w:rPr>
        <w:t>.</w:t>
      </w:r>
      <w:r w:rsidRPr="00D46789">
        <w:rPr>
          <w:rFonts w:ascii="Consolas" w:eastAsia="Times New Roman" w:hAnsi="Consolas" w:cs="Times New Roman"/>
          <w:color w:val="F39C12"/>
          <w:kern w:val="0"/>
          <w:sz w:val="21"/>
          <w:szCs w:val="21"/>
          <w:lang w:val="en-ZA" w:eastAsia="en-ZA"/>
        </w:rPr>
        <w:t>println</w:t>
      </w:r>
      <w:r w:rsidRPr="00D46789">
        <w:rPr>
          <w:rFonts w:ascii="Consolas" w:eastAsia="Times New Roman" w:hAnsi="Consolas" w:cs="Times New Roman"/>
          <w:color w:val="DAE3E3"/>
          <w:kern w:val="0"/>
          <w:sz w:val="21"/>
          <w:szCs w:val="21"/>
          <w:lang w:val="en-ZA" w:eastAsia="en-ZA"/>
        </w:rPr>
        <w:t>(num1);</w:t>
      </w:r>
    </w:p>
    <w:p w14:paraId="07806E80" w14:textId="77777777" w:rsidR="00762389" w:rsidRPr="00D46789"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D46789">
        <w:rPr>
          <w:rFonts w:ascii="Consolas" w:eastAsia="Times New Roman" w:hAnsi="Consolas" w:cs="Times New Roman"/>
          <w:color w:val="DAE3E3"/>
          <w:kern w:val="0"/>
          <w:sz w:val="21"/>
          <w:szCs w:val="21"/>
          <w:lang w:val="en-ZA" w:eastAsia="en-ZA"/>
        </w:rPr>
        <w:t xml:space="preserve">} </w:t>
      </w:r>
    </w:p>
    <w:p w14:paraId="651BE157" w14:textId="77777777" w:rsidR="00762389" w:rsidRDefault="00762389" w:rsidP="00762389">
      <w:pPr>
        <w:pStyle w:val="ListParagraph"/>
        <w:spacing w:after="0" w:line="360" w:lineRule="auto"/>
        <w:ind w:left="733"/>
        <w:jc w:val="both"/>
      </w:pPr>
    </w:p>
    <w:p w14:paraId="79A0B353" w14:textId="77777777" w:rsidR="00762389" w:rsidRDefault="00762389" w:rsidP="00762389">
      <w:pPr>
        <w:pStyle w:val="ListParagraph"/>
        <w:spacing w:after="0" w:line="360" w:lineRule="auto"/>
        <w:ind w:left="733"/>
        <w:jc w:val="both"/>
      </w:pPr>
      <w:r>
        <w:t xml:space="preserve">The output is a  6. </w:t>
      </w:r>
    </w:p>
    <w:p w14:paraId="250C667F" w14:textId="77777777" w:rsidR="00762389" w:rsidRDefault="00762389" w:rsidP="00762389">
      <w:pPr>
        <w:pStyle w:val="ListParagraph"/>
        <w:numPr>
          <w:ilvl w:val="0"/>
          <w:numId w:val="151"/>
        </w:numPr>
        <w:spacing w:after="0" w:line="360" w:lineRule="auto"/>
        <w:jc w:val="both"/>
      </w:pPr>
      <w:r w:rsidRPr="00671502">
        <w:rPr>
          <w:b/>
          <w:bCs/>
        </w:rPr>
        <w:t>decrement operator</w:t>
      </w:r>
      <w:r>
        <w:t>:</w:t>
      </w:r>
      <w:r w:rsidRPr="00671502">
        <w:rPr>
          <w:rFonts w:ascii="Nunito" w:hAnsi="Nunito"/>
          <w:color w:val="212529"/>
          <w:sz w:val="23"/>
          <w:szCs w:val="23"/>
          <w:shd w:val="clear" w:color="auto" w:fill="FFFFFF"/>
        </w:rPr>
        <w:t xml:space="preserve"> </w:t>
      </w:r>
      <w:r>
        <w:rPr>
          <w:rFonts w:ascii="Nunito" w:hAnsi="Nunito"/>
          <w:color w:val="212529"/>
          <w:sz w:val="23"/>
          <w:szCs w:val="23"/>
          <w:shd w:val="clear" w:color="auto" w:fill="FFFFFF"/>
        </w:rPr>
        <w:t>Decrement operator, decreases integer value by one.</w:t>
      </w:r>
    </w:p>
    <w:p w14:paraId="67C4ECFA" w14:textId="77777777" w:rsidR="00762389" w:rsidRPr="00671502"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671502">
        <w:rPr>
          <w:rFonts w:ascii="Consolas" w:eastAsia="Times New Roman" w:hAnsi="Consolas" w:cs="Times New Roman"/>
          <w:color w:val="0CA1A6"/>
          <w:kern w:val="0"/>
          <w:sz w:val="21"/>
          <w:szCs w:val="21"/>
          <w:lang w:val="en-ZA" w:eastAsia="en-ZA"/>
        </w:rPr>
        <w:t>int</w:t>
      </w:r>
      <w:r w:rsidRPr="00671502">
        <w:rPr>
          <w:rFonts w:ascii="Consolas" w:eastAsia="Times New Roman" w:hAnsi="Consolas" w:cs="Times New Roman"/>
          <w:color w:val="DAE3E3"/>
          <w:kern w:val="0"/>
          <w:sz w:val="21"/>
          <w:szCs w:val="21"/>
          <w:lang w:val="en-ZA" w:eastAsia="en-ZA"/>
        </w:rPr>
        <w:t xml:space="preserve"> num1=</w:t>
      </w:r>
      <w:r w:rsidRPr="00671502">
        <w:rPr>
          <w:rFonts w:ascii="Consolas" w:eastAsia="Times New Roman" w:hAnsi="Consolas" w:cs="Times New Roman"/>
          <w:color w:val="7FCBCD"/>
          <w:kern w:val="0"/>
          <w:sz w:val="21"/>
          <w:szCs w:val="21"/>
          <w:lang w:val="en-ZA" w:eastAsia="en-ZA"/>
        </w:rPr>
        <w:t>5</w:t>
      </w:r>
      <w:r w:rsidRPr="00671502">
        <w:rPr>
          <w:rFonts w:ascii="Consolas" w:eastAsia="Times New Roman" w:hAnsi="Consolas" w:cs="Times New Roman"/>
          <w:color w:val="DAE3E3"/>
          <w:kern w:val="0"/>
          <w:sz w:val="21"/>
          <w:szCs w:val="21"/>
          <w:lang w:val="en-ZA" w:eastAsia="en-ZA"/>
        </w:rPr>
        <w:t>;</w:t>
      </w:r>
    </w:p>
    <w:p w14:paraId="08C420AB" w14:textId="77777777" w:rsidR="00762389" w:rsidRPr="00671502"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671502">
        <w:rPr>
          <w:rFonts w:ascii="Consolas" w:eastAsia="Times New Roman" w:hAnsi="Consolas" w:cs="Times New Roman"/>
          <w:color w:val="0CA1A6"/>
          <w:kern w:val="0"/>
          <w:sz w:val="21"/>
          <w:szCs w:val="21"/>
          <w:lang w:val="en-ZA" w:eastAsia="en-ZA"/>
        </w:rPr>
        <w:t>int</w:t>
      </w:r>
      <w:r w:rsidRPr="00671502">
        <w:rPr>
          <w:rFonts w:ascii="Consolas" w:eastAsia="Times New Roman" w:hAnsi="Consolas" w:cs="Times New Roman"/>
          <w:color w:val="DAE3E3"/>
          <w:kern w:val="0"/>
          <w:sz w:val="21"/>
          <w:szCs w:val="21"/>
          <w:lang w:val="en-ZA" w:eastAsia="en-ZA"/>
        </w:rPr>
        <w:t xml:space="preserve"> num2=</w:t>
      </w:r>
      <w:r w:rsidRPr="00671502">
        <w:rPr>
          <w:rFonts w:ascii="Consolas" w:eastAsia="Times New Roman" w:hAnsi="Consolas" w:cs="Times New Roman"/>
          <w:color w:val="7FCBCD"/>
          <w:kern w:val="0"/>
          <w:sz w:val="21"/>
          <w:szCs w:val="21"/>
          <w:lang w:val="en-ZA" w:eastAsia="en-ZA"/>
        </w:rPr>
        <w:t>1</w:t>
      </w:r>
      <w:r w:rsidRPr="00671502">
        <w:rPr>
          <w:rFonts w:ascii="Consolas" w:eastAsia="Times New Roman" w:hAnsi="Consolas" w:cs="Times New Roman"/>
          <w:color w:val="DAE3E3"/>
          <w:kern w:val="0"/>
          <w:sz w:val="21"/>
          <w:szCs w:val="21"/>
          <w:lang w:val="en-ZA" w:eastAsia="en-ZA"/>
        </w:rPr>
        <w:t>;</w:t>
      </w:r>
    </w:p>
    <w:p w14:paraId="6725FE89" w14:textId="77777777" w:rsidR="00762389" w:rsidRPr="00671502"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671502">
        <w:rPr>
          <w:rFonts w:ascii="Consolas" w:eastAsia="Times New Roman" w:hAnsi="Consolas" w:cs="Times New Roman"/>
          <w:color w:val="F39C12"/>
          <w:kern w:val="0"/>
          <w:sz w:val="21"/>
          <w:szCs w:val="21"/>
          <w:lang w:val="en-ZA" w:eastAsia="en-ZA"/>
        </w:rPr>
        <w:t>Serial</w:t>
      </w:r>
      <w:r w:rsidRPr="00671502">
        <w:rPr>
          <w:rFonts w:ascii="Consolas" w:eastAsia="Times New Roman" w:hAnsi="Consolas" w:cs="Times New Roman"/>
          <w:color w:val="DAE3E3"/>
          <w:kern w:val="0"/>
          <w:sz w:val="21"/>
          <w:szCs w:val="21"/>
          <w:lang w:val="en-ZA" w:eastAsia="en-ZA"/>
        </w:rPr>
        <w:t>.</w:t>
      </w:r>
      <w:r w:rsidRPr="00671502">
        <w:rPr>
          <w:rFonts w:ascii="Consolas" w:eastAsia="Times New Roman" w:hAnsi="Consolas" w:cs="Times New Roman"/>
          <w:color w:val="F39C12"/>
          <w:kern w:val="0"/>
          <w:sz w:val="21"/>
          <w:szCs w:val="21"/>
          <w:lang w:val="en-ZA" w:eastAsia="en-ZA"/>
        </w:rPr>
        <w:t>begin</w:t>
      </w:r>
      <w:r w:rsidRPr="00671502">
        <w:rPr>
          <w:rFonts w:ascii="Consolas" w:eastAsia="Times New Roman" w:hAnsi="Consolas" w:cs="Times New Roman"/>
          <w:color w:val="DAE3E3"/>
          <w:kern w:val="0"/>
          <w:sz w:val="21"/>
          <w:szCs w:val="21"/>
          <w:lang w:val="en-ZA" w:eastAsia="en-ZA"/>
        </w:rPr>
        <w:t>(</w:t>
      </w:r>
      <w:r w:rsidRPr="00671502">
        <w:rPr>
          <w:rFonts w:ascii="Consolas" w:eastAsia="Times New Roman" w:hAnsi="Consolas" w:cs="Times New Roman"/>
          <w:color w:val="7FCBCD"/>
          <w:kern w:val="0"/>
          <w:sz w:val="21"/>
          <w:szCs w:val="21"/>
          <w:lang w:val="en-ZA" w:eastAsia="en-ZA"/>
        </w:rPr>
        <w:t>9600</w:t>
      </w:r>
      <w:r w:rsidRPr="00671502">
        <w:rPr>
          <w:rFonts w:ascii="Consolas" w:eastAsia="Times New Roman" w:hAnsi="Consolas" w:cs="Times New Roman"/>
          <w:color w:val="DAE3E3"/>
          <w:kern w:val="0"/>
          <w:sz w:val="21"/>
          <w:szCs w:val="21"/>
          <w:lang w:val="en-ZA" w:eastAsia="en-ZA"/>
        </w:rPr>
        <w:t>);</w:t>
      </w:r>
    </w:p>
    <w:p w14:paraId="37A2B360" w14:textId="77777777" w:rsidR="00762389" w:rsidRPr="00671502"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671502">
        <w:rPr>
          <w:rFonts w:ascii="Consolas" w:eastAsia="Times New Roman" w:hAnsi="Consolas" w:cs="Times New Roman"/>
          <w:color w:val="DAE3E3"/>
          <w:kern w:val="0"/>
          <w:sz w:val="21"/>
          <w:szCs w:val="21"/>
          <w:lang w:val="en-ZA" w:eastAsia="en-ZA"/>
        </w:rPr>
        <w:t>num1--;</w:t>
      </w:r>
    </w:p>
    <w:p w14:paraId="77C82909" w14:textId="77777777" w:rsidR="00762389" w:rsidRPr="00671502"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671502">
        <w:rPr>
          <w:rFonts w:ascii="Consolas" w:eastAsia="Times New Roman" w:hAnsi="Consolas" w:cs="Times New Roman"/>
          <w:color w:val="F39C12"/>
          <w:kern w:val="0"/>
          <w:sz w:val="21"/>
          <w:szCs w:val="21"/>
          <w:lang w:val="en-ZA" w:eastAsia="en-ZA"/>
        </w:rPr>
        <w:t>Serial</w:t>
      </w:r>
      <w:r w:rsidRPr="00671502">
        <w:rPr>
          <w:rFonts w:ascii="Consolas" w:eastAsia="Times New Roman" w:hAnsi="Consolas" w:cs="Times New Roman"/>
          <w:color w:val="DAE3E3"/>
          <w:kern w:val="0"/>
          <w:sz w:val="21"/>
          <w:szCs w:val="21"/>
          <w:lang w:val="en-ZA" w:eastAsia="en-ZA"/>
        </w:rPr>
        <w:t>.</w:t>
      </w:r>
      <w:r w:rsidRPr="00671502">
        <w:rPr>
          <w:rFonts w:ascii="Consolas" w:eastAsia="Times New Roman" w:hAnsi="Consolas" w:cs="Times New Roman"/>
          <w:color w:val="F39C12"/>
          <w:kern w:val="0"/>
          <w:sz w:val="21"/>
          <w:szCs w:val="21"/>
          <w:lang w:val="en-ZA" w:eastAsia="en-ZA"/>
        </w:rPr>
        <w:t>println</w:t>
      </w:r>
      <w:r w:rsidRPr="00671502">
        <w:rPr>
          <w:rFonts w:ascii="Consolas" w:eastAsia="Times New Roman" w:hAnsi="Consolas" w:cs="Times New Roman"/>
          <w:color w:val="DAE3E3"/>
          <w:kern w:val="0"/>
          <w:sz w:val="21"/>
          <w:szCs w:val="21"/>
          <w:lang w:val="en-ZA" w:eastAsia="en-ZA"/>
        </w:rPr>
        <w:t xml:space="preserve">(num1);   </w:t>
      </w:r>
    </w:p>
    <w:p w14:paraId="54DB4331" w14:textId="77777777" w:rsidR="00762389" w:rsidRDefault="00762389" w:rsidP="00762389">
      <w:pPr>
        <w:spacing w:after="0" w:line="360" w:lineRule="auto"/>
        <w:jc w:val="both"/>
      </w:pPr>
    </w:p>
    <w:p w14:paraId="7AAD91A1" w14:textId="77777777" w:rsidR="00762389" w:rsidRDefault="00762389" w:rsidP="00762389">
      <w:pPr>
        <w:spacing w:after="0" w:line="360" w:lineRule="auto"/>
        <w:jc w:val="both"/>
      </w:pPr>
      <w:r>
        <w:t>The output of the above program is 4.</w:t>
      </w:r>
    </w:p>
    <w:p w14:paraId="6FB8BDBA" w14:textId="77777777" w:rsidR="00762389" w:rsidRDefault="00762389" w:rsidP="00762389">
      <w:pPr>
        <w:spacing w:after="0" w:line="360" w:lineRule="auto"/>
        <w:jc w:val="both"/>
      </w:pPr>
    </w:p>
    <w:p w14:paraId="1D538CAC" w14:textId="77777777" w:rsidR="00762389" w:rsidRPr="001A25E4" w:rsidRDefault="00762389" w:rsidP="00762389">
      <w:pPr>
        <w:pStyle w:val="ListParagraph"/>
        <w:numPr>
          <w:ilvl w:val="0"/>
          <w:numId w:val="151"/>
        </w:numPr>
        <w:spacing w:after="0" w:line="360" w:lineRule="auto"/>
        <w:jc w:val="both"/>
      </w:pPr>
      <w:r w:rsidRPr="001A25E4">
        <w:rPr>
          <w:b/>
          <w:bCs/>
        </w:rPr>
        <w:t>compound addition</w:t>
      </w:r>
      <w:r w:rsidRPr="001A25E4">
        <w:t>- It adds right operand to the left operand and assign the result to left operand. num2 += num1 is equivalent to num2 = num2+ num1.</w:t>
      </w:r>
    </w:p>
    <w:p w14:paraId="586F8085" w14:textId="77777777" w:rsidR="00762389" w:rsidRPr="001A25E4"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1A25E4">
        <w:rPr>
          <w:rFonts w:ascii="Consolas" w:eastAsia="Times New Roman" w:hAnsi="Consolas" w:cs="Times New Roman"/>
          <w:color w:val="0CA1A6"/>
          <w:kern w:val="0"/>
          <w:sz w:val="21"/>
          <w:szCs w:val="21"/>
          <w:lang w:val="en-ZA" w:eastAsia="en-ZA"/>
        </w:rPr>
        <w:t>int</w:t>
      </w:r>
      <w:r w:rsidRPr="001A25E4">
        <w:rPr>
          <w:rFonts w:ascii="Consolas" w:eastAsia="Times New Roman" w:hAnsi="Consolas" w:cs="Times New Roman"/>
          <w:color w:val="DAE3E3"/>
          <w:kern w:val="0"/>
          <w:sz w:val="21"/>
          <w:szCs w:val="21"/>
          <w:lang w:val="en-ZA" w:eastAsia="en-ZA"/>
        </w:rPr>
        <w:t xml:space="preserve"> num1=</w:t>
      </w:r>
      <w:r w:rsidRPr="001A25E4">
        <w:rPr>
          <w:rFonts w:ascii="Consolas" w:eastAsia="Times New Roman" w:hAnsi="Consolas" w:cs="Times New Roman"/>
          <w:color w:val="7FCBCD"/>
          <w:kern w:val="0"/>
          <w:sz w:val="21"/>
          <w:szCs w:val="21"/>
          <w:lang w:val="en-ZA" w:eastAsia="en-ZA"/>
        </w:rPr>
        <w:t>5</w:t>
      </w:r>
      <w:r w:rsidRPr="001A25E4">
        <w:rPr>
          <w:rFonts w:ascii="Consolas" w:eastAsia="Times New Roman" w:hAnsi="Consolas" w:cs="Times New Roman"/>
          <w:color w:val="DAE3E3"/>
          <w:kern w:val="0"/>
          <w:sz w:val="21"/>
          <w:szCs w:val="21"/>
          <w:lang w:val="en-ZA" w:eastAsia="en-ZA"/>
        </w:rPr>
        <w:t>;</w:t>
      </w:r>
    </w:p>
    <w:p w14:paraId="48A24BE7" w14:textId="77777777" w:rsidR="00762389" w:rsidRPr="001A25E4"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1A25E4">
        <w:rPr>
          <w:rFonts w:ascii="Consolas" w:eastAsia="Times New Roman" w:hAnsi="Consolas" w:cs="Times New Roman"/>
          <w:color w:val="0CA1A6"/>
          <w:kern w:val="0"/>
          <w:sz w:val="21"/>
          <w:szCs w:val="21"/>
          <w:lang w:val="en-ZA" w:eastAsia="en-ZA"/>
        </w:rPr>
        <w:t>int</w:t>
      </w:r>
      <w:r w:rsidRPr="001A25E4">
        <w:rPr>
          <w:rFonts w:ascii="Consolas" w:eastAsia="Times New Roman" w:hAnsi="Consolas" w:cs="Times New Roman"/>
          <w:color w:val="DAE3E3"/>
          <w:kern w:val="0"/>
          <w:sz w:val="21"/>
          <w:szCs w:val="21"/>
          <w:lang w:val="en-ZA" w:eastAsia="en-ZA"/>
        </w:rPr>
        <w:t xml:space="preserve"> num2=</w:t>
      </w:r>
      <w:r w:rsidRPr="001A25E4">
        <w:rPr>
          <w:rFonts w:ascii="Consolas" w:eastAsia="Times New Roman" w:hAnsi="Consolas" w:cs="Times New Roman"/>
          <w:color w:val="7FCBCD"/>
          <w:kern w:val="0"/>
          <w:sz w:val="21"/>
          <w:szCs w:val="21"/>
          <w:lang w:val="en-ZA" w:eastAsia="en-ZA"/>
        </w:rPr>
        <w:t>1</w:t>
      </w:r>
      <w:r w:rsidRPr="001A25E4">
        <w:rPr>
          <w:rFonts w:ascii="Consolas" w:eastAsia="Times New Roman" w:hAnsi="Consolas" w:cs="Times New Roman"/>
          <w:color w:val="DAE3E3"/>
          <w:kern w:val="0"/>
          <w:sz w:val="21"/>
          <w:szCs w:val="21"/>
          <w:lang w:val="en-ZA" w:eastAsia="en-ZA"/>
        </w:rPr>
        <w:t>;</w:t>
      </w:r>
    </w:p>
    <w:p w14:paraId="1546B1BD" w14:textId="77777777" w:rsidR="00762389" w:rsidRPr="001A25E4"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1A25E4">
        <w:rPr>
          <w:rFonts w:ascii="Consolas" w:eastAsia="Times New Roman" w:hAnsi="Consolas" w:cs="Times New Roman"/>
          <w:color w:val="F39C12"/>
          <w:kern w:val="0"/>
          <w:sz w:val="21"/>
          <w:szCs w:val="21"/>
          <w:lang w:val="en-ZA" w:eastAsia="en-ZA"/>
        </w:rPr>
        <w:t>Serial</w:t>
      </w:r>
      <w:r w:rsidRPr="001A25E4">
        <w:rPr>
          <w:rFonts w:ascii="Consolas" w:eastAsia="Times New Roman" w:hAnsi="Consolas" w:cs="Times New Roman"/>
          <w:color w:val="DAE3E3"/>
          <w:kern w:val="0"/>
          <w:sz w:val="21"/>
          <w:szCs w:val="21"/>
          <w:lang w:val="en-ZA" w:eastAsia="en-ZA"/>
        </w:rPr>
        <w:t>.</w:t>
      </w:r>
      <w:r w:rsidRPr="001A25E4">
        <w:rPr>
          <w:rFonts w:ascii="Consolas" w:eastAsia="Times New Roman" w:hAnsi="Consolas" w:cs="Times New Roman"/>
          <w:color w:val="F39C12"/>
          <w:kern w:val="0"/>
          <w:sz w:val="21"/>
          <w:szCs w:val="21"/>
          <w:lang w:val="en-ZA" w:eastAsia="en-ZA"/>
        </w:rPr>
        <w:t>begin</w:t>
      </w:r>
      <w:r w:rsidRPr="001A25E4">
        <w:rPr>
          <w:rFonts w:ascii="Consolas" w:eastAsia="Times New Roman" w:hAnsi="Consolas" w:cs="Times New Roman"/>
          <w:color w:val="DAE3E3"/>
          <w:kern w:val="0"/>
          <w:sz w:val="21"/>
          <w:szCs w:val="21"/>
          <w:lang w:val="en-ZA" w:eastAsia="en-ZA"/>
        </w:rPr>
        <w:t>(</w:t>
      </w:r>
      <w:r w:rsidRPr="001A25E4">
        <w:rPr>
          <w:rFonts w:ascii="Consolas" w:eastAsia="Times New Roman" w:hAnsi="Consolas" w:cs="Times New Roman"/>
          <w:color w:val="7FCBCD"/>
          <w:kern w:val="0"/>
          <w:sz w:val="21"/>
          <w:szCs w:val="21"/>
          <w:lang w:val="en-ZA" w:eastAsia="en-ZA"/>
        </w:rPr>
        <w:t>9600</w:t>
      </w:r>
      <w:r w:rsidRPr="001A25E4">
        <w:rPr>
          <w:rFonts w:ascii="Consolas" w:eastAsia="Times New Roman" w:hAnsi="Consolas" w:cs="Times New Roman"/>
          <w:color w:val="DAE3E3"/>
          <w:kern w:val="0"/>
          <w:sz w:val="21"/>
          <w:szCs w:val="21"/>
          <w:lang w:val="en-ZA" w:eastAsia="en-ZA"/>
        </w:rPr>
        <w:t>);</w:t>
      </w:r>
    </w:p>
    <w:p w14:paraId="541D6AD0" w14:textId="77777777" w:rsidR="00762389" w:rsidRPr="001A25E4"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1A25E4">
        <w:rPr>
          <w:rFonts w:ascii="Consolas" w:eastAsia="Times New Roman" w:hAnsi="Consolas" w:cs="Times New Roman"/>
          <w:color w:val="DAE3E3"/>
          <w:kern w:val="0"/>
          <w:sz w:val="21"/>
          <w:szCs w:val="21"/>
          <w:lang w:val="en-ZA" w:eastAsia="en-ZA"/>
        </w:rPr>
        <w:t>num2+=num1;</w:t>
      </w:r>
    </w:p>
    <w:p w14:paraId="07978E86" w14:textId="77777777" w:rsidR="00762389" w:rsidRPr="001A25E4"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1A25E4">
        <w:rPr>
          <w:rFonts w:ascii="Consolas" w:eastAsia="Times New Roman" w:hAnsi="Consolas" w:cs="Times New Roman"/>
          <w:color w:val="F39C12"/>
          <w:kern w:val="0"/>
          <w:sz w:val="21"/>
          <w:szCs w:val="21"/>
          <w:lang w:val="en-ZA" w:eastAsia="en-ZA"/>
        </w:rPr>
        <w:t>Serial</w:t>
      </w:r>
      <w:r w:rsidRPr="001A25E4">
        <w:rPr>
          <w:rFonts w:ascii="Consolas" w:eastAsia="Times New Roman" w:hAnsi="Consolas" w:cs="Times New Roman"/>
          <w:color w:val="DAE3E3"/>
          <w:kern w:val="0"/>
          <w:sz w:val="21"/>
          <w:szCs w:val="21"/>
          <w:lang w:val="en-ZA" w:eastAsia="en-ZA"/>
        </w:rPr>
        <w:t>.</w:t>
      </w:r>
      <w:r w:rsidRPr="001A25E4">
        <w:rPr>
          <w:rFonts w:ascii="Consolas" w:eastAsia="Times New Roman" w:hAnsi="Consolas" w:cs="Times New Roman"/>
          <w:color w:val="F39C12"/>
          <w:kern w:val="0"/>
          <w:sz w:val="21"/>
          <w:szCs w:val="21"/>
          <w:lang w:val="en-ZA" w:eastAsia="en-ZA"/>
        </w:rPr>
        <w:t>println</w:t>
      </w:r>
      <w:r w:rsidRPr="001A25E4">
        <w:rPr>
          <w:rFonts w:ascii="Consolas" w:eastAsia="Times New Roman" w:hAnsi="Consolas" w:cs="Times New Roman"/>
          <w:color w:val="DAE3E3"/>
          <w:kern w:val="0"/>
          <w:sz w:val="21"/>
          <w:szCs w:val="21"/>
          <w:lang w:val="en-ZA" w:eastAsia="en-ZA"/>
        </w:rPr>
        <w:t xml:space="preserve">(num2); </w:t>
      </w:r>
    </w:p>
    <w:p w14:paraId="5C435FCD" w14:textId="77777777" w:rsidR="00762389" w:rsidRDefault="00762389" w:rsidP="00762389">
      <w:pPr>
        <w:pStyle w:val="ListParagraph"/>
        <w:spacing w:after="0" w:line="360" w:lineRule="auto"/>
        <w:jc w:val="both"/>
        <w:rPr>
          <w:rFonts w:cs="Times New Roman"/>
          <w:b/>
          <w:bCs/>
        </w:rPr>
      </w:pPr>
    </w:p>
    <w:p w14:paraId="1FBF335C" w14:textId="77777777" w:rsidR="00762389" w:rsidRDefault="00762389" w:rsidP="00762389">
      <w:pPr>
        <w:pStyle w:val="ListParagraph"/>
        <w:spacing w:after="0" w:line="360" w:lineRule="auto"/>
        <w:jc w:val="both"/>
      </w:pPr>
      <w:r w:rsidRPr="001A25E4">
        <w:t>The output of the above code snippet is 6.</w:t>
      </w:r>
    </w:p>
    <w:p w14:paraId="05221BE1" w14:textId="143F399D" w:rsidR="00762389" w:rsidRDefault="00762389" w:rsidP="00762389">
      <w:pPr>
        <w:pStyle w:val="ListParagraph"/>
        <w:spacing w:after="0" w:line="360" w:lineRule="auto"/>
        <w:jc w:val="both"/>
      </w:pPr>
    </w:p>
    <w:p w14:paraId="5891F547" w14:textId="727B9C4D" w:rsidR="00E80726" w:rsidRDefault="00E80726" w:rsidP="00762389">
      <w:pPr>
        <w:pStyle w:val="ListParagraph"/>
        <w:spacing w:after="0" w:line="360" w:lineRule="auto"/>
        <w:jc w:val="both"/>
      </w:pPr>
    </w:p>
    <w:p w14:paraId="0B282B50" w14:textId="77777777" w:rsidR="00E80726" w:rsidRDefault="00E80726" w:rsidP="00762389">
      <w:pPr>
        <w:pStyle w:val="ListParagraph"/>
        <w:spacing w:after="0" w:line="360" w:lineRule="auto"/>
        <w:jc w:val="both"/>
      </w:pPr>
    </w:p>
    <w:p w14:paraId="089436D9" w14:textId="77777777" w:rsidR="00762389" w:rsidRDefault="00762389" w:rsidP="00762389">
      <w:pPr>
        <w:pStyle w:val="ListParagraph"/>
        <w:numPr>
          <w:ilvl w:val="0"/>
          <w:numId w:val="151"/>
        </w:numPr>
        <w:spacing w:after="0" w:line="360" w:lineRule="auto"/>
        <w:jc w:val="both"/>
      </w:pPr>
      <w:r w:rsidRPr="00E80726">
        <w:rPr>
          <w:b/>
          <w:bCs/>
        </w:rPr>
        <w:t>compound subtraction</w:t>
      </w:r>
      <w:r>
        <w:t>:</w:t>
      </w:r>
      <w:r w:rsidRPr="001A25E4">
        <w:t xml:space="preserve"> . It subtracts right operand from the left operand and assign the result to left operand, num2 += num1 is equivalent to num2 = num2</w:t>
      </w:r>
      <w:r>
        <w:t>-</w:t>
      </w:r>
      <w:r w:rsidRPr="001A25E4">
        <w:t xml:space="preserve"> num1.</w:t>
      </w:r>
    </w:p>
    <w:p w14:paraId="20D93FFB" w14:textId="77777777" w:rsidR="00762389" w:rsidRPr="001A25E4"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1A25E4">
        <w:rPr>
          <w:rFonts w:ascii="Consolas" w:eastAsia="Times New Roman" w:hAnsi="Consolas" w:cs="Times New Roman"/>
          <w:color w:val="0CA1A6"/>
          <w:kern w:val="0"/>
          <w:sz w:val="21"/>
          <w:szCs w:val="21"/>
          <w:lang w:val="en-ZA" w:eastAsia="en-ZA"/>
        </w:rPr>
        <w:lastRenderedPageBreak/>
        <w:t>int</w:t>
      </w:r>
      <w:r w:rsidRPr="001A25E4">
        <w:rPr>
          <w:rFonts w:ascii="Consolas" w:eastAsia="Times New Roman" w:hAnsi="Consolas" w:cs="Times New Roman"/>
          <w:color w:val="DAE3E3"/>
          <w:kern w:val="0"/>
          <w:sz w:val="21"/>
          <w:szCs w:val="21"/>
          <w:lang w:val="en-ZA" w:eastAsia="en-ZA"/>
        </w:rPr>
        <w:t xml:space="preserve"> num1=</w:t>
      </w:r>
      <w:r w:rsidRPr="001A25E4">
        <w:rPr>
          <w:rFonts w:ascii="Consolas" w:eastAsia="Times New Roman" w:hAnsi="Consolas" w:cs="Times New Roman"/>
          <w:color w:val="7FCBCD"/>
          <w:kern w:val="0"/>
          <w:sz w:val="21"/>
          <w:szCs w:val="21"/>
          <w:lang w:val="en-ZA" w:eastAsia="en-ZA"/>
        </w:rPr>
        <w:t>5</w:t>
      </w:r>
      <w:r w:rsidRPr="001A25E4">
        <w:rPr>
          <w:rFonts w:ascii="Consolas" w:eastAsia="Times New Roman" w:hAnsi="Consolas" w:cs="Times New Roman"/>
          <w:color w:val="DAE3E3"/>
          <w:kern w:val="0"/>
          <w:sz w:val="21"/>
          <w:szCs w:val="21"/>
          <w:lang w:val="en-ZA" w:eastAsia="en-ZA"/>
        </w:rPr>
        <w:t>;</w:t>
      </w:r>
    </w:p>
    <w:p w14:paraId="49783D8D" w14:textId="77777777" w:rsidR="00762389" w:rsidRPr="001A25E4"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1A25E4">
        <w:rPr>
          <w:rFonts w:ascii="Consolas" w:eastAsia="Times New Roman" w:hAnsi="Consolas" w:cs="Times New Roman"/>
          <w:color w:val="0CA1A6"/>
          <w:kern w:val="0"/>
          <w:sz w:val="21"/>
          <w:szCs w:val="21"/>
          <w:lang w:val="en-ZA" w:eastAsia="en-ZA"/>
        </w:rPr>
        <w:t>int</w:t>
      </w:r>
      <w:r w:rsidRPr="001A25E4">
        <w:rPr>
          <w:rFonts w:ascii="Consolas" w:eastAsia="Times New Roman" w:hAnsi="Consolas" w:cs="Times New Roman"/>
          <w:color w:val="DAE3E3"/>
          <w:kern w:val="0"/>
          <w:sz w:val="21"/>
          <w:szCs w:val="21"/>
          <w:lang w:val="en-ZA" w:eastAsia="en-ZA"/>
        </w:rPr>
        <w:t xml:space="preserve"> num2=</w:t>
      </w:r>
      <w:r w:rsidRPr="001A25E4">
        <w:rPr>
          <w:rFonts w:ascii="Consolas" w:eastAsia="Times New Roman" w:hAnsi="Consolas" w:cs="Times New Roman"/>
          <w:color w:val="7FCBCD"/>
          <w:kern w:val="0"/>
          <w:sz w:val="21"/>
          <w:szCs w:val="21"/>
          <w:lang w:val="en-ZA" w:eastAsia="en-ZA"/>
        </w:rPr>
        <w:t>1</w:t>
      </w:r>
      <w:r w:rsidRPr="001A25E4">
        <w:rPr>
          <w:rFonts w:ascii="Consolas" w:eastAsia="Times New Roman" w:hAnsi="Consolas" w:cs="Times New Roman"/>
          <w:color w:val="DAE3E3"/>
          <w:kern w:val="0"/>
          <w:sz w:val="21"/>
          <w:szCs w:val="21"/>
          <w:lang w:val="en-ZA" w:eastAsia="en-ZA"/>
        </w:rPr>
        <w:t>;</w:t>
      </w:r>
    </w:p>
    <w:p w14:paraId="24DE1AFF" w14:textId="77777777" w:rsidR="00762389" w:rsidRPr="001A25E4"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1A25E4">
        <w:rPr>
          <w:rFonts w:ascii="Consolas" w:eastAsia="Times New Roman" w:hAnsi="Consolas" w:cs="Times New Roman"/>
          <w:color w:val="F39C12"/>
          <w:kern w:val="0"/>
          <w:sz w:val="21"/>
          <w:szCs w:val="21"/>
          <w:lang w:val="en-ZA" w:eastAsia="en-ZA"/>
        </w:rPr>
        <w:t>Serial</w:t>
      </w:r>
      <w:r w:rsidRPr="001A25E4">
        <w:rPr>
          <w:rFonts w:ascii="Consolas" w:eastAsia="Times New Roman" w:hAnsi="Consolas" w:cs="Times New Roman"/>
          <w:color w:val="DAE3E3"/>
          <w:kern w:val="0"/>
          <w:sz w:val="21"/>
          <w:szCs w:val="21"/>
          <w:lang w:val="en-ZA" w:eastAsia="en-ZA"/>
        </w:rPr>
        <w:t>.</w:t>
      </w:r>
      <w:r w:rsidRPr="001A25E4">
        <w:rPr>
          <w:rFonts w:ascii="Consolas" w:eastAsia="Times New Roman" w:hAnsi="Consolas" w:cs="Times New Roman"/>
          <w:color w:val="F39C12"/>
          <w:kern w:val="0"/>
          <w:sz w:val="21"/>
          <w:szCs w:val="21"/>
          <w:lang w:val="en-ZA" w:eastAsia="en-ZA"/>
        </w:rPr>
        <w:t>begin</w:t>
      </w:r>
      <w:r w:rsidRPr="001A25E4">
        <w:rPr>
          <w:rFonts w:ascii="Consolas" w:eastAsia="Times New Roman" w:hAnsi="Consolas" w:cs="Times New Roman"/>
          <w:color w:val="DAE3E3"/>
          <w:kern w:val="0"/>
          <w:sz w:val="21"/>
          <w:szCs w:val="21"/>
          <w:lang w:val="en-ZA" w:eastAsia="en-ZA"/>
        </w:rPr>
        <w:t>(</w:t>
      </w:r>
      <w:r w:rsidRPr="001A25E4">
        <w:rPr>
          <w:rFonts w:ascii="Consolas" w:eastAsia="Times New Roman" w:hAnsi="Consolas" w:cs="Times New Roman"/>
          <w:color w:val="7FCBCD"/>
          <w:kern w:val="0"/>
          <w:sz w:val="21"/>
          <w:szCs w:val="21"/>
          <w:lang w:val="en-ZA" w:eastAsia="en-ZA"/>
        </w:rPr>
        <w:t>9600</w:t>
      </w:r>
      <w:r w:rsidRPr="001A25E4">
        <w:rPr>
          <w:rFonts w:ascii="Consolas" w:eastAsia="Times New Roman" w:hAnsi="Consolas" w:cs="Times New Roman"/>
          <w:color w:val="DAE3E3"/>
          <w:kern w:val="0"/>
          <w:sz w:val="21"/>
          <w:szCs w:val="21"/>
          <w:lang w:val="en-ZA" w:eastAsia="en-ZA"/>
        </w:rPr>
        <w:t>);</w:t>
      </w:r>
    </w:p>
    <w:p w14:paraId="77BE7B21" w14:textId="77777777" w:rsidR="00762389" w:rsidRPr="001A25E4"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1A25E4">
        <w:rPr>
          <w:rFonts w:ascii="Consolas" w:eastAsia="Times New Roman" w:hAnsi="Consolas" w:cs="Times New Roman"/>
          <w:color w:val="DAE3E3"/>
          <w:kern w:val="0"/>
          <w:sz w:val="21"/>
          <w:szCs w:val="21"/>
          <w:lang w:val="en-ZA" w:eastAsia="en-ZA"/>
        </w:rPr>
        <w:t>num2-=num1;</w:t>
      </w:r>
    </w:p>
    <w:p w14:paraId="6186A0AA" w14:textId="77777777" w:rsidR="00762389" w:rsidRPr="001A25E4"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1A25E4">
        <w:rPr>
          <w:rFonts w:ascii="Consolas" w:eastAsia="Times New Roman" w:hAnsi="Consolas" w:cs="Times New Roman"/>
          <w:color w:val="F39C12"/>
          <w:kern w:val="0"/>
          <w:sz w:val="21"/>
          <w:szCs w:val="21"/>
          <w:lang w:val="en-ZA" w:eastAsia="en-ZA"/>
        </w:rPr>
        <w:t>Serial</w:t>
      </w:r>
      <w:r w:rsidRPr="001A25E4">
        <w:rPr>
          <w:rFonts w:ascii="Consolas" w:eastAsia="Times New Roman" w:hAnsi="Consolas" w:cs="Times New Roman"/>
          <w:color w:val="DAE3E3"/>
          <w:kern w:val="0"/>
          <w:sz w:val="21"/>
          <w:szCs w:val="21"/>
          <w:lang w:val="en-ZA" w:eastAsia="en-ZA"/>
        </w:rPr>
        <w:t>.</w:t>
      </w:r>
      <w:r w:rsidRPr="001A25E4">
        <w:rPr>
          <w:rFonts w:ascii="Consolas" w:eastAsia="Times New Roman" w:hAnsi="Consolas" w:cs="Times New Roman"/>
          <w:color w:val="F39C12"/>
          <w:kern w:val="0"/>
          <w:sz w:val="21"/>
          <w:szCs w:val="21"/>
          <w:lang w:val="en-ZA" w:eastAsia="en-ZA"/>
        </w:rPr>
        <w:t>println</w:t>
      </w:r>
      <w:r w:rsidRPr="001A25E4">
        <w:rPr>
          <w:rFonts w:ascii="Consolas" w:eastAsia="Times New Roman" w:hAnsi="Consolas" w:cs="Times New Roman"/>
          <w:color w:val="DAE3E3"/>
          <w:kern w:val="0"/>
          <w:sz w:val="21"/>
          <w:szCs w:val="21"/>
          <w:lang w:val="en-ZA" w:eastAsia="en-ZA"/>
        </w:rPr>
        <w:t xml:space="preserve">(num2); </w:t>
      </w:r>
    </w:p>
    <w:p w14:paraId="04CE8762" w14:textId="77777777" w:rsidR="00762389" w:rsidRDefault="00762389" w:rsidP="00762389">
      <w:pPr>
        <w:spacing w:after="0" w:line="360" w:lineRule="auto"/>
        <w:jc w:val="both"/>
      </w:pPr>
    </w:p>
    <w:p w14:paraId="022C641E" w14:textId="77777777" w:rsidR="00762389" w:rsidRDefault="00762389" w:rsidP="00762389">
      <w:pPr>
        <w:spacing w:after="0" w:line="360" w:lineRule="auto"/>
        <w:jc w:val="both"/>
      </w:pPr>
      <w:r>
        <w:t>The output is -4.</w:t>
      </w:r>
    </w:p>
    <w:p w14:paraId="1252BB20" w14:textId="77777777" w:rsidR="00762389" w:rsidRDefault="00762389" w:rsidP="00762389">
      <w:pPr>
        <w:pStyle w:val="ListParagraph"/>
        <w:numPr>
          <w:ilvl w:val="0"/>
          <w:numId w:val="151"/>
        </w:numPr>
        <w:spacing w:after="0" w:line="360" w:lineRule="auto"/>
        <w:jc w:val="both"/>
      </w:pPr>
      <w:r w:rsidRPr="00E80726">
        <w:rPr>
          <w:b/>
          <w:bCs/>
        </w:rPr>
        <w:t>compound multiplication</w:t>
      </w:r>
      <w:r>
        <w:t xml:space="preserve">: </w:t>
      </w:r>
      <w:r w:rsidRPr="00C27618">
        <w:t>It multiplies right operand with the left operand and assign the result to left operand</w:t>
      </w:r>
      <w:r>
        <w:t xml:space="preserve">. </w:t>
      </w:r>
      <w:r w:rsidRPr="00C27618">
        <w:t>num2*= num1 is equivalent to num2 = num2* num1</w:t>
      </w:r>
      <w:r>
        <w:t>.</w:t>
      </w:r>
    </w:p>
    <w:p w14:paraId="0549AD1F" w14:textId="77777777" w:rsidR="00762389" w:rsidRPr="00C27618"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C27618">
        <w:rPr>
          <w:rFonts w:ascii="Consolas" w:eastAsia="Times New Roman" w:hAnsi="Consolas" w:cs="Times New Roman"/>
          <w:color w:val="0CA1A6"/>
          <w:kern w:val="0"/>
          <w:sz w:val="21"/>
          <w:szCs w:val="21"/>
          <w:lang w:val="en-ZA" w:eastAsia="en-ZA"/>
        </w:rPr>
        <w:t>int</w:t>
      </w:r>
      <w:r w:rsidRPr="00C27618">
        <w:rPr>
          <w:rFonts w:ascii="Consolas" w:eastAsia="Times New Roman" w:hAnsi="Consolas" w:cs="Times New Roman"/>
          <w:color w:val="DAE3E3"/>
          <w:kern w:val="0"/>
          <w:sz w:val="21"/>
          <w:szCs w:val="21"/>
          <w:lang w:val="en-ZA" w:eastAsia="en-ZA"/>
        </w:rPr>
        <w:t xml:space="preserve"> num1=</w:t>
      </w:r>
      <w:r w:rsidRPr="00C27618">
        <w:rPr>
          <w:rFonts w:ascii="Consolas" w:eastAsia="Times New Roman" w:hAnsi="Consolas" w:cs="Times New Roman"/>
          <w:color w:val="7FCBCD"/>
          <w:kern w:val="0"/>
          <w:sz w:val="21"/>
          <w:szCs w:val="21"/>
          <w:lang w:val="en-ZA" w:eastAsia="en-ZA"/>
        </w:rPr>
        <w:t>5</w:t>
      </w:r>
      <w:r w:rsidRPr="00C27618">
        <w:rPr>
          <w:rFonts w:ascii="Consolas" w:eastAsia="Times New Roman" w:hAnsi="Consolas" w:cs="Times New Roman"/>
          <w:color w:val="DAE3E3"/>
          <w:kern w:val="0"/>
          <w:sz w:val="21"/>
          <w:szCs w:val="21"/>
          <w:lang w:val="en-ZA" w:eastAsia="en-ZA"/>
        </w:rPr>
        <w:t>;</w:t>
      </w:r>
    </w:p>
    <w:p w14:paraId="76833149" w14:textId="77777777" w:rsidR="00762389" w:rsidRPr="00C27618"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C27618">
        <w:rPr>
          <w:rFonts w:ascii="Consolas" w:eastAsia="Times New Roman" w:hAnsi="Consolas" w:cs="Times New Roman"/>
          <w:color w:val="0CA1A6"/>
          <w:kern w:val="0"/>
          <w:sz w:val="21"/>
          <w:szCs w:val="21"/>
          <w:lang w:val="en-ZA" w:eastAsia="en-ZA"/>
        </w:rPr>
        <w:t>int</w:t>
      </w:r>
      <w:r w:rsidRPr="00C27618">
        <w:rPr>
          <w:rFonts w:ascii="Consolas" w:eastAsia="Times New Roman" w:hAnsi="Consolas" w:cs="Times New Roman"/>
          <w:color w:val="DAE3E3"/>
          <w:kern w:val="0"/>
          <w:sz w:val="21"/>
          <w:szCs w:val="21"/>
          <w:lang w:val="en-ZA" w:eastAsia="en-ZA"/>
        </w:rPr>
        <w:t xml:space="preserve"> num2=</w:t>
      </w:r>
      <w:r w:rsidRPr="00C27618">
        <w:rPr>
          <w:rFonts w:ascii="Consolas" w:eastAsia="Times New Roman" w:hAnsi="Consolas" w:cs="Times New Roman"/>
          <w:color w:val="7FCBCD"/>
          <w:kern w:val="0"/>
          <w:sz w:val="21"/>
          <w:szCs w:val="21"/>
          <w:lang w:val="en-ZA" w:eastAsia="en-ZA"/>
        </w:rPr>
        <w:t>1</w:t>
      </w:r>
      <w:r w:rsidRPr="00C27618">
        <w:rPr>
          <w:rFonts w:ascii="Consolas" w:eastAsia="Times New Roman" w:hAnsi="Consolas" w:cs="Times New Roman"/>
          <w:color w:val="DAE3E3"/>
          <w:kern w:val="0"/>
          <w:sz w:val="21"/>
          <w:szCs w:val="21"/>
          <w:lang w:val="en-ZA" w:eastAsia="en-ZA"/>
        </w:rPr>
        <w:t>;</w:t>
      </w:r>
    </w:p>
    <w:p w14:paraId="2206B21C" w14:textId="77777777" w:rsidR="00762389" w:rsidRPr="00C27618"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C27618">
        <w:rPr>
          <w:rFonts w:ascii="Consolas" w:eastAsia="Times New Roman" w:hAnsi="Consolas" w:cs="Times New Roman"/>
          <w:color w:val="F39C12"/>
          <w:kern w:val="0"/>
          <w:sz w:val="21"/>
          <w:szCs w:val="21"/>
          <w:lang w:val="en-ZA" w:eastAsia="en-ZA"/>
        </w:rPr>
        <w:t>Serial</w:t>
      </w:r>
      <w:r w:rsidRPr="00C27618">
        <w:rPr>
          <w:rFonts w:ascii="Consolas" w:eastAsia="Times New Roman" w:hAnsi="Consolas" w:cs="Times New Roman"/>
          <w:color w:val="DAE3E3"/>
          <w:kern w:val="0"/>
          <w:sz w:val="21"/>
          <w:szCs w:val="21"/>
          <w:lang w:val="en-ZA" w:eastAsia="en-ZA"/>
        </w:rPr>
        <w:t>.</w:t>
      </w:r>
      <w:r w:rsidRPr="00C27618">
        <w:rPr>
          <w:rFonts w:ascii="Consolas" w:eastAsia="Times New Roman" w:hAnsi="Consolas" w:cs="Times New Roman"/>
          <w:color w:val="F39C12"/>
          <w:kern w:val="0"/>
          <w:sz w:val="21"/>
          <w:szCs w:val="21"/>
          <w:lang w:val="en-ZA" w:eastAsia="en-ZA"/>
        </w:rPr>
        <w:t>begin</w:t>
      </w:r>
      <w:r w:rsidRPr="00C27618">
        <w:rPr>
          <w:rFonts w:ascii="Consolas" w:eastAsia="Times New Roman" w:hAnsi="Consolas" w:cs="Times New Roman"/>
          <w:color w:val="DAE3E3"/>
          <w:kern w:val="0"/>
          <w:sz w:val="21"/>
          <w:szCs w:val="21"/>
          <w:lang w:val="en-ZA" w:eastAsia="en-ZA"/>
        </w:rPr>
        <w:t>(</w:t>
      </w:r>
      <w:r w:rsidRPr="00C27618">
        <w:rPr>
          <w:rFonts w:ascii="Consolas" w:eastAsia="Times New Roman" w:hAnsi="Consolas" w:cs="Times New Roman"/>
          <w:color w:val="7FCBCD"/>
          <w:kern w:val="0"/>
          <w:sz w:val="21"/>
          <w:szCs w:val="21"/>
          <w:lang w:val="en-ZA" w:eastAsia="en-ZA"/>
        </w:rPr>
        <w:t>9600</w:t>
      </w:r>
      <w:r w:rsidRPr="00C27618">
        <w:rPr>
          <w:rFonts w:ascii="Consolas" w:eastAsia="Times New Roman" w:hAnsi="Consolas" w:cs="Times New Roman"/>
          <w:color w:val="DAE3E3"/>
          <w:kern w:val="0"/>
          <w:sz w:val="21"/>
          <w:szCs w:val="21"/>
          <w:lang w:val="en-ZA" w:eastAsia="en-ZA"/>
        </w:rPr>
        <w:t>);</w:t>
      </w:r>
    </w:p>
    <w:p w14:paraId="75EBA7EC" w14:textId="77777777" w:rsidR="00762389" w:rsidRPr="00C27618"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C27618">
        <w:rPr>
          <w:rFonts w:ascii="Consolas" w:eastAsia="Times New Roman" w:hAnsi="Consolas" w:cs="Times New Roman"/>
          <w:color w:val="DAE3E3"/>
          <w:kern w:val="0"/>
          <w:sz w:val="21"/>
          <w:szCs w:val="21"/>
          <w:lang w:val="en-ZA" w:eastAsia="en-ZA"/>
        </w:rPr>
        <w:t>num2*=num1;</w:t>
      </w:r>
    </w:p>
    <w:p w14:paraId="6C95FB13" w14:textId="77777777" w:rsidR="00762389" w:rsidRPr="00C27618"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C27618">
        <w:rPr>
          <w:rFonts w:ascii="Consolas" w:eastAsia="Times New Roman" w:hAnsi="Consolas" w:cs="Times New Roman"/>
          <w:color w:val="F39C12"/>
          <w:kern w:val="0"/>
          <w:sz w:val="21"/>
          <w:szCs w:val="21"/>
          <w:lang w:val="en-ZA" w:eastAsia="en-ZA"/>
        </w:rPr>
        <w:t>Serial</w:t>
      </w:r>
      <w:r w:rsidRPr="00C27618">
        <w:rPr>
          <w:rFonts w:ascii="Consolas" w:eastAsia="Times New Roman" w:hAnsi="Consolas" w:cs="Times New Roman"/>
          <w:color w:val="DAE3E3"/>
          <w:kern w:val="0"/>
          <w:sz w:val="21"/>
          <w:szCs w:val="21"/>
          <w:lang w:val="en-ZA" w:eastAsia="en-ZA"/>
        </w:rPr>
        <w:t>.</w:t>
      </w:r>
      <w:r w:rsidRPr="00C27618">
        <w:rPr>
          <w:rFonts w:ascii="Consolas" w:eastAsia="Times New Roman" w:hAnsi="Consolas" w:cs="Times New Roman"/>
          <w:color w:val="F39C12"/>
          <w:kern w:val="0"/>
          <w:sz w:val="21"/>
          <w:szCs w:val="21"/>
          <w:lang w:val="en-ZA" w:eastAsia="en-ZA"/>
        </w:rPr>
        <w:t>println</w:t>
      </w:r>
      <w:r w:rsidRPr="00C27618">
        <w:rPr>
          <w:rFonts w:ascii="Consolas" w:eastAsia="Times New Roman" w:hAnsi="Consolas" w:cs="Times New Roman"/>
          <w:color w:val="DAE3E3"/>
          <w:kern w:val="0"/>
          <w:sz w:val="21"/>
          <w:szCs w:val="21"/>
          <w:lang w:val="en-ZA" w:eastAsia="en-ZA"/>
        </w:rPr>
        <w:t xml:space="preserve">(num2); </w:t>
      </w:r>
    </w:p>
    <w:p w14:paraId="50CDE8EF" w14:textId="77777777" w:rsidR="00762389" w:rsidRDefault="00762389" w:rsidP="00762389">
      <w:pPr>
        <w:pStyle w:val="ListParagraph"/>
        <w:spacing w:after="0" w:line="360" w:lineRule="auto"/>
        <w:jc w:val="both"/>
      </w:pPr>
    </w:p>
    <w:p w14:paraId="066DFB5C" w14:textId="77777777" w:rsidR="00762389" w:rsidRDefault="00762389" w:rsidP="00762389">
      <w:pPr>
        <w:pStyle w:val="ListParagraph"/>
        <w:spacing w:after="0" w:line="360" w:lineRule="auto"/>
        <w:jc w:val="both"/>
      </w:pPr>
      <w:r>
        <w:t>The output of 5 x 1 is 5.</w:t>
      </w:r>
    </w:p>
    <w:p w14:paraId="4450A66E" w14:textId="77777777" w:rsidR="00762389" w:rsidRDefault="00762389" w:rsidP="00762389">
      <w:pPr>
        <w:pStyle w:val="ListParagraph"/>
        <w:numPr>
          <w:ilvl w:val="0"/>
          <w:numId w:val="151"/>
        </w:numPr>
        <w:spacing w:after="0" w:line="360" w:lineRule="auto"/>
        <w:jc w:val="both"/>
      </w:pPr>
      <w:r w:rsidRPr="00E80726">
        <w:rPr>
          <w:b/>
          <w:bCs/>
        </w:rPr>
        <w:t>compound division</w:t>
      </w:r>
      <w:r w:rsidRPr="007D43FF">
        <w:t xml:space="preserve">: It divides left operand with the right operand and assign the result to left operand. </w:t>
      </w:r>
      <w:r w:rsidRPr="00C27618">
        <w:t>num2</w:t>
      </w:r>
      <w:r>
        <w:t>/</w:t>
      </w:r>
      <w:r w:rsidRPr="00C27618">
        <w:t>= num1 is equivalent to num2 = num2</w:t>
      </w:r>
      <w:r>
        <w:t>/</w:t>
      </w:r>
      <w:r w:rsidRPr="00C27618">
        <w:t xml:space="preserve"> num1</w:t>
      </w:r>
      <w:r>
        <w:t>.</w:t>
      </w:r>
    </w:p>
    <w:p w14:paraId="549A2071" w14:textId="77777777" w:rsidR="00762389" w:rsidRPr="007D43FF"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7D43FF">
        <w:rPr>
          <w:rFonts w:ascii="Consolas" w:eastAsia="Times New Roman" w:hAnsi="Consolas" w:cs="Times New Roman"/>
          <w:color w:val="0CA1A6"/>
          <w:kern w:val="0"/>
          <w:sz w:val="21"/>
          <w:szCs w:val="21"/>
          <w:lang w:val="en-ZA" w:eastAsia="en-ZA"/>
        </w:rPr>
        <w:t>int</w:t>
      </w:r>
      <w:r w:rsidRPr="007D43FF">
        <w:rPr>
          <w:rFonts w:ascii="Consolas" w:eastAsia="Times New Roman" w:hAnsi="Consolas" w:cs="Times New Roman"/>
          <w:color w:val="DAE3E3"/>
          <w:kern w:val="0"/>
          <w:sz w:val="21"/>
          <w:szCs w:val="21"/>
          <w:lang w:val="en-ZA" w:eastAsia="en-ZA"/>
        </w:rPr>
        <w:t xml:space="preserve"> num1=</w:t>
      </w:r>
      <w:r w:rsidRPr="007D43FF">
        <w:rPr>
          <w:rFonts w:ascii="Consolas" w:eastAsia="Times New Roman" w:hAnsi="Consolas" w:cs="Times New Roman"/>
          <w:color w:val="7FCBCD"/>
          <w:kern w:val="0"/>
          <w:sz w:val="21"/>
          <w:szCs w:val="21"/>
          <w:lang w:val="en-ZA" w:eastAsia="en-ZA"/>
        </w:rPr>
        <w:t>5</w:t>
      </w:r>
      <w:r w:rsidRPr="007D43FF">
        <w:rPr>
          <w:rFonts w:ascii="Consolas" w:eastAsia="Times New Roman" w:hAnsi="Consolas" w:cs="Times New Roman"/>
          <w:color w:val="DAE3E3"/>
          <w:kern w:val="0"/>
          <w:sz w:val="21"/>
          <w:szCs w:val="21"/>
          <w:lang w:val="en-ZA" w:eastAsia="en-ZA"/>
        </w:rPr>
        <w:t>;</w:t>
      </w:r>
    </w:p>
    <w:p w14:paraId="37DB684B" w14:textId="77777777" w:rsidR="00762389" w:rsidRPr="007D43FF"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7D43FF">
        <w:rPr>
          <w:rFonts w:ascii="Consolas" w:eastAsia="Times New Roman" w:hAnsi="Consolas" w:cs="Times New Roman"/>
          <w:color w:val="0CA1A6"/>
          <w:kern w:val="0"/>
          <w:sz w:val="21"/>
          <w:szCs w:val="21"/>
          <w:lang w:val="en-ZA" w:eastAsia="en-ZA"/>
        </w:rPr>
        <w:t>int</w:t>
      </w:r>
      <w:r w:rsidRPr="007D43FF">
        <w:rPr>
          <w:rFonts w:ascii="Consolas" w:eastAsia="Times New Roman" w:hAnsi="Consolas" w:cs="Times New Roman"/>
          <w:color w:val="DAE3E3"/>
          <w:kern w:val="0"/>
          <w:sz w:val="21"/>
          <w:szCs w:val="21"/>
          <w:lang w:val="en-ZA" w:eastAsia="en-ZA"/>
        </w:rPr>
        <w:t xml:space="preserve"> num2=</w:t>
      </w:r>
      <w:r w:rsidRPr="007D43FF">
        <w:rPr>
          <w:rFonts w:ascii="Consolas" w:eastAsia="Times New Roman" w:hAnsi="Consolas" w:cs="Times New Roman"/>
          <w:color w:val="7FCBCD"/>
          <w:kern w:val="0"/>
          <w:sz w:val="21"/>
          <w:szCs w:val="21"/>
          <w:lang w:val="en-ZA" w:eastAsia="en-ZA"/>
        </w:rPr>
        <w:t>1</w:t>
      </w:r>
      <w:r w:rsidRPr="007D43FF">
        <w:rPr>
          <w:rFonts w:ascii="Consolas" w:eastAsia="Times New Roman" w:hAnsi="Consolas" w:cs="Times New Roman"/>
          <w:color w:val="DAE3E3"/>
          <w:kern w:val="0"/>
          <w:sz w:val="21"/>
          <w:szCs w:val="21"/>
          <w:lang w:val="en-ZA" w:eastAsia="en-ZA"/>
        </w:rPr>
        <w:t>;</w:t>
      </w:r>
    </w:p>
    <w:p w14:paraId="773CC588" w14:textId="77777777" w:rsidR="00762389" w:rsidRPr="007D43FF"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7D43FF">
        <w:rPr>
          <w:rFonts w:ascii="Consolas" w:eastAsia="Times New Roman" w:hAnsi="Consolas" w:cs="Times New Roman"/>
          <w:color w:val="F39C12"/>
          <w:kern w:val="0"/>
          <w:sz w:val="21"/>
          <w:szCs w:val="21"/>
          <w:lang w:val="en-ZA" w:eastAsia="en-ZA"/>
        </w:rPr>
        <w:t>Serial</w:t>
      </w:r>
      <w:r w:rsidRPr="007D43FF">
        <w:rPr>
          <w:rFonts w:ascii="Consolas" w:eastAsia="Times New Roman" w:hAnsi="Consolas" w:cs="Times New Roman"/>
          <w:color w:val="DAE3E3"/>
          <w:kern w:val="0"/>
          <w:sz w:val="21"/>
          <w:szCs w:val="21"/>
          <w:lang w:val="en-ZA" w:eastAsia="en-ZA"/>
        </w:rPr>
        <w:t>.</w:t>
      </w:r>
      <w:r w:rsidRPr="007D43FF">
        <w:rPr>
          <w:rFonts w:ascii="Consolas" w:eastAsia="Times New Roman" w:hAnsi="Consolas" w:cs="Times New Roman"/>
          <w:color w:val="F39C12"/>
          <w:kern w:val="0"/>
          <w:sz w:val="21"/>
          <w:szCs w:val="21"/>
          <w:lang w:val="en-ZA" w:eastAsia="en-ZA"/>
        </w:rPr>
        <w:t>begin</w:t>
      </w:r>
      <w:r w:rsidRPr="007D43FF">
        <w:rPr>
          <w:rFonts w:ascii="Consolas" w:eastAsia="Times New Roman" w:hAnsi="Consolas" w:cs="Times New Roman"/>
          <w:color w:val="DAE3E3"/>
          <w:kern w:val="0"/>
          <w:sz w:val="21"/>
          <w:szCs w:val="21"/>
          <w:lang w:val="en-ZA" w:eastAsia="en-ZA"/>
        </w:rPr>
        <w:t>(</w:t>
      </w:r>
      <w:r w:rsidRPr="007D43FF">
        <w:rPr>
          <w:rFonts w:ascii="Consolas" w:eastAsia="Times New Roman" w:hAnsi="Consolas" w:cs="Times New Roman"/>
          <w:color w:val="7FCBCD"/>
          <w:kern w:val="0"/>
          <w:sz w:val="21"/>
          <w:szCs w:val="21"/>
          <w:lang w:val="en-ZA" w:eastAsia="en-ZA"/>
        </w:rPr>
        <w:t>9600</w:t>
      </w:r>
      <w:r w:rsidRPr="007D43FF">
        <w:rPr>
          <w:rFonts w:ascii="Consolas" w:eastAsia="Times New Roman" w:hAnsi="Consolas" w:cs="Times New Roman"/>
          <w:color w:val="DAE3E3"/>
          <w:kern w:val="0"/>
          <w:sz w:val="21"/>
          <w:szCs w:val="21"/>
          <w:lang w:val="en-ZA" w:eastAsia="en-ZA"/>
        </w:rPr>
        <w:t>);</w:t>
      </w:r>
    </w:p>
    <w:p w14:paraId="7172ECC3" w14:textId="77777777" w:rsidR="00762389" w:rsidRPr="007D43FF"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7D43FF">
        <w:rPr>
          <w:rFonts w:ascii="Consolas" w:eastAsia="Times New Roman" w:hAnsi="Consolas" w:cs="Times New Roman"/>
          <w:color w:val="DAE3E3"/>
          <w:kern w:val="0"/>
          <w:sz w:val="21"/>
          <w:szCs w:val="21"/>
          <w:lang w:val="en-ZA" w:eastAsia="en-ZA"/>
        </w:rPr>
        <w:t>num2/=num1;</w:t>
      </w:r>
    </w:p>
    <w:p w14:paraId="60F1E681" w14:textId="77777777" w:rsidR="00762389" w:rsidRPr="007D43FF"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7D43FF">
        <w:rPr>
          <w:rFonts w:ascii="Consolas" w:eastAsia="Times New Roman" w:hAnsi="Consolas" w:cs="Times New Roman"/>
          <w:color w:val="F39C12"/>
          <w:kern w:val="0"/>
          <w:sz w:val="21"/>
          <w:szCs w:val="21"/>
          <w:lang w:val="en-ZA" w:eastAsia="en-ZA"/>
        </w:rPr>
        <w:t>Serial</w:t>
      </w:r>
      <w:r w:rsidRPr="007D43FF">
        <w:rPr>
          <w:rFonts w:ascii="Consolas" w:eastAsia="Times New Roman" w:hAnsi="Consolas" w:cs="Times New Roman"/>
          <w:color w:val="DAE3E3"/>
          <w:kern w:val="0"/>
          <w:sz w:val="21"/>
          <w:szCs w:val="21"/>
          <w:lang w:val="en-ZA" w:eastAsia="en-ZA"/>
        </w:rPr>
        <w:t>.</w:t>
      </w:r>
      <w:r w:rsidRPr="007D43FF">
        <w:rPr>
          <w:rFonts w:ascii="Consolas" w:eastAsia="Times New Roman" w:hAnsi="Consolas" w:cs="Times New Roman"/>
          <w:color w:val="F39C12"/>
          <w:kern w:val="0"/>
          <w:sz w:val="21"/>
          <w:szCs w:val="21"/>
          <w:lang w:val="en-ZA" w:eastAsia="en-ZA"/>
        </w:rPr>
        <w:t>println</w:t>
      </w:r>
      <w:r w:rsidRPr="007D43FF">
        <w:rPr>
          <w:rFonts w:ascii="Consolas" w:eastAsia="Times New Roman" w:hAnsi="Consolas" w:cs="Times New Roman"/>
          <w:color w:val="DAE3E3"/>
          <w:kern w:val="0"/>
          <w:sz w:val="21"/>
          <w:szCs w:val="21"/>
          <w:lang w:val="en-ZA" w:eastAsia="en-ZA"/>
        </w:rPr>
        <w:t xml:space="preserve">(num2); </w:t>
      </w:r>
    </w:p>
    <w:p w14:paraId="3B24D1D5" w14:textId="77777777" w:rsidR="00762389" w:rsidRDefault="00762389" w:rsidP="00762389">
      <w:pPr>
        <w:spacing w:after="0" w:line="360" w:lineRule="auto"/>
        <w:jc w:val="both"/>
      </w:pPr>
    </w:p>
    <w:p w14:paraId="0E92B299" w14:textId="77777777" w:rsidR="00762389" w:rsidRDefault="00762389" w:rsidP="00762389">
      <w:pPr>
        <w:spacing w:after="0" w:line="360" w:lineRule="auto"/>
        <w:jc w:val="both"/>
      </w:pPr>
      <w:r>
        <w:t xml:space="preserve">The output is 0 since 1/5 =0.2. But because the / is for integer division, it takes the integer part only. </w:t>
      </w:r>
    </w:p>
    <w:p w14:paraId="2CDA3F5F" w14:textId="77777777" w:rsidR="00762389" w:rsidRDefault="00762389" w:rsidP="00762389">
      <w:pPr>
        <w:pStyle w:val="ListParagraph"/>
        <w:numPr>
          <w:ilvl w:val="0"/>
          <w:numId w:val="151"/>
        </w:numPr>
        <w:spacing w:after="0" w:line="360" w:lineRule="auto"/>
        <w:jc w:val="both"/>
      </w:pPr>
      <w:r w:rsidRPr="00E80726">
        <w:rPr>
          <w:b/>
          <w:bCs/>
        </w:rPr>
        <w:t>compound modulo</w:t>
      </w:r>
      <w:r>
        <w:t>-</w:t>
      </w:r>
      <w:r w:rsidRPr="008F3183">
        <w:t xml:space="preserve">  It takes modulus using two operands and assign the result to left operand</w:t>
      </w:r>
      <w:r>
        <w:t>.</w:t>
      </w:r>
      <w:r w:rsidRPr="008F3183">
        <w:t xml:space="preserve"> </w:t>
      </w:r>
      <w:r w:rsidRPr="00C27618">
        <w:t>num2</w:t>
      </w:r>
      <w:r>
        <w:t>%</w:t>
      </w:r>
      <w:r w:rsidRPr="00C27618">
        <w:t>= num1 is equivalent to num2 = num2</w:t>
      </w:r>
      <w:r>
        <w:t>%</w:t>
      </w:r>
      <w:r w:rsidRPr="00C27618">
        <w:t xml:space="preserve"> num1</w:t>
      </w:r>
      <w:r>
        <w:t>.</w:t>
      </w:r>
    </w:p>
    <w:p w14:paraId="4EEC07B5" w14:textId="77777777" w:rsidR="00762389" w:rsidRPr="008F3183"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8F3183">
        <w:rPr>
          <w:rFonts w:ascii="Consolas" w:eastAsia="Times New Roman" w:hAnsi="Consolas" w:cs="Times New Roman"/>
          <w:color w:val="0CA1A6"/>
          <w:kern w:val="0"/>
          <w:sz w:val="21"/>
          <w:szCs w:val="21"/>
          <w:lang w:val="en-ZA" w:eastAsia="en-ZA"/>
        </w:rPr>
        <w:t>int</w:t>
      </w:r>
      <w:r w:rsidRPr="008F3183">
        <w:rPr>
          <w:rFonts w:ascii="Consolas" w:eastAsia="Times New Roman" w:hAnsi="Consolas" w:cs="Times New Roman"/>
          <w:color w:val="DAE3E3"/>
          <w:kern w:val="0"/>
          <w:sz w:val="21"/>
          <w:szCs w:val="21"/>
          <w:lang w:val="en-ZA" w:eastAsia="en-ZA"/>
        </w:rPr>
        <w:t xml:space="preserve"> num1=</w:t>
      </w:r>
      <w:r w:rsidRPr="008F3183">
        <w:rPr>
          <w:rFonts w:ascii="Consolas" w:eastAsia="Times New Roman" w:hAnsi="Consolas" w:cs="Times New Roman"/>
          <w:color w:val="7FCBCD"/>
          <w:kern w:val="0"/>
          <w:sz w:val="21"/>
          <w:szCs w:val="21"/>
          <w:lang w:val="en-ZA" w:eastAsia="en-ZA"/>
        </w:rPr>
        <w:t>5</w:t>
      </w:r>
      <w:r w:rsidRPr="008F3183">
        <w:rPr>
          <w:rFonts w:ascii="Consolas" w:eastAsia="Times New Roman" w:hAnsi="Consolas" w:cs="Times New Roman"/>
          <w:color w:val="DAE3E3"/>
          <w:kern w:val="0"/>
          <w:sz w:val="21"/>
          <w:szCs w:val="21"/>
          <w:lang w:val="en-ZA" w:eastAsia="en-ZA"/>
        </w:rPr>
        <w:t>;</w:t>
      </w:r>
    </w:p>
    <w:p w14:paraId="4FF08B43" w14:textId="77777777" w:rsidR="00762389" w:rsidRPr="008F3183"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8F3183">
        <w:rPr>
          <w:rFonts w:ascii="Consolas" w:eastAsia="Times New Roman" w:hAnsi="Consolas" w:cs="Times New Roman"/>
          <w:color w:val="0CA1A6"/>
          <w:kern w:val="0"/>
          <w:sz w:val="21"/>
          <w:szCs w:val="21"/>
          <w:lang w:val="en-ZA" w:eastAsia="en-ZA"/>
        </w:rPr>
        <w:t>int</w:t>
      </w:r>
      <w:r w:rsidRPr="008F3183">
        <w:rPr>
          <w:rFonts w:ascii="Consolas" w:eastAsia="Times New Roman" w:hAnsi="Consolas" w:cs="Times New Roman"/>
          <w:color w:val="DAE3E3"/>
          <w:kern w:val="0"/>
          <w:sz w:val="21"/>
          <w:szCs w:val="21"/>
          <w:lang w:val="en-ZA" w:eastAsia="en-ZA"/>
        </w:rPr>
        <w:t xml:space="preserve"> num2=</w:t>
      </w:r>
      <w:r w:rsidRPr="008F3183">
        <w:rPr>
          <w:rFonts w:ascii="Consolas" w:eastAsia="Times New Roman" w:hAnsi="Consolas" w:cs="Times New Roman"/>
          <w:color w:val="7FCBCD"/>
          <w:kern w:val="0"/>
          <w:sz w:val="21"/>
          <w:szCs w:val="21"/>
          <w:lang w:val="en-ZA" w:eastAsia="en-ZA"/>
        </w:rPr>
        <w:t>1</w:t>
      </w:r>
      <w:r w:rsidRPr="008F3183">
        <w:rPr>
          <w:rFonts w:ascii="Consolas" w:eastAsia="Times New Roman" w:hAnsi="Consolas" w:cs="Times New Roman"/>
          <w:color w:val="DAE3E3"/>
          <w:kern w:val="0"/>
          <w:sz w:val="21"/>
          <w:szCs w:val="21"/>
          <w:lang w:val="en-ZA" w:eastAsia="en-ZA"/>
        </w:rPr>
        <w:t>;</w:t>
      </w:r>
    </w:p>
    <w:p w14:paraId="5A1B6161" w14:textId="77777777" w:rsidR="00762389" w:rsidRPr="008F3183"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8F3183">
        <w:rPr>
          <w:rFonts w:ascii="Consolas" w:eastAsia="Times New Roman" w:hAnsi="Consolas" w:cs="Times New Roman"/>
          <w:color w:val="F39C12"/>
          <w:kern w:val="0"/>
          <w:sz w:val="21"/>
          <w:szCs w:val="21"/>
          <w:lang w:val="en-ZA" w:eastAsia="en-ZA"/>
        </w:rPr>
        <w:t>Serial</w:t>
      </w:r>
      <w:r w:rsidRPr="008F3183">
        <w:rPr>
          <w:rFonts w:ascii="Consolas" w:eastAsia="Times New Roman" w:hAnsi="Consolas" w:cs="Times New Roman"/>
          <w:color w:val="DAE3E3"/>
          <w:kern w:val="0"/>
          <w:sz w:val="21"/>
          <w:szCs w:val="21"/>
          <w:lang w:val="en-ZA" w:eastAsia="en-ZA"/>
        </w:rPr>
        <w:t>.</w:t>
      </w:r>
      <w:r w:rsidRPr="008F3183">
        <w:rPr>
          <w:rFonts w:ascii="Consolas" w:eastAsia="Times New Roman" w:hAnsi="Consolas" w:cs="Times New Roman"/>
          <w:color w:val="F39C12"/>
          <w:kern w:val="0"/>
          <w:sz w:val="21"/>
          <w:szCs w:val="21"/>
          <w:lang w:val="en-ZA" w:eastAsia="en-ZA"/>
        </w:rPr>
        <w:t>begin</w:t>
      </w:r>
      <w:r w:rsidRPr="008F3183">
        <w:rPr>
          <w:rFonts w:ascii="Consolas" w:eastAsia="Times New Roman" w:hAnsi="Consolas" w:cs="Times New Roman"/>
          <w:color w:val="DAE3E3"/>
          <w:kern w:val="0"/>
          <w:sz w:val="21"/>
          <w:szCs w:val="21"/>
          <w:lang w:val="en-ZA" w:eastAsia="en-ZA"/>
        </w:rPr>
        <w:t>(</w:t>
      </w:r>
      <w:r w:rsidRPr="008F3183">
        <w:rPr>
          <w:rFonts w:ascii="Consolas" w:eastAsia="Times New Roman" w:hAnsi="Consolas" w:cs="Times New Roman"/>
          <w:color w:val="7FCBCD"/>
          <w:kern w:val="0"/>
          <w:sz w:val="21"/>
          <w:szCs w:val="21"/>
          <w:lang w:val="en-ZA" w:eastAsia="en-ZA"/>
        </w:rPr>
        <w:t>9600</w:t>
      </w:r>
      <w:r w:rsidRPr="008F3183">
        <w:rPr>
          <w:rFonts w:ascii="Consolas" w:eastAsia="Times New Roman" w:hAnsi="Consolas" w:cs="Times New Roman"/>
          <w:color w:val="DAE3E3"/>
          <w:kern w:val="0"/>
          <w:sz w:val="21"/>
          <w:szCs w:val="21"/>
          <w:lang w:val="en-ZA" w:eastAsia="en-ZA"/>
        </w:rPr>
        <w:t>);</w:t>
      </w:r>
    </w:p>
    <w:p w14:paraId="6773B07C" w14:textId="77777777" w:rsidR="00762389" w:rsidRPr="008F3183"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8F3183">
        <w:rPr>
          <w:rFonts w:ascii="Consolas" w:eastAsia="Times New Roman" w:hAnsi="Consolas" w:cs="Times New Roman"/>
          <w:color w:val="DAE3E3"/>
          <w:kern w:val="0"/>
          <w:sz w:val="21"/>
          <w:szCs w:val="21"/>
          <w:lang w:val="en-ZA" w:eastAsia="en-ZA"/>
        </w:rPr>
        <w:t>num2%=num1;</w:t>
      </w:r>
    </w:p>
    <w:p w14:paraId="5C46749D" w14:textId="77777777" w:rsidR="00762389" w:rsidRPr="008F3183"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8F3183">
        <w:rPr>
          <w:rFonts w:ascii="Consolas" w:eastAsia="Times New Roman" w:hAnsi="Consolas" w:cs="Times New Roman"/>
          <w:color w:val="F39C12"/>
          <w:kern w:val="0"/>
          <w:sz w:val="21"/>
          <w:szCs w:val="21"/>
          <w:lang w:val="en-ZA" w:eastAsia="en-ZA"/>
        </w:rPr>
        <w:t>Serial</w:t>
      </w:r>
      <w:r w:rsidRPr="008F3183">
        <w:rPr>
          <w:rFonts w:ascii="Consolas" w:eastAsia="Times New Roman" w:hAnsi="Consolas" w:cs="Times New Roman"/>
          <w:color w:val="DAE3E3"/>
          <w:kern w:val="0"/>
          <w:sz w:val="21"/>
          <w:szCs w:val="21"/>
          <w:lang w:val="en-ZA" w:eastAsia="en-ZA"/>
        </w:rPr>
        <w:t>.</w:t>
      </w:r>
      <w:r w:rsidRPr="008F3183">
        <w:rPr>
          <w:rFonts w:ascii="Consolas" w:eastAsia="Times New Roman" w:hAnsi="Consolas" w:cs="Times New Roman"/>
          <w:color w:val="F39C12"/>
          <w:kern w:val="0"/>
          <w:sz w:val="21"/>
          <w:szCs w:val="21"/>
          <w:lang w:val="en-ZA" w:eastAsia="en-ZA"/>
        </w:rPr>
        <w:t>println</w:t>
      </w:r>
      <w:r w:rsidRPr="008F3183">
        <w:rPr>
          <w:rFonts w:ascii="Consolas" w:eastAsia="Times New Roman" w:hAnsi="Consolas" w:cs="Times New Roman"/>
          <w:color w:val="DAE3E3"/>
          <w:kern w:val="0"/>
          <w:sz w:val="21"/>
          <w:szCs w:val="21"/>
          <w:lang w:val="en-ZA" w:eastAsia="en-ZA"/>
        </w:rPr>
        <w:t xml:space="preserve">(num2); </w:t>
      </w:r>
    </w:p>
    <w:p w14:paraId="15F496A3" w14:textId="77777777" w:rsidR="00762389" w:rsidRDefault="00762389" w:rsidP="00762389">
      <w:pPr>
        <w:pStyle w:val="ListParagraph"/>
        <w:spacing w:after="0" w:line="360" w:lineRule="auto"/>
        <w:jc w:val="both"/>
      </w:pPr>
    </w:p>
    <w:p w14:paraId="63439865" w14:textId="77777777" w:rsidR="00762389" w:rsidRDefault="00762389" w:rsidP="00762389">
      <w:pPr>
        <w:spacing w:after="0" w:line="360" w:lineRule="auto"/>
        <w:jc w:val="both"/>
      </w:pPr>
      <w:r>
        <w:t>Take note of the answer here which is 1. 1%5 is 0 remainder 1.</w:t>
      </w:r>
    </w:p>
    <w:p w14:paraId="333A48D6" w14:textId="77777777" w:rsidR="00762389" w:rsidRDefault="00762389" w:rsidP="00762389">
      <w:pPr>
        <w:pStyle w:val="ListParagraph"/>
        <w:spacing w:after="0" w:line="360" w:lineRule="auto"/>
        <w:jc w:val="both"/>
      </w:pPr>
    </w:p>
    <w:p w14:paraId="5E091407" w14:textId="77777777" w:rsidR="00762389" w:rsidRDefault="00762389" w:rsidP="00762389">
      <w:pPr>
        <w:spacing w:after="0" w:line="360" w:lineRule="auto"/>
        <w:rPr>
          <w:b/>
          <w:bCs/>
          <w:caps/>
          <w:kern w:val="24"/>
        </w:rPr>
      </w:pPr>
      <w:r w:rsidRPr="00361D82">
        <w:rPr>
          <w:b/>
          <w:bCs/>
          <w:caps/>
          <w:kern w:val="24"/>
        </w:rPr>
        <w:t>Bitwise Operators</w:t>
      </w:r>
    </w:p>
    <w:p w14:paraId="1D524C07" w14:textId="137A9882" w:rsidR="00762389" w:rsidRPr="00E80726" w:rsidRDefault="009B5AEA" w:rsidP="00E80726">
      <w:pPr>
        <w:pStyle w:val="NormalWeb"/>
        <w:spacing w:before="0" w:beforeAutospacing="0" w:after="0" w:afterAutospacing="0" w:line="360" w:lineRule="auto"/>
        <w:jc w:val="both"/>
        <w:rPr>
          <w:shd w:val="clear" w:color="auto" w:fill="FFFFFF"/>
        </w:rPr>
      </w:pPr>
      <w:r w:rsidRPr="009B5AEA">
        <w:rPr>
          <w:shd w:val="clear" w:color="auto" w:fill="FFD966" w:themeFill="accent4" w:themeFillTint="99"/>
        </w:rPr>
        <w:t>Bitwise operations entail dealing with bits, small data units</w:t>
      </w:r>
      <w:r w:rsidRPr="009B5AEA">
        <w:t>.</w:t>
      </w:r>
      <w:r w:rsidR="00762389" w:rsidRPr="00E80726">
        <w:t xml:space="preserve"> The binary value of each bit is either 0 or 1. </w:t>
      </w:r>
      <w:r w:rsidR="00762389" w:rsidRPr="00E80726">
        <w:rPr>
          <w:shd w:val="clear" w:color="auto" w:fill="FFFFFF"/>
        </w:rPr>
        <w:t>There are various bitwise operators. Some of the popular operators are listed below:</w:t>
      </w:r>
    </w:p>
    <w:p w14:paraId="793B6934" w14:textId="77777777" w:rsidR="00762389" w:rsidRPr="00C238F7" w:rsidRDefault="00762389" w:rsidP="00762389">
      <w:pPr>
        <w:numPr>
          <w:ilvl w:val="0"/>
          <w:numId w:val="152"/>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CD19F0">
        <w:rPr>
          <w:rFonts w:eastAsia="Times New Roman" w:cs="Times New Roman"/>
          <w:b/>
          <w:bCs/>
          <w:color w:val="000000"/>
          <w:kern w:val="0"/>
          <w:szCs w:val="24"/>
          <w:lang w:val="en-ZA" w:eastAsia="en-ZA"/>
        </w:rPr>
        <w:t>bitwise NOT ( ~ )</w:t>
      </w:r>
      <w:r>
        <w:rPr>
          <w:rFonts w:eastAsia="Times New Roman" w:cs="Times New Roman"/>
          <w:b/>
          <w:bCs/>
          <w:color w:val="000000"/>
          <w:kern w:val="0"/>
          <w:szCs w:val="24"/>
          <w:lang w:val="en-ZA" w:eastAsia="en-ZA"/>
        </w:rPr>
        <w:t>:</w:t>
      </w:r>
    </w:p>
    <w:p w14:paraId="69834AB4" w14:textId="77777777" w:rsidR="00762389" w:rsidRPr="00C238F7"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C238F7">
        <w:rPr>
          <w:rFonts w:ascii="Consolas" w:eastAsia="Times New Roman" w:hAnsi="Consolas" w:cs="Times New Roman"/>
          <w:color w:val="DAE3E3"/>
          <w:kern w:val="0"/>
          <w:sz w:val="21"/>
          <w:szCs w:val="21"/>
          <w:lang w:val="en-ZA" w:eastAsia="en-ZA"/>
        </w:rPr>
        <w:lastRenderedPageBreak/>
        <w:t xml:space="preserve">  </w:t>
      </w:r>
      <w:r w:rsidRPr="00C238F7">
        <w:rPr>
          <w:rFonts w:ascii="Consolas" w:eastAsia="Times New Roman" w:hAnsi="Consolas" w:cs="Times New Roman"/>
          <w:color w:val="0CA1A6"/>
          <w:kern w:val="0"/>
          <w:sz w:val="21"/>
          <w:szCs w:val="21"/>
          <w:lang w:val="en-ZA" w:eastAsia="en-ZA"/>
        </w:rPr>
        <w:t>int</w:t>
      </w:r>
      <w:r w:rsidRPr="00C238F7">
        <w:rPr>
          <w:rFonts w:ascii="Consolas" w:eastAsia="Times New Roman" w:hAnsi="Consolas" w:cs="Times New Roman"/>
          <w:color w:val="DAE3E3"/>
          <w:kern w:val="0"/>
          <w:sz w:val="21"/>
          <w:szCs w:val="21"/>
          <w:lang w:val="en-ZA" w:eastAsia="en-ZA"/>
        </w:rPr>
        <w:t xml:space="preserve"> a = </w:t>
      </w:r>
      <w:r w:rsidRPr="00C238F7">
        <w:rPr>
          <w:rFonts w:ascii="Consolas" w:eastAsia="Times New Roman" w:hAnsi="Consolas" w:cs="Times New Roman"/>
          <w:color w:val="7FCBCD"/>
          <w:kern w:val="0"/>
          <w:sz w:val="21"/>
          <w:szCs w:val="21"/>
          <w:lang w:val="en-ZA" w:eastAsia="en-ZA"/>
        </w:rPr>
        <w:t>60</w:t>
      </w:r>
      <w:r w:rsidRPr="00C238F7">
        <w:rPr>
          <w:rFonts w:ascii="Consolas" w:eastAsia="Times New Roman" w:hAnsi="Consolas" w:cs="Times New Roman"/>
          <w:color w:val="DAE3E3"/>
          <w:kern w:val="0"/>
          <w:sz w:val="21"/>
          <w:szCs w:val="21"/>
          <w:lang w:val="en-ZA" w:eastAsia="en-ZA"/>
        </w:rPr>
        <w:t>;</w:t>
      </w:r>
    </w:p>
    <w:p w14:paraId="6CD5D333" w14:textId="77777777" w:rsidR="00762389" w:rsidRPr="00C238F7"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p>
    <w:p w14:paraId="62143660" w14:textId="77777777" w:rsidR="00762389" w:rsidRPr="00C238F7"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C238F7">
        <w:rPr>
          <w:rFonts w:ascii="Consolas" w:eastAsia="Times New Roman" w:hAnsi="Consolas" w:cs="Times New Roman"/>
          <w:color w:val="F39C12"/>
          <w:kern w:val="0"/>
          <w:sz w:val="21"/>
          <w:szCs w:val="21"/>
          <w:lang w:val="en-ZA" w:eastAsia="en-ZA"/>
        </w:rPr>
        <w:t>Serial</w:t>
      </w:r>
      <w:r w:rsidRPr="00C238F7">
        <w:rPr>
          <w:rFonts w:ascii="Consolas" w:eastAsia="Times New Roman" w:hAnsi="Consolas" w:cs="Times New Roman"/>
          <w:color w:val="DAE3E3"/>
          <w:kern w:val="0"/>
          <w:sz w:val="21"/>
          <w:szCs w:val="21"/>
          <w:lang w:val="en-ZA" w:eastAsia="en-ZA"/>
        </w:rPr>
        <w:t>.</w:t>
      </w:r>
      <w:r w:rsidRPr="00C238F7">
        <w:rPr>
          <w:rFonts w:ascii="Consolas" w:eastAsia="Times New Roman" w:hAnsi="Consolas" w:cs="Times New Roman"/>
          <w:color w:val="F39C12"/>
          <w:kern w:val="0"/>
          <w:sz w:val="21"/>
          <w:szCs w:val="21"/>
          <w:lang w:val="en-ZA" w:eastAsia="en-ZA"/>
        </w:rPr>
        <w:t>begin</w:t>
      </w:r>
      <w:r w:rsidRPr="00C238F7">
        <w:rPr>
          <w:rFonts w:ascii="Consolas" w:eastAsia="Times New Roman" w:hAnsi="Consolas" w:cs="Times New Roman"/>
          <w:color w:val="DAE3E3"/>
          <w:kern w:val="0"/>
          <w:sz w:val="21"/>
          <w:szCs w:val="21"/>
          <w:lang w:val="en-ZA" w:eastAsia="en-ZA"/>
        </w:rPr>
        <w:t>(</w:t>
      </w:r>
      <w:r w:rsidRPr="00C238F7">
        <w:rPr>
          <w:rFonts w:ascii="Consolas" w:eastAsia="Times New Roman" w:hAnsi="Consolas" w:cs="Times New Roman"/>
          <w:color w:val="7FCBCD"/>
          <w:kern w:val="0"/>
          <w:sz w:val="21"/>
          <w:szCs w:val="21"/>
          <w:lang w:val="en-ZA" w:eastAsia="en-ZA"/>
        </w:rPr>
        <w:t>9600</w:t>
      </w:r>
      <w:r w:rsidRPr="00C238F7">
        <w:rPr>
          <w:rFonts w:ascii="Consolas" w:eastAsia="Times New Roman" w:hAnsi="Consolas" w:cs="Times New Roman"/>
          <w:color w:val="DAE3E3"/>
          <w:kern w:val="0"/>
          <w:sz w:val="21"/>
          <w:szCs w:val="21"/>
          <w:lang w:val="en-ZA" w:eastAsia="en-ZA"/>
        </w:rPr>
        <w:t>);</w:t>
      </w:r>
    </w:p>
    <w:p w14:paraId="3C76DB9D" w14:textId="77777777" w:rsidR="00762389" w:rsidRPr="00C238F7"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C238F7">
        <w:rPr>
          <w:rFonts w:ascii="Consolas" w:eastAsia="Times New Roman" w:hAnsi="Consolas" w:cs="Times New Roman"/>
          <w:color w:val="F39C12"/>
          <w:kern w:val="0"/>
          <w:sz w:val="21"/>
          <w:szCs w:val="21"/>
          <w:lang w:val="en-ZA" w:eastAsia="en-ZA"/>
        </w:rPr>
        <w:t>Serial</w:t>
      </w:r>
      <w:r w:rsidRPr="00C238F7">
        <w:rPr>
          <w:rFonts w:ascii="Consolas" w:eastAsia="Times New Roman" w:hAnsi="Consolas" w:cs="Times New Roman"/>
          <w:color w:val="DAE3E3"/>
          <w:kern w:val="0"/>
          <w:sz w:val="21"/>
          <w:szCs w:val="21"/>
          <w:lang w:val="en-ZA" w:eastAsia="en-ZA"/>
        </w:rPr>
        <w:t>.</w:t>
      </w:r>
      <w:r w:rsidRPr="00C238F7">
        <w:rPr>
          <w:rFonts w:ascii="Consolas" w:eastAsia="Times New Roman" w:hAnsi="Consolas" w:cs="Times New Roman"/>
          <w:color w:val="F39C12"/>
          <w:kern w:val="0"/>
          <w:sz w:val="21"/>
          <w:szCs w:val="21"/>
          <w:lang w:val="en-ZA" w:eastAsia="en-ZA"/>
        </w:rPr>
        <w:t>println</w:t>
      </w:r>
      <w:r w:rsidRPr="00C238F7">
        <w:rPr>
          <w:rFonts w:ascii="Consolas" w:eastAsia="Times New Roman" w:hAnsi="Consolas" w:cs="Times New Roman"/>
          <w:color w:val="DAE3E3"/>
          <w:kern w:val="0"/>
          <w:sz w:val="21"/>
          <w:szCs w:val="21"/>
          <w:lang w:val="en-ZA" w:eastAsia="en-ZA"/>
        </w:rPr>
        <w:t xml:space="preserve">(~a); </w:t>
      </w:r>
    </w:p>
    <w:p w14:paraId="36D3EE9A" w14:textId="77777777" w:rsidR="00762389" w:rsidRPr="008B75A8" w:rsidRDefault="00762389" w:rsidP="00762389">
      <w:pPr>
        <w:shd w:val="clear" w:color="auto" w:fill="FFFFFF"/>
        <w:spacing w:before="60" w:after="100" w:afterAutospacing="1" w:line="375" w:lineRule="atLeast"/>
        <w:ind w:left="720"/>
        <w:jc w:val="both"/>
        <w:rPr>
          <w:rFonts w:eastAsia="Times New Roman" w:cs="Times New Roman"/>
          <w:color w:val="000000"/>
          <w:kern w:val="0"/>
          <w:szCs w:val="24"/>
          <w:lang w:val="en-ZA" w:eastAsia="en-ZA"/>
        </w:rPr>
      </w:pPr>
      <w:r>
        <w:rPr>
          <w:rFonts w:eastAsia="Times New Roman" w:cs="Times New Roman"/>
          <w:color w:val="000000"/>
          <w:kern w:val="0"/>
          <w:szCs w:val="24"/>
          <w:lang w:val="en-ZA" w:eastAsia="en-ZA"/>
        </w:rPr>
        <w:t>The answer is -61</w:t>
      </w:r>
    </w:p>
    <w:p w14:paraId="7B75583E" w14:textId="56348A9C" w:rsidR="00762389" w:rsidRPr="00312590" w:rsidRDefault="00762389" w:rsidP="00762389">
      <w:pPr>
        <w:numPr>
          <w:ilvl w:val="0"/>
          <w:numId w:val="152"/>
        </w:numPr>
        <w:shd w:val="clear" w:color="auto" w:fill="FFFFFF"/>
        <w:spacing w:before="60" w:after="100" w:afterAutospacing="1" w:line="375" w:lineRule="atLeast"/>
        <w:jc w:val="both"/>
        <w:rPr>
          <w:rFonts w:eastAsia="Times New Roman" w:cs="Times New Roman"/>
          <w:kern w:val="0"/>
          <w:szCs w:val="24"/>
          <w:shd w:val="clear" w:color="auto" w:fill="FFFFFF"/>
          <w:lang w:val="en-ZA" w:eastAsia="en-ZA"/>
        </w:rPr>
      </w:pPr>
      <w:r>
        <w:rPr>
          <w:rFonts w:eastAsia="Times New Roman" w:cs="Times New Roman"/>
          <w:b/>
          <w:bCs/>
          <w:kern w:val="0"/>
          <w:szCs w:val="24"/>
          <w:shd w:val="clear" w:color="auto" w:fill="FFFFFF"/>
          <w:lang w:val="en-ZA" w:eastAsia="en-ZA"/>
        </w:rPr>
        <w:t xml:space="preserve">bitwise </w:t>
      </w:r>
      <w:r w:rsidRPr="00C238F7">
        <w:rPr>
          <w:rFonts w:eastAsia="Times New Roman" w:cs="Times New Roman"/>
          <w:b/>
          <w:bCs/>
          <w:kern w:val="0"/>
          <w:szCs w:val="24"/>
          <w:shd w:val="clear" w:color="auto" w:fill="FFFFFF"/>
          <w:lang w:val="en-ZA" w:eastAsia="en-ZA"/>
        </w:rPr>
        <w:t>and (&amp;):</w:t>
      </w:r>
      <w:r w:rsidRPr="00312590">
        <w:rPr>
          <w:rFonts w:eastAsia="Times New Roman" w:cs="Times New Roman"/>
          <w:kern w:val="0"/>
          <w:szCs w:val="24"/>
          <w:shd w:val="clear" w:color="auto" w:fill="FFFFFF"/>
          <w:lang w:val="en-ZA" w:eastAsia="en-ZA"/>
        </w:rPr>
        <w:t xml:space="preserve"> </w:t>
      </w:r>
      <w:r w:rsidR="009B5AEA" w:rsidRPr="009B5AEA">
        <w:rPr>
          <w:rFonts w:eastAsia="Times New Roman" w:cs="Times New Roman"/>
          <w:kern w:val="0"/>
          <w:szCs w:val="24"/>
          <w:shd w:val="clear" w:color="auto" w:fill="FFD966" w:themeFill="accent4" w:themeFillTint="99"/>
          <w:lang w:val="en-ZA" w:eastAsia="en-ZA"/>
        </w:rPr>
        <w:t>If the bit is present in both operands, the binary AND operator duplicates it to the result</w:t>
      </w:r>
      <w:r w:rsidR="009B5AEA" w:rsidRPr="009B5AEA">
        <w:rPr>
          <w:rFonts w:eastAsia="Times New Roman" w:cs="Times New Roman"/>
          <w:kern w:val="0"/>
          <w:szCs w:val="24"/>
          <w:shd w:val="clear" w:color="auto" w:fill="FFFFFF"/>
          <w:lang w:val="en-ZA" w:eastAsia="en-ZA"/>
        </w:rPr>
        <w:t>.</w:t>
      </w:r>
      <w:r w:rsidR="009B5AEA">
        <w:rPr>
          <w:rFonts w:eastAsia="Times New Roman" w:cs="Times New Roman"/>
          <w:kern w:val="0"/>
          <w:szCs w:val="24"/>
          <w:shd w:val="clear" w:color="auto" w:fill="FFFFFF"/>
          <w:lang w:val="en-ZA" w:eastAsia="en-ZA"/>
        </w:rPr>
        <w:t xml:space="preserve"> </w:t>
      </w:r>
      <w:r w:rsidRPr="00312590">
        <w:rPr>
          <w:rFonts w:eastAsia="Times New Roman" w:cs="Times New Roman"/>
          <w:kern w:val="0"/>
          <w:szCs w:val="24"/>
          <w:shd w:val="clear" w:color="auto" w:fill="FFFFFF"/>
          <w:lang w:val="en-ZA" w:eastAsia="en-ZA"/>
        </w:rPr>
        <w:t xml:space="preserve">Let’s assume we have two operands a and b with the following values 34 and 15 respectively. </w:t>
      </w:r>
    </w:p>
    <w:p w14:paraId="5FC73B9B" w14:textId="77777777" w:rsidR="00762389" w:rsidRPr="00312590" w:rsidRDefault="00762389" w:rsidP="00762389">
      <w:pPr>
        <w:shd w:val="clear" w:color="auto" w:fill="FFFFFF"/>
        <w:spacing w:after="0" w:line="375" w:lineRule="atLeast"/>
        <w:ind w:left="720"/>
        <w:jc w:val="both"/>
        <w:rPr>
          <w:rFonts w:eastAsia="Times New Roman" w:cs="Times New Roman"/>
          <w:kern w:val="0"/>
          <w:szCs w:val="24"/>
          <w:shd w:val="clear" w:color="auto" w:fill="FFFFFF"/>
          <w:lang w:val="en-ZA" w:eastAsia="en-ZA"/>
        </w:rPr>
      </w:pPr>
      <w:r w:rsidRPr="00312590">
        <w:rPr>
          <w:rFonts w:eastAsia="Times New Roman" w:cs="Times New Roman"/>
          <w:kern w:val="0"/>
          <w:szCs w:val="24"/>
          <w:shd w:val="clear" w:color="auto" w:fill="FFFFFF"/>
          <w:lang w:val="en-ZA" w:eastAsia="en-ZA"/>
        </w:rPr>
        <w:t>34 in binary is 100010</w:t>
      </w:r>
    </w:p>
    <w:p w14:paraId="79469786" w14:textId="06C2FCCE" w:rsidR="00762389" w:rsidRDefault="00762389" w:rsidP="00762389">
      <w:pPr>
        <w:shd w:val="clear" w:color="auto" w:fill="FFFFFF"/>
        <w:spacing w:after="0" w:line="375" w:lineRule="atLeast"/>
        <w:ind w:left="720"/>
        <w:jc w:val="both"/>
        <w:rPr>
          <w:rFonts w:eastAsia="Times New Roman" w:cs="Times New Roman"/>
          <w:kern w:val="0"/>
          <w:szCs w:val="24"/>
          <w:shd w:val="clear" w:color="auto" w:fill="FFFFFF"/>
          <w:lang w:val="en-ZA" w:eastAsia="en-ZA"/>
        </w:rPr>
      </w:pPr>
      <w:r w:rsidRPr="00312590">
        <w:rPr>
          <w:rFonts w:eastAsia="Times New Roman" w:cs="Times New Roman"/>
          <w:kern w:val="0"/>
          <w:szCs w:val="24"/>
          <w:shd w:val="clear" w:color="auto" w:fill="FFFFFF"/>
          <w:lang w:val="en-ZA" w:eastAsia="en-ZA"/>
        </w:rPr>
        <w:t>15 in binary is 001111</w:t>
      </w:r>
    </w:p>
    <w:p w14:paraId="016920A3" w14:textId="77777777" w:rsidR="001B614A" w:rsidRPr="00312590" w:rsidRDefault="001B614A" w:rsidP="00762389">
      <w:pPr>
        <w:shd w:val="clear" w:color="auto" w:fill="FFFFFF"/>
        <w:spacing w:after="0" w:line="375" w:lineRule="atLeast"/>
        <w:ind w:left="720"/>
        <w:jc w:val="both"/>
        <w:rPr>
          <w:rFonts w:eastAsia="Times New Roman" w:cs="Times New Roman"/>
          <w:kern w:val="0"/>
          <w:szCs w:val="24"/>
          <w:shd w:val="clear" w:color="auto" w:fill="FFFFFF"/>
          <w:lang w:val="en-ZA" w:eastAsia="en-ZA"/>
        </w:rPr>
      </w:pPr>
    </w:p>
    <w:p w14:paraId="5F2F161E" w14:textId="77777777" w:rsidR="00762389" w:rsidRPr="00312590"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312590">
        <w:rPr>
          <w:rFonts w:ascii="Consolas" w:eastAsia="Times New Roman" w:hAnsi="Consolas" w:cs="Times New Roman"/>
          <w:color w:val="0CA1A6"/>
          <w:kern w:val="0"/>
          <w:sz w:val="21"/>
          <w:szCs w:val="21"/>
          <w:lang w:val="en-ZA" w:eastAsia="en-ZA"/>
        </w:rPr>
        <w:t>int</w:t>
      </w:r>
      <w:r w:rsidRPr="00312590">
        <w:rPr>
          <w:rFonts w:ascii="Consolas" w:eastAsia="Times New Roman" w:hAnsi="Consolas" w:cs="Times New Roman"/>
          <w:color w:val="DAE3E3"/>
          <w:kern w:val="0"/>
          <w:sz w:val="21"/>
          <w:szCs w:val="21"/>
          <w:lang w:val="en-ZA" w:eastAsia="en-ZA"/>
        </w:rPr>
        <w:t xml:space="preserve"> a = </w:t>
      </w:r>
      <w:r w:rsidRPr="00312590">
        <w:rPr>
          <w:rFonts w:ascii="Consolas" w:eastAsia="Times New Roman" w:hAnsi="Consolas" w:cs="Times New Roman"/>
          <w:color w:val="7FCBCD"/>
          <w:kern w:val="0"/>
          <w:sz w:val="21"/>
          <w:szCs w:val="21"/>
          <w:lang w:val="en-ZA" w:eastAsia="en-ZA"/>
        </w:rPr>
        <w:t>34</w:t>
      </w:r>
      <w:r w:rsidRPr="00312590">
        <w:rPr>
          <w:rFonts w:ascii="Consolas" w:eastAsia="Times New Roman" w:hAnsi="Consolas" w:cs="Times New Roman"/>
          <w:color w:val="DAE3E3"/>
          <w:kern w:val="0"/>
          <w:sz w:val="21"/>
          <w:szCs w:val="21"/>
          <w:lang w:val="en-ZA" w:eastAsia="en-ZA"/>
        </w:rPr>
        <w:t xml:space="preserve">,b = </w:t>
      </w:r>
      <w:r w:rsidRPr="00312590">
        <w:rPr>
          <w:rFonts w:ascii="Consolas" w:eastAsia="Times New Roman" w:hAnsi="Consolas" w:cs="Times New Roman"/>
          <w:color w:val="7FCBCD"/>
          <w:kern w:val="0"/>
          <w:sz w:val="21"/>
          <w:szCs w:val="21"/>
          <w:lang w:val="en-ZA" w:eastAsia="en-ZA"/>
        </w:rPr>
        <w:t>15</w:t>
      </w:r>
      <w:r w:rsidRPr="00312590">
        <w:rPr>
          <w:rFonts w:ascii="Consolas" w:eastAsia="Times New Roman" w:hAnsi="Consolas" w:cs="Times New Roman"/>
          <w:color w:val="DAE3E3"/>
          <w:kern w:val="0"/>
          <w:sz w:val="21"/>
          <w:szCs w:val="21"/>
          <w:lang w:val="en-ZA" w:eastAsia="en-ZA"/>
        </w:rPr>
        <w:t>;</w:t>
      </w:r>
    </w:p>
    <w:p w14:paraId="2C70723D" w14:textId="77777777" w:rsidR="00762389" w:rsidRPr="00312590"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312590">
        <w:rPr>
          <w:rFonts w:ascii="Consolas" w:eastAsia="Times New Roman" w:hAnsi="Consolas" w:cs="Times New Roman"/>
          <w:color w:val="0CA1A6"/>
          <w:kern w:val="0"/>
          <w:sz w:val="21"/>
          <w:szCs w:val="21"/>
          <w:lang w:val="en-ZA" w:eastAsia="en-ZA"/>
        </w:rPr>
        <w:t>int</w:t>
      </w:r>
      <w:r w:rsidRPr="00312590">
        <w:rPr>
          <w:rFonts w:ascii="Consolas" w:eastAsia="Times New Roman" w:hAnsi="Consolas" w:cs="Times New Roman"/>
          <w:color w:val="DAE3E3"/>
          <w:kern w:val="0"/>
          <w:sz w:val="21"/>
          <w:szCs w:val="21"/>
          <w:lang w:val="en-ZA" w:eastAsia="en-ZA"/>
        </w:rPr>
        <w:t xml:space="preserve"> c;</w:t>
      </w:r>
    </w:p>
    <w:p w14:paraId="70DB52DE" w14:textId="77777777" w:rsidR="00762389" w:rsidRPr="00312590"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312590">
        <w:rPr>
          <w:rFonts w:ascii="Consolas" w:eastAsia="Times New Roman" w:hAnsi="Consolas" w:cs="Times New Roman"/>
          <w:color w:val="F39C12"/>
          <w:kern w:val="0"/>
          <w:sz w:val="21"/>
          <w:szCs w:val="21"/>
          <w:lang w:val="en-ZA" w:eastAsia="en-ZA"/>
        </w:rPr>
        <w:t>Serial</w:t>
      </w:r>
      <w:r w:rsidRPr="00312590">
        <w:rPr>
          <w:rFonts w:ascii="Consolas" w:eastAsia="Times New Roman" w:hAnsi="Consolas" w:cs="Times New Roman"/>
          <w:color w:val="DAE3E3"/>
          <w:kern w:val="0"/>
          <w:sz w:val="21"/>
          <w:szCs w:val="21"/>
          <w:lang w:val="en-ZA" w:eastAsia="en-ZA"/>
        </w:rPr>
        <w:t>.</w:t>
      </w:r>
      <w:r w:rsidRPr="00312590">
        <w:rPr>
          <w:rFonts w:ascii="Consolas" w:eastAsia="Times New Roman" w:hAnsi="Consolas" w:cs="Times New Roman"/>
          <w:color w:val="F39C12"/>
          <w:kern w:val="0"/>
          <w:sz w:val="21"/>
          <w:szCs w:val="21"/>
          <w:lang w:val="en-ZA" w:eastAsia="en-ZA"/>
        </w:rPr>
        <w:t>begin</w:t>
      </w:r>
      <w:r w:rsidRPr="00312590">
        <w:rPr>
          <w:rFonts w:ascii="Consolas" w:eastAsia="Times New Roman" w:hAnsi="Consolas" w:cs="Times New Roman"/>
          <w:color w:val="DAE3E3"/>
          <w:kern w:val="0"/>
          <w:sz w:val="21"/>
          <w:szCs w:val="21"/>
          <w:lang w:val="en-ZA" w:eastAsia="en-ZA"/>
        </w:rPr>
        <w:t>(</w:t>
      </w:r>
      <w:r w:rsidRPr="00312590">
        <w:rPr>
          <w:rFonts w:ascii="Consolas" w:eastAsia="Times New Roman" w:hAnsi="Consolas" w:cs="Times New Roman"/>
          <w:color w:val="7FCBCD"/>
          <w:kern w:val="0"/>
          <w:sz w:val="21"/>
          <w:szCs w:val="21"/>
          <w:lang w:val="en-ZA" w:eastAsia="en-ZA"/>
        </w:rPr>
        <w:t>9600</w:t>
      </w:r>
      <w:r w:rsidRPr="00312590">
        <w:rPr>
          <w:rFonts w:ascii="Consolas" w:eastAsia="Times New Roman" w:hAnsi="Consolas" w:cs="Times New Roman"/>
          <w:color w:val="DAE3E3"/>
          <w:kern w:val="0"/>
          <w:sz w:val="21"/>
          <w:szCs w:val="21"/>
          <w:lang w:val="en-ZA" w:eastAsia="en-ZA"/>
        </w:rPr>
        <w:t>);</w:t>
      </w:r>
    </w:p>
    <w:p w14:paraId="2906FE25" w14:textId="77777777" w:rsidR="00762389" w:rsidRPr="00312590"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312590">
        <w:rPr>
          <w:rFonts w:ascii="Consolas" w:eastAsia="Times New Roman" w:hAnsi="Consolas" w:cs="Times New Roman"/>
          <w:color w:val="DAE3E3"/>
          <w:kern w:val="0"/>
          <w:sz w:val="21"/>
          <w:szCs w:val="21"/>
          <w:lang w:val="en-ZA" w:eastAsia="en-ZA"/>
        </w:rPr>
        <w:t>  c=a&amp;b;</w:t>
      </w:r>
    </w:p>
    <w:p w14:paraId="0C508FB6" w14:textId="77777777" w:rsidR="00762389" w:rsidRPr="00312590" w:rsidRDefault="00762389" w:rsidP="00762389">
      <w:pPr>
        <w:shd w:val="clear" w:color="auto" w:fill="1F272A"/>
        <w:spacing w:after="0" w:line="240" w:lineRule="auto"/>
        <w:ind w:left="709"/>
        <w:rPr>
          <w:rFonts w:ascii="Consolas" w:eastAsia="Times New Roman" w:hAnsi="Consolas" w:cs="Times New Roman"/>
          <w:color w:val="DAE3E3"/>
          <w:kern w:val="0"/>
          <w:sz w:val="21"/>
          <w:szCs w:val="21"/>
          <w:lang w:val="en-ZA" w:eastAsia="en-ZA"/>
        </w:rPr>
      </w:pPr>
      <w:r w:rsidRPr="00312590">
        <w:rPr>
          <w:rFonts w:ascii="Consolas" w:eastAsia="Times New Roman" w:hAnsi="Consolas" w:cs="Times New Roman"/>
          <w:color w:val="F39C12"/>
          <w:kern w:val="0"/>
          <w:sz w:val="21"/>
          <w:szCs w:val="21"/>
          <w:lang w:val="en-ZA" w:eastAsia="en-ZA"/>
        </w:rPr>
        <w:t>Serial</w:t>
      </w:r>
      <w:r w:rsidRPr="00312590">
        <w:rPr>
          <w:rFonts w:ascii="Consolas" w:eastAsia="Times New Roman" w:hAnsi="Consolas" w:cs="Times New Roman"/>
          <w:color w:val="DAE3E3"/>
          <w:kern w:val="0"/>
          <w:sz w:val="21"/>
          <w:szCs w:val="21"/>
          <w:lang w:val="en-ZA" w:eastAsia="en-ZA"/>
        </w:rPr>
        <w:t>.</w:t>
      </w:r>
      <w:r w:rsidRPr="00312590">
        <w:rPr>
          <w:rFonts w:ascii="Consolas" w:eastAsia="Times New Roman" w:hAnsi="Consolas" w:cs="Times New Roman"/>
          <w:color w:val="F39C12"/>
          <w:kern w:val="0"/>
          <w:sz w:val="21"/>
          <w:szCs w:val="21"/>
          <w:lang w:val="en-ZA" w:eastAsia="en-ZA"/>
        </w:rPr>
        <w:t>println</w:t>
      </w:r>
      <w:r w:rsidRPr="00312590">
        <w:rPr>
          <w:rFonts w:ascii="Consolas" w:eastAsia="Times New Roman" w:hAnsi="Consolas" w:cs="Times New Roman"/>
          <w:color w:val="DAE3E3"/>
          <w:kern w:val="0"/>
          <w:sz w:val="21"/>
          <w:szCs w:val="21"/>
          <w:lang w:val="en-ZA" w:eastAsia="en-ZA"/>
        </w:rPr>
        <w:t>(c);</w:t>
      </w:r>
    </w:p>
    <w:p w14:paraId="09A5EA6C" w14:textId="77777777" w:rsidR="00762389" w:rsidRPr="00CD19F0" w:rsidRDefault="00762389" w:rsidP="00762389">
      <w:pPr>
        <w:shd w:val="clear" w:color="auto" w:fill="FFFFFF"/>
        <w:spacing w:before="60" w:after="100" w:afterAutospacing="1" w:line="375" w:lineRule="atLeast"/>
        <w:ind w:left="720"/>
        <w:jc w:val="both"/>
        <w:rPr>
          <w:rFonts w:eastAsia="Times New Roman" w:cs="Times New Roman"/>
          <w:color w:val="000000"/>
          <w:kern w:val="0"/>
          <w:szCs w:val="24"/>
          <w:lang w:val="en-ZA" w:eastAsia="en-ZA"/>
        </w:rPr>
      </w:pPr>
      <w:r>
        <w:rPr>
          <w:rFonts w:eastAsia="Times New Roman" w:cs="Times New Roman"/>
          <w:color w:val="000000"/>
          <w:kern w:val="0"/>
          <w:szCs w:val="24"/>
          <w:lang w:val="en-ZA" w:eastAsia="en-ZA"/>
        </w:rPr>
        <w:t>The output is 2 equivalents to 000010.</w:t>
      </w:r>
    </w:p>
    <w:p w14:paraId="3D1EF8A4" w14:textId="65469697" w:rsidR="00762389" w:rsidRDefault="00762389" w:rsidP="001B614A">
      <w:pPr>
        <w:pStyle w:val="NormalWeb"/>
        <w:numPr>
          <w:ilvl w:val="0"/>
          <w:numId w:val="153"/>
        </w:numPr>
        <w:spacing w:before="0" w:beforeAutospacing="0" w:after="0" w:afterAutospacing="0" w:line="360" w:lineRule="auto"/>
        <w:rPr>
          <w:shd w:val="clear" w:color="auto" w:fill="FFFFFF"/>
        </w:rPr>
      </w:pPr>
      <w:r w:rsidRPr="00C238F7">
        <w:rPr>
          <w:b/>
          <w:bCs/>
          <w:color w:val="212529"/>
          <w:sz w:val="23"/>
          <w:szCs w:val="23"/>
          <w:shd w:val="clear" w:color="auto" w:fill="FFFFFF"/>
        </w:rPr>
        <w:t>Bitwise Or (|)</w:t>
      </w:r>
      <w:r>
        <w:rPr>
          <w:b/>
          <w:bCs/>
          <w:color w:val="212529"/>
          <w:sz w:val="23"/>
          <w:szCs w:val="23"/>
          <w:shd w:val="clear" w:color="auto" w:fill="FFFFFF"/>
        </w:rPr>
        <w:t xml:space="preserve">: </w:t>
      </w:r>
      <w:r w:rsidR="009B5AEA" w:rsidRPr="009B5AEA">
        <w:rPr>
          <w:shd w:val="clear" w:color="auto" w:fill="FFD966" w:themeFill="accent4" w:themeFillTint="99"/>
        </w:rPr>
        <w:t>If a bit is present in either operand, the binary OR operator copies it. Let us look at the code snippet below:</w:t>
      </w:r>
    </w:p>
    <w:p w14:paraId="68E484B0" w14:textId="77777777" w:rsidR="00762389" w:rsidRPr="003D1491" w:rsidRDefault="00762389" w:rsidP="00762389">
      <w:pPr>
        <w:shd w:val="clear" w:color="auto" w:fill="1F272A"/>
        <w:spacing w:after="0" w:line="285" w:lineRule="atLeast"/>
        <w:ind w:left="709"/>
        <w:rPr>
          <w:rFonts w:ascii="Consolas" w:eastAsia="Times New Roman" w:hAnsi="Consolas" w:cs="Times New Roman"/>
          <w:color w:val="DAE3E3"/>
          <w:kern w:val="0"/>
          <w:sz w:val="21"/>
          <w:szCs w:val="21"/>
          <w:lang w:val="en-ZA" w:eastAsia="en-ZA"/>
        </w:rPr>
      </w:pPr>
      <w:r w:rsidRPr="003D1491">
        <w:rPr>
          <w:rFonts w:ascii="Consolas" w:eastAsia="Times New Roman" w:hAnsi="Consolas" w:cs="Times New Roman"/>
          <w:color w:val="DAE3E3"/>
          <w:kern w:val="0"/>
          <w:sz w:val="21"/>
          <w:szCs w:val="21"/>
          <w:lang w:val="en-ZA" w:eastAsia="en-ZA"/>
        </w:rPr>
        <w:t xml:space="preserve">  </w:t>
      </w:r>
      <w:r w:rsidRPr="003D1491">
        <w:rPr>
          <w:rFonts w:ascii="Consolas" w:eastAsia="Times New Roman" w:hAnsi="Consolas" w:cs="Times New Roman"/>
          <w:color w:val="0CA1A6"/>
          <w:kern w:val="0"/>
          <w:sz w:val="21"/>
          <w:szCs w:val="21"/>
          <w:lang w:val="en-ZA" w:eastAsia="en-ZA"/>
        </w:rPr>
        <w:t>int</w:t>
      </w:r>
      <w:r w:rsidRPr="003D1491">
        <w:rPr>
          <w:rFonts w:ascii="Consolas" w:eastAsia="Times New Roman" w:hAnsi="Consolas" w:cs="Times New Roman"/>
          <w:color w:val="DAE3E3"/>
          <w:kern w:val="0"/>
          <w:sz w:val="21"/>
          <w:szCs w:val="21"/>
          <w:lang w:val="en-ZA" w:eastAsia="en-ZA"/>
        </w:rPr>
        <w:t xml:space="preserve"> a = </w:t>
      </w:r>
      <w:r w:rsidRPr="003D1491">
        <w:rPr>
          <w:rFonts w:ascii="Consolas" w:eastAsia="Times New Roman" w:hAnsi="Consolas" w:cs="Times New Roman"/>
          <w:color w:val="7FCBCD"/>
          <w:kern w:val="0"/>
          <w:sz w:val="21"/>
          <w:szCs w:val="21"/>
          <w:lang w:val="en-ZA" w:eastAsia="en-ZA"/>
        </w:rPr>
        <w:t>34</w:t>
      </w:r>
      <w:r w:rsidRPr="003D1491">
        <w:rPr>
          <w:rFonts w:ascii="Consolas" w:eastAsia="Times New Roman" w:hAnsi="Consolas" w:cs="Times New Roman"/>
          <w:color w:val="DAE3E3"/>
          <w:kern w:val="0"/>
          <w:sz w:val="21"/>
          <w:szCs w:val="21"/>
          <w:lang w:val="en-ZA" w:eastAsia="en-ZA"/>
        </w:rPr>
        <w:t xml:space="preserve">,b = </w:t>
      </w:r>
      <w:r w:rsidRPr="003D1491">
        <w:rPr>
          <w:rFonts w:ascii="Consolas" w:eastAsia="Times New Roman" w:hAnsi="Consolas" w:cs="Times New Roman"/>
          <w:color w:val="7FCBCD"/>
          <w:kern w:val="0"/>
          <w:sz w:val="21"/>
          <w:szCs w:val="21"/>
          <w:lang w:val="en-ZA" w:eastAsia="en-ZA"/>
        </w:rPr>
        <w:t>15</w:t>
      </w:r>
      <w:r w:rsidRPr="003D1491">
        <w:rPr>
          <w:rFonts w:ascii="Consolas" w:eastAsia="Times New Roman" w:hAnsi="Consolas" w:cs="Times New Roman"/>
          <w:color w:val="DAE3E3"/>
          <w:kern w:val="0"/>
          <w:sz w:val="21"/>
          <w:szCs w:val="21"/>
          <w:lang w:val="en-ZA" w:eastAsia="en-ZA"/>
        </w:rPr>
        <w:t>;</w:t>
      </w:r>
    </w:p>
    <w:p w14:paraId="21C33918" w14:textId="77777777" w:rsidR="00762389" w:rsidRPr="003D1491" w:rsidRDefault="00762389" w:rsidP="00762389">
      <w:pPr>
        <w:shd w:val="clear" w:color="auto" w:fill="1F272A"/>
        <w:spacing w:after="0" w:line="285" w:lineRule="atLeast"/>
        <w:ind w:left="709"/>
        <w:rPr>
          <w:rFonts w:ascii="Consolas" w:eastAsia="Times New Roman" w:hAnsi="Consolas" w:cs="Times New Roman"/>
          <w:color w:val="DAE3E3"/>
          <w:kern w:val="0"/>
          <w:sz w:val="21"/>
          <w:szCs w:val="21"/>
          <w:lang w:val="en-ZA" w:eastAsia="en-ZA"/>
        </w:rPr>
      </w:pPr>
      <w:r w:rsidRPr="003D1491">
        <w:rPr>
          <w:rFonts w:ascii="Consolas" w:eastAsia="Times New Roman" w:hAnsi="Consolas" w:cs="Times New Roman"/>
          <w:color w:val="DAE3E3"/>
          <w:kern w:val="0"/>
          <w:sz w:val="21"/>
          <w:szCs w:val="21"/>
          <w:lang w:val="en-ZA" w:eastAsia="en-ZA"/>
        </w:rPr>
        <w:t> </w:t>
      </w:r>
      <w:r w:rsidRPr="003D1491">
        <w:rPr>
          <w:rFonts w:ascii="Consolas" w:eastAsia="Times New Roman" w:hAnsi="Consolas" w:cs="Times New Roman"/>
          <w:color w:val="F39C12"/>
          <w:kern w:val="0"/>
          <w:sz w:val="21"/>
          <w:szCs w:val="21"/>
          <w:lang w:val="en-ZA" w:eastAsia="en-ZA"/>
        </w:rPr>
        <w:t>Serial</w:t>
      </w:r>
      <w:r w:rsidRPr="003D1491">
        <w:rPr>
          <w:rFonts w:ascii="Consolas" w:eastAsia="Times New Roman" w:hAnsi="Consolas" w:cs="Times New Roman"/>
          <w:color w:val="DAE3E3"/>
          <w:kern w:val="0"/>
          <w:sz w:val="21"/>
          <w:szCs w:val="21"/>
          <w:lang w:val="en-ZA" w:eastAsia="en-ZA"/>
        </w:rPr>
        <w:t>.</w:t>
      </w:r>
      <w:r w:rsidRPr="003D1491">
        <w:rPr>
          <w:rFonts w:ascii="Consolas" w:eastAsia="Times New Roman" w:hAnsi="Consolas" w:cs="Times New Roman"/>
          <w:color w:val="F39C12"/>
          <w:kern w:val="0"/>
          <w:sz w:val="21"/>
          <w:szCs w:val="21"/>
          <w:lang w:val="en-ZA" w:eastAsia="en-ZA"/>
        </w:rPr>
        <w:t>begin</w:t>
      </w:r>
      <w:r w:rsidRPr="003D1491">
        <w:rPr>
          <w:rFonts w:ascii="Consolas" w:eastAsia="Times New Roman" w:hAnsi="Consolas" w:cs="Times New Roman"/>
          <w:color w:val="DAE3E3"/>
          <w:kern w:val="0"/>
          <w:sz w:val="21"/>
          <w:szCs w:val="21"/>
          <w:lang w:val="en-ZA" w:eastAsia="en-ZA"/>
        </w:rPr>
        <w:t>(</w:t>
      </w:r>
      <w:r w:rsidRPr="003D1491">
        <w:rPr>
          <w:rFonts w:ascii="Consolas" w:eastAsia="Times New Roman" w:hAnsi="Consolas" w:cs="Times New Roman"/>
          <w:color w:val="7FCBCD"/>
          <w:kern w:val="0"/>
          <w:sz w:val="21"/>
          <w:szCs w:val="21"/>
          <w:lang w:val="en-ZA" w:eastAsia="en-ZA"/>
        </w:rPr>
        <w:t>9600</w:t>
      </w:r>
      <w:r w:rsidRPr="003D1491">
        <w:rPr>
          <w:rFonts w:ascii="Consolas" w:eastAsia="Times New Roman" w:hAnsi="Consolas" w:cs="Times New Roman"/>
          <w:color w:val="DAE3E3"/>
          <w:kern w:val="0"/>
          <w:sz w:val="21"/>
          <w:szCs w:val="21"/>
          <w:lang w:val="en-ZA" w:eastAsia="en-ZA"/>
        </w:rPr>
        <w:t>);</w:t>
      </w:r>
    </w:p>
    <w:p w14:paraId="5972096F" w14:textId="77777777" w:rsidR="00762389" w:rsidRPr="003D1491" w:rsidRDefault="00762389" w:rsidP="00762389">
      <w:pPr>
        <w:shd w:val="clear" w:color="auto" w:fill="1F272A"/>
        <w:spacing w:after="0" w:line="285" w:lineRule="atLeast"/>
        <w:ind w:left="709"/>
        <w:rPr>
          <w:rFonts w:ascii="Consolas" w:eastAsia="Times New Roman" w:hAnsi="Consolas" w:cs="Times New Roman"/>
          <w:color w:val="DAE3E3"/>
          <w:kern w:val="0"/>
          <w:sz w:val="21"/>
          <w:szCs w:val="21"/>
          <w:lang w:val="en-ZA" w:eastAsia="en-ZA"/>
        </w:rPr>
      </w:pPr>
      <w:r w:rsidRPr="003D1491">
        <w:rPr>
          <w:rFonts w:ascii="Consolas" w:eastAsia="Times New Roman" w:hAnsi="Consolas" w:cs="Times New Roman"/>
          <w:color w:val="DAE3E3"/>
          <w:kern w:val="0"/>
          <w:sz w:val="21"/>
          <w:szCs w:val="21"/>
          <w:lang w:val="en-ZA" w:eastAsia="en-ZA"/>
        </w:rPr>
        <w:t> </w:t>
      </w:r>
      <w:r w:rsidRPr="003D1491">
        <w:rPr>
          <w:rFonts w:ascii="Consolas" w:eastAsia="Times New Roman" w:hAnsi="Consolas" w:cs="Times New Roman"/>
          <w:color w:val="F39C12"/>
          <w:kern w:val="0"/>
          <w:sz w:val="21"/>
          <w:szCs w:val="21"/>
          <w:lang w:val="en-ZA" w:eastAsia="en-ZA"/>
        </w:rPr>
        <w:t>Serial</w:t>
      </w:r>
      <w:r w:rsidRPr="003D1491">
        <w:rPr>
          <w:rFonts w:ascii="Consolas" w:eastAsia="Times New Roman" w:hAnsi="Consolas" w:cs="Times New Roman"/>
          <w:color w:val="DAE3E3"/>
          <w:kern w:val="0"/>
          <w:sz w:val="21"/>
          <w:szCs w:val="21"/>
          <w:lang w:val="en-ZA" w:eastAsia="en-ZA"/>
        </w:rPr>
        <w:t>.</w:t>
      </w:r>
      <w:r w:rsidRPr="003D1491">
        <w:rPr>
          <w:rFonts w:ascii="Consolas" w:eastAsia="Times New Roman" w:hAnsi="Consolas" w:cs="Times New Roman"/>
          <w:color w:val="F39C12"/>
          <w:kern w:val="0"/>
          <w:sz w:val="21"/>
          <w:szCs w:val="21"/>
          <w:lang w:val="en-ZA" w:eastAsia="en-ZA"/>
        </w:rPr>
        <w:t>println</w:t>
      </w:r>
      <w:r w:rsidRPr="003D1491">
        <w:rPr>
          <w:rFonts w:ascii="Consolas" w:eastAsia="Times New Roman" w:hAnsi="Consolas" w:cs="Times New Roman"/>
          <w:color w:val="DAE3E3"/>
          <w:kern w:val="0"/>
          <w:sz w:val="21"/>
          <w:szCs w:val="21"/>
          <w:lang w:val="en-ZA" w:eastAsia="en-ZA"/>
        </w:rPr>
        <w:t>(a|b);</w:t>
      </w:r>
    </w:p>
    <w:p w14:paraId="1F1714EA" w14:textId="77777777" w:rsidR="001B614A" w:rsidRDefault="001B614A" w:rsidP="001B614A">
      <w:pPr>
        <w:pStyle w:val="NormalWeb"/>
        <w:spacing w:before="0" w:beforeAutospacing="0" w:after="0" w:afterAutospacing="0" w:line="360" w:lineRule="auto"/>
        <w:ind w:left="720"/>
        <w:rPr>
          <w:shd w:val="clear" w:color="auto" w:fill="FFFFFF"/>
        </w:rPr>
      </w:pPr>
    </w:p>
    <w:p w14:paraId="7BC8E71A" w14:textId="14F53C4D" w:rsidR="00762389" w:rsidRPr="00C238F7" w:rsidRDefault="00762389" w:rsidP="001B614A">
      <w:pPr>
        <w:pStyle w:val="NormalWeb"/>
        <w:spacing w:before="0" w:beforeAutospacing="0" w:after="0" w:afterAutospacing="0" w:line="360" w:lineRule="auto"/>
        <w:ind w:left="720"/>
        <w:rPr>
          <w:shd w:val="clear" w:color="auto" w:fill="FFFFFF"/>
        </w:rPr>
      </w:pPr>
      <w:r>
        <w:rPr>
          <w:shd w:val="clear" w:color="auto" w:fill="FFFFFF"/>
        </w:rPr>
        <w:t>The result in binary is 101111.The answer in the output section is 47.</w:t>
      </w:r>
    </w:p>
    <w:p w14:paraId="6556C7E1" w14:textId="77777777" w:rsidR="00762389" w:rsidRDefault="00762389" w:rsidP="00762389">
      <w:pPr>
        <w:pStyle w:val="ListParagraph"/>
        <w:numPr>
          <w:ilvl w:val="0"/>
          <w:numId w:val="151"/>
        </w:numPr>
        <w:shd w:val="clear" w:color="auto" w:fill="FFFFFF"/>
        <w:spacing w:before="60" w:after="100" w:afterAutospacing="1" w:line="375" w:lineRule="atLeast"/>
        <w:jc w:val="both"/>
        <w:rPr>
          <w:rFonts w:eastAsia="Times New Roman" w:cs="Times New Roman"/>
          <w:color w:val="000000" w:themeColor="text1"/>
          <w:kern w:val="0"/>
          <w:szCs w:val="24"/>
          <w:lang w:val="en-ZA" w:eastAsia="en-ZA"/>
        </w:rPr>
      </w:pPr>
      <w:r w:rsidRPr="00C15FD8">
        <w:rPr>
          <w:rFonts w:eastAsia="Times New Roman" w:cs="Times New Roman"/>
          <w:b/>
          <w:bCs/>
          <w:color w:val="000000" w:themeColor="text1"/>
          <w:kern w:val="0"/>
          <w:szCs w:val="24"/>
          <w:lang w:val="en-ZA" w:eastAsia="en-ZA"/>
        </w:rPr>
        <w:t xml:space="preserve">bitwise left shift (&lt;&lt;): </w:t>
      </w:r>
      <w:r w:rsidRPr="00C15FD8">
        <w:rPr>
          <w:rFonts w:eastAsia="Times New Roman" w:cs="Times New Roman"/>
          <w:color w:val="000000" w:themeColor="text1"/>
          <w:kern w:val="0"/>
          <w:szCs w:val="24"/>
          <w:lang w:val="en-ZA" w:eastAsia="en-ZA"/>
        </w:rPr>
        <w:t>The left operator is shifted by the number of bits defined by the right operator.</w:t>
      </w:r>
    </w:p>
    <w:p w14:paraId="4D3EF142" w14:textId="77777777" w:rsidR="00762389" w:rsidRPr="001B5CFB" w:rsidRDefault="00762389" w:rsidP="00762389">
      <w:pPr>
        <w:shd w:val="clear" w:color="auto" w:fill="1F272A"/>
        <w:spacing w:after="0" w:line="285" w:lineRule="atLeast"/>
        <w:ind w:left="709"/>
        <w:rPr>
          <w:rFonts w:ascii="Consolas" w:eastAsia="Times New Roman" w:hAnsi="Consolas" w:cs="Times New Roman"/>
          <w:color w:val="DAE3E3"/>
          <w:kern w:val="0"/>
          <w:sz w:val="21"/>
          <w:szCs w:val="21"/>
          <w:lang w:val="en-ZA" w:eastAsia="en-ZA"/>
        </w:rPr>
      </w:pPr>
      <w:r w:rsidRPr="001B5CFB">
        <w:rPr>
          <w:rFonts w:ascii="Consolas" w:eastAsia="Times New Roman" w:hAnsi="Consolas" w:cs="Times New Roman"/>
          <w:color w:val="0CA1A6"/>
          <w:kern w:val="0"/>
          <w:sz w:val="21"/>
          <w:szCs w:val="21"/>
          <w:lang w:val="en-ZA" w:eastAsia="en-ZA"/>
        </w:rPr>
        <w:t>int</w:t>
      </w:r>
      <w:r w:rsidRPr="001B5CFB">
        <w:rPr>
          <w:rFonts w:ascii="Consolas" w:eastAsia="Times New Roman" w:hAnsi="Consolas" w:cs="Times New Roman"/>
          <w:color w:val="DAE3E3"/>
          <w:kern w:val="0"/>
          <w:sz w:val="21"/>
          <w:szCs w:val="21"/>
          <w:lang w:val="en-ZA" w:eastAsia="en-ZA"/>
        </w:rPr>
        <w:t xml:space="preserve"> a = </w:t>
      </w:r>
      <w:r w:rsidRPr="001B5CFB">
        <w:rPr>
          <w:rFonts w:ascii="Consolas" w:eastAsia="Times New Roman" w:hAnsi="Consolas" w:cs="Times New Roman"/>
          <w:color w:val="7FCBCD"/>
          <w:kern w:val="0"/>
          <w:sz w:val="21"/>
          <w:szCs w:val="21"/>
          <w:lang w:val="en-ZA" w:eastAsia="en-ZA"/>
        </w:rPr>
        <w:t>34</w:t>
      </w:r>
      <w:r w:rsidRPr="001B5CFB">
        <w:rPr>
          <w:rFonts w:ascii="Consolas" w:eastAsia="Times New Roman" w:hAnsi="Consolas" w:cs="Times New Roman"/>
          <w:color w:val="DAE3E3"/>
          <w:kern w:val="0"/>
          <w:sz w:val="21"/>
          <w:szCs w:val="21"/>
          <w:lang w:val="en-ZA" w:eastAsia="en-ZA"/>
        </w:rPr>
        <w:t>;</w:t>
      </w:r>
    </w:p>
    <w:p w14:paraId="02BA47BF" w14:textId="77777777" w:rsidR="00762389" w:rsidRPr="001B5CFB" w:rsidRDefault="00762389" w:rsidP="00762389">
      <w:pPr>
        <w:shd w:val="clear" w:color="auto" w:fill="1F272A"/>
        <w:spacing w:after="0" w:line="285" w:lineRule="atLeast"/>
        <w:ind w:left="709"/>
        <w:rPr>
          <w:rFonts w:ascii="Consolas" w:eastAsia="Times New Roman" w:hAnsi="Consolas" w:cs="Times New Roman"/>
          <w:color w:val="DAE3E3"/>
          <w:kern w:val="0"/>
          <w:sz w:val="21"/>
          <w:szCs w:val="21"/>
          <w:lang w:val="en-ZA" w:eastAsia="en-ZA"/>
        </w:rPr>
      </w:pPr>
      <w:r w:rsidRPr="001B5CFB">
        <w:rPr>
          <w:rFonts w:ascii="Consolas" w:eastAsia="Times New Roman" w:hAnsi="Consolas" w:cs="Times New Roman"/>
          <w:color w:val="F39C12"/>
          <w:kern w:val="0"/>
          <w:sz w:val="21"/>
          <w:szCs w:val="21"/>
          <w:lang w:val="en-ZA" w:eastAsia="en-ZA"/>
        </w:rPr>
        <w:t>Serial</w:t>
      </w:r>
      <w:r w:rsidRPr="001B5CFB">
        <w:rPr>
          <w:rFonts w:ascii="Consolas" w:eastAsia="Times New Roman" w:hAnsi="Consolas" w:cs="Times New Roman"/>
          <w:color w:val="DAE3E3"/>
          <w:kern w:val="0"/>
          <w:sz w:val="21"/>
          <w:szCs w:val="21"/>
          <w:lang w:val="en-ZA" w:eastAsia="en-ZA"/>
        </w:rPr>
        <w:t>.</w:t>
      </w:r>
      <w:r w:rsidRPr="001B5CFB">
        <w:rPr>
          <w:rFonts w:ascii="Consolas" w:eastAsia="Times New Roman" w:hAnsi="Consolas" w:cs="Times New Roman"/>
          <w:color w:val="F39C12"/>
          <w:kern w:val="0"/>
          <w:sz w:val="21"/>
          <w:szCs w:val="21"/>
          <w:lang w:val="en-ZA" w:eastAsia="en-ZA"/>
        </w:rPr>
        <w:t>begin</w:t>
      </w:r>
      <w:r w:rsidRPr="001B5CFB">
        <w:rPr>
          <w:rFonts w:ascii="Consolas" w:eastAsia="Times New Roman" w:hAnsi="Consolas" w:cs="Times New Roman"/>
          <w:color w:val="DAE3E3"/>
          <w:kern w:val="0"/>
          <w:sz w:val="21"/>
          <w:szCs w:val="21"/>
          <w:lang w:val="en-ZA" w:eastAsia="en-ZA"/>
        </w:rPr>
        <w:t>(</w:t>
      </w:r>
      <w:r w:rsidRPr="001B5CFB">
        <w:rPr>
          <w:rFonts w:ascii="Consolas" w:eastAsia="Times New Roman" w:hAnsi="Consolas" w:cs="Times New Roman"/>
          <w:color w:val="7FCBCD"/>
          <w:kern w:val="0"/>
          <w:sz w:val="21"/>
          <w:szCs w:val="21"/>
          <w:lang w:val="en-ZA" w:eastAsia="en-ZA"/>
        </w:rPr>
        <w:t>9600</w:t>
      </w:r>
      <w:r w:rsidRPr="001B5CFB">
        <w:rPr>
          <w:rFonts w:ascii="Consolas" w:eastAsia="Times New Roman" w:hAnsi="Consolas" w:cs="Times New Roman"/>
          <w:color w:val="DAE3E3"/>
          <w:kern w:val="0"/>
          <w:sz w:val="21"/>
          <w:szCs w:val="21"/>
          <w:lang w:val="en-ZA" w:eastAsia="en-ZA"/>
        </w:rPr>
        <w:t>);</w:t>
      </w:r>
    </w:p>
    <w:p w14:paraId="3F5F2AE6" w14:textId="77777777" w:rsidR="00762389" w:rsidRPr="001B5CFB" w:rsidRDefault="00762389" w:rsidP="00762389">
      <w:pPr>
        <w:shd w:val="clear" w:color="auto" w:fill="1F272A"/>
        <w:spacing w:after="0" w:line="285" w:lineRule="atLeast"/>
        <w:ind w:left="709"/>
        <w:rPr>
          <w:rFonts w:ascii="Consolas" w:eastAsia="Times New Roman" w:hAnsi="Consolas" w:cs="Times New Roman"/>
          <w:color w:val="DAE3E3"/>
          <w:kern w:val="0"/>
          <w:sz w:val="21"/>
          <w:szCs w:val="21"/>
          <w:lang w:val="en-ZA" w:eastAsia="en-ZA"/>
        </w:rPr>
      </w:pPr>
      <w:r w:rsidRPr="001B5CFB">
        <w:rPr>
          <w:rFonts w:ascii="Consolas" w:eastAsia="Times New Roman" w:hAnsi="Consolas" w:cs="Times New Roman"/>
          <w:color w:val="F39C12"/>
          <w:kern w:val="0"/>
          <w:sz w:val="21"/>
          <w:szCs w:val="21"/>
          <w:lang w:val="en-ZA" w:eastAsia="en-ZA"/>
        </w:rPr>
        <w:t>Serial</w:t>
      </w:r>
      <w:r w:rsidRPr="001B5CFB">
        <w:rPr>
          <w:rFonts w:ascii="Consolas" w:eastAsia="Times New Roman" w:hAnsi="Consolas" w:cs="Times New Roman"/>
          <w:color w:val="DAE3E3"/>
          <w:kern w:val="0"/>
          <w:sz w:val="21"/>
          <w:szCs w:val="21"/>
          <w:lang w:val="en-ZA" w:eastAsia="en-ZA"/>
        </w:rPr>
        <w:t>.</w:t>
      </w:r>
      <w:r w:rsidRPr="001B5CFB">
        <w:rPr>
          <w:rFonts w:ascii="Consolas" w:eastAsia="Times New Roman" w:hAnsi="Consolas" w:cs="Times New Roman"/>
          <w:color w:val="F39C12"/>
          <w:kern w:val="0"/>
          <w:sz w:val="21"/>
          <w:szCs w:val="21"/>
          <w:lang w:val="en-ZA" w:eastAsia="en-ZA"/>
        </w:rPr>
        <w:t>println</w:t>
      </w:r>
      <w:r w:rsidRPr="001B5CFB">
        <w:rPr>
          <w:rFonts w:ascii="Consolas" w:eastAsia="Times New Roman" w:hAnsi="Consolas" w:cs="Times New Roman"/>
          <w:color w:val="DAE3E3"/>
          <w:kern w:val="0"/>
          <w:sz w:val="21"/>
          <w:szCs w:val="21"/>
          <w:lang w:val="en-ZA" w:eastAsia="en-ZA"/>
        </w:rPr>
        <w:t>(a&lt;&lt;</w:t>
      </w:r>
      <w:r w:rsidRPr="001B5CFB">
        <w:rPr>
          <w:rFonts w:ascii="Consolas" w:eastAsia="Times New Roman" w:hAnsi="Consolas" w:cs="Times New Roman"/>
          <w:color w:val="7FCBCD"/>
          <w:kern w:val="0"/>
          <w:sz w:val="21"/>
          <w:szCs w:val="21"/>
          <w:lang w:val="en-ZA" w:eastAsia="en-ZA"/>
        </w:rPr>
        <w:t>2</w:t>
      </w:r>
      <w:r w:rsidRPr="001B5CFB">
        <w:rPr>
          <w:rFonts w:ascii="Consolas" w:eastAsia="Times New Roman" w:hAnsi="Consolas" w:cs="Times New Roman"/>
          <w:color w:val="DAE3E3"/>
          <w:kern w:val="0"/>
          <w:sz w:val="21"/>
          <w:szCs w:val="21"/>
          <w:lang w:val="en-ZA" w:eastAsia="en-ZA"/>
        </w:rPr>
        <w:t>);</w:t>
      </w:r>
    </w:p>
    <w:p w14:paraId="40FDA275" w14:textId="77777777" w:rsidR="00762389" w:rsidRDefault="00762389" w:rsidP="00762389">
      <w:pPr>
        <w:pStyle w:val="ListParagraph"/>
        <w:shd w:val="clear" w:color="auto" w:fill="FFFFFF"/>
        <w:spacing w:before="60" w:after="100" w:afterAutospacing="1" w:line="375" w:lineRule="atLeast"/>
        <w:jc w:val="both"/>
        <w:rPr>
          <w:rFonts w:eastAsia="Times New Roman" w:cs="Times New Roman"/>
          <w:color w:val="000000" w:themeColor="text1"/>
          <w:kern w:val="0"/>
          <w:szCs w:val="24"/>
          <w:lang w:val="en-ZA" w:eastAsia="en-ZA"/>
        </w:rPr>
      </w:pPr>
      <w:r>
        <w:rPr>
          <w:rFonts w:eastAsia="Times New Roman" w:cs="Times New Roman"/>
          <w:color w:val="000000" w:themeColor="text1"/>
          <w:kern w:val="0"/>
          <w:szCs w:val="24"/>
          <w:lang w:val="en-ZA" w:eastAsia="en-ZA"/>
        </w:rPr>
        <w:t xml:space="preserve">34= </w:t>
      </w:r>
      <w:r w:rsidRPr="001B5CFB">
        <w:rPr>
          <w:rFonts w:eastAsia="Times New Roman" w:cs="Times New Roman"/>
          <w:color w:val="000000" w:themeColor="text1"/>
          <w:kern w:val="0"/>
          <w:szCs w:val="24"/>
          <w:lang w:val="en-ZA" w:eastAsia="en-ZA"/>
        </w:rPr>
        <w:t>100010</w:t>
      </w:r>
      <w:r w:rsidRPr="001B5CFB">
        <w:rPr>
          <w:rFonts w:eastAsia="Times New Roman" w:cs="Times New Roman"/>
          <w:color w:val="000000" w:themeColor="text1"/>
          <w:kern w:val="0"/>
          <w:szCs w:val="24"/>
          <w:vertAlign w:val="subscript"/>
          <w:lang w:val="en-ZA" w:eastAsia="en-ZA"/>
        </w:rPr>
        <w:t>2</w:t>
      </w:r>
    </w:p>
    <w:p w14:paraId="1CD5747F" w14:textId="77777777" w:rsidR="00762389" w:rsidRDefault="00762389" w:rsidP="00762389">
      <w:pPr>
        <w:pStyle w:val="ListParagraph"/>
        <w:shd w:val="clear" w:color="auto" w:fill="FFFFFF"/>
        <w:spacing w:before="60" w:after="100" w:afterAutospacing="1" w:line="375" w:lineRule="atLeast"/>
        <w:jc w:val="both"/>
        <w:rPr>
          <w:rFonts w:eastAsia="Times New Roman" w:cs="Times New Roman"/>
          <w:color w:val="000000" w:themeColor="text1"/>
          <w:kern w:val="0"/>
          <w:szCs w:val="24"/>
          <w:vertAlign w:val="subscript"/>
          <w:lang w:val="en-ZA" w:eastAsia="en-ZA"/>
        </w:rPr>
      </w:pPr>
      <w:r>
        <w:rPr>
          <w:rFonts w:eastAsia="Times New Roman" w:cs="Times New Roman"/>
          <w:color w:val="000000" w:themeColor="text1"/>
          <w:kern w:val="0"/>
          <w:szCs w:val="24"/>
          <w:lang w:val="en-ZA" w:eastAsia="en-ZA"/>
        </w:rPr>
        <w:t>The output is 136. 136=</w:t>
      </w:r>
      <w:r w:rsidRPr="001B5CFB">
        <w:rPr>
          <w:rFonts w:eastAsia="Times New Roman" w:cs="Times New Roman"/>
          <w:color w:val="000000" w:themeColor="text1"/>
          <w:kern w:val="0"/>
          <w:szCs w:val="24"/>
          <w:lang w:val="en-ZA" w:eastAsia="en-ZA"/>
        </w:rPr>
        <w:t>10001000</w:t>
      </w:r>
      <w:r w:rsidRPr="00030A13">
        <w:rPr>
          <w:rFonts w:eastAsia="Times New Roman" w:cs="Times New Roman"/>
          <w:color w:val="000000" w:themeColor="text1"/>
          <w:kern w:val="0"/>
          <w:szCs w:val="24"/>
          <w:vertAlign w:val="subscript"/>
          <w:lang w:val="en-ZA" w:eastAsia="en-ZA"/>
        </w:rPr>
        <w:t>2</w:t>
      </w:r>
    </w:p>
    <w:p w14:paraId="43E2F9C3" w14:textId="77777777" w:rsidR="00762389" w:rsidRPr="00C15FD8" w:rsidRDefault="00762389" w:rsidP="00762389">
      <w:pPr>
        <w:pStyle w:val="ListParagraph"/>
        <w:shd w:val="clear" w:color="auto" w:fill="FFFFFF"/>
        <w:spacing w:before="60" w:after="100" w:afterAutospacing="1" w:line="375" w:lineRule="atLeast"/>
        <w:jc w:val="both"/>
        <w:rPr>
          <w:rFonts w:eastAsia="Times New Roman" w:cs="Times New Roman"/>
          <w:color w:val="000000" w:themeColor="text1"/>
          <w:kern w:val="0"/>
          <w:szCs w:val="24"/>
          <w:lang w:val="en-ZA" w:eastAsia="en-ZA"/>
        </w:rPr>
      </w:pPr>
    </w:p>
    <w:p w14:paraId="75948E92" w14:textId="77777777" w:rsidR="00762389" w:rsidRPr="00030A13" w:rsidRDefault="00762389" w:rsidP="00762389">
      <w:pPr>
        <w:pStyle w:val="ListParagraph"/>
        <w:numPr>
          <w:ilvl w:val="0"/>
          <w:numId w:val="151"/>
        </w:numPr>
        <w:rPr>
          <w:rFonts w:eastAsia="Times New Roman" w:cs="Times New Roman"/>
          <w:kern w:val="0"/>
          <w:szCs w:val="24"/>
          <w:shd w:val="clear" w:color="auto" w:fill="FFFFFF"/>
          <w:lang w:val="en-ZA" w:eastAsia="en-ZA"/>
        </w:rPr>
      </w:pPr>
      <w:r w:rsidRPr="00030A13">
        <w:rPr>
          <w:rFonts w:eastAsia="Times New Roman" w:cs="Times New Roman"/>
          <w:b/>
          <w:bCs/>
          <w:kern w:val="0"/>
          <w:szCs w:val="24"/>
          <w:shd w:val="clear" w:color="auto" w:fill="FFFFFF"/>
          <w:lang w:val="en-ZA" w:eastAsia="en-ZA"/>
        </w:rPr>
        <w:t>bitwise right shift</w:t>
      </w:r>
      <w:r>
        <w:rPr>
          <w:rFonts w:eastAsia="Times New Roman" w:cs="Times New Roman"/>
          <w:b/>
          <w:bCs/>
          <w:kern w:val="0"/>
          <w:szCs w:val="24"/>
          <w:shd w:val="clear" w:color="auto" w:fill="FFFFFF"/>
          <w:lang w:val="en-ZA" w:eastAsia="en-ZA"/>
        </w:rPr>
        <w:t xml:space="preserve">: </w:t>
      </w:r>
      <w:r w:rsidRPr="00030A13">
        <w:rPr>
          <w:rFonts w:eastAsia="Times New Roman" w:cs="Times New Roman"/>
          <w:kern w:val="0"/>
          <w:szCs w:val="24"/>
          <w:shd w:val="clear" w:color="auto" w:fill="FFFFFF"/>
          <w:lang w:val="en-ZA" w:eastAsia="en-ZA"/>
        </w:rPr>
        <w:t>The right operator is shifted by the number of bits defined by the left operator.</w:t>
      </w:r>
    </w:p>
    <w:p w14:paraId="5F2E63FC" w14:textId="77777777" w:rsidR="00762389" w:rsidRPr="00030A13" w:rsidRDefault="00762389" w:rsidP="00762389">
      <w:pPr>
        <w:shd w:val="clear" w:color="auto" w:fill="1F272A"/>
        <w:spacing w:after="0" w:line="285" w:lineRule="atLeast"/>
        <w:ind w:left="709"/>
        <w:rPr>
          <w:rFonts w:ascii="Consolas" w:eastAsia="Times New Roman" w:hAnsi="Consolas" w:cs="Times New Roman"/>
          <w:color w:val="DAE3E3"/>
          <w:kern w:val="0"/>
          <w:sz w:val="21"/>
          <w:szCs w:val="21"/>
          <w:lang w:val="en-ZA" w:eastAsia="en-ZA"/>
        </w:rPr>
      </w:pPr>
      <w:r w:rsidRPr="00030A13">
        <w:rPr>
          <w:rFonts w:ascii="Consolas" w:eastAsia="Times New Roman" w:hAnsi="Consolas" w:cs="Times New Roman"/>
          <w:color w:val="0CA1A6"/>
          <w:kern w:val="0"/>
          <w:sz w:val="21"/>
          <w:szCs w:val="21"/>
          <w:lang w:val="en-ZA" w:eastAsia="en-ZA"/>
        </w:rPr>
        <w:t>int</w:t>
      </w:r>
      <w:r w:rsidRPr="00030A13">
        <w:rPr>
          <w:rFonts w:ascii="Consolas" w:eastAsia="Times New Roman" w:hAnsi="Consolas" w:cs="Times New Roman"/>
          <w:color w:val="DAE3E3"/>
          <w:kern w:val="0"/>
          <w:sz w:val="21"/>
          <w:szCs w:val="21"/>
          <w:lang w:val="en-ZA" w:eastAsia="en-ZA"/>
        </w:rPr>
        <w:t xml:space="preserve"> a = </w:t>
      </w:r>
      <w:r w:rsidRPr="00030A13">
        <w:rPr>
          <w:rFonts w:ascii="Consolas" w:eastAsia="Times New Roman" w:hAnsi="Consolas" w:cs="Times New Roman"/>
          <w:color w:val="7FCBCD"/>
          <w:kern w:val="0"/>
          <w:sz w:val="21"/>
          <w:szCs w:val="21"/>
          <w:lang w:val="en-ZA" w:eastAsia="en-ZA"/>
        </w:rPr>
        <w:t>34</w:t>
      </w:r>
      <w:r w:rsidRPr="00030A13">
        <w:rPr>
          <w:rFonts w:ascii="Consolas" w:eastAsia="Times New Roman" w:hAnsi="Consolas" w:cs="Times New Roman"/>
          <w:color w:val="DAE3E3"/>
          <w:kern w:val="0"/>
          <w:sz w:val="21"/>
          <w:szCs w:val="21"/>
          <w:lang w:val="en-ZA" w:eastAsia="en-ZA"/>
        </w:rPr>
        <w:t>;</w:t>
      </w:r>
    </w:p>
    <w:p w14:paraId="11BE9896" w14:textId="77777777" w:rsidR="00762389" w:rsidRPr="00030A13" w:rsidRDefault="00762389" w:rsidP="00762389">
      <w:pPr>
        <w:shd w:val="clear" w:color="auto" w:fill="1F272A"/>
        <w:spacing w:after="0" w:line="285" w:lineRule="atLeast"/>
        <w:ind w:left="709"/>
        <w:rPr>
          <w:rFonts w:ascii="Consolas" w:eastAsia="Times New Roman" w:hAnsi="Consolas" w:cs="Times New Roman"/>
          <w:color w:val="DAE3E3"/>
          <w:kern w:val="0"/>
          <w:sz w:val="21"/>
          <w:szCs w:val="21"/>
          <w:lang w:val="en-ZA" w:eastAsia="en-ZA"/>
        </w:rPr>
      </w:pPr>
      <w:r w:rsidRPr="00030A13">
        <w:rPr>
          <w:rFonts w:ascii="Consolas" w:eastAsia="Times New Roman" w:hAnsi="Consolas" w:cs="Times New Roman"/>
          <w:color w:val="DAE3E3"/>
          <w:kern w:val="0"/>
          <w:sz w:val="21"/>
          <w:szCs w:val="21"/>
          <w:lang w:val="en-ZA" w:eastAsia="en-ZA"/>
        </w:rPr>
        <w:t> </w:t>
      </w:r>
      <w:r w:rsidRPr="00030A13">
        <w:rPr>
          <w:rFonts w:ascii="Consolas" w:eastAsia="Times New Roman" w:hAnsi="Consolas" w:cs="Times New Roman"/>
          <w:color w:val="F39C12"/>
          <w:kern w:val="0"/>
          <w:sz w:val="21"/>
          <w:szCs w:val="21"/>
          <w:lang w:val="en-ZA" w:eastAsia="en-ZA"/>
        </w:rPr>
        <w:t>Serial</w:t>
      </w:r>
      <w:r w:rsidRPr="00030A13">
        <w:rPr>
          <w:rFonts w:ascii="Consolas" w:eastAsia="Times New Roman" w:hAnsi="Consolas" w:cs="Times New Roman"/>
          <w:color w:val="DAE3E3"/>
          <w:kern w:val="0"/>
          <w:sz w:val="21"/>
          <w:szCs w:val="21"/>
          <w:lang w:val="en-ZA" w:eastAsia="en-ZA"/>
        </w:rPr>
        <w:t>.</w:t>
      </w:r>
      <w:r w:rsidRPr="00030A13">
        <w:rPr>
          <w:rFonts w:ascii="Consolas" w:eastAsia="Times New Roman" w:hAnsi="Consolas" w:cs="Times New Roman"/>
          <w:color w:val="F39C12"/>
          <w:kern w:val="0"/>
          <w:sz w:val="21"/>
          <w:szCs w:val="21"/>
          <w:lang w:val="en-ZA" w:eastAsia="en-ZA"/>
        </w:rPr>
        <w:t>begin</w:t>
      </w:r>
      <w:r w:rsidRPr="00030A13">
        <w:rPr>
          <w:rFonts w:ascii="Consolas" w:eastAsia="Times New Roman" w:hAnsi="Consolas" w:cs="Times New Roman"/>
          <w:color w:val="DAE3E3"/>
          <w:kern w:val="0"/>
          <w:sz w:val="21"/>
          <w:szCs w:val="21"/>
          <w:lang w:val="en-ZA" w:eastAsia="en-ZA"/>
        </w:rPr>
        <w:t>(</w:t>
      </w:r>
      <w:r w:rsidRPr="00030A13">
        <w:rPr>
          <w:rFonts w:ascii="Consolas" w:eastAsia="Times New Roman" w:hAnsi="Consolas" w:cs="Times New Roman"/>
          <w:color w:val="7FCBCD"/>
          <w:kern w:val="0"/>
          <w:sz w:val="21"/>
          <w:szCs w:val="21"/>
          <w:lang w:val="en-ZA" w:eastAsia="en-ZA"/>
        </w:rPr>
        <w:t>9600</w:t>
      </w:r>
      <w:r w:rsidRPr="00030A13">
        <w:rPr>
          <w:rFonts w:ascii="Consolas" w:eastAsia="Times New Roman" w:hAnsi="Consolas" w:cs="Times New Roman"/>
          <w:color w:val="DAE3E3"/>
          <w:kern w:val="0"/>
          <w:sz w:val="21"/>
          <w:szCs w:val="21"/>
          <w:lang w:val="en-ZA" w:eastAsia="en-ZA"/>
        </w:rPr>
        <w:t>);</w:t>
      </w:r>
    </w:p>
    <w:p w14:paraId="57F06465" w14:textId="77777777" w:rsidR="00762389" w:rsidRPr="00030A13" w:rsidRDefault="00762389" w:rsidP="00762389">
      <w:pPr>
        <w:shd w:val="clear" w:color="auto" w:fill="1F272A"/>
        <w:spacing w:after="0" w:line="285" w:lineRule="atLeast"/>
        <w:ind w:left="709"/>
        <w:rPr>
          <w:rFonts w:ascii="Consolas" w:eastAsia="Times New Roman" w:hAnsi="Consolas" w:cs="Times New Roman"/>
          <w:color w:val="DAE3E3"/>
          <w:kern w:val="0"/>
          <w:sz w:val="21"/>
          <w:szCs w:val="21"/>
          <w:lang w:val="en-ZA" w:eastAsia="en-ZA"/>
        </w:rPr>
      </w:pPr>
      <w:r w:rsidRPr="00030A13">
        <w:rPr>
          <w:rFonts w:ascii="Consolas" w:eastAsia="Times New Roman" w:hAnsi="Consolas" w:cs="Times New Roman"/>
          <w:color w:val="DAE3E3"/>
          <w:kern w:val="0"/>
          <w:sz w:val="21"/>
          <w:szCs w:val="21"/>
          <w:lang w:val="en-ZA" w:eastAsia="en-ZA"/>
        </w:rPr>
        <w:t> </w:t>
      </w:r>
      <w:r w:rsidRPr="00030A13">
        <w:rPr>
          <w:rFonts w:ascii="Consolas" w:eastAsia="Times New Roman" w:hAnsi="Consolas" w:cs="Times New Roman"/>
          <w:color w:val="F39C12"/>
          <w:kern w:val="0"/>
          <w:sz w:val="21"/>
          <w:szCs w:val="21"/>
          <w:lang w:val="en-ZA" w:eastAsia="en-ZA"/>
        </w:rPr>
        <w:t>Serial</w:t>
      </w:r>
      <w:r w:rsidRPr="00030A13">
        <w:rPr>
          <w:rFonts w:ascii="Consolas" w:eastAsia="Times New Roman" w:hAnsi="Consolas" w:cs="Times New Roman"/>
          <w:color w:val="DAE3E3"/>
          <w:kern w:val="0"/>
          <w:sz w:val="21"/>
          <w:szCs w:val="21"/>
          <w:lang w:val="en-ZA" w:eastAsia="en-ZA"/>
        </w:rPr>
        <w:t>.</w:t>
      </w:r>
      <w:r w:rsidRPr="00030A13">
        <w:rPr>
          <w:rFonts w:ascii="Consolas" w:eastAsia="Times New Roman" w:hAnsi="Consolas" w:cs="Times New Roman"/>
          <w:color w:val="F39C12"/>
          <w:kern w:val="0"/>
          <w:sz w:val="21"/>
          <w:szCs w:val="21"/>
          <w:lang w:val="en-ZA" w:eastAsia="en-ZA"/>
        </w:rPr>
        <w:t>println</w:t>
      </w:r>
      <w:r w:rsidRPr="00030A13">
        <w:rPr>
          <w:rFonts w:ascii="Consolas" w:eastAsia="Times New Roman" w:hAnsi="Consolas" w:cs="Times New Roman"/>
          <w:color w:val="DAE3E3"/>
          <w:kern w:val="0"/>
          <w:sz w:val="21"/>
          <w:szCs w:val="21"/>
          <w:lang w:val="en-ZA" w:eastAsia="en-ZA"/>
        </w:rPr>
        <w:t>(a&gt;&gt;</w:t>
      </w:r>
      <w:r w:rsidRPr="00030A13">
        <w:rPr>
          <w:rFonts w:ascii="Consolas" w:eastAsia="Times New Roman" w:hAnsi="Consolas" w:cs="Times New Roman"/>
          <w:color w:val="7FCBCD"/>
          <w:kern w:val="0"/>
          <w:sz w:val="21"/>
          <w:szCs w:val="21"/>
          <w:lang w:val="en-ZA" w:eastAsia="en-ZA"/>
        </w:rPr>
        <w:t>2</w:t>
      </w:r>
      <w:r w:rsidRPr="00030A13">
        <w:rPr>
          <w:rFonts w:ascii="Consolas" w:eastAsia="Times New Roman" w:hAnsi="Consolas" w:cs="Times New Roman"/>
          <w:color w:val="DAE3E3"/>
          <w:kern w:val="0"/>
          <w:sz w:val="21"/>
          <w:szCs w:val="21"/>
          <w:lang w:val="en-ZA" w:eastAsia="en-ZA"/>
        </w:rPr>
        <w:t>);</w:t>
      </w:r>
    </w:p>
    <w:p w14:paraId="3C484F7B" w14:textId="77777777" w:rsidR="00762389" w:rsidRDefault="00762389" w:rsidP="00762389">
      <w:pPr>
        <w:pStyle w:val="ListParagraph"/>
        <w:shd w:val="clear" w:color="auto" w:fill="FFFFFF"/>
        <w:spacing w:before="60" w:after="100" w:afterAutospacing="1" w:line="375" w:lineRule="atLeast"/>
        <w:jc w:val="both"/>
        <w:rPr>
          <w:rFonts w:eastAsia="Times New Roman" w:cs="Times New Roman"/>
          <w:color w:val="000000" w:themeColor="text1"/>
          <w:kern w:val="0"/>
          <w:szCs w:val="24"/>
          <w:lang w:val="en-ZA" w:eastAsia="en-ZA"/>
        </w:rPr>
      </w:pPr>
      <w:r>
        <w:rPr>
          <w:rFonts w:eastAsia="Times New Roman" w:cs="Times New Roman"/>
          <w:color w:val="000000" w:themeColor="text1"/>
          <w:kern w:val="0"/>
          <w:szCs w:val="24"/>
          <w:lang w:val="en-ZA" w:eastAsia="en-ZA"/>
        </w:rPr>
        <w:t xml:space="preserve">34= </w:t>
      </w:r>
      <w:r w:rsidRPr="001B5CFB">
        <w:rPr>
          <w:rFonts w:eastAsia="Times New Roman" w:cs="Times New Roman"/>
          <w:color w:val="000000" w:themeColor="text1"/>
          <w:kern w:val="0"/>
          <w:szCs w:val="24"/>
          <w:lang w:val="en-ZA" w:eastAsia="en-ZA"/>
        </w:rPr>
        <w:t>100010</w:t>
      </w:r>
      <w:r w:rsidRPr="001B5CFB">
        <w:rPr>
          <w:rFonts w:eastAsia="Times New Roman" w:cs="Times New Roman"/>
          <w:color w:val="000000" w:themeColor="text1"/>
          <w:kern w:val="0"/>
          <w:szCs w:val="24"/>
          <w:vertAlign w:val="subscript"/>
          <w:lang w:val="en-ZA" w:eastAsia="en-ZA"/>
        </w:rPr>
        <w:t>2</w:t>
      </w:r>
    </w:p>
    <w:p w14:paraId="3D1E04E4" w14:textId="77777777" w:rsidR="00762389" w:rsidRDefault="00762389" w:rsidP="00762389">
      <w:pPr>
        <w:rPr>
          <w:rFonts w:eastAsia="Times New Roman" w:cs="Times New Roman"/>
          <w:kern w:val="0"/>
          <w:szCs w:val="24"/>
          <w:shd w:val="clear" w:color="auto" w:fill="FFFFFF"/>
          <w:vertAlign w:val="subscript"/>
          <w:lang w:val="en-ZA" w:eastAsia="en-ZA"/>
        </w:rPr>
      </w:pPr>
      <w:r w:rsidRPr="00030A13">
        <w:rPr>
          <w:rFonts w:eastAsia="Times New Roman" w:cs="Times New Roman"/>
          <w:kern w:val="0"/>
          <w:szCs w:val="24"/>
          <w:shd w:val="clear" w:color="auto" w:fill="FFFFFF"/>
          <w:lang w:val="en-ZA" w:eastAsia="en-ZA"/>
        </w:rPr>
        <w:lastRenderedPageBreak/>
        <w:t xml:space="preserve">The output is </w:t>
      </w:r>
      <w:r>
        <w:rPr>
          <w:rFonts w:eastAsia="Times New Roman" w:cs="Times New Roman"/>
          <w:kern w:val="0"/>
          <w:szCs w:val="24"/>
          <w:shd w:val="clear" w:color="auto" w:fill="FFFFFF"/>
          <w:lang w:val="en-ZA" w:eastAsia="en-ZA"/>
        </w:rPr>
        <w:t>8. 8 =</w:t>
      </w:r>
      <w:r w:rsidRPr="00445181">
        <w:rPr>
          <w:rFonts w:eastAsia="Times New Roman" w:cs="Times New Roman"/>
          <w:kern w:val="0"/>
          <w:szCs w:val="24"/>
          <w:shd w:val="clear" w:color="auto" w:fill="FFFFFF"/>
          <w:lang w:val="en-ZA" w:eastAsia="en-ZA"/>
        </w:rPr>
        <w:t>1000</w:t>
      </w:r>
      <w:r w:rsidRPr="00445181">
        <w:rPr>
          <w:rFonts w:eastAsia="Times New Roman" w:cs="Times New Roman"/>
          <w:kern w:val="0"/>
          <w:szCs w:val="24"/>
          <w:shd w:val="clear" w:color="auto" w:fill="FFFFFF"/>
          <w:vertAlign w:val="subscript"/>
          <w:lang w:val="en-ZA" w:eastAsia="en-ZA"/>
        </w:rPr>
        <w:t>2</w:t>
      </w:r>
      <w:r>
        <w:rPr>
          <w:rFonts w:eastAsia="Times New Roman" w:cs="Times New Roman"/>
          <w:kern w:val="0"/>
          <w:szCs w:val="24"/>
          <w:shd w:val="clear" w:color="auto" w:fill="FFFFFF"/>
          <w:vertAlign w:val="subscript"/>
          <w:lang w:val="en-ZA" w:eastAsia="en-ZA"/>
        </w:rPr>
        <w:t xml:space="preserve"> </w:t>
      </w:r>
    </w:p>
    <w:p w14:paraId="43AE6530" w14:textId="77777777" w:rsidR="00762389" w:rsidRPr="00030A13" w:rsidRDefault="00762389" w:rsidP="00762389">
      <w:pPr>
        <w:rPr>
          <w:rFonts w:eastAsia="Times New Roman" w:cs="Times New Roman"/>
          <w:kern w:val="0"/>
          <w:szCs w:val="24"/>
          <w:shd w:val="clear" w:color="auto" w:fill="FFFFFF"/>
          <w:lang w:val="en-ZA" w:eastAsia="en-ZA"/>
        </w:rPr>
      </w:pPr>
      <w:r w:rsidRPr="00445181">
        <w:rPr>
          <w:rFonts w:eastAsia="Times New Roman" w:cs="Times New Roman"/>
          <w:kern w:val="0"/>
          <w:szCs w:val="24"/>
          <w:shd w:val="clear" w:color="auto" w:fill="FFFFFF"/>
          <w:lang w:val="en-ZA" w:eastAsia="en-ZA"/>
        </w:rPr>
        <w:t>If we change to a&gt;&gt;3, the output would be 4</w:t>
      </w:r>
      <w:r>
        <w:rPr>
          <w:rFonts w:eastAsia="Times New Roman" w:cs="Times New Roman"/>
          <w:kern w:val="0"/>
          <w:szCs w:val="24"/>
          <w:shd w:val="clear" w:color="auto" w:fill="FFFFFF"/>
          <w:lang w:val="en-ZA" w:eastAsia="en-ZA"/>
        </w:rPr>
        <w:t>.</w:t>
      </w:r>
    </w:p>
    <w:p w14:paraId="146CAB6C" w14:textId="07B3D221" w:rsidR="00762389" w:rsidRDefault="0031141C" w:rsidP="0031141C">
      <w:pPr>
        <w:pStyle w:val="NormalWeb"/>
        <w:spacing w:before="0" w:beforeAutospacing="0" w:after="0" w:afterAutospacing="0" w:line="360" w:lineRule="auto"/>
        <w:jc w:val="both"/>
      </w:pPr>
      <w:r w:rsidRPr="0031141C">
        <w:t>So now we have discussed variables and data types. You will notice that we have been using hard coded data. How about using input from the keyboard? Accepting input entails three things: we enter a message to accept, wait, and accept the input. This is demonstrated in Example 3.</w:t>
      </w:r>
      <w:r w:rsidR="00A94B7A" w:rsidRPr="0031141C">
        <w:t>6.</w:t>
      </w:r>
    </w:p>
    <w:p w14:paraId="1890F982" w14:textId="77777777" w:rsidR="0031141C" w:rsidRPr="0031141C" w:rsidRDefault="0031141C" w:rsidP="0031141C">
      <w:pPr>
        <w:pStyle w:val="NormalWeb"/>
        <w:spacing w:before="0" w:beforeAutospacing="0" w:after="0" w:afterAutospacing="0" w:line="360" w:lineRule="auto"/>
        <w:jc w:val="both"/>
      </w:pPr>
    </w:p>
    <w:p w14:paraId="395E884F" w14:textId="3B6EC483" w:rsidR="00A94B7A" w:rsidRPr="00A94B7A" w:rsidRDefault="00A94B7A" w:rsidP="00762389">
      <w:pPr>
        <w:pStyle w:val="ListParagraph"/>
        <w:spacing w:after="0" w:line="360" w:lineRule="auto"/>
        <w:ind w:left="0"/>
        <w:jc w:val="both"/>
        <w:rPr>
          <w:b/>
          <w:bCs/>
        </w:rPr>
      </w:pPr>
      <w:r w:rsidRPr="00A94B7A">
        <w:rPr>
          <w:b/>
          <w:bCs/>
        </w:rPr>
        <w:t>EXAMPLE 3.6</w:t>
      </w:r>
    </w:p>
    <w:p w14:paraId="6630047C" w14:textId="77777777" w:rsidR="003C42F6" w:rsidRPr="003C42F6" w:rsidRDefault="003C42F6" w:rsidP="003C42F6">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3C42F6">
        <w:rPr>
          <w:rFonts w:ascii="Consolas" w:eastAsia="Times New Roman" w:hAnsi="Consolas" w:cs="Times New Roman"/>
          <w:color w:val="7F8C8D"/>
          <w:kern w:val="0"/>
          <w:sz w:val="21"/>
          <w:szCs w:val="21"/>
          <w:lang w:val="en-ZA" w:eastAsia="en-ZA"/>
        </w:rPr>
        <w:t>//declaring the three variables</w:t>
      </w:r>
    </w:p>
    <w:p w14:paraId="5B2903DA" w14:textId="77777777" w:rsidR="003C42F6" w:rsidRPr="003C42F6" w:rsidRDefault="003C42F6" w:rsidP="003C42F6">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3C42F6">
        <w:rPr>
          <w:rFonts w:ascii="Consolas" w:eastAsia="Times New Roman" w:hAnsi="Consolas" w:cs="Times New Roman"/>
          <w:color w:val="0CA1A6"/>
          <w:kern w:val="0"/>
          <w:sz w:val="21"/>
          <w:szCs w:val="21"/>
          <w:lang w:val="en-ZA" w:eastAsia="en-ZA"/>
        </w:rPr>
        <w:t>int</w:t>
      </w:r>
      <w:r w:rsidRPr="003C42F6">
        <w:rPr>
          <w:rFonts w:ascii="Consolas" w:eastAsia="Times New Roman" w:hAnsi="Consolas" w:cs="Times New Roman"/>
          <w:color w:val="DAE3E3"/>
          <w:kern w:val="0"/>
          <w:sz w:val="21"/>
          <w:szCs w:val="21"/>
          <w:lang w:val="en-ZA" w:eastAsia="en-ZA"/>
        </w:rPr>
        <w:t xml:space="preserve"> num1;</w:t>
      </w:r>
    </w:p>
    <w:p w14:paraId="4F85B73C" w14:textId="77777777" w:rsidR="003C42F6" w:rsidRPr="003C42F6" w:rsidRDefault="003C42F6" w:rsidP="003C42F6">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3C42F6">
        <w:rPr>
          <w:rFonts w:ascii="Consolas" w:eastAsia="Times New Roman" w:hAnsi="Consolas" w:cs="Times New Roman"/>
          <w:color w:val="0CA1A6"/>
          <w:kern w:val="0"/>
          <w:sz w:val="21"/>
          <w:szCs w:val="21"/>
          <w:lang w:val="en-ZA" w:eastAsia="en-ZA"/>
        </w:rPr>
        <w:t>int</w:t>
      </w:r>
      <w:r w:rsidRPr="003C42F6">
        <w:rPr>
          <w:rFonts w:ascii="Consolas" w:eastAsia="Times New Roman" w:hAnsi="Consolas" w:cs="Times New Roman"/>
          <w:color w:val="DAE3E3"/>
          <w:kern w:val="0"/>
          <w:sz w:val="21"/>
          <w:szCs w:val="21"/>
          <w:lang w:val="en-ZA" w:eastAsia="en-ZA"/>
        </w:rPr>
        <w:t xml:space="preserve"> num2;</w:t>
      </w:r>
    </w:p>
    <w:p w14:paraId="57D347FF" w14:textId="77777777" w:rsidR="003C42F6" w:rsidRPr="003C42F6" w:rsidRDefault="003C42F6" w:rsidP="003C42F6">
      <w:pPr>
        <w:shd w:val="clear" w:color="auto" w:fill="1F272A"/>
        <w:spacing w:after="0" w:line="285" w:lineRule="atLeast"/>
        <w:rPr>
          <w:rFonts w:ascii="Consolas" w:eastAsia="Times New Roman" w:hAnsi="Consolas" w:cs="Times New Roman"/>
          <w:color w:val="DAE3E3"/>
          <w:kern w:val="0"/>
          <w:sz w:val="21"/>
          <w:szCs w:val="21"/>
          <w:lang w:val="en-ZA" w:eastAsia="en-ZA"/>
        </w:rPr>
      </w:pPr>
    </w:p>
    <w:p w14:paraId="5F7DDB40" w14:textId="77777777" w:rsidR="003C42F6" w:rsidRPr="003C42F6" w:rsidRDefault="003C42F6" w:rsidP="003C42F6">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3C42F6">
        <w:rPr>
          <w:rFonts w:ascii="Consolas" w:eastAsia="Times New Roman" w:hAnsi="Consolas" w:cs="Times New Roman"/>
          <w:color w:val="DAE3E3"/>
          <w:kern w:val="0"/>
          <w:sz w:val="21"/>
          <w:szCs w:val="21"/>
          <w:lang w:val="en-ZA" w:eastAsia="en-ZA"/>
        </w:rPr>
        <w:t>String message2=</w:t>
      </w:r>
      <w:r w:rsidRPr="003C42F6">
        <w:rPr>
          <w:rFonts w:ascii="Consolas" w:eastAsia="Times New Roman" w:hAnsi="Consolas" w:cs="Times New Roman"/>
          <w:color w:val="7FCBCD"/>
          <w:kern w:val="0"/>
          <w:sz w:val="21"/>
          <w:szCs w:val="21"/>
          <w:lang w:val="en-ZA" w:eastAsia="en-ZA"/>
        </w:rPr>
        <w:t>" Num1 is"</w:t>
      </w:r>
      <w:r w:rsidRPr="003C42F6">
        <w:rPr>
          <w:rFonts w:ascii="Consolas" w:eastAsia="Times New Roman" w:hAnsi="Consolas" w:cs="Times New Roman"/>
          <w:color w:val="DAE3E3"/>
          <w:kern w:val="0"/>
          <w:sz w:val="21"/>
          <w:szCs w:val="21"/>
          <w:lang w:val="en-ZA" w:eastAsia="en-ZA"/>
        </w:rPr>
        <w:t>;</w:t>
      </w:r>
    </w:p>
    <w:p w14:paraId="7A510960" w14:textId="77777777" w:rsidR="003C42F6" w:rsidRPr="003C42F6" w:rsidRDefault="003C42F6" w:rsidP="003C42F6">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3C42F6">
        <w:rPr>
          <w:rFonts w:ascii="Consolas" w:eastAsia="Times New Roman" w:hAnsi="Consolas" w:cs="Times New Roman"/>
          <w:color w:val="0CA1A6"/>
          <w:kern w:val="0"/>
          <w:sz w:val="21"/>
          <w:szCs w:val="21"/>
          <w:lang w:val="en-ZA" w:eastAsia="en-ZA"/>
        </w:rPr>
        <w:t>void</w:t>
      </w:r>
      <w:r w:rsidRPr="003C42F6">
        <w:rPr>
          <w:rFonts w:ascii="Consolas" w:eastAsia="Times New Roman" w:hAnsi="Consolas" w:cs="Times New Roman"/>
          <w:color w:val="DAE3E3"/>
          <w:kern w:val="0"/>
          <w:sz w:val="21"/>
          <w:szCs w:val="21"/>
          <w:lang w:val="en-ZA" w:eastAsia="en-ZA"/>
        </w:rPr>
        <w:t xml:space="preserve"> </w:t>
      </w:r>
      <w:r w:rsidRPr="003C42F6">
        <w:rPr>
          <w:rFonts w:ascii="Consolas" w:eastAsia="Times New Roman" w:hAnsi="Consolas" w:cs="Times New Roman"/>
          <w:color w:val="F39C12"/>
          <w:kern w:val="0"/>
          <w:sz w:val="21"/>
          <w:szCs w:val="21"/>
          <w:lang w:val="en-ZA" w:eastAsia="en-ZA"/>
        </w:rPr>
        <w:t>setup</w:t>
      </w:r>
      <w:r w:rsidRPr="003C42F6">
        <w:rPr>
          <w:rFonts w:ascii="Consolas" w:eastAsia="Times New Roman" w:hAnsi="Consolas" w:cs="Times New Roman"/>
          <w:color w:val="DAE3E3"/>
          <w:kern w:val="0"/>
          <w:sz w:val="21"/>
          <w:szCs w:val="21"/>
          <w:lang w:val="en-ZA" w:eastAsia="en-ZA"/>
        </w:rPr>
        <w:t>() {</w:t>
      </w:r>
    </w:p>
    <w:p w14:paraId="11E1B3FE" w14:textId="77777777" w:rsidR="003C42F6" w:rsidRPr="003C42F6" w:rsidRDefault="003C42F6" w:rsidP="003C42F6">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3C42F6">
        <w:rPr>
          <w:rFonts w:ascii="Consolas" w:eastAsia="Times New Roman" w:hAnsi="Consolas" w:cs="Times New Roman"/>
          <w:color w:val="7F8C8D"/>
          <w:kern w:val="0"/>
          <w:sz w:val="21"/>
          <w:szCs w:val="21"/>
          <w:lang w:val="en-ZA" w:eastAsia="en-ZA"/>
        </w:rPr>
        <w:t>  // put your setup code here, to run once:</w:t>
      </w:r>
    </w:p>
    <w:p w14:paraId="1AC2E487" w14:textId="77777777" w:rsidR="003C42F6" w:rsidRPr="003C42F6" w:rsidRDefault="003C42F6" w:rsidP="003C42F6">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3C42F6">
        <w:rPr>
          <w:rFonts w:ascii="Consolas" w:eastAsia="Times New Roman" w:hAnsi="Consolas" w:cs="Times New Roman"/>
          <w:color w:val="DAE3E3"/>
          <w:kern w:val="0"/>
          <w:sz w:val="21"/>
          <w:szCs w:val="21"/>
          <w:lang w:val="en-ZA" w:eastAsia="en-ZA"/>
        </w:rPr>
        <w:t xml:space="preserve">  </w:t>
      </w:r>
      <w:r w:rsidRPr="003C42F6">
        <w:rPr>
          <w:rFonts w:ascii="Consolas" w:eastAsia="Times New Roman" w:hAnsi="Consolas" w:cs="Times New Roman"/>
          <w:color w:val="F39C12"/>
          <w:kern w:val="0"/>
          <w:sz w:val="21"/>
          <w:szCs w:val="21"/>
          <w:lang w:val="en-ZA" w:eastAsia="en-ZA"/>
        </w:rPr>
        <w:t>Serial</w:t>
      </w:r>
      <w:r w:rsidRPr="003C42F6">
        <w:rPr>
          <w:rFonts w:ascii="Consolas" w:eastAsia="Times New Roman" w:hAnsi="Consolas" w:cs="Times New Roman"/>
          <w:color w:val="DAE3E3"/>
          <w:kern w:val="0"/>
          <w:sz w:val="21"/>
          <w:szCs w:val="21"/>
          <w:lang w:val="en-ZA" w:eastAsia="en-ZA"/>
        </w:rPr>
        <w:t>.</w:t>
      </w:r>
      <w:r w:rsidRPr="003C42F6">
        <w:rPr>
          <w:rFonts w:ascii="Consolas" w:eastAsia="Times New Roman" w:hAnsi="Consolas" w:cs="Times New Roman"/>
          <w:color w:val="F39C12"/>
          <w:kern w:val="0"/>
          <w:sz w:val="21"/>
          <w:szCs w:val="21"/>
          <w:lang w:val="en-ZA" w:eastAsia="en-ZA"/>
        </w:rPr>
        <w:t>begin</w:t>
      </w:r>
      <w:r w:rsidRPr="003C42F6">
        <w:rPr>
          <w:rFonts w:ascii="Consolas" w:eastAsia="Times New Roman" w:hAnsi="Consolas" w:cs="Times New Roman"/>
          <w:color w:val="DAE3E3"/>
          <w:kern w:val="0"/>
          <w:sz w:val="21"/>
          <w:szCs w:val="21"/>
          <w:lang w:val="en-ZA" w:eastAsia="en-ZA"/>
        </w:rPr>
        <w:t>(</w:t>
      </w:r>
      <w:r w:rsidRPr="003C42F6">
        <w:rPr>
          <w:rFonts w:ascii="Consolas" w:eastAsia="Times New Roman" w:hAnsi="Consolas" w:cs="Times New Roman"/>
          <w:color w:val="7FCBCD"/>
          <w:kern w:val="0"/>
          <w:sz w:val="21"/>
          <w:szCs w:val="21"/>
          <w:lang w:val="en-ZA" w:eastAsia="en-ZA"/>
        </w:rPr>
        <w:t>9600</w:t>
      </w:r>
      <w:r w:rsidRPr="003C42F6">
        <w:rPr>
          <w:rFonts w:ascii="Consolas" w:eastAsia="Times New Roman" w:hAnsi="Consolas" w:cs="Times New Roman"/>
          <w:color w:val="DAE3E3"/>
          <w:kern w:val="0"/>
          <w:sz w:val="21"/>
          <w:szCs w:val="21"/>
          <w:lang w:val="en-ZA" w:eastAsia="en-ZA"/>
        </w:rPr>
        <w:t>);</w:t>
      </w:r>
    </w:p>
    <w:p w14:paraId="41C5CCEF" w14:textId="77777777" w:rsidR="003C42F6" w:rsidRPr="003C42F6" w:rsidRDefault="003C42F6" w:rsidP="003C42F6">
      <w:pPr>
        <w:shd w:val="clear" w:color="auto" w:fill="1F272A"/>
        <w:spacing w:after="0" w:line="285" w:lineRule="atLeast"/>
        <w:rPr>
          <w:rFonts w:ascii="Consolas" w:eastAsia="Times New Roman" w:hAnsi="Consolas" w:cs="Times New Roman"/>
          <w:color w:val="DAE3E3"/>
          <w:kern w:val="0"/>
          <w:sz w:val="21"/>
          <w:szCs w:val="21"/>
          <w:lang w:val="en-ZA" w:eastAsia="en-ZA"/>
        </w:rPr>
      </w:pPr>
    </w:p>
    <w:p w14:paraId="5C53C803" w14:textId="77777777" w:rsidR="003C42F6" w:rsidRPr="003C42F6" w:rsidRDefault="003C42F6" w:rsidP="003C42F6">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3C42F6">
        <w:rPr>
          <w:rFonts w:ascii="Consolas" w:eastAsia="Times New Roman" w:hAnsi="Consolas" w:cs="Times New Roman"/>
          <w:color w:val="DAE3E3"/>
          <w:kern w:val="0"/>
          <w:sz w:val="21"/>
          <w:szCs w:val="21"/>
          <w:lang w:val="en-ZA" w:eastAsia="en-ZA"/>
        </w:rPr>
        <w:t>}</w:t>
      </w:r>
    </w:p>
    <w:p w14:paraId="152CF71B" w14:textId="77777777" w:rsidR="003C42F6" w:rsidRPr="003C42F6" w:rsidRDefault="003C42F6" w:rsidP="003C42F6">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3C42F6">
        <w:rPr>
          <w:rFonts w:ascii="Consolas" w:eastAsia="Times New Roman" w:hAnsi="Consolas" w:cs="Times New Roman"/>
          <w:color w:val="0CA1A6"/>
          <w:kern w:val="0"/>
          <w:sz w:val="21"/>
          <w:szCs w:val="21"/>
          <w:lang w:val="en-ZA" w:eastAsia="en-ZA"/>
        </w:rPr>
        <w:t>void</w:t>
      </w:r>
      <w:r w:rsidRPr="003C42F6">
        <w:rPr>
          <w:rFonts w:ascii="Consolas" w:eastAsia="Times New Roman" w:hAnsi="Consolas" w:cs="Times New Roman"/>
          <w:color w:val="DAE3E3"/>
          <w:kern w:val="0"/>
          <w:sz w:val="21"/>
          <w:szCs w:val="21"/>
          <w:lang w:val="en-ZA" w:eastAsia="en-ZA"/>
        </w:rPr>
        <w:t xml:space="preserve"> </w:t>
      </w:r>
      <w:r w:rsidRPr="003C42F6">
        <w:rPr>
          <w:rFonts w:ascii="Consolas" w:eastAsia="Times New Roman" w:hAnsi="Consolas" w:cs="Times New Roman"/>
          <w:color w:val="F39C12"/>
          <w:kern w:val="0"/>
          <w:sz w:val="21"/>
          <w:szCs w:val="21"/>
          <w:lang w:val="en-ZA" w:eastAsia="en-ZA"/>
        </w:rPr>
        <w:t>loop</w:t>
      </w:r>
      <w:r w:rsidRPr="003C42F6">
        <w:rPr>
          <w:rFonts w:ascii="Consolas" w:eastAsia="Times New Roman" w:hAnsi="Consolas" w:cs="Times New Roman"/>
          <w:color w:val="DAE3E3"/>
          <w:kern w:val="0"/>
          <w:sz w:val="21"/>
          <w:szCs w:val="21"/>
          <w:lang w:val="en-ZA" w:eastAsia="en-ZA"/>
        </w:rPr>
        <w:t>() {</w:t>
      </w:r>
    </w:p>
    <w:p w14:paraId="79107C61" w14:textId="77777777" w:rsidR="003C42F6" w:rsidRPr="003C42F6" w:rsidRDefault="003C42F6" w:rsidP="003C42F6">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3C42F6">
        <w:rPr>
          <w:rFonts w:ascii="Consolas" w:eastAsia="Times New Roman" w:hAnsi="Consolas" w:cs="Times New Roman"/>
          <w:color w:val="7F8C8D"/>
          <w:kern w:val="0"/>
          <w:sz w:val="21"/>
          <w:szCs w:val="21"/>
          <w:lang w:val="en-ZA" w:eastAsia="en-ZA"/>
        </w:rPr>
        <w:t>  // put your main code here, to run repeatedly:</w:t>
      </w:r>
    </w:p>
    <w:p w14:paraId="08809093" w14:textId="77777777" w:rsidR="003C42F6" w:rsidRPr="003C42F6" w:rsidRDefault="003C42F6" w:rsidP="003C42F6">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3C42F6">
        <w:rPr>
          <w:rFonts w:ascii="Consolas" w:eastAsia="Times New Roman" w:hAnsi="Consolas" w:cs="Times New Roman"/>
          <w:color w:val="F39C12"/>
          <w:kern w:val="0"/>
          <w:sz w:val="21"/>
          <w:szCs w:val="21"/>
          <w:lang w:val="en-ZA" w:eastAsia="en-ZA"/>
        </w:rPr>
        <w:t>Serial</w:t>
      </w:r>
      <w:r w:rsidRPr="003C42F6">
        <w:rPr>
          <w:rFonts w:ascii="Consolas" w:eastAsia="Times New Roman" w:hAnsi="Consolas" w:cs="Times New Roman"/>
          <w:color w:val="DAE3E3"/>
          <w:kern w:val="0"/>
          <w:sz w:val="21"/>
          <w:szCs w:val="21"/>
          <w:lang w:val="en-ZA" w:eastAsia="en-ZA"/>
        </w:rPr>
        <w:t>.</w:t>
      </w:r>
      <w:r w:rsidRPr="003C42F6">
        <w:rPr>
          <w:rFonts w:ascii="Consolas" w:eastAsia="Times New Roman" w:hAnsi="Consolas" w:cs="Times New Roman"/>
          <w:color w:val="F39C12"/>
          <w:kern w:val="0"/>
          <w:sz w:val="21"/>
          <w:szCs w:val="21"/>
          <w:lang w:val="en-ZA" w:eastAsia="en-ZA"/>
        </w:rPr>
        <w:t>println</w:t>
      </w:r>
      <w:r w:rsidRPr="003C42F6">
        <w:rPr>
          <w:rFonts w:ascii="Consolas" w:eastAsia="Times New Roman" w:hAnsi="Consolas" w:cs="Times New Roman"/>
          <w:color w:val="DAE3E3"/>
          <w:kern w:val="0"/>
          <w:sz w:val="21"/>
          <w:szCs w:val="21"/>
          <w:lang w:val="en-ZA" w:eastAsia="en-ZA"/>
        </w:rPr>
        <w:t>(</w:t>
      </w:r>
      <w:r w:rsidRPr="003C42F6">
        <w:rPr>
          <w:rFonts w:ascii="Consolas" w:eastAsia="Times New Roman" w:hAnsi="Consolas" w:cs="Times New Roman"/>
          <w:color w:val="7FCBCD"/>
          <w:kern w:val="0"/>
          <w:sz w:val="21"/>
          <w:szCs w:val="21"/>
          <w:lang w:val="en-ZA" w:eastAsia="en-ZA"/>
        </w:rPr>
        <w:t>"Please enter first number: "</w:t>
      </w:r>
      <w:r w:rsidRPr="003C42F6">
        <w:rPr>
          <w:rFonts w:ascii="Consolas" w:eastAsia="Times New Roman" w:hAnsi="Consolas" w:cs="Times New Roman"/>
          <w:color w:val="DAE3E3"/>
          <w:kern w:val="0"/>
          <w:sz w:val="21"/>
          <w:szCs w:val="21"/>
          <w:lang w:val="en-ZA" w:eastAsia="en-ZA"/>
        </w:rPr>
        <w:t>);</w:t>
      </w:r>
    </w:p>
    <w:p w14:paraId="47370A47" w14:textId="77777777" w:rsidR="003C42F6" w:rsidRPr="003C42F6" w:rsidRDefault="003C42F6" w:rsidP="003C42F6">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3C42F6">
        <w:rPr>
          <w:rFonts w:ascii="Consolas" w:eastAsia="Times New Roman" w:hAnsi="Consolas" w:cs="Times New Roman"/>
          <w:color w:val="C586C0"/>
          <w:kern w:val="0"/>
          <w:sz w:val="21"/>
          <w:szCs w:val="21"/>
          <w:lang w:val="en-ZA" w:eastAsia="en-ZA"/>
        </w:rPr>
        <w:t>while</w:t>
      </w:r>
      <w:r w:rsidRPr="003C42F6">
        <w:rPr>
          <w:rFonts w:ascii="Consolas" w:eastAsia="Times New Roman" w:hAnsi="Consolas" w:cs="Times New Roman"/>
          <w:color w:val="DAE3E3"/>
          <w:kern w:val="0"/>
          <w:sz w:val="21"/>
          <w:szCs w:val="21"/>
          <w:lang w:val="en-ZA" w:eastAsia="en-ZA"/>
        </w:rPr>
        <w:t xml:space="preserve"> ( </w:t>
      </w:r>
      <w:r w:rsidRPr="003C42F6">
        <w:rPr>
          <w:rFonts w:ascii="Consolas" w:eastAsia="Times New Roman" w:hAnsi="Consolas" w:cs="Times New Roman"/>
          <w:color w:val="F39C12"/>
          <w:kern w:val="0"/>
          <w:sz w:val="21"/>
          <w:szCs w:val="21"/>
          <w:lang w:val="en-ZA" w:eastAsia="en-ZA"/>
        </w:rPr>
        <w:t>Serial</w:t>
      </w:r>
      <w:r w:rsidRPr="003C42F6">
        <w:rPr>
          <w:rFonts w:ascii="Consolas" w:eastAsia="Times New Roman" w:hAnsi="Consolas" w:cs="Times New Roman"/>
          <w:color w:val="DAE3E3"/>
          <w:kern w:val="0"/>
          <w:sz w:val="21"/>
          <w:szCs w:val="21"/>
          <w:lang w:val="en-ZA" w:eastAsia="en-ZA"/>
        </w:rPr>
        <w:t>.</w:t>
      </w:r>
      <w:r w:rsidRPr="003C42F6">
        <w:rPr>
          <w:rFonts w:ascii="Consolas" w:eastAsia="Times New Roman" w:hAnsi="Consolas" w:cs="Times New Roman"/>
          <w:color w:val="F39C12"/>
          <w:kern w:val="0"/>
          <w:sz w:val="21"/>
          <w:szCs w:val="21"/>
          <w:lang w:val="en-ZA" w:eastAsia="en-ZA"/>
        </w:rPr>
        <w:t>available</w:t>
      </w:r>
      <w:r w:rsidRPr="003C42F6">
        <w:rPr>
          <w:rFonts w:ascii="Consolas" w:eastAsia="Times New Roman" w:hAnsi="Consolas" w:cs="Times New Roman"/>
          <w:color w:val="DAE3E3"/>
          <w:kern w:val="0"/>
          <w:sz w:val="21"/>
          <w:szCs w:val="21"/>
          <w:lang w:val="en-ZA" w:eastAsia="en-ZA"/>
        </w:rPr>
        <w:t>()==</w:t>
      </w:r>
      <w:r w:rsidRPr="003C42F6">
        <w:rPr>
          <w:rFonts w:ascii="Consolas" w:eastAsia="Times New Roman" w:hAnsi="Consolas" w:cs="Times New Roman"/>
          <w:color w:val="7FCBCD"/>
          <w:kern w:val="0"/>
          <w:sz w:val="21"/>
          <w:szCs w:val="21"/>
          <w:lang w:val="en-ZA" w:eastAsia="en-ZA"/>
        </w:rPr>
        <w:t>0</w:t>
      </w:r>
      <w:r w:rsidRPr="003C42F6">
        <w:rPr>
          <w:rFonts w:ascii="Consolas" w:eastAsia="Times New Roman" w:hAnsi="Consolas" w:cs="Times New Roman"/>
          <w:color w:val="DAE3E3"/>
          <w:kern w:val="0"/>
          <w:sz w:val="21"/>
          <w:szCs w:val="21"/>
          <w:lang w:val="en-ZA" w:eastAsia="en-ZA"/>
        </w:rPr>
        <w:t>){}</w:t>
      </w:r>
    </w:p>
    <w:p w14:paraId="25922C72" w14:textId="77777777" w:rsidR="003C42F6" w:rsidRPr="003C42F6" w:rsidRDefault="003C42F6" w:rsidP="003C42F6">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3C42F6">
        <w:rPr>
          <w:rFonts w:ascii="Consolas" w:eastAsia="Times New Roman" w:hAnsi="Consolas" w:cs="Times New Roman"/>
          <w:color w:val="DAE3E3"/>
          <w:kern w:val="0"/>
          <w:sz w:val="21"/>
          <w:szCs w:val="21"/>
          <w:lang w:val="en-ZA" w:eastAsia="en-ZA"/>
        </w:rPr>
        <w:t>num1=</w:t>
      </w:r>
      <w:r w:rsidRPr="003C42F6">
        <w:rPr>
          <w:rFonts w:ascii="Consolas" w:eastAsia="Times New Roman" w:hAnsi="Consolas" w:cs="Times New Roman"/>
          <w:color w:val="F39C12"/>
          <w:kern w:val="0"/>
          <w:sz w:val="21"/>
          <w:szCs w:val="21"/>
          <w:lang w:val="en-ZA" w:eastAsia="en-ZA"/>
        </w:rPr>
        <w:t>Serial</w:t>
      </w:r>
      <w:r w:rsidRPr="003C42F6">
        <w:rPr>
          <w:rFonts w:ascii="Consolas" w:eastAsia="Times New Roman" w:hAnsi="Consolas" w:cs="Times New Roman"/>
          <w:color w:val="DAE3E3"/>
          <w:kern w:val="0"/>
          <w:sz w:val="21"/>
          <w:szCs w:val="21"/>
          <w:lang w:val="en-ZA" w:eastAsia="en-ZA"/>
        </w:rPr>
        <w:t>.</w:t>
      </w:r>
      <w:r w:rsidRPr="003C42F6">
        <w:rPr>
          <w:rFonts w:ascii="Consolas" w:eastAsia="Times New Roman" w:hAnsi="Consolas" w:cs="Times New Roman"/>
          <w:color w:val="F39C12"/>
          <w:kern w:val="0"/>
          <w:sz w:val="21"/>
          <w:szCs w:val="21"/>
          <w:lang w:val="en-ZA" w:eastAsia="en-ZA"/>
        </w:rPr>
        <w:t>parseInt</w:t>
      </w:r>
      <w:r w:rsidRPr="003C42F6">
        <w:rPr>
          <w:rFonts w:ascii="Consolas" w:eastAsia="Times New Roman" w:hAnsi="Consolas" w:cs="Times New Roman"/>
          <w:color w:val="DAE3E3"/>
          <w:kern w:val="0"/>
          <w:sz w:val="21"/>
          <w:szCs w:val="21"/>
          <w:lang w:val="en-ZA" w:eastAsia="en-ZA"/>
        </w:rPr>
        <w:t>();</w:t>
      </w:r>
    </w:p>
    <w:p w14:paraId="73BFE568" w14:textId="77777777" w:rsidR="003C42F6" w:rsidRPr="003C42F6" w:rsidRDefault="003C42F6" w:rsidP="003C42F6">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3C42F6">
        <w:rPr>
          <w:rFonts w:ascii="Consolas" w:eastAsia="Times New Roman" w:hAnsi="Consolas" w:cs="Times New Roman"/>
          <w:color w:val="F39C12"/>
          <w:kern w:val="0"/>
          <w:sz w:val="21"/>
          <w:szCs w:val="21"/>
          <w:lang w:val="en-ZA" w:eastAsia="en-ZA"/>
        </w:rPr>
        <w:t>Serial</w:t>
      </w:r>
      <w:r w:rsidRPr="003C42F6">
        <w:rPr>
          <w:rFonts w:ascii="Consolas" w:eastAsia="Times New Roman" w:hAnsi="Consolas" w:cs="Times New Roman"/>
          <w:color w:val="DAE3E3"/>
          <w:kern w:val="0"/>
          <w:sz w:val="21"/>
          <w:szCs w:val="21"/>
          <w:lang w:val="en-ZA" w:eastAsia="en-ZA"/>
        </w:rPr>
        <w:t>.</w:t>
      </w:r>
      <w:r w:rsidRPr="003C42F6">
        <w:rPr>
          <w:rFonts w:ascii="Consolas" w:eastAsia="Times New Roman" w:hAnsi="Consolas" w:cs="Times New Roman"/>
          <w:color w:val="F39C12"/>
          <w:kern w:val="0"/>
          <w:sz w:val="21"/>
          <w:szCs w:val="21"/>
          <w:lang w:val="en-ZA" w:eastAsia="en-ZA"/>
        </w:rPr>
        <w:t>print</w:t>
      </w:r>
      <w:r w:rsidRPr="003C42F6">
        <w:rPr>
          <w:rFonts w:ascii="Consolas" w:eastAsia="Times New Roman" w:hAnsi="Consolas" w:cs="Times New Roman"/>
          <w:color w:val="DAE3E3"/>
          <w:kern w:val="0"/>
          <w:sz w:val="21"/>
          <w:szCs w:val="21"/>
          <w:lang w:val="en-ZA" w:eastAsia="en-ZA"/>
        </w:rPr>
        <w:t>(</w:t>
      </w:r>
      <w:r w:rsidRPr="003C42F6">
        <w:rPr>
          <w:rFonts w:ascii="Consolas" w:eastAsia="Times New Roman" w:hAnsi="Consolas" w:cs="Times New Roman"/>
          <w:color w:val="7FCBCD"/>
          <w:kern w:val="0"/>
          <w:sz w:val="21"/>
          <w:szCs w:val="21"/>
          <w:lang w:val="en-ZA" w:eastAsia="en-ZA"/>
        </w:rPr>
        <w:t>"Num1 is "</w:t>
      </w:r>
      <w:r w:rsidRPr="003C42F6">
        <w:rPr>
          <w:rFonts w:ascii="Consolas" w:eastAsia="Times New Roman" w:hAnsi="Consolas" w:cs="Times New Roman"/>
          <w:color w:val="DAE3E3"/>
          <w:kern w:val="0"/>
          <w:sz w:val="21"/>
          <w:szCs w:val="21"/>
          <w:lang w:val="en-ZA" w:eastAsia="en-ZA"/>
        </w:rPr>
        <w:t>);</w:t>
      </w:r>
    </w:p>
    <w:p w14:paraId="23D0B860" w14:textId="77777777" w:rsidR="003C42F6" w:rsidRPr="003C42F6" w:rsidRDefault="003C42F6" w:rsidP="003C42F6">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3C42F6">
        <w:rPr>
          <w:rFonts w:ascii="Consolas" w:eastAsia="Times New Roman" w:hAnsi="Consolas" w:cs="Times New Roman"/>
          <w:color w:val="F39C12"/>
          <w:kern w:val="0"/>
          <w:sz w:val="21"/>
          <w:szCs w:val="21"/>
          <w:lang w:val="en-ZA" w:eastAsia="en-ZA"/>
        </w:rPr>
        <w:t>Serial</w:t>
      </w:r>
      <w:r w:rsidRPr="003C42F6">
        <w:rPr>
          <w:rFonts w:ascii="Consolas" w:eastAsia="Times New Roman" w:hAnsi="Consolas" w:cs="Times New Roman"/>
          <w:color w:val="DAE3E3"/>
          <w:kern w:val="0"/>
          <w:sz w:val="21"/>
          <w:szCs w:val="21"/>
          <w:lang w:val="en-ZA" w:eastAsia="en-ZA"/>
        </w:rPr>
        <w:t>.</w:t>
      </w:r>
      <w:r w:rsidRPr="003C42F6">
        <w:rPr>
          <w:rFonts w:ascii="Consolas" w:eastAsia="Times New Roman" w:hAnsi="Consolas" w:cs="Times New Roman"/>
          <w:color w:val="F39C12"/>
          <w:kern w:val="0"/>
          <w:sz w:val="21"/>
          <w:szCs w:val="21"/>
          <w:lang w:val="en-ZA" w:eastAsia="en-ZA"/>
        </w:rPr>
        <w:t>println</w:t>
      </w:r>
      <w:r w:rsidRPr="003C42F6">
        <w:rPr>
          <w:rFonts w:ascii="Consolas" w:eastAsia="Times New Roman" w:hAnsi="Consolas" w:cs="Times New Roman"/>
          <w:color w:val="DAE3E3"/>
          <w:kern w:val="0"/>
          <w:sz w:val="21"/>
          <w:szCs w:val="21"/>
          <w:lang w:val="en-ZA" w:eastAsia="en-ZA"/>
        </w:rPr>
        <w:t>( num1);</w:t>
      </w:r>
    </w:p>
    <w:p w14:paraId="193DFC71" w14:textId="77777777" w:rsidR="003C42F6" w:rsidRPr="003C42F6" w:rsidRDefault="003C42F6" w:rsidP="003C42F6">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3C42F6">
        <w:rPr>
          <w:rFonts w:ascii="Consolas" w:eastAsia="Times New Roman" w:hAnsi="Consolas" w:cs="Times New Roman"/>
          <w:color w:val="F39C12"/>
          <w:kern w:val="0"/>
          <w:sz w:val="21"/>
          <w:szCs w:val="21"/>
          <w:lang w:val="en-ZA" w:eastAsia="en-ZA"/>
        </w:rPr>
        <w:t>Serial</w:t>
      </w:r>
      <w:r w:rsidRPr="003C42F6">
        <w:rPr>
          <w:rFonts w:ascii="Consolas" w:eastAsia="Times New Roman" w:hAnsi="Consolas" w:cs="Times New Roman"/>
          <w:color w:val="DAE3E3"/>
          <w:kern w:val="0"/>
          <w:sz w:val="21"/>
          <w:szCs w:val="21"/>
          <w:lang w:val="en-ZA" w:eastAsia="en-ZA"/>
        </w:rPr>
        <w:t>.</w:t>
      </w:r>
      <w:r w:rsidRPr="003C42F6">
        <w:rPr>
          <w:rFonts w:ascii="Consolas" w:eastAsia="Times New Roman" w:hAnsi="Consolas" w:cs="Times New Roman"/>
          <w:color w:val="F39C12"/>
          <w:kern w:val="0"/>
          <w:sz w:val="21"/>
          <w:szCs w:val="21"/>
          <w:lang w:val="en-ZA" w:eastAsia="en-ZA"/>
        </w:rPr>
        <w:t>println</w:t>
      </w:r>
      <w:r w:rsidRPr="003C42F6">
        <w:rPr>
          <w:rFonts w:ascii="Consolas" w:eastAsia="Times New Roman" w:hAnsi="Consolas" w:cs="Times New Roman"/>
          <w:color w:val="DAE3E3"/>
          <w:kern w:val="0"/>
          <w:sz w:val="21"/>
          <w:szCs w:val="21"/>
          <w:lang w:val="en-ZA" w:eastAsia="en-ZA"/>
        </w:rPr>
        <w:t>(</w:t>
      </w:r>
      <w:r w:rsidRPr="003C42F6">
        <w:rPr>
          <w:rFonts w:ascii="Consolas" w:eastAsia="Times New Roman" w:hAnsi="Consolas" w:cs="Times New Roman"/>
          <w:color w:val="7FCBCD"/>
          <w:kern w:val="0"/>
          <w:sz w:val="21"/>
          <w:szCs w:val="21"/>
          <w:lang w:val="en-ZA" w:eastAsia="en-ZA"/>
        </w:rPr>
        <w:t>"Enter second number "</w:t>
      </w:r>
      <w:r w:rsidRPr="003C42F6">
        <w:rPr>
          <w:rFonts w:ascii="Consolas" w:eastAsia="Times New Roman" w:hAnsi="Consolas" w:cs="Times New Roman"/>
          <w:color w:val="DAE3E3"/>
          <w:kern w:val="0"/>
          <w:sz w:val="21"/>
          <w:szCs w:val="21"/>
          <w:lang w:val="en-ZA" w:eastAsia="en-ZA"/>
        </w:rPr>
        <w:t>);</w:t>
      </w:r>
    </w:p>
    <w:p w14:paraId="7A0A2C0D" w14:textId="77777777" w:rsidR="003C42F6" w:rsidRPr="003C42F6" w:rsidRDefault="003C42F6" w:rsidP="003C42F6">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3C42F6">
        <w:rPr>
          <w:rFonts w:ascii="Consolas" w:eastAsia="Times New Roman" w:hAnsi="Consolas" w:cs="Times New Roman"/>
          <w:color w:val="C586C0"/>
          <w:kern w:val="0"/>
          <w:sz w:val="21"/>
          <w:szCs w:val="21"/>
          <w:lang w:val="en-ZA" w:eastAsia="en-ZA"/>
        </w:rPr>
        <w:t>while</w:t>
      </w:r>
      <w:r w:rsidRPr="003C42F6">
        <w:rPr>
          <w:rFonts w:ascii="Consolas" w:eastAsia="Times New Roman" w:hAnsi="Consolas" w:cs="Times New Roman"/>
          <w:color w:val="DAE3E3"/>
          <w:kern w:val="0"/>
          <w:sz w:val="21"/>
          <w:szCs w:val="21"/>
          <w:lang w:val="en-ZA" w:eastAsia="en-ZA"/>
        </w:rPr>
        <w:t xml:space="preserve"> ( </w:t>
      </w:r>
      <w:r w:rsidRPr="003C42F6">
        <w:rPr>
          <w:rFonts w:ascii="Consolas" w:eastAsia="Times New Roman" w:hAnsi="Consolas" w:cs="Times New Roman"/>
          <w:color w:val="F39C12"/>
          <w:kern w:val="0"/>
          <w:sz w:val="21"/>
          <w:szCs w:val="21"/>
          <w:lang w:val="en-ZA" w:eastAsia="en-ZA"/>
        </w:rPr>
        <w:t>Serial</w:t>
      </w:r>
      <w:r w:rsidRPr="003C42F6">
        <w:rPr>
          <w:rFonts w:ascii="Consolas" w:eastAsia="Times New Roman" w:hAnsi="Consolas" w:cs="Times New Roman"/>
          <w:color w:val="DAE3E3"/>
          <w:kern w:val="0"/>
          <w:sz w:val="21"/>
          <w:szCs w:val="21"/>
          <w:lang w:val="en-ZA" w:eastAsia="en-ZA"/>
        </w:rPr>
        <w:t>.</w:t>
      </w:r>
      <w:r w:rsidRPr="003C42F6">
        <w:rPr>
          <w:rFonts w:ascii="Consolas" w:eastAsia="Times New Roman" w:hAnsi="Consolas" w:cs="Times New Roman"/>
          <w:color w:val="F39C12"/>
          <w:kern w:val="0"/>
          <w:sz w:val="21"/>
          <w:szCs w:val="21"/>
          <w:lang w:val="en-ZA" w:eastAsia="en-ZA"/>
        </w:rPr>
        <w:t>available</w:t>
      </w:r>
      <w:r w:rsidRPr="003C42F6">
        <w:rPr>
          <w:rFonts w:ascii="Consolas" w:eastAsia="Times New Roman" w:hAnsi="Consolas" w:cs="Times New Roman"/>
          <w:color w:val="DAE3E3"/>
          <w:kern w:val="0"/>
          <w:sz w:val="21"/>
          <w:szCs w:val="21"/>
          <w:lang w:val="en-ZA" w:eastAsia="en-ZA"/>
        </w:rPr>
        <w:t>()==</w:t>
      </w:r>
      <w:r w:rsidRPr="003C42F6">
        <w:rPr>
          <w:rFonts w:ascii="Consolas" w:eastAsia="Times New Roman" w:hAnsi="Consolas" w:cs="Times New Roman"/>
          <w:color w:val="7FCBCD"/>
          <w:kern w:val="0"/>
          <w:sz w:val="21"/>
          <w:szCs w:val="21"/>
          <w:lang w:val="en-ZA" w:eastAsia="en-ZA"/>
        </w:rPr>
        <w:t>0</w:t>
      </w:r>
      <w:r w:rsidRPr="003C42F6">
        <w:rPr>
          <w:rFonts w:ascii="Consolas" w:eastAsia="Times New Roman" w:hAnsi="Consolas" w:cs="Times New Roman"/>
          <w:color w:val="DAE3E3"/>
          <w:kern w:val="0"/>
          <w:sz w:val="21"/>
          <w:szCs w:val="21"/>
          <w:lang w:val="en-ZA" w:eastAsia="en-ZA"/>
        </w:rPr>
        <w:t>){}</w:t>
      </w:r>
    </w:p>
    <w:p w14:paraId="7348E6FB" w14:textId="77777777" w:rsidR="003C42F6" w:rsidRPr="003C42F6" w:rsidRDefault="003C42F6" w:rsidP="003C42F6">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3C42F6">
        <w:rPr>
          <w:rFonts w:ascii="Consolas" w:eastAsia="Times New Roman" w:hAnsi="Consolas" w:cs="Times New Roman"/>
          <w:color w:val="DAE3E3"/>
          <w:kern w:val="0"/>
          <w:sz w:val="21"/>
          <w:szCs w:val="21"/>
          <w:lang w:val="en-ZA" w:eastAsia="en-ZA"/>
        </w:rPr>
        <w:t>num2=</w:t>
      </w:r>
      <w:r w:rsidRPr="003C42F6">
        <w:rPr>
          <w:rFonts w:ascii="Consolas" w:eastAsia="Times New Roman" w:hAnsi="Consolas" w:cs="Times New Roman"/>
          <w:color w:val="F39C12"/>
          <w:kern w:val="0"/>
          <w:sz w:val="21"/>
          <w:szCs w:val="21"/>
          <w:lang w:val="en-ZA" w:eastAsia="en-ZA"/>
        </w:rPr>
        <w:t>Serial</w:t>
      </w:r>
      <w:r w:rsidRPr="003C42F6">
        <w:rPr>
          <w:rFonts w:ascii="Consolas" w:eastAsia="Times New Roman" w:hAnsi="Consolas" w:cs="Times New Roman"/>
          <w:color w:val="DAE3E3"/>
          <w:kern w:val="0"/>
          <w:sz w:val="21"/>
          <w:szCs w:val="21"/>
          <w:lang w:val="en-ZA" w:eastAsia="en-ZA"/>
        </w:rPr>
        <w:t>.</w:t>
      </w:r>
      <w:r w:rsidRPr="003C42F6">
        <w:rPr>
          <w:rFonts w:ascii="Consolas" w:eastAsia="Times New Roman" w:hAnsi="Consolas" w:cs="Times New Roman"/>
          <w:color w:val="F39C12"/>
          <w:kern w:val="0"/>
          <w:sz w:val="21"/>
          <w:szCs w:val="21"/>
          <w:lang w:val="en-ZA" w:eastAsia="en-ZA"/>
        </w:rPr>
        <w:t>parseInt</w:t>
      </w:r>
      <w:r w:rsidRPr="003C42F6">
        <w:rPr>
          <w:rFonts w:ascii="Consolas" w:eastAsia="Times New Roman" w:hAnsi="Consolas" w:cs="Times New Roman"/>
          <w:color w:val="DAE3E3"/>
          <w:kern w:val="0"/>
          <w:sz w:val="21"/>
          <w:szCs w:val="21"/>
          <w:lang w:val="en-ZA" w:eastAsia="en-ZA"/>
        </w:rPr>
        <w:t>();</w:t>
      </w:r>
    </w:p>
    <w:p w14:paraId="4ED2198D" w14:textId="77777777" w:rsidR="003C42F6" w:rsidRPr="003C42F6" w:rsidRDefault="003C42F6" w:rsidP="003C42F6">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3C42F6">
        <w:rPr>
          <w:rFonts w:ascii="Consolas" w:eastAsia="Times New Roman" w:hAnsi="Consolas" w:cs="Times New Roman"/>
          <w:color w:val="F39C12"/>
          <w:kern w:val="0"/>
          <w:sz w:val="21"/>
          <w:szCs w:val="21"/>
          <w:lang w:val="en-ZA" w:eastAsia="en-ZA"/>
        </w:rPr>
        <w:t>Serial</w:t>
      </w:r>
      <w:r w:rsidRPr="003C42F6">
        <w:rPr>
          <w:rFonts w:ascii="Consolas" w:eastAsia="Times New Roman" w:hAnsi="Consolas" w:cs="Times New Roman"/>
          <w:color w:val="DAE3E3"/>
          <w:kern w:val="0"/>
          <w:sz w:val="21"/>
          <w:szCs w:val="21"/>
          <w:lang w:val="en-ZA" w:eastAsia="en-ZA"/>
        </w:rPr>
        <w:t>.</w:t>
      </w:r>
      <w:r w:rsidRPr="003C42F6">
        <w:rPr>
          <w:rFonts w:ascii="Consolas" w:eastAsia="Times New Roman" w:hAnsi="Consolas" w:cs="Times New Roman"/>
          <w:color w:val="F39C12"/>
          <w:kern w:val="0"/>
          <w:sz w:val="21"/>
          <w:szCs w:val="21"/>
          <w:lang w:val="en-ZA" w:eastAsia="en-ZA"/>
        </w:rPr>
        <w:t>print</w:t>
      </w:r>
      <w:r w:rsidRPr="003C42F6">
        <w:rPr>
          <w:rFonts w:ascii="Consolas" w:eastAsia="Times New Roman" w:hAnsi="Consolas" w:cs="Times New Roman"/>
          <w:color w:val="DAE3E3"/>
          <w:kern w:val="0"/>
          <w:sz w:val="21"/>
          <w:szCs w:val="21"/>
          <w:lang w:val="en-ZA" w:eastAsia="en-ZA"/>
        </w:rPr>
        <w:t>(</w:t>
      </w:r>
      <w:r w:rsidRPr="003C42F6">
        <w:rPr>
          <w:rFonts w:ascii="Consolas" w:eastAsia="Times New Roman" w:hAnsi="Consolas" w:cs="Times New Roman"/>
          <w:color w:val="7FCBCD"/>
          <w:kern w:val="0"/>
          <w:sz w:val="21"/>
          <w:szCs w:val="21"/>
          <w:lang w:val="en-ZA" w:eastAsia="en-ZA"/>
        </w:rPr>
        <w:t>"Num2 is "</w:t>
      </w:r>
      <w:r w:rsidRPr="003C42F6">
        <w:rPr>
          <w:rFonts w:ascii="Consolas" w:eastAsia="Times New Roman" w:hAnsi="Consolas" w:cs="Times New Roman"/>
          <w:color w:val="DAE3E3"/>
          <w:kern w:val="0"/>
          <w:sz w:val="21"/>
          <w:szCs w:val="21"/>
          <w:lang w:val="en-ZA" w:eastAsia="en-ZA"/>
        </w:rPr>
        <w:t>);</w:t>
      </w:r>
    </w:p>
    <w:p w14:paraId="6D2B257D" w14:textId="77777777" w:rsidR="003C42F6" w:rsidRPr="003C42F6" w:rsidRDefault="003C42F6" w:rsidP="003C42F6">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3C42F6">
        <w:rPr>
          <w:rFonts w:ascii="Consolas" w:eastAsia="Times New Roman" w:hAnsi="Consolas" w:cs="Times New Roman"/>
          <w:color w:val="F39C12"/>
          <w:kern w:val="0"/>
          <w:sz w:val="21"/>
          <w:szCs w:val="21"/>
          <w:lang w:val="en-ZA" w:eastAsia="en-ZA"/>
        </w:rPr>
        <w:t>Serial</w:t>
      </w:r>
      <w:r w:rsidRPr="003C42F6">
        <w:rPr>
          <w:rFonts w:ascii="Consolas" w:eastAsia="Times New Roman" w:hAnsi="Consolas" w:cs="Times New Roman"/>
          <w:color w:val="DAE3E3"/>
          <w:kern w:val="0"/>
          <w:sz w:val="21"/>
          <w:szCs w:val="21"/>
          <w:lang w:val="en-ZA" w:eastAsia="en-ZA"/>
        </w:rPr>
        <w:t>.</w:t>
      </w:r>
      <w:r w:rsidRPr="003C42F6">
        <w:rPr>
          <w:rFonts w:ascii="Consolas" w:eastAsia="Times New Roman" w:hAnsi="Consolas" w:cs="Times New Roman"/>
          <w:color w:val="F39C12"/>
          <w:kern w:val="0"/>
          <w:sz w:val="21"/>
          <w:szCs w:val="21"/>
          <w:lang w:val="en-ZA" w:eastAsia="en-ZA"/>
        </w:rPr>
        <w:t>println</w:t>
      </w:r>
      <w:r w:rsidRPr="003C42F6">
        <w:rPr>
          <w:rFonts w:ascii="Consolas" w:eastAsia="Times New Roman" w:hAnsi="Consolas" w:cs="Times New Roman"/>
          <w:color w:val="DAE3E3"/>
          <w:kern w:val="0"/>
          <w:sz w:val="21"/>
          <w:szCs w:val="21"/>
          <w:lang w:val="en-ZA" w:eastAsia="en-ZA"/>
        </w:rPr>
        <w:t>( num2);</w:t>
      </w:r>
    </w:p>
    <w:p w14:paraId="2B4A2280" w14:textId="77777777" w:rsidR="003C42F6" w:rsidRPr="003C42F6" w:rsidRDefault="003C42F6" w:rsidP="003C42F6">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3C42F6">
        <w:rPr>
          <w:rFonts w:ascii="Consolas" w:eastAsia="Times New Roman" w:hAnsi="Consolas" w:cs="Times New Roman"/>
          <w:color w:val="F39C12"/>
          <w:kern w:val="0"/>
          <w:sz w:val="21"/>
          <w:szCs w:val="21"/>
          <w:lang w:val="en-ZA" w:eastAsia="en-ZA"/>
        </w:rPr>
        <w:t>delay</w:t>
      </w:r>
      <w:r w:rsidRPr="003C42F6">
        <w:rPr>
          <w:rFonts w:ascii="Consolas" w:eastAsia="Times New Roman" w:hAnsi="Consolas" w:cs="Times New Roman"/>
          <w:color w:val="DAE3E3"/>
          <w:kern w:val="0"/>
          <w:sz w:val="21"/>
          <w:szCs w:val="21"/>
          <w:lang w:val="en-ZA" w:eastAsia="en-ZA"/>
        </w:rPr>
        <w:t>(</w:t>
      </w:r>
      <w:r w:rsidRPr="003C42F6">
        <w:rPr>
          <w:rFonts w:ascii="Consolas" w:eastAsia="Times New Roman" w:hAnsi="Consolas" w:cs="Times New Roman"/>
          <w:color w:val="7FCBCD"/>
          <w:kern w:val="0"/>
          <w:sz w:val="21"/>
          <w:szCs w:val="21"/>
          <w:lang w:val="en-ZA" w:eastAsia="en-ZA"/>
        </w:rPr>
        <w:t>500</w:t>
      </w:r>
      <w:r w:rsidRPr="003C42F6">
        <w:rPr>
          <w:rFonts w:ascii="Consolas" w:eastAsia="Times New Roman" w:hAnsi="Consolas" w:cs="Times New Roman"/>
          <w:color w:val="DAE3E3"/>
          <w:kern w:val="0"/>
          <w:sz w:val="21"/>
          <w:szCs w:val="21"/>
          <w:lang w:val="en-ZA" w:eastAsia="en-ZA"/>
        </w:rPr>
        <w:t>);</w:t>
      </w:r>
    </w:p>
    <w:p w14:paraId="561A462A" w14:textId="77777777" w:rsidR="003C42F6" w:rsidRPr="003C42F6" w:rsidRDefault="003C42F6" w:rsidP="003C42F6">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3C42F6">
        <w:rPr>
          <w:rFonts w:ascii="Consolas" w:eastAsia="Times New Roman" w:hAnsi="Consolas" w:cs="Times New Roman"/>
          <w:color w:val="C586C0"/>
          <w:kern w:val="0"/>
          <w:sz w:val="21"/>
          <w:szCs w:val="21"/>
          <w:lang w:val="en-ZA" w:eastAsia="en-ZA"/>
        </w:rPr>
        <w:t>while</w:t>
      </w:r>
      <w:r w:rsidRPr="003C42F6">
        <w:rPr>
          <w:rFonts w:ascii="Consolas" w:eastAsia="Times New Roman" w:hAnsi="Consolas" w:cs="Times New Roman"/>
          <w:color w:val="DAE3E3"/>
          <w:kern w:val="0"/>
          <w:sz w:val="21"/>
          <w:szCs w:val="21"/>
          <w:lang w:val="en-ZA" w:eastAsia="en-ZA"/>
        </w:rPr>
        <w:t xml:space="preserve"> (</w:t>
      </w:r>
      <w:r w:rsidRPr="003C42F6">
        <w:rPr>
          <w:rFonts w:ascii="Consolas" w:eastAsia="Times New Roman" w:hAnsi="Consolas" w:cs="Times New Roman"/>
          <w:color w:val="F39C12"/>
          <w:kern w:val="0"/>
          <w:sz w:val="21"/>
          <w:szCs w:val="21"/>
          <w:lang w:val="en-ZA" w:eastAsia="en-ZA"/>
        </w:rPr>
        <w:t>Serial</w:t>
      </w:r>
      <w:r w:rsidRPr="003C42F6">
        <w:rPr>
          <w:rFonts w:ascii="Consolas" w:eastAsia="Times New Roman" w:hAnsi="Consolas" w:cs="Times New Roman"/>
          <w:color w:val="DAE3E3"/>
          <w:kern w:val="0"/>
          <w:sz w:val="21"/>
          <w:szCs w:val="21"/>
          <w:lang w:val="en-ZA" w:eastAsia="en-ZA"/>
        </w:rPr>
        <w:t>.</w:t>
      </w:r>
      <w:r w:rsidRPr="003C42F6">
        <w:rPr>
          <w:rFonts w:ascii="Consolas" w:eastAsia="Times New Roman" w:hAnsi="Consolas" w:cs="Times New Roman"/>
          <w:color w:val="F39C12"/>
          <w:kern w:val="0"/>
          <w:sz w:val="21"/>
          <w:szCs w:val="21"/>
          <w:lang w:val="en-ZA" w:eastAsia="en-ZA"/>
        </w:rPr>
        <w:t>available</w:t>
      </w:r>
      <w:r w:rsidRPr="003C42F6">
        <w:rPr>
          <w:rFonts w:ascii="Consolas" w:eastAsia="Times New Roman" w:hAnsi="Consolas" w:cs="Times New Roman"/>
          <w:color w:val="DAE3E3"/>
          <w:kern w:val="0"/>
          <w:sz w:val="21"/>
          <w:szCs w:val="21"/>
          <w:lang w:val="en-ZA" w:eastAsia="en-ZA"/>
        </w:rPr>
        <w:t>()==</w:t>
      </w:r>
      <w:r w:rsidRPr="003C42F6">
        <w:rPr>
          <w:rFonts w:ascii="Consolas" w:eastAsia="Times New Roman" w:hAnsi="Consolas" w:cs="Times New Roman"/>
          <w:color w:val="7FCBCD"/>
          <w:kern w:val="0"/>
          <w:sz w:val="21"/>
          <w:szCs w:val="21"/>
          <w:lang w:val="en-ZA" w:eastAsia="en-ZA"/>
        </w:rPr>
        <w:t>0</w:t>
      </w:r>
      <w:r w:rsidRPr="003C42F6">
        <w:rPr>
          <w:rFonts w:ascii="Consolas" w:eastAsia="Times New Roman" w:hAnsi="Consolas" w:cs="Times New Roman"/>
          <w:color w:val="DAE3E3"/>
          <w:kern w:val="0"/>
          <w:sz w:val="21"/>
          <w:szCs w:val="21"/>
          <w:lang w:val="en-ZA" w:eastAsia="en-ZA"/>
        </w:rPr>
        <w:t>){}</w:t>
      </w:r>
    </w:p>
    <w:p w14:paraId="4902A5E7" w14:textId="147B7AF8" w:rsidR="003C42F6" w:rsidRDefault="003C42F6" w:rsidP="003C42F6">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3C42F6">
        <w:rPr>
          <w:rFonts w:ascii="Consolas" w:eastAsia="Times New Roman" w:hAnsi="Consolas" w:cs="Times New Roman"/>
          <w:color w:val="DAE3E3"/>
          <w:kern w:val="0"/>
          <w:sz w:val="21"/>
          <w:szCs w:val="21"/>
          <w:lang w:val="en-ZA" w:eastAsia="en-ZA"/>
        </w:rPr>
        <w:t>}</w:t>
      </w:r>
    </w:p>
    <w:p w14:paraId="17060CE9" w14:textId="77777777" w:rsidR="00A94B7A" w:rsidRPr="00A94B7A" w:rsidRDefault="00A94B7A" w:rsidP="00A94B7A">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A94B7A">
        <w:rPr>
          <w:rFonts w:ascii="Courier New" w:eastAsia="Times New Roman" w:hAnsi="Courier New" w:cs="Courier New"/>
          <w:color w:val="DAE3E3"/>
          <w:kern w:val="0"/>
          <w:sz w:val="20"/>
          <w:szCs w:val="20"/>
          <w:lang w:val="en-ZA" w:eastAsia="en-ZA"/>
        </w:rPr>
        <w:t xml:space="preserve">00:41:31.464 -&gt; Please enter first number: </w:t>
      </w:r>
    </w:p>
    <w:p w14:paraId="5E2A0CB3" w14:textId="77777777" w:rsidR="00A94B7A" w:rsidRPr="00A94B7A" w:rsidRDefault="00A94B7A" w:rsidP="00A94B7A">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A94B7A">
        <w:rPr>
          <w:rFonts w:ascii="Courier New" w:eastAsia="Times New Roman" w:hAnsi="Courier New" w:cs="Courier New"/>
          <w:color w:val="DAE3E3"/>
          <w:kern w:val="0"/>
          <w:sz w:val="20"/>
          <w:szCs w:val="20"/>
          <w:lang w:val="en-ZA" w:eastAsia="en-ZA"/>
        </w:rPr>
        <w:t>00:41:37.293 -&gt; Num1 is 6</w:t>
      </w:r>
    </w:p>
    <w:p w14:paraId="0E3628DD" w14:textId="77777777" w:rsidR="00A94B7A" w:rsidRPr="00A94B7A" w:rsidRDefault="00A94B7A" w:rsidP="00A94B7A">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A94B7A">
        <w:rPr>
          <w:rFonts w:ascii="Courier New" w:eastAsia="Times New Roman" w:hAnsi="Courier New" w:cs="Courier New"/>
          <w:color w:val="DAE3E3"/>
          <w:kern w:val="0"/>
          <w:sz w:val="20"/>
          <w:szCs w:val="20"/>
          <w:lang w:val="en-ZA" w:eastAsia="en-ZA"/>
        </w:rPr>
        <w:t xml:space="preserve">00:41:37.331 -&gt; Enter second number </w:t>
      </w:r>
    </w:p>
    <w:p w14:paraId="2653C5E1" w14:textId="60670656" w:rsidR="003C42F6" w:rsidRPr="003E7140" w:rsidRDefault="00A94B7A" w:rsidP="00A94B7A">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color w:val="DAE3E3"/>
          <w:kern w:val="0"/>
          <w:sz w:val="21"/>
          <w:szCs w:val="21"/>
          <w:lang w:val="en-ZA" w:eastAsia="en-ZA"/>
        </w:rPr>
      </w:pPr>
      <w:r w:rsidRPr="00A94B7A">
        <w:rPr>
          <w:rFonts w:ascii="Courier New" w:eastAsia="Times New Roman" w:hAnsi="Courier New" w:cs="Courier New"/>
          <w:color w:val="DAE3E3"/>
          <w:kern w:val="0"/>
          <w:sz w:val="20"/>
          <w:szCs w:val="20"/>
          <w:lang w:val="en-ZA" w:eastAsia="en-ZA"/>
        </w:rPr>
        <w:t>00:41:40.542 -&gt; Num2 is 7</w:t>
      </w:r>
    </w:p>
    <w:p w14:paraId="41906A7E" w14:textId="77777777" w:rsidR="00A94B7A" w:rsidRDefault="00A94B7A" w:rsidP="00762389">
      <w:pPr>
        <w:pStyle w:val="ListParagraph"/>
        <w:spacing w:after="0" w:line="360" w:lineRule="auto"/>
        <w:ind w:left="0"/>
        <w:jc w:val="both"/>
      </w:pPr>
    </w:p>
    <w:p w14:paraId="79D1C491" w14:textId="27D56BAC" w:rsidR="003C42F6" w:rsidRPr="001A25E4" w:rsidRDefault="00A94B7A" w:rsidP="00762389">
      <w:pPr>
        <w:pStyle w:val="ListParagraph"/>
        <w:spacing w:after="0" w:line="360" w:lineRule="auto"/>
        <w:ind w:left="0"/>
        <w:jc w:val="both"/>
      </w:pPr>
      <w:r>
        <w:t>We are going to do more practice in section 3.2.</w:t>
      </w:r>
    </w:p>
    <w:p w14:paraId="679D863B" w14:textId="77777777" w:rsidR="00762389" w:rsidRDefault="00762389" w:rsidP="00CC6638">
      <w:pPr>
        <w:rPr>
          <w:b/>
          <w:bCs/>
        </w:rPr>
      </w:pPr>
    </w:p>
    <w:p w14:paraId="3EC4F76B" w14:textId="77777777" w:rsidR="00285E60" w:rsidRDefault="00285E60" w:rsidP="00CC6638">
      <w:pPr>
        <w:rPr>
          <w:b/>
          <w:bCs/>
        </w:rPr>
      </w:pPr>
    </w:p>
    <w:p w14:paraId="70281FCB" w14:textId="4A01B68C" w:rsidR="00751E47" w:rsidRPr="007E0E45" w:rsidRDefault="00751E47" w:rsidP="00CC6638">
      <w:pPr>
        <w:rPr>
          <w:b/>
          <w:bCs/>
        </w:rPr>
      </w:pPr>
      <w:r w:rsidRPr="00A25F85">
        <w:rPr>
          <w:b/>
          <w:bCs/>
        </w:rPr>
        <w:t>Blinking LED</w:t>
      </w:r>
    </w:p>
    <w:p w14:paraId="6F9890D1" w14:textId="666B7007" w:rsidR="00751E47" w:rsidRDefault="00751E47" w:rsidP="004D7FAC">
      <w:pPr>
        <w:spacing w:after="0" w:line="360" w:lineRule="auto"/>
        <w:jc w:val="both"/>
      </w:pPr>
      <w:r>
        <w:lastRenderedPageBreak/>
        <w:t>We want to set our LED in such a way that it blinks by turning ON and OFF repeatedly. For this exercise we will introduce the delay() command.</w:t>
      </w:r>
      <w:r w:rsidR="00B06F4F">
        <w:t xml:space="preserve"> You will notice that in the previous example, if we just alternate the digitalWrite</w:t>
      </w:r>
      <w:r w:rsidR="00285E60">
        <w:t>()</w:t>
      </w:r>
      <w:r w:rsidR="00B06F4F">
        <w:t xml:space="preserve"> to HIGH and LOW, it will blink so fast that we </w:t>
      </w:r>
      <w:r w:rsidR="001B0F0E">
        <w:t>won’t</w:t>
      </w:r>
      <w:r w:rsidR="00B06F4F">
        <w:t xml:space="preserve"> even notice it. The solution is to introduce a delay after every state.</w:t>
      </w:r>
    </w:p>
    <w:p w14:paraId="3B865187" w14:textId="77777777" w:rsidR="00285E60" w:rsidRDefault="00285E60" w:rsidP="004D7FAC">
      <w:pPr>
        <w:spacing w:after="0" w:line="360" w:lineRule="auto"/>
        <w:jc w:val="both"/>
      </w:pPr>
    </w:p>
    <w:p w14:paraId="074FA2F0" w14:textId="420AAC86" w:rsidR="00751E47" w:rsidRDefault="00751E47" w:rsidP="004D7FAC">
      <w:pPr>
        <w:shd w:val="clear" w:color="auto" w:fill="FFFFFF"/>
        <w:spacing w:after="0" w:line="360" w:lineRule="auto"/>
        <w:jc w:val="both"/>
      </w:pPr>
      <w:r w:rsidRPr="00751E47">
        <w:rPr>
          <w:b/>
          <w:bCs/>
        </w:rPr>
        <w:t>delay()</w:t>
      </w:r>
      <w:r w:rsidR="006E6630">
        <w:rPr>
          <w:b/>
          <w:bCs/>
        </w:rPr>
        <w:t>:</w:t>
      </w:r>
      <w:r w:rsidRPr="00751E47">
        <w:t> </w:t>
      </w:r>
      <w:r w:rsidR="006E6630" w:rsidRPr="006E6630">
        <w:rPr>
          <w:shd w:val="clear" w:color="auto" w:fill="FFD966" w:themeFill="accent4" w:themeFillTint="99"/>
        </w:rPr>
        <w:t>The next statement's execution is postponed by the specified amount of milliseconds using the delay() function.</w:t>
      </w:r>
      <w:r w:rsidR="006E6630" w:rsidRPr="006E6630">
        <w:t xml:space="preserve"> </w:t>
      </w:r>
      <w:r w:rsidRPr="00751E47">
        <w:t>For instance,  delay(1000) means delay the execution of the next statement by 1000 milliseconds or 1 second.</w:t>
      </w:r>
    </w:p>
    <w:p w14:paraId="592BA510" w14:textId="77777777" w:rsidR="004D7FAC" w:rsidRDefault="004D7FAC" w:rsidP="004D7FAC">
      <w:pPr>
        <w:shd w:val="clear" w:color="auto" w:fill="FFFFFF"/>
        <w:spacing w:after="0" w:line="360" w:lineRule="auto"/>
        <w:jc w:val="both"/>
      </w:pPr>
    </w:p>
    <w:p w14:paraId="561D5BCD" w14:textId="4C55D229" w:rsidR="00751E47" w:rsidRDefault="00285E60" w:rsidP="004D7FAC">
      <w:pPr>
        <w:shd w:val="clear" w:color="auto" w:fill="FFFFFF"/>
        <w:spacing w:after="0" w:line="360" w:lineRule="auto"/>
      </w:pPr>
      <w:r>
        <w:t xml:space="preserve">We will also need to </w:t>
      </w:r>
      <w:r w:rsidRPr="00285E60">
        <w:t>set the digitalWrite() command in the void loop() function to LOW. Our code will loop as in example 3.7:</w:t>
      </w:r>
    </w:p>
    <w:p w14:paraId="136C5207" w14:textId="77777777" w:rsidR="00285E60" w:rsidRDefault="00285E60" w:rsidP="004D7FAC">
      <w:pPr>
        <w:shd w:val="clear" w:color="auto" w:fill="FFFFFF"/>
        <w:spacing w:after="0" w:line="360" w:lineRule="auto"/>
      </w:pPr>
    </w:p>
    <w:p w14:paraId="031D7FD2" w14:textId="5D0BA3FE" w:rsidR="004D7FAC" w:rsidRPr="004D7FAC" w:rsidRDefault="004D7FAC" w:rsidP="004D7FAC">
      <w:pPr>
        <w:shd w:val="clear" w:color="auto" w:fill="FFFFFF"/>
        <w:spacing w:after="0" w:line="360" w:lineRule="auto"/>
        <w:rPr>
          <w:b/>
          <w:bCs/>
        </w:rPr>
      </w:pPr>
      <w:r w:rsidRPr="004D7FAC">
        <w:rPr>
          <w:b/>
          <w:bCs/>
        </w:rPr>
        <w:t>EXAMPLE 3.</w:t>
      </w:r>
      <w:r w:rsidR="00943A76">
        <w:rPr>
          <w:b/>
          <w:bCs/>
        </w:rPr>
        <w:t>7</w:t>
      </w:r>
    </w:p>
    <w:p w14:paraId="11AF8786" w14:textId="77777777" w:rsidR="006028B8" w:rsidRPr="006028B8" w:rsidRDefault="006028B8" w:rsidP="00A83BBD">
      <w:pPr>
        <w:shd w:val="clear" w:color="auto" w:fill="1F272A"/>
        <w:spacing w:after="0" w:line="240" w:lineRule="auto"/>
        <w:ind w:left="851"/>
        <w:rPr>
          <w:rFonts w:ascii="Courier New" w:eastAsia="Times New Roman" w:hAnsi="Courier New" w:cs="Courier New"/>
          <w:color w:val="DAE3E3"/>
          <w:kern w:val="0"/>
          <w:sz w:val="21"/>
          <w:szCs w:val="21"/>
          <w:lang w:val="en-ZA" w:eastAsia="en-ZA"/>
        </w:rPr>
      </w:pPr>
      <w:r w:rsidRPr="006028B8">
        <w:rPr>
          <w:rFonts w:ascii="Courier New" w:eastAsia="Times New Roman" w:hAnsi="Courier New" w:cs="Courier New"/>
          <w:color w:val="0CA1A6"/>
          <w:kern w:val="0"/>
          <w:sz w:val="21"/>
          <w:szCs w:val="21"/>
          <w:lang w:val="en-ZA" w:eastAsia="en-ZA"/>
        </w:rPr>
        <w:t>void</w:t>
      </w:r>
      <w:r w:rsidRPr="006028B8">
        <w:rPr>
          <w:rFonts w:ascii="Courier New" w:eastAsia="Times New Roman" w:hAnsi="Courier New" w:cs="Courier New"/>
          <w:color w:val="DAE3E3"/>
          <w:kern w:val="0"/>
          <w:sz w:val="21"/>
          <w:szCs w:val="21"/>
          <w:lang w:val="en-ZA" w:eastAsia="en-ZA"/>
        </w:rPr>
        <w:t xml:space="preserve"> </w:t>
      </w:r>
      <w:r w:rsidRPr="006028B8">
        <w:rPr>
          <w:rFonts w:ascii="Courier New" w:eastAsia="Times New Roman" w:hAnsi="Courier New" w:cs="Courier New"/>
          <w:color w:val="F39C12"/>
          <w:kern w:val="0"/>
          <w:sz w:val="21"/>
          <w:szCs w:val="21"/>
          <w:lang w:val="en-ZA" w:eastAsia="en-ZA"/>
        </w:rPr>
        <w:t>setup</w:t>
      </w:r>
      <w:r w:rsidRPr="006028B8">
        <w:rPr>
          <w:rFonts w:ascii="Courier New" w:eastAsia="Times New Roman" w:hAnsi="Courier New" w:cs="Courier New"/>
          <w:color w:val="DAE3E3"/>
          <w:kern w:val="0"/>
          <w:sz w:val="21"/>
          <w:szCs w:val="21"/>
          <w:lang w:val="en-ZA" w:eastAsia="en-ZA"/>
        </w:rPr>
        <w:t>() {</w:t>
      </w:r>
    </w:p>
    <w:p w14:paraId="15EEC9A4" w14:textId="77777777" w:rsidR="006028B8" w:rsidRPr="006028B8" w:rsidRDefault="006028B8" w:rsidP="00A83BBD">
      <w:pPr>
        <w:shd w:val="clear" w:color="auto" w:fill="1F272A"/>
        <w:spacing w:after="0" w:line="240" w:lineRule="auto"/>
        <w:ind w:left="851"/>
        <w:rPr>
          <w:rFonts w:ascii="Courier New" w:eastAsia="Times New Roman" w:hAnsi="Courier New" w:cs="Courier New"/>
          <w:color w:val="DAE3E3"/>
          <w:kern w:val="0"/>
          <w:sz w:val="21"/>
          <w:szCs w:val="21"/>
          <w:lang w:val="en-ZA" w:eastAsia="en-ZA"/>
        </w:rPr>
      </w:pPr>
      <w:r w:rsidRPr="006028B8">
        <w:rPr>
          <w:rFonts w:ascii="Courier New" w:eastAsia="Times New Roman" w:hAnsi="Courier New" w:cs="Courier New"/>
          <w:color w:val="7F8C8D"/>
          <w:kern w:val="0"/>
          <w:sz w:val="21"/>
          <w:szCs w:val="21"/>
          <w:lang w:val="en-ZA" w:eastAsia="en-ZA"/>
        </w:rPr>
        <w:t>  // put your setup code here, to run once:</w:t>
      </w:r>
    </w:p>
    <w:p w14:paraId="04BA67A2" w14:textId="77777777" w:rsidR="006028B8" w:rsidRPr="006028B8" w:rsidRDefault="006028B8" w:rsidP="00A83BBD">
      <w:pPr>
        <w:shd w:val="clear" w:color="auto" w:fill="1F272A"/>
        <w:spacing w:after="0" w:line="240" w:lineRule="auto"/>
        <w:ind w:left="851"/>
        <w:rPr>
          <w:rFonts w:ascii="Courier New" w:eastAsia="Times New Roman" w:hAnsi="Courier New" w:cs="Courier New"/>
          <w:color w:val="DAE3E3"/>
          <w:kern w:val="0"/>
          <w:sz w:val="21"/>
          <w:szCs w:val="21"/>
          <w:lang w:val="en-ZA" w:eastAsia="en-ZA"/>
        </w:rPr>
      </w:pPr>
      <w:r w:rsidRPr="006028B8">
        <w:rPr>
          <w:rFonts w:ascii="Courier New" w:eastAsia="Times New Roman" w:hAnsi="Courier New" w:cs="Courier New"/>
          <w:color w:val="DAE3E3"/>
          <w:kern w:val="0"/>
          <w:sz w:val="21"/>
          <w:szCs w:val="21"/>
          <w:lang w:val="en-ZA" w:eastAsia="en-ZA"/>
        </w:rPr>
        <w:t xml:space="preserve">  </w:t>
      </w:r>
      <w:r w:rsidRPr="006028B8">
        <w:rPr>
          <w:rFonts w:ascii="Courier New" w:eastAsia="Times New Roman" w:hAnsi="Courier New" w:cs="Courier New"/>
          <w:color w:val="F39C12"/>
          <w:kern w:val="0"/>
          <w:sz w:val="21"/>
          <w:szCs w:val="21"/>
          <w:lang w:val="en-ZA" w:eastAsia="en-ZA"/>
        </w:rPr>
        <w:t>pinMode</w:t>
      </w:r>
      <w:r w:rsidRPr="006028B8">
        <w:rPr>
          <w:rFonts w:ascii="Courier New" w:eastAsia="Times New Roman" w:hAnsi="Courier New" w:cs="Courier New"/>
          <w:color w:val="DAE3E3"/>
          <w:kern w:val="0"/>
          <w:sz w:val="21"/>
          <w:szCs w:val="21"/>
          <w:lang w:val="en-ZA" w:eastAsia="en-ZA"/>
        </w:rPr>
        <w:t>(</w:t>
      </w:r>
      <w:r w:rsidRPr="006028B8">
        <w:rPr>
          <w:rFonts w:ascii="Courier New" w:eastAsia="Times New Roman" w:hAnsi="Courier New" w:cs="Courier New"/>
          <w:color w:val="7FCBCD"/>
          <w:kern w:val="0"/>
          <w:sz w:val="21"/>
          <w:szCs w:val="21"/>
          <w:lang w:val="en-ZA" w:eastAsia="en-ZA"/>
        </w:rPr>
        <w:t>13</w:t>
      </w:r>
      <w:r w:rsidRPr="006028B8">
        <w:rPr>
          <w:rFonts w:ascii="Courier New" w:eastAsia="Times New Roman" w:hAnsi="Courier New" w:cs="Courier New"/>
          <w:color w:val="DAE3E3"/>
          <w:kern w:val="0"/>
          <w:sz w:val="21"/>
          <w:szCs w:val="21"/>
          <w:lang w:val="en-ZA" w:eastAsia="en-ZA"/>
        </w:rPr>
        <w:t>, OUTPUT);</w:t>
      </w:r>
    </w:p>
    <w:p w14:paraId="7E26572A" w14:textId="77777777" w:rsidR="006028B8" w:rsidRPr="006028B8" w:rsidRDefault="006028B8" w:rsidP="00A83BBD">
      <w:pPr>
        <w:shd w:val="clear" w:color="auto" w:fill="1F272A"/>
        <w:spacing w:after="0" w:line="240" w:lineRule="auto"/>
        <w:ind w:left="851"/>
        <w:rPr>
          <w:rFonts w:ascii="Courier New" w:eastAsia="Times New Roman" w:hAnsi="Courier New" w:cs="Courier New"/>
          <w:color w:val="DAE3E3"/>
          <w:kern w:val="0"/>
          <w:sz w:val="21"/>
          <w:szCs w:val="21"/>
          <w:lang w:val="en-ZA" w:eastAsia="en-ZA"/>
        </w:rPr>
      </w:pPr>
      <w:r w:rsidRPr="006028B8">
        <w:rPr>
          <w:rFonts w:ascii="Courier New" w:eastAsia="Times New Roman" w:hAnsi="Courier New" w:cs="Courier New"/>
          <w:color w:val="DAE3E3"/>
          <w:kern w:val="0"/>
          <w:sz w:val="21"/>
          <w:szCs w:val="21"/>
          <w:lang w:val="en-ZA" w:eastAsia="en-ZA"/>
        </w:rPr>
        <w:t>}</w:t>
      </w:r>
    </w:p>
    <w:p w14:paraId="0E78F292" w14:textId="77777777" w:rsidR="006028B8" w:rsidRPr="006028B8" w:rsidRDefault="006028B8" w:rsidP="00A83BBD">
      <w:pPr>
        <w:shd w:val="clear" w:color="auto" w:fill="1F272A"/>
        <w:spacing w:after="0" w:line="240" w:lineRule="auto"/>
        <w:ind w:left="851"/>
        <w:rPr>
          <w:rFonts w:ascii="Courier New" w:eastAsia="Times New Roman" w:hAnsi="Courier New" w:cs="Courier New"/>
          <w:color w:val="DAE3E3"/>
          <w:kern w:val="0"/>
          <w:sz w:val="21"/>
          <w:szCs w:val="21"/>
          <w:lang w:val="en-ZA" w:eastAsia="en-ZA"/>
        </w:rPr>
      </w:pPr>
      <w:r w:rsidRPr="006028B8">
        <w:rPr>
          <w:rFonts w:ascii="Courier New" w:eastAsia="Times New Roman" w:hAnsi="Courier New" w:cs="Courier New"/>
          <w:color w:val="0CA1A6"/>
          <w:kern w:val="0"/>
          <w:sz w:val="21"/>
          <w:szCs w:val="21"/>
          <w:lang w:val="en-ZA" w:eastAsia="en-ZA"/>
        </w:rPr>
        <w:t>void</w:t>
      </w:r>
      <w:r w:rsidRPr="006028B8">
        <w:rPr>
          <w:rFonts w:ascii="Courier New" w:eastAsia="Times New Roman" w:hAnsi="Courier New" w:cs="Courier New"/>
          <w:color w:val="DAE3E3"/>
          <w:kern w:val="0"/>
          <w:sz w:val="21"/>
          <w:szCs w:val="21"/>
          <w:lang w:val="en-ZA" w:eastAsia="en-ZA"/>
        </w:rPr>
        <w:t xml:space="preserve"> </w:t>
      </w:r>
      <w:r w:rsidRPr="006028B8">
        <w:rPr>
          <w:rFonts w:ascii="Courier New" w:eastAsia="Times New Roman" w:hAnsi="Courier New" w:cs="Courier New"/>
          <w:color w:val="F39C12"/>
          <w:kern w:val="0"/>
          <w:sz w:val="21"/>
          <w:szCs w:val="21"/>
          <w:lang w:val="en-ZA" w:eastAsia="en-ZA"/>
        </w:rPr>
        <w:t>loop</w:t>
      </w:r>
      <w:r w:rsidRPr="006028B8">
        <w:rPr>
          <w:rFonts w:ascii="Courier New" w:eastAsia="Times New Roman" w:hAnsi="Courier New" w:cs="Courier New"/>
          <w:color w:val="DAE3E3"/>
          <w:kern w:val="0"/>
          <w:sz w:val="21"/>
          <w:szCs w:val="21"/>
          <w:lang w:val="en-ZA" w:eastAsia="en-ZA"/>
        </w:rPr>
        <w:t>() {</w:t>
      </w:r>
    </w:p>
    <w:p w14:paraId="50FE7FCA" w14:textId="77777777" w:rsidR="006028B8" w:rsidRPr="006028B8" w:rsidRDefault="006028B8" w:rsidP="00A83BBD">
      <w:pPr>
        <w:shd w:val="clear" w:color="auto" w:fill="1F272A"/>
        <w:spacing w:after="0" w:line="240" w:lineRule="auto"/>
        <w:ind w:left="851"/>
        <w:rPr>
          <w:rFonts w:ascii="Courier New" w:eastAsia="Times New Roman" w:hAnsi="Courier New" w:cs="Courier New"/>
          <w:color w:val="DAE3E3"/>
          <w:kern w:val="0"/>
          <w:sz w:val="21"/>
          <w:szCs w:val="21"/>
          <w:lang w:val="en-ZA" w:eastAsia="en-ZA"/>
        </w:rPr>
      </w:pPr>
      <w:r w:rsidRPr="006028B8">
        <w:rPr>
          <w:rFonts w:ascii="Courier New" w:eastAsia="Times New Roman" w:hAnsi="Courier New" w:cs="Courier New"/>
          <w:color w:val="7F8C8D"/>
          <w:kern w:val="0"/>
          <w:sz w:val="21"/>
          <w:szCs w:val="21"/>
          <w:lang w:val="en-ZA" w:eastAsia="en-ZA"/>
        </w:rPr>
        <w:t>  // put your main code here, to run repeatedly:</w:t>
      </w:r>
    </w:p>
    <w:p w14:paraId="4E793D6D" w14:textId="77777777" w:rsidR="006028B8" w:rsidRPr="006028B8" w:rsidRDefault="006028B8" w:rsidP="00A83BBD">
      <w:pPr>
        <w:shd w:val="clear" w:color="auto" w:fill="1F272A"/>
        <w:spacing w:after="0" w:line="240" w:lineRule="auto"/>
        <w:ind w:left="851"/>
        <w:rPr>
          <w:rFonts w:ascii="Courier New" w:eastAsia="Times New Roman" w:hAnsi="Courier New" w:cs="Courier New"/>
          <w:color w:val="DAE3E3"/>
          <w:kern w:val="0"/>
          <w:sz w:val="21"/>
          <w:szCs w:val="21"/>
          <w:lang w:val="en-ZA" w:eastAsia="en-ZA"/>
        </w:rPr>
      </w:pPr>
      <w:r w:rsidRPr="006028B8">
        <w:rPr>
          <w:rFonts w:ascii="Courier New" w:eastAsia="Times New Roman" w:hAnsi="Courier New" w:cs="Courier New"/>
          <w:color w:val="F39C12"/>
          <w:kern w:val="0"/>
          <w:sz w:val="21"/>
          <w:szCs w:val="21"/>
          <w:lang w:val="en-ZA" w:eastAsia="en-ZA"/>
        </w:rPr>
        <w:t>digitalWrite</w:t>
      </w:r>
      <w:r w:rsidRPr="006028B8">
        <w:rPr>
          <w:rFonts w:ascii="Courier New" w:eastAsia="Times New Roman" w:hAnsi="Courier New" w:cs="Courier New"/>
          <w:color w:val="DAE3E3"/>
          <w:kern w:val="0"/>
          <w:sz w:val="21"/>
          <w:szCs w:val="21"/>
          <w:lang w:val="en-ZA" w:eastAsia="en-ZA"/>
        </w:rPr>
        <w:t>(</w:t>
      </w:r>
      <w:r w:rsidRPr="006028B8">
        <w:rPr>
          <w:rFonts w:ascii="Courier New" w:eastAsia="Times New Roman" w:hAnsi="Courier New" w:cs="Courier New"/>
          <w:color w:val="7FCBCD"/>
          <w:kern w:val="0"/>
          <w:sz w:val="21"/>
          <w:szCs w:val="21"/>
          <w:lang w:val="en-ZA" w:eastAsia="en-ZA"/>
        </w:rPr>
        <w:t>13</w:t>
      </w:r>
      <w:r w:rsidRPr="006028B8">
        <w:rPr>
          <w:rFonts w:ascii="Courier New" w:eastAsia="Times New Roman" w:hAnsi="Courier New" w:cs="Courier New"/>
          <w:color w:val="DAE3E3"/>
          <w:kern w:val="0"/>
          <w:sz w:val="21"/>
          <w:szCs w:val="21"/>
          <w:lang w:val="en-ZA" w:eastAsia="en-ZA"/>
        </w:rPr>
        <w:t>, HIGH);</w:t>
      </w:r>
      <w:r w:rsidRPr="006028B8">
        <w:rPr>
          <w:rFonts w:ascii="Courier New" w:eastAsia="Times New Roman" w:hAnsi="Courier New" w:cs="Courier New"/>
          <w:color w:val="7F8C8D"/>
          <w:kern w:val="0"/>
          <w:sz w:val="21"/>
          <w:szCs w:val="21"/>
          <w:lang w:val="en-ZA" w:eastAsia="en-ZA"/>
        </w:rPr>
        <w:t xml:space="preserve"> //Turning the LED ON</w:t>
      </w:r>
    </w:p>
    <w:p w14:paraId="1C365EA9" w14:textId="77777777" w:rsidR="006028B8" w:rsidRPr="006028B8" w:rsidRDefault="006028B8" w:rsidP="00A83BBD">
      <w:pPr>
        <w:shd w:val="clear" w:color="auto" w:fill="1F272A"/>
        <w:spacing w:after="0" w:line="240" w:lineRule="auto"/>
        <w:ind w:left="851"/>
        <w:rPr>
          <w:rFonts w:ascii="Courier New" w:eastAsia="Times New Roman" w:hAnsi="Courier New" w:cs="Courier New"/>
          <w:color w:val="DAE3E3"/>
          <w:kern w:val="0"/>
          <w:sz w:val="21"/>
          <w:szCs w:val="21"/>
          <w:lang w:val="en-ZA" w:eastAsia="en-ZA"/>
        </w:rPr>
      </w:pPr>
      <w:r w:rsidRPr="006028B8">
        <w:rPr>
          <w:rFonts w:ascii="Courier New" w:eastAsia="Times New Roman" w:hAnsi="Courier New" w:cs="Courier New"/>
          <w:color w:val="F39C12"/>
          <w:kern w:val="0"/>
          <w:sz w:val="21"/>
          <w:szCs w:val="21"/>
          <w:lang w:val="en-ZA" w:eastAsia="en-ZA"/>
        </w:rPr>
        <w:t>delay</w:t>
      </w:r>
      <w:r w:rsidRPr="006028B8">
        <w:rPr>
          <w:rFonts w:ascii="Courier New" w:eastAsia="Times New Roman" w:hAnsi="Courier New" w:cs="Courier New"/>
          <w:color w:val="DAE3E3"/>
          <w:kern w:val="0"/>
          <w:sz w:val="21"/>
          <w:szCs w:val="21"/>
          <w:lang w:val="en-ZA" w:eastAsia="en-ZA"/>
        </w:rPr>
        <w:t>(</w:t>
      </w:r>
      <w:r w:rsidRPr="006028B8">
        <w:rPr>
          <w:rFonts w:ascii="Courier New" w:eastAsia="Times New Roman" w:hAnsi="Courier New" w:cs="Courier New"/>
          <w:color w:val="7FCBCD"/>
          <w:kern w:val="0"/>
          <w:sz w:val="21"/>
          <w:szCs w:val="21"/>
          <w:lang w:val="en-ZA" w:eastAsia="en-ZA"/>
        </w:rPr>
        <w:t>3000</w:t>
      </w:r>
      <w:r w:rsidRPr="006028B8">
        <w:rPr>
          <w:rFonts w:ascii="Courier New" w:eastAsia="Times New Roman" w:hAnsi="Courier New" w:cs="Courier New"/>
          <w:color w:val="DAE3E3"/>
          <w:kern w:val="0"/>
          <w:sz w:val="21"/>
          <w:szCs w:val="21"/>
          <w:lang w:val="en-ZA" w:eastAsia="en-ZA"/>
        </w:rPr>
        <w:t>);</w:t>
      </w:r>
      <w:r w:rsidRPr="006028B8">
        <w:rPr>
          <w:rFonts w:ascii="Courier New" w:eastAsia="Times New Roman" w:hAnsi="Courier New" w:cs="Courier New"/>
          <w:color w:val="7F8C8D"/>
          <w:kern w:val="0"/>
          <w:sz w:val="21"/>
          <w:szCs w:val="21"/>
          <w:lang w:val="en-ZA" w:eastAsia="en-ZA"/>
        </w:rPr>
        <w:t xml:space="preserve"> //Delaying by 3 seconds</w:t>
      </w:r>
    </w:p>
    <w:p w14:paraId="6CDA279F" w14:textId="77777777" w:rsidR="006028B8" w:rsidRPr="006028B8" w:rsidRDefault="006028B8" w:rsidP="00A83BBD">
      <w:pPr>
        <w:shd w:val="clear" w:color="auto" w:fill="1F272A"/>
        <w:spacing w:after="0" w:line="240" w:lineRule="auto"/>
        <w:ind w:left="851"/>
        <w:rPr>
          <w:rFonts w:ascii="Courier New" w:eastAsia="Times New Roman" w:hAnsi="Courier New" w:cs="Courier New"/>
          <w:color w:val="DAE3E3"/>
          <w:kern w:val="0"/>
          <w:sz w:val="21"/>
          <w:szCs w:val="21"/>
          <w:lang w:val="en-ZA" w:eastAsia="en-ZA"/>
        </w:rPr>
      </w:pPr>
      <w:r w:rsidRPr="006028B8">
        <w:rPr>
          <w:rFonts w:ascii="Courier New" w:eastAsia="Times New Roman" w:hAnsi="Courier New" w:cs="Courier New"/>
          <w:color w:val="F39C12"/>
          <w:kern w:val="0"/>
          <w:sz w:val="21"/>
          <w:szCs w:val="21"/>
          <w:lang w:val="en-ZA" w:eastAsia="en-ZA"/>
        </w:rPr>
        <w:t>digitalWrite</w:t>
      </w:r>
      <w:r w:rsidRPr="006028B8">
        <w:rPr>
          <w:rFonts w:ascii="Courier New" w:eastAsia="Times New Roman" w:hAnsi="Courier New" w:cs="Courier New"/>
          <w:color w:val="DAE3E3"/>
          <w:kern w:val="0"/>
          <w:sz w:val="21"/>
          <w:szCs w:val="21"/>
          <w:lang w:val="en-ZA" w:eastAsia="en-ZA"/>
        </w:rPr>
        <w:t>(</w:t>
      </w:r>
      <w:r w:rsidRPr="006028B8">
        <w:rPr>
          <w:rFonts w:ascii="Courier New" w:eastAsia="Times New Roman" w:hAnsi="Courier New" w:cs="Courier New"/>
          <w:color w:val="7FCBCD"/>
          <w:kern w:val="0"/>
          <w:sz w:val="21"/>
          <w:szCs w:val="21"/>
          <w:lang w:val="en-ZA" w:eastAsia="en-ZA"/>
        </w:rPr>
        <w:t>13</w:t>
      </w:r>
      <w:r w:rsidRPr="006028B8">
        <w:rPr>
          <w:rFonts w:ascii="Courier New" w:eastAsia="Times New Roman" w:hAnsi="Courier New" w:cs="Courier New"/>
          <w:color w:val="DAE3E3"/>
          <w:kern w:val="0"/>
          <w:sz w:val="21"/>
          <w:szCs w:val="21"/>
          <w:lang w:val="en-ZA" w:eastAsia="en-ZA"/>
        </w:rPr>
        <w:t>, LOW);</w:t>
      </w:r>
      <w:r w:rsidRPr="006028B8">
        <w:rPr>
          <w:rFonts w:ascii="Courier New" w:eastAsia="Times New Roman" w:hAnsi="Courier New" w:cs="Courier New"/>
          <w:color w:val="7F8C8D"/>
          <w:kern w:val="0"/>
          <w:sz w:val="21"/>
          <w:szCs w:val="21"/>
          <w:lang w:val="en-ZA" w:eastAsia="en-ZA"/>
        </w:rPr>
        <w:t xml:space="preserve"> //Turning the LED OFF</w:t>
      </w:r>
    </w:p>
    <w:p w14:paraId="082F01BD" w14:textId="77777777" w:rsidR="006028B8" w:rsidRPr="006028B8" w:rsidRDefault="006028B8" w:rsidP="00A83BBD">
      <w:pPr>
        <w:shd w:val="clear" w:color="auto" w:fill="1F272A"/>
        <w:spacing w:after="0" w:line="240" w:lineRule="auto"/>
        <w:ind w:left="851"/>
        <w:rPr>
          <w:rFonts w:ascii="Courier New" w:eastAsia="Times New Roman" w:hAnsi="Courier New" w:cs="Courier New"/>
          <w:color w:val="DAE3E3"/>
          <w:kern w:val="0"/>
          <w:sz w:val="21"/>
          <w:szCs w:val="21"/>
          <w:lang w:val="en-ZA" w:eastAsia="en-ZA"/>
        </w:rPr>
      </w:pPr>
      <w:r w:rsidRPr="006028B8">
        <w:rPr>
          <w:rFonts w:ascii="Courier New" w:eastAsia="Times New Roman" w:hAnsi="Courier New" w:cs="Courier New"/>
          <w:color w:val="F39C12"/>
          <w:kern w:val="0"/>
          <w:sz w:val="21"/>
          <w:szCs w:val="21"/>
          <w:lang w:val="en-ZA" w:eastAsia="en-ZA"/>
        </w:rPr>
        <w:t>delay</w:t>
      </w:r>
      <w:r w:rsidRPr="006028B8">
        <w:rPr>
          <w:rFonts w:ascii="Courier New" w:eastAsia="Times New Roman" w:hAnsi="Courier New" w:cs="Courier New"/>
          <w:color w:val="DAE3E3"/>
          <w:kern w:val="0"/>
          <w:sz w:val="21"/>
          <w:szCs w:val="21"/>
          <w:lang w:val="en-ZA" w:eastAsia="en-ZA"/>
        </w:rPr>
        <w:t>(</w:t>
      </w:r>
      <w:r w:rsidRPr="006028B8">
        <w:rPr>
          <w:rFonts w:ascii="Courier New" w:eastAsia="Times New Roman" w:hAnsi="Courier New" w:cs="Courier New"/>
          <w:color w:val="7FCBCD"/>
          <w:kern w:val="0"/>
          <w:sz w:val="21"/>
          <w:szCs w:val="21"/>
          <w:lang w:val="en-ZA" w:eastAsia="en-ZA"/>
        </w:rPr>
        <w:t>3000</w:t>
      </w:r>
      <w:r w:rsidRPr="006028B8">
        <w:rPr>
          <w:rFonts w:ascii="Courier New" w:eastAsia="Times New Roman" w:hAnsi="Courier New" w:cs="Courier New"/>
          <w:color w:val="DAE3E3"/>
          <w:kern w:val="0"/>
          <w:sz w:val="21"/>
          <w:szCs w:val="21"/>
          <w:lang w:val="en-ZA" w:eastAsia="en-ZA"/>
        </w:rPr>
        <w:t>);</w:t>
      </w:r>
      <w:r w:rsidRPr="006028B8">
        <w:rPr>
          <w:rFonts w:ascii="Courier New" w:eastAsia="Times New Roman" w:hAnsi="Courier New" w:cs="Courier New"/>
          <w:color w:val="7F8C8D"/>
          <w:kern w:val="0"/>
          <w:sz w:val="21"/>
          <w:szCs w:val="21"/>
          <w:lang w:val="en-ZA" w:eastAsia="en-ZA"/>
        </w:rPr>
        <w:t xml:space="preserve"> //Delaying by 3 seconds</w:t>
      </w:r>
    </w:p>
    <w:p w14:paraId="726D65C2" w14:textId="77777777" w:rsidR="006028B8" w:rsidRPr="006028B8" w:rsidRDefault="006028B8" w:rsidP="00A83BBD">
      <w:pPr>
        <w:shd w:val="clear" w:color="auto" w:fill="1F272A"/>
        <w:spacing w:after="0" w:line="240" w:lineRule="auto"/>
        <w:ind w:left="851"/>
        <w:rPr>
          <w:rFonts w:ascii="Courier New" w:eastAsia="Times New Roman" w:hAnsi="Courier New" w:cs="Courier New"/>
          <w:color w:val="DAE3E3"/>
          <w:kern w:val="0"/>
          <w:sz w:val="21"/>
          <w:szCs w:val="21"/>
          <w:lang w:val="en-ZA" w:eastAsia="en-ZA"/>
        </w:rPr>
      </w:pPr>
      <w:r w:rsidRPr="006028B8">
        <w:rPr>
          <w:rFonts w:ascii="Courier New" w:eastAsia="Times New Roman" w:hAnsi="Courier New" w:cs="Courier New"/>
          <w:color w:val="DAE3E3"/>
          <w:kern w:val="0"/>
          <w:sz w:val="21"/>
          <w:szCs w:val="21"/>
          <w:lang w:val="en-ZA" w:eastAsia="en-ZA"/>
        </w:rPr>
        <w:t>}</w:t>
      </w:r>
    </w:p>
    <w:p w14:paraId="47F5DF27" w14:textId="152A87AA" w:rsidR="00751E47" w:rsidRDefault="00751E47" w:rsidP="00CC6638"/>
    <w:p w14:paraId="3FC3210B" w14:textId="0F534F3A" w:rsidR="004D7FAC" w:rsidDel="006E6630" w:rsidRDefault="00BA1D80" w:rsidP="006E6630">
      <w:pPr>
        <w:pStyle w:val="Heading3"/>
        <w:rPr>
          <w:del w:id="17" w:author="Godwin Pedzisai Dzvapatsva" w:date="2023-03-24T21:43:00Z"/>
        </w:rPr>
      </w:pPr>
      <w:commentRangeStart w:id="18"/>
      <w:del w:id="19" w:author="Godwin Pedzisai Dzvapatsva" w:date="2023-03-24T21:43:00Z">
        <w:r w:rsidDel="006E6630">
          <w:delText>3</w:delText>
        </w:r>
      </w:del>
      <w:commentRangeEnd w:id="18"/>
      <w:r w:rsidR="006E6630">
        <w:rPr>
          <w:rStyle w:val="CommentReference"/>
          <w:rFonts w:cs="Basic Roman"/>
          <w:shd w:val="clear" w:color="auto" w:fill="auto"/>
        </w:rPr>
        <w:commentReference w:id="18"/>
      </w:r>
      <w:del w:id="20" w:author="Godwin Pedzisai Dzvapatsva" w:date="2023-03-24T21:43:00Z">
        <w:r w:rsidDel="006E6630">
          <w:delText xml:space="preserve">.1.11 </w:delText>
        </w:r>
        <w:r w:rsidDel="006E6630">
          <w:tab/>
          <w:delText>Define the term physical computing</w:delText>
        </w:r>
      </w:del>
    </w:p>
    <w:p w14:paraId="25A96AB3" w14:textId="19082CB5" w:rsidR="004D7FAC" w:rsidRPr="004D7FAC" w:rsidDel="006E6630" w:rsidRDefault="004D7FAC" w:rsidP="004D7FAC">
      <w:pPr>
        <w:shd w:val="clear" w:color="auto" w:fill="D9D9D9" w:themeFill="background1" w:themeFillShade="D9"/>
        <w:spacing w:after="0" w:line="360" w:lineRule="auto"/>
        <w:jc w:val="both"/>
        <w:rPr>
          <w:del w:id="21" w:author="Godwin Pedzisai Dzvapatsva" w:date="2023-03-24T21:43:00Z"/>
          <w:b/>
          <w:bCs/>
        </w:rPr>
      </w:pPr>
      <w:del w:id="22" w:author="Godwin Pedzisai Dzvapatsva" w:date="2023-03-24T21:43:00Z">
        <w:r w:rsidRPr="004D7FAC" w:rsidDel="006E6630">
          <w:rPr>
            <w:b/>
            <w:bCs/>
          </w:rPr>
          <w:delText>VOCABULARY</w:delText>
        </w:r>
      </w:del>
    </w:p>
    <w:p w14:paraId="319D1044" w14:textId="56C2353C" w:rsidR="004D7FAC" w:rsidRPr="004D7FAC" w:rsidDel="006E6630" w:rsidRDefault="004D7FAC" w:rsidP="004D7FAC">
      <w:pPr>
        <w:shd w:val="clear" w:color="auto" w:fill="D9D9D9" w:themeFill="background1" w:themeFillShade="D9"/>
        <w:spacing w:line="360" w:lineRule="auto"/>
        <w:jc w:val="both"/>
        <w:rPr>
          <w:del w:id="23" w:author="Godwin Pedzisai Dzvapatsva" w:date="2023-03-24T21:43:00Z"/>
        </w:rPr>
      </w:pPr>
      <w:del w:id="24" w:author="Godwin Pedzisai Dzvapatsva" w:date="2023-03-24T21:43:00Z">
        <w:r w:rsidRPr="004D7FAC" w:rsidDel="006E6630">
          <w:delText>Physical computing is the use of physical, embedded microcontroller-based interactive systems that can sense their surroundings and/or control outputs such as lights, displays, and motors.</w:delText>
        </w:r>
      </w:del>
    </w:p>
    <w:p w14:paraId="200DD693" w14:textId="73811D5B" w:rsidR="001601C0" w:rsidDel="006E6630" w:rsidRDefault="001601C0" w:rsidP="001601C0">
      <w:pPr>
        <w:spacing w:after="0" w:line="360" w:lineRule="auto"/>
        <w:ind w:firstLine="720"/>
        <w:jc w:val="both"/>
        <w:rPr>
          <w:del w:id="25" w:author="Godwin Pedzisai Dzvapatsva" w:date="2023-03-24T21:43:00Z"/>
        </w:rPr>
      </w:pPr>
    </w:p>
    <w:p w14:paraId="4B3863E4" w14:textId="3515AB6E" w:rsidR="004D7FAC" w:rsidDel="006E6630" w:rsidRDefault="004D7FAC" w:rsidP="004D7FAC">
      <w:pPr>
        <w:spacing w:line="360" w:lineRule="auto"/>
        <w:jc w:val="both"/>
        <w:rPr>
          <w:del w:id="26" w:author="Godwin Pedzisai Dzvapatsva" w:date="2023-03-24T21:43:00Z"/>
        </w:rPr>
      </w:pPr>
      <w:del w:id="27" w:author="Godwin Pedzisai Dzvapatsva" w:date="2023-03-24T21:43:00Z">
        <w:r w:rsidRPr="004D7FAC" w:rsidDel="006E6630">
          <w:delText>Physical computing is all about using programs to control things in the real world, such as programming your washing machine, altering the temperature on your programmable thermostat, or pressing a button at traffic signals to cross the street safely.</w:delText>
        </w:r>
      </w:del>
    </w:p>
    <w:p w14:paraId="2288DE81" w14:textId="1B5E6AE9" w:rsidR="00BA1D80" w:rsidRDefault="00BA1D80" w:rsidP="00DA75CA">
      <w:del w:id="28" w:author="Godwin Pedzisai Dzvapatsva" w:date="2023-03-24T21:43:00Z">
        <w:r w:rsidDel="006E6630">
          <w:delText xml:space="preserve"> </w:delText>
        </w:r>
      </w:del>
    </w:p>
    <w:p w14:paraId="77CCB800" w14:textId="55AB6F2D" w:rsidR="00BA1D80" w:rsidRDefault="00BA1D80" w:rsidP="006E6630">
      <w:pPr>
        <w:pStyle w:val="Heading3"/>
      </w:pPr>
      <w:r>
        <w:t>3.1.1</w:t>
      </w:r>
      <w:ins w:id="29" w:author="Godwin Pedzisai Dzvapatsva" w:date="2023-03-24T21:44:00Z">
        <w:r w:rsidR="006E6630">
          <w:t>1</w:t>
        </w:r>
      </w:ins>
      <w:del w:id="30" w:author="Godwin Pedzisai Dzvapatsva" w:date="2023-03-24T21:44:00Z">
        <w:r w:rsidDel="006E6630">
          <w:delText>2</w:delText>
        </w:r>
      </w:del>
      <w:r>
        <w:t xml:space="preserve"> </w:t>
      </w:r>
      <w:r>
        <w:tab/>
        <w:t>Explain what the terms 3</w:t>
      </w:r>
      <w:r w:rsidR="005F5F8B">
        <w:t>.</w:t>
      </w:r>
      <w:r>
        <w:t>3</w:t>
      </w:r>
      <w:r w:rsidR="005F5F8B">
        <w:t>V</w:t>
      </w:r>
      <w:r>
        <w:t xml:space="preserve">, 5V, GND GP2 means on the GPIO board </w:t>
      </w:r>
    </w:p>
    <w:p w14:paraId="0B1C0C79" w14:textId="08EC61A8" w:rsidR="005F5F8B" w:rsidRPr="005F5F8B" w:rsidRDefault="005F5F8B" w:rsidP="004D7FAC">
      <w:pPr>
        <w:pStyle w:val="NormalWeb"/>
        <w:shd w:val="clear" w:color="auto" w:fill="FFFFFF"/>
        <w:spacing w:before="0" w:beforeAutospacing="0" w:line="360" w:lineRule="auto"/>
        <w:rPr>
          <w:rFonts w:eastAsia="Calibri"/>
          <w:kern w:val="1"/>
          <w:lang w:val="en-GB" w:eastAsia="zh-CN"/>
        </w:rPr>
      </w:pPr>
      <w:r w:rsidRPr="005F5F8B">
        <w:rPr>
          <w:rFonts w:eastAsia="Calibri"/>
          <w:b/>
          <w:bCs/>
          <w:kern w:val="1"/>
          <w:lang w:val="en-GB" w:eastAsia="zh-CN"/>
        </w:rPr>
        <w:t>Vin: </w:t>
      </w:r>
      <w:r w:rsidRPr="005F5F8B">
        <w:rPr>
          <w:rFonts w:eastAsia="Calibri"/>
          <w:kern w:val="1"/>
          <w:lang w:val="en-GB" w:eastAsia="zh-CN"/>
        </w:rPr>
        <w:t>This is the input voltage pin of the Arduino board used to provide input supply from an external power source. It is located just above the analog pins.</w:t>
      </w:r>
    </w:p>
    <w:p w14:paraId="7D6B9DF8" w14:textId="19CB4889" w:rsidR="005F5F8B" w:rsidRPr="005F5F8B" w:rsidRDefault="005F5F8B" w:rsidP="004D7FAC">
      <w:pPr>
        <w:pStyle w:val="NormalWeb"/>
        <w:shd w:val="clear" w:color="auto" w:fill="FFFFFF"/>
        <w:spacing w:before="0" w:beforeAutospacing="0" w:after="0" w:afterAutospacing="0" w:line="360" w:lineRule="auto"/>
        <w:jc w:val="both"/>
        <w:rPr>
          <w:spacing w:val="-2"/>
        </w:rPr>
      </w:pPr>
      <w:r w:rsidRPr="005F5F8B">
        <w:rPr>
          <w:rStyle w:val="Strong"/>
          <w:rFonts w:eastAsiaTheme="majorEastAsia"/>
          <w:spacing w:val="-2"/>
        </w:rPr>
        <w:lastRenderedPageBreak/>
        <w:t>GND stand for Ground.</w:t>
      </w:r>
      <w:r w:rsidRPr="005F5F8B">
        <w:rPr>
          <w:spacing w:val="-2"/>
        </w:rPr>
        <w:t> </w:t>
      </w:r>
      <w:r w:rsidR="00AB3A23">
        <w:rPr>
          <w:spacing w:val="-2"/>
        </w:rPr>
        <w:t xml:space="preserve">Arduino Uno R3 board which we are using for this book has 2 GND pins. </w:t>
      </w:r>
      <w:r w:rsidRPr="005F5F8B">
        <w:rPr>
          <w:spacing w:val="-2"/>
        </w:rPr>
        <w:t xml:space="preserve">This pin of the board is used to ground the Arduino board. </w:t>
      </w:r>
      <w:r w:rsidR="00AB3A23" w:rsidRPr="005F5F8B">
        <w:rPr>
          <w:spacing w:val="-2"/>
        </w:rPr>
        <w:t>To</w:t>
      </w:r>
      <w:r w:rsidRPr="005F5F8B">
        <w:rPr>
          <w:spacing w:val="-2"/>
        </w:rPr>
        <w:t xml:space="preserve"> prevent user contact with excessive voltages, electrical equipment is </w:t>
      </w:r>
      <w:r w:rsidR="00880C65" w:rsidRPr="005F5F8B">
        <w:rPr>
          <w:spacing w:val="-2"/>
        </w:rPr>
        <w:t>grounded</w:t>
      </w:r>
      <w:r w:rsidRPr="005F5F8B">
        <w:rPr>
          <w:spacing w:val="-2"/>
        </w:rPr>
        <w:t xml:space="preserve"> by connecting it to the ground.</w:t>
      </w:r>
    </w:p>
    <w:p w14:paraId="4E173853" w14:textId="3EB5BF77" w:rsidR="005F5F8B" w:rsidRPr="005F5F8B" w:rsidRDefault="005F5F8B" w:rsidP="004D7FAC">
      <w:pPr>
        <w:pStyle w:val="NormalWeb"/>
        <w:shd w:val="clear" w:color="auto" w:fill="FFFFFF"/>
        <w:spacing w:before="0" w:beforeAutospacing="0" w:after="0" w:afterAutospacing="0" w:line="360" w:lineRule="auto"/>
        <w:rPr>
          <w:spacing w:val="-2"/>
        </w:rPr>
      </w:pPr>
      <w:r w:rsidRPr="005F5F8B">
        <w:rPr>
          <w:rStyle w:val="Strong"/>
          <w:rFonts w:eastAsiaTheme="majorEastAsia"/>
          <w:spacing w:val="-2"/>
        </w:rPr>
        <w:t>5V: </w:t>
      </w:r>
      <w:r w:rsidRPr="005F5F8B">
        <w:rPr>
          <w:spacing w:val="-2"/>
        </w:rPr>
        <w:t xml:space="preserve">This pin of the Arduino board is used as a regulated power supply </w:t>
      </w:r>
      <w:r w:rsidR="00AB3A23" w:rsidRPr="005F5F8B">
        <w:rPr>
          <w:spacing w:val="-2"/>
        </w:rPr>
        <w:t>voltage,</w:t>
      </w:r>
      <w:r w:rsidRPr="005F5F8B">
        <w:rPr>
          <w:spacing w:val="-2"/>
        </w:rPr>
        <w:t xml:space="preserve"> and it is used to give supply to the board as well as onboard components.</w:t>
      </w:r>
    </w:p>
    <w:p w14:paraId="4A4F530D" w14:textId="3AB02879" w:rsidR="00B83093" w:rsidRDefault="005F5F8B" w:rsidP="00B83093">
      <w:pPr>
        <w:pStyle w:val="NormalWeb"/>
        <w:shd w:val="clear" w:color="auto" w:fill="FFFFFF"/>
        <w:spacing w:before="0" w:beforeAutospacing="0" w:after="0" w:afterAutospacing="0" w:line="360" w:lineRule="auto"/>
        <w:rPr>
          <w:spacing w:val="-2"/>
        </w:rPr>
      </w:pPr>
      <w:r w:rsidRPr="005F5F8B">
        <w:rPr>
          <w:rStyle w:val="Strong"/>
          <w:rFonts w:eastAsiaTheme="majorEastAsia"/>
          <w:spacing w:val="-2"/>
        </w:rPr>
        <w:t>3.3V:</w:t>
      </w:r>
      <w:r w:rsidRPr="005F5F8B">
        <w:rPr>
          <w:spacing w:val="-2"/>
        </w:rPr>
        <w:t> This pin of the board is used to provide a supply of 3.3V which is generated from a voltage regulator on the board</w:t>
      </w:r>
      <w:r w:rsidR="00AB3A23">
        <w:rPr>
          <w:spacing w:val="-2"/>
        </w:rPr>
        <w:t>.</w:t>
      </w:r>
    </w:p>
    <w:p w14:paraId="130D8AB2" w14:textId="77777777" w:rsidR="001601C0" w:rsidRDefault="001601C0" w:rsidP="00B83093">
      <w:pPr>
        <w:pStyle w:val="NormalWeb"/>
        <w:shd w:val="clear" w:color="auto" w:fill="FFFFFF"/>
        <w:spacing w:before="0" w:beforeAutospacing="0" w:after="0" w:afterAutospacing="0" w:line="360" w:lineRule="auto"/>
        <w:rPr>
          <w:spacing w:val="-2"/>
        </w:rPr>
      </w:pPr>
    </w:p>
    <w:p w14:paraId="03BBE099" w14:textId="75B61AE7" w:rsidR="00BA1D80" w:rsidRDefault="00BA1D80" w:rsidP="006E6630">
      <w:pPr>
        <w:pStyle w:val="Heading3"/>
      </w:pPr>
      <w:r>
        <w:t>3.1.1</w:t>
      </w:r>
      <w:ins w:id="31" w:author="Godwin Pedzisai Dzvapatsva" w:date="2023-03-24T21:44:00Z">
        <w:r w:rsidR="006E6630">
          <w:t>2</w:t>
        </w:r>
      </w:ins>
      <w:del w:id="32" w:author="Godwin Pedzisai Dzvapatsva" w:date="2023-03-24T21:44:00Z">
        <w:r w:rsidDel="006E6630">
          <w:delText>3</w:delText>
        </w:r>
      </w:del>
      <w:r>
        <w:t xml:space="preserve"> </w:t>
      </w:r>
      <w:r>
        <w:tab/>
        <w:t>Discuss how Arduino is used to enable physical computing</w:t>
      </w:r>
    </w:p>
    <w:p w14:paraId="094F96FF" w14:textId="3E138FC7" w:rsidR="00A83BBD" w:rsidRDefault="00A83BBD" w:rsidP="004D7FAC">
      <w:pPr>
        <w:pStyle w:val="NormalWeb"/>
        <w:keepNext/>
        <w:spacing w:before="0" w:beforeAutospacing="0" w:after="0" w:afterAutospacing="0" w:line="360" w:lineRule="auto"/>
        <w:jc w:val="both"/>
      </w:pPr>
      <w:r>
        <w:t xml:space="preserve">A physical computing environment is a very effective way to introduce or reinforce programming concepts. It also allows students to explore how the concept can be applied to applications that are not based on a screen. However, it has also been used outside of education by artists, engineers for instance to test water quality and so on. In our case, to connect the Arduino to the outside environment or components, we will need to hook it up through a </w:t>
      </w:r>
      <w:r>
        <w:rPr>
          <w:rStyle w:val="Strong"/>
          <w:color w:val="252525"/>
        </w:rPr>
        <w:t xml:space="preserve">solderless </w:t>
      </w:r>
      <w:r>
        <w:t xml:space="preserve">breadboard. You will recall how we used a breadboard with a Raspberry Pi in level 2 programming. On a solderless breadboard, metal strips are enclosed in plastic with a grid of holes called tie-points. We can build circuits quickly without soldering the components permanently (for example). </w:t>
      </w:r>
      <w:r w:rsidR="001601C0">
        <w:t xml:space="preserve">Figure 3.13 shows a picture of a </w:t>
      </w:r>
      <w:r>
        <w:t>breadboard.</w:t>
      </w:r>
    </w:p>
    <w:p w14:paraId="04BDE6C6" w14:textId="77777777" w:rsidR="00A83BBD" w:rsidRDefault="00A83BBD" w:rsidP="00A83BBD">
      <w:pPr>
        <w:pStyle w:val="NormalWeb"/>
        <w:keepNext/>
        <w:spacing w:before="0" w:beforeAutospacing="0" w:after="0" w:afterAutospacing="0"/>
        <w:jc w:val="both"/>
      </w:pPr>
    </w:p>
    <w:p w14:paraId="1AE5F2B8" w14:textId="77777777" w:rsidR="00012FA9" w:rsidRDefault="00A34BF7" w:rsidP="00012FA9">
      <w:pPr>
        <w:pStyle w:val="NormalWeb"/>
        <w:keepNext/>
        <w:spacing w:before="0" w:beforeAutospacing="0" w:after="0" w:afterAutospacing="0"/>
        <w:jc w:val="both"/>
      </w:pPr>
      <w:r>
        <w:rPr>
          <w:noProof/>
        </w:rPr>
        <w:drawing>
          <wp:inline distT="0" distB="0" distL="0" distR="0" wp14:anchorId="0A10D755" wp14:editId="1F40CB1D">
            <wp:extent cx="3058795" cy="24573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2886" cy="2468701"/>
                    </a:xfrm>
                    <a:prstGeom prst="rect">
                      <a:avLst/>
                    </a:prstGeom>
                    <a:noFill/>
                    <a:ln>
                      <a:noFill/>
                    </a:ln>
                  </pic:spPr>
                </pic:pic>
              </a:graphicData>
            </a:graphic>
          </wp:inline>
        </w:drawing>
      </w:r>
    </w:p>
    <w:p w14:paraId="0258A5EC" w14:textId="43B4F567" w:rsidR="00A34BF7" w:rsidRPr="00012FA9" w:rsidRDefault="00012FA9" w:rsidP="00012FA9">
      <w:pPr>
        <w:pStyle w:val="Caption"/>
        <w:jc w:val="both"/>
        <w:rPr>
          <w:i w:val="0"/>
          <w:iCs w:val="0"/>
          <w:color w:val="auto"/>
          <w:sz w:val="24"/>
          <w:szCs w:val="24"/>
        </w:rPr>
      </w:pPr>
      <w:r w:rsidRPr="00012FA9">
        <w:rPr>
          <w:i w:val="0"/>
          <w:iCs w:val="0"/>
          <w:color w:val="auto"/>
          <w:sz w:val="24"/>
          <w:szCs w:val="24"/>
        </w:rPr>
        <w:t xml:space="preserve">Figure 3. </w:t>
      </w:r>
      <w:r w:rsidRPr="00012FA9">
        <w:rPr>
          <w:i w:val="0"/>
          <w:iCs w:val="0"/>
          <w:color w:val="auto"/>
          <w:sz w:val="24"/>
          <w:szCs w:val="24"/>
        </w:rPr>
        <w:fldChar w:fldCharType="begin"/>
      </w:r>
      <w:r w:rsidRPr="00012FA9">
        <w:rPr>
          <w:i w:val="0"/>
          <w:iCs w:val="0"/>
          <w:color w:val="auto"/>
          <w:sz w:val="24"/>
          <w:szCs w:val="24"/>
        </w:rPr>
        <w:instrText xml:space="preserve"> SEQ Figure_3. \* ARABIC </w:instrText>
      </w:r>
      <w:r w:rsidRPr="00012FA9">
        <w:rPr>
          <w:i w:val="0"/>
          <w:iCs w:val="0"/>
          <w:color w:val="auto"/>
          <w:sz w:val="24"/>
          <w:szCs w:val="24"/>
        </w:rPr>
        <w:fldChar w:fldCharType="separate"/>
      </w:r>
      <w:r w:rsidR="00AF1BF5">
        <w:rPr>
          <w:i w:val="0"/>
          <w:iCs w:val="0"/>
          <w:noProof/>
          <w:color w:val="auto"/>
          <w:sz w:val="24"/>
          <w:szCs w:val="24"/>
        </w:rPr>
        <w:t>13</w:t>
      </w:r>
      <w:r w:rsidRPr="00012FA9">
        <w:rPr>
          <w:i w:val="0"/>
          <w:iCs w:val="0"/>
          <w:color w:val="auto"/>
          <w:sz w:val="24"/>
          <w:szCs w:val="24"/>
        </w:rPr>
        <w:fldChar w:fldCharType="end"/>
      </w:r>
      <w:r w:rsidRPr="00012FA9">
        <w:rPr>
          <w:i w:val="0"/>
          <w:iCs w:val="0"/>
          <w:color w:val="auto"/>
          <w:sz w:val="24"/>
          <w:szCs w:val="24"/>
        </w:rPr>
        <w:t>: Breadboard</w:t>
      </w:r>
    </w:p>
    <w:p w14:paraId="2882C561" w14:textId="653DFA44" w:rsidR="00A34BF7" w:rsidRPr="00A34BF7" w:rsidRDefault="00A34BF7" w:rsidP="00A34BF7">
      <w:r>
        <w:t>To refresh your memory on using a breadboard, go through the tutorial in the link below:</w:t>
      </w:r>
    </w:p>
    <w:p w14:paraId="027642EF" w14:textId="15B6EAC8" w:rsidR="00A34BF7" w:rsidRPr="00880C65" w:rsidRDefault="00A34BF7" w:rsidP="00880C65">
      <w:pPr>
        <w:shd w:val="clear" w:color="auto" w:fill="D9D9D9" w:themeFill="background1" w:themeFillShade="D9"/>
        <w:rPr>
          <w:b/>
          <w:bCs/>
        </w:rPr>
      </w:pPr>
      <w:r w:rsidRPr="00880C65">
        <w:rPr>
          <w:b/>
          <w:bCs/>
        </w:rPr>
        <w:t>e-Link</w:t>
      </w:r>
    </w:p>
    <w:p w14:paraId="2559B999" w14:textId="5D400BDA" w:rsidR="00A34BF7" w:rsidRDefault="00000000" w:rsidP="00880C65">
      <w:pPr>
        <w:shd w:val="clear" w:color="auto" w:fill="D9D9D9" w:themeFill="background1" w:themeFillShade="D9"/>
      </w:pPr>
      <w:hyperlink r:id="rId29" w:history="1">
        <w:r w:rsidR="00A34BF7" w:rsidRPr="00C77D79">
          <w:rPr>
            <w:rStyle w:val="Hyperlink"/>
          </w:rPr>
          <w:t>https://www.youtube.com/embed/CfdaJ4z4u4w</w:t>
        </w:r>
      </w:hyperlink>
    </w:p>
    <w:p w14:paraId="1B9C0120" w14:textId="77777777" w:rsidR="00EC37A9" w:rsidRDefault="00EC37A9" w:rsidP="00A34BF7">
      <w:pPr>
        <w:rPr>
          <w:b/>
          <w:bCs/>
        </w:rPr>
      </w:pPr>
    </w:p>
    <w:p w14:paraId="6C09F2F2" w14:textId="4E7CFCA3" w:rsidR="00A34BF7" w:rsidRPr="00EA2F07" w:rsidRDefault="00A324A0" w:rsidP="00A34BF7">
      <w:pPr>
        <w:rPr>
          <w:b/>
          <w:bCs/>
        </w:rPr>
      </w:pPr>
      <w:r w:rsidRPr="00EA2F07">
        <w:rPr>
          <w:b/>
          <w:bCs/>
        </w:rPr>
        <w:lastRenderedPageBreak/>
        <w:t>Connecting an external LED to the Arduino</w:t>
      </w:r>
    </w:p>
    <w:p w14:paraId="37C64274" w14:textId="6FC1CCEE" w:rsidR="00A324A0" w:rsidRDefault="00A324A0" w:rsidP="004D7FAC">
      <w:pPr>
        <w:spacing w:after="0" w:line="360" w:lineRule="auto"/>
      </w:pPr>
      <w:r>
        <w:t>In this exercise, we need to connect an LED on to the breadboard and link it with our Arduino and make it blink.</w:t>
      </w:r>
    </w:p>
    <w:p w14:paraId="50A6C1F6" w14:textId="77777777" w:rsidR="00A324A0" w:rsidRDefault="00A324A0" w:rsidP="004D7FAC">
      <w:pPr>
        <w:spacing w:after="0" w:line="360" w:lineRule="auto"/>
      </w:pPr>
      <w:r>
        <w:t>You will need:</w:t>
      </w:r>
    </w:p>
    <w:p w14:paraId="286BE3CB" w14:textId="17D8144A" w:rsidR="00A324A0" w:rsidRDefault="00A324A0" w:rsidP="004D7FAC">
      <w:pPr>
        <w:pStyle w:val="ListParagraph"/>
        <w:numPr>
          <w:ilvl w:val="0"/>
          <w:numId w:val="139"/>
        </w:numPr>
        <w:spacing w:after="0" w:line="360" w:lineRule="auto"/>
      </w:pPr>
      <w:r>
        <w:t>Arduino Uno R3 board</w:t>
      </w:r>
    </w:p>
    <w:p w14:paraId="578F1B65" w14:textId="16E3BFDB" w:rsidR="00A324A0" w:rsidRDefault="00A324A0" w:rsidP="004D7FAC">
      <w:pPr>
        <w:pStyle w:val="ListParagraph"/>
        <w:numPr>
          <w:ilvl w:val="0"/>
          <w:numId w:val="139"/>
        </w:numPr>
        <w:spacing w:after="0" w:line="360" w:lineRule="auto"/>
      </w:pPr>
      <w:r>
        <w:t>Breadboard</w:t>
      </w:r>
    </w:p>
    <w:p w14:paraId="3A43EEC8" w14:textId="583F2456" w:rsidR="00A324A0" w:rsidRDefault="00A324A0" w:rsidP="004D7FAC">
      <w:pPr>
        <w:pStyle w:val="ListParagraph"/>
        <w:numPr>
          <w:ilvl w:val="0"/>
          <w:numId w:val="139"/>
        </w:numPr>
        <w:spacing w:after="0" w:line="360" w:lineRule="auto"/>
      </w:pPr>
      <w:r>
        <w:t>Two jumper cables. (I recommend using different colours)</w:t>
      </w:r>
    </w:p>
    <w:p w14:paraId="0961DB6D" w14:textId="2C6F0685" w:rsidR="00A324A0" w:rsidRDefault="00A324A0" w:rsidP="004D7FAC">
      <w:pPr>
        <w:pStyle w:val="ListParagraph"/>
        <w:numPr>
          <w:ilvl w:val="0"/>
          <w:numId w:val="139"/>
        </w:numPr>
        <w:spacing w:after="0" w:line="360" w:lineRule="auto"/>
      </w:pPr>
      <w:r>
        <w:t>An LED</w:t>
      </w:r>
    </w:p>
    <w:p w14:paraId="3A59DABB" w14:textId="41B9D99F" w:rsidR="00A324A0" w:rsidRDefault="00A324A0" w:rsidP="004D7FAC">
      <w:pPr>
        <w:pStyle w:val="ListParagraph"/>
        <w:numPr>
          <w:ilvl w:val="0"/>
          <w:numId w:val="139"/>
        </w:numPr>
        <w:spacing w:after="0" w:line="360" w:lineRule="auto"/>
      </w:pPr>
      <w:r w:rsidRPr="00A324A0">
        <w:t>220 Ohm resistor</w:t>
      </w:r>
    </w:p>
    <w:p w14:paraId="372DD17F" w14:textId="064652C7" w:rsidR="00A324A0" w:rsidRDefault="00A324A0" w:rsidP="00A324A0"/>
    <w:p w14:paraId="52E262E0" w14:textId="618C17FF" w:rsidR="00A324A0" w:rsidRPr="00D611D9" w:rsidRDefault="00A324A0" w:rsidP="00A324A0">
      <w:pPr>
        <w:rPr>
          <w:b/>
          <w:bCs/>
        </w:rPr>
      </w:pPr>
      <w:r w:rsidRPr="00D611D9">
        <w:rPr>
          <w:b/>
          <w:bCs/>
        </w:rPr>
        <w:t>INSTRUCTIONS</w:t>
      </w:r>
    </w:p>
    <w:p w14:paraId="35B90D3C" w14:textId="77777777" w:rsidR="00A324A0" w:rsidRPr="00DA75CA" w:rsidRDefault="00A324A0" w:rsidP="00D611D9">
      <w:pPr>
        <w:pStyle w:val="ListParagraph"/>
        <w:numPr>
          <w:ilvl w:val="1"/>
          <w:numId w:val="17"/>
        </w:numPr>
        <w:shd w:val="clear" w:color="auto" w:fill="D9D9D9" w:themeFill="background1" w:themeFillShade="D9"/>
        <w:spacing w:after="0" w:line="360" w:lineRule="auto"/>
        <w:ind w:left="567" w:hanging="567"/>
        <w:jc w:val="both"/>
        <w:rPr>
          <w:rFonts w:eastAsia="Times New Roman" w:cs="Times New Roman"/>
          <w:kern w:val="0"/>
          <w:szCs w:val="24"/>
          <w:lang w:val="en-ZA" w:eastAsia="en-ZA"/>
        </w:rPr>
      </w:pPr>
      <w:r w:rsidRPr="00DA75CA">
        <w:rPr>
          <w:rFonts w:eastAsia="Times New Roman" w:cs="Times New Roman"/>
          <w:kern w:val="0"/>
          <w:szCs w:val="24"/>
          <w:lang w:val="en-ZA" w:eastAsia="en-ZA"/>
        </w:rPr>
        <w:t>First make sure that the Arduino is powered off (no USB cable plugged to anything).</w:t>
      </w:r>
    </w:p>
    <w:p w14:paraId="72BC5948" w14:textId="5F8DFD6E" w:rsidR="0094239E" w:rsidRPr="00DA75CA" w:rsidRDefault="00A324A0" w:rsidP="00D611D9">
      <w:pPr>
        <w:pStyle w:val="ListParagraph"/>
        <w:numPr>
          <w:ilvl w:val="1"/>
          <w:numId w:val="17"/>
        </w:numPr>
        <w:shd w:val="clear" w:color="auto" w:fill="D9D9D9" w:themeFill="background1" w:themeFillShade="D9"/>
        <w:spacing w:after="0" w:line="360" w:lineRule="auto"/>
        <w:ind w:left="567" w:hanging="567"/>
        <w:jc w:val="both"/>
        <w:rPr>
          <w:rFonts w:eastAsia="Times New Roman" w:cs="Times New Roman"/>
          <w:kern w:val="0"/>
          <w:szCs w:val="24"/>
          <w:lang w:val="en-ZA" w:eastAsia="en-ZA"/>
        </w:rPr>
      </w:pPr>
      <w:r w:rsidRPr="00DA75CA">
        <w:rPr>
          <w:rFonts w:eastAsia="Times New Roman" w:cs="Times New Roman"/>
          <w:kern w:val="0"/>
          <w:szCs w:val="24"/>
          <w:lang w:val="en-ZA" w:eastAsia="en-ZA"/>
        </w:rPr>
        <w:t>Check the LED, you will see that one of the leg is shorter than the other one. This is the cathode and it connects to the ground GND via the jumper cable</w:t>
      </w:r>
      <w:r w:rsidR="0094239E" w:rsidRPr="00DA75CA">
        <w:rPr>
          <w:rFonts w:eastAsia="Times New Roman" w:cs="Times New Roman"/>
          <w:kern w:val="0"/>
          <w:szCs w:val="24"/>
          <w:lang w:val="en-ZA" w:eastAsia="en-ZA"/>
        </w:rPr>
        <w:t xml:space="preserve"> (black cable preferred for GND). (Use roe 6 all in column E)</w:t>
      </w:r>
    </w:p>
    <w:p w14:paraId="1AD4C03F" w14:textId="39BDFB56" w:rsidR="0094239E" w:rsidRPr="00DA75CA" w:rsidRDefault="0094239E" w:rsidP="00D611D9">
      <w:pPr>
        <w:pStyle w:val="ListParagraph"/>
        <w:numPr>
          <w:ilvl w:val="1"/>
          <w:numId w:val="17"/>
        </w:numPr>
        <w:shd w:val="clear" w:color="auto" w:fill="D9D9D9" w:themeFill="background1" w:themeFillShade="D9"/>
        <w:spacing w:after="0" w:line="360" w:lineRule="auto"/>
        <w:ind w:left="567" w:hanging="567"/>
        <w:jc w:val="both"/>
        <w:rPr>
          <w:rFonts w:eastAsia="Times New Roman" w:cs="Times New Roman"/>
          <w:kern w:val="0"/>
          <w:szCs w:val="24"/>
          <w:lang w:val="en-ZA" w:eastAsia="en-ZA"/>
        </w:rPr>
      </w:pPr>
      <w:r w:rsidRPr="00DA75CA">
        <w:rPr>
          <w:rFonts w:eastAsia="Times New Roman" w:cs="Times New Roman"/>
          <w:kern w:val="0"/>
          <w:szCs w:val="24"/>
          <w:lang w:val="en-ZA" w:eastAsia="en-ZA"/>
        </w:rPr>
        <w:t>Connect the longer leg of the LED (Anode) to a different hole (row 7 on the breadboard), on a different and independent line of the breadboard.</w:t>
      </w:r>
    </w:p>
    <w:p w14:paraId="5D0AB729" w14:textId="027933D7" w:rsidR="00A324A0" w:rsidRPr="00DA75CA" w:rsidRDefault="0094239E" w:rsidP="00D611D9">
      <w:pPr>
        <w:pStyle w:val="ListParagraph"/>
        <w:numPr>
          <w:ilvl w:val="1"/>
          <w:numId w:val="17"/>
        </w:numPr>
        <w:shd w:val="clear" w:color="auto" w:fill="D9D9D9" w:themeFill="background1" w:themeFillShade="D9"/>
        <w:spacing w:after="0" w:line="360" w:lineRule="auto"/>
        <w:ind w:left="567" w:hanging="567"/>
        <w:jc w:val="both"/>
        <w:rPr>
          <w:rFonts w:eastAsia="Times New Roman" w:cs="Times New Roman"/>
          <w:kern w:val="0"/>
          <w:szCs w:val="24"/>
          <w:lang w:val="en-ZA" w:eastAsia="en-ZA"/>
        </w:rPr>
      </w:pPr>
      <w:r w:rsidRPr="00DA75CA">
        <w:rPr>
          <w:rFonts w:eastAsia="Times New Roman" w:cs="Times New Roman"/>
          <w:kern w:val="0"/>
          <w:szCs w:val="24"/>
          <w:lang w:val="en-ZA" w:eastAsia="en-ZA"/>
        </w:rPr>
        <w:t>Plug a 220 Ohm resistor between this longer leg and a digital pin of the Arduino, using an additional coloured wire (no red, no black) for convenience. The anode is linked to pin 12 on our breadboard.</w:t>
      </w:r>
    </w:p>
    <w:p w14:paraId="7EC679EC" w14:textId="4E5BA07B" w:rsidR="0094239E" w:rsidRPr="00DA75CA" w:rsidRDefault="0094239E" w:rsidP="00D611D9">
      <w:pPr>
        <w:pStyle w:val="ListParagraph"/>
        <w:numPr>
          <w:ilvl w:val="1"/>
          <w:numId w:val="17"/>
        </w:numPr>
        <w:shd w:val="clear" w:color="auto" w:fill="D9D9D9" w:themeFill="background1" w:themeFillShade="D9"/>
        <w:spacing w:after="0" w:line="360" w:lineRule="auto"/>
        <w:ind w:left="567" w:hanging="567"/>
        <w:jc w:val="both"/>
        <w:rPr>
          <w:rFonts w:eastAsia="Times New Roman" w:cs="Times New Roman"/>
          <w:kern w:val="0"/>
          <w:szCs w:val="24"/>
          <w:lang w:val="en-ZA" w:eastAsia="en-ZA"/>
        </w:rPr>
      </w:pPr>
      <w:r w:rsidRPr="00DA75CA">
        <w:rPr>
          <w:rFonts w:eastAsia="Times New Roman" w:cs="Times New Roman"/>
          <w:kern w:val="0"/>
          <w:szCs w:val="24"/>
          <w:lang w:val="en-ZA" w:eastAsia="en-ZA"/>
        </w:rPr>
        <w:t xml:space="preserve">Now let us program our Arduino to </w:t>
      </w:r>
      <w:r w:rsidR="004D7FAC" w:rsidRPr="00DA75CA">
        <w:rPr>
          <w:rFonts w:eastAsia="Times New Roman" w:cs="Times New Roman"/>
          <w:kern w:val="0"/>
          <w:szCs w:val="24"/>
          <w:lang w:val="en-ZA" w:eastAsia="en-ZA"/>
        </w:rPr>
        <w:t>communicate</w:t>
      </w:r>
      <w:r w:rsidR="00DA75CA" w:rsidRPr="00DA75CA">
        <w:rPr>
          <w:rFonts w:eastAsia="Times New Roman" w:cs="Times New Roman"/>
          <w:kern w:val="0"/>
          <w:szCs w:val="24"/>
          <w:lang w:val="en-ZA" w:eastAsia="en-ZA"/>
        </w:rPr>
        <w:t xml:space="preserve"> with</w:t>
      </w:r>
      <w:r w:rsidRPr="00DA75CA">
        <w:rPr>
          <w:rFonts w:eastAsia="Times New Roman" w:cs="Times New Roman"/>
          <w:kern w:val="0"/>
          <w:szCs w:val="24"/>
          <w:lang w:val="en-ZA" w:eastAsia="en-ZA"/>
        </w:rPr>
        <w:t xml:space="preserve"> the IDE. Your code will look as </w:t>
      </w:r>
      <w:r w:rsidR="00DA75CA" w:rsidRPr="00DA75CA">
        <w:rPr>
          <w:rFonts w:eastAsia="Times New Roman" w:cs="Times New Roman"/>
          <w:kern w:val="0"/>
          <w:szCs w:val="24"/>
          <w:lang w:val="en-ZA" w:eastAsia="en-ZA"/>
        </w:rPr>
        <w:t>in example 3.</w:t>
      </w:r>
      <w:r w:rsidR="00943A76">
        <w:rPr>
          <w:rFonts w:eastAsia="Times New Roman" w:cs="Times New Roman"/>
          <w:kern w:val="0"/>
          <w:szCs w:val="24"/>
          <w:lang w:val="en-ZA" w:eastAsia="en-ZA"/>
        </w:rPr>
        <w:t>8</w:t>
      </w:r>
      <w:r w:rsidRPr="00DA75CA">
        <w:rPr>
          <w:rFonts w:eastAsia="Times New Roman" w:cs="Times New Roman"/>
          <w:kern w:val="0"/>
          <w:szCs w:val="24"/>
          <w:lang w:val="en-ZA" w:eastAsia="en-ZA"/>
        </w:rPr>
        <w:t>:</w:t>
      </w:r>
    </w:p>
    <w:p w14:paraId="01CA36A8" w14:textId="459F8F37" w:rsidR="00DA75CA" w:rsidRDefault="00DA75CA" w:rsidP="00DA75CA">
      <w:pPr>
        <w:spacing w:after="0" w:line="240" w:lineRule="auto"/>
        <w:ind w:left="567"/>
        <w:rPr>
          <w:rFonts w:ascii="Courier New" w:eastAsia="Times New Roman" w:hAnsi="Courier New" w:cs="Courier New"/>
          <w:color w:val="7F8C8D"/>
          <w:kern w:val="0"/>
          <w:sz w:val="21"/>
          <w:szCs w:val="21"/>
          <w:lang w:val="en-ZA" w:eastAsia="en-ZA"/>
        </w:rPr>
      </w:pPr>
    </w:p>
    <w:p w14:paraId="15461610" w14:textId="278ED3B6" w:rsidR="00DA75CA" w:rsidRPr="00DA75CA" w:rsidRDefault="00DA75CA" w:rsidP="00DA75CA">
      <w:pPr>
        <w:spacing w:after="0" w:line="240" w:lineRule="auto"/>
        <w:ind w:left="567"/>
        <w:rPr>
          <w:rFonts w:eastAsia="Times New Roman" w:cs="Times New Roman"/>
          <w:b/>
          <w:bCs/>
          <w:kern w:val="0"/>
          <w:szCs w:val="24"/>
          <w:lang w:val="en-ZA" w:eastAsia="en-ZA"/>
        </w:rPr>
      </w:pPr>
      <w:r w:rsidRPr="00DA75CA">
        <w:rPr>
          <w:rFonts w:eastAsia="Times New Roman" w:cs="Times New Roman"/>
          <w:b/>
          <w:bCs/>
          <w:kern w:val="0"/>
          <w:szCs w:val="24"/>
          <w:lang w:val="en-ZA" w:eastAsia="en-ZA"/>
        </w:rPr>
        <w:t>EXAMPLE 3.</w:t>
      </w:r>
      <w:r w:rsidR="00943A76">
        <w:rPr>
          <w:rFonts w:eastAsia="Times New Roman" w:cs="Times New Roman"/>
          <w:b/>
          <w:bCs/>
          <w:kern w:val="0"/>
          <w:szCs w:val="24"/>
          <w:lang w:val="en-ZA" w:eastAsia="en-ZA"/>
        </w:rPr>
        <w:t>8</w:t>
      </w:r>
    </w:p>
    <w:p w14:paraId="407D3EA8" w14:textId="77777777" w:rsidR="00DA75CA" w:rsidRDefault="00DA75CA" w:rsidP="00DA75CA">
      <w:pPr>
        <w:spacing w:after="0" w:line="240" w:lineRule="auto"/>
        <w:ind w:left="567"/>
        <w:rPr>
          <w:rFonts w:ascii="Courier New" w:eastAsia="Times New Roman" w:hAnsi="Courier New" w:cs="Courier New"/>
          <w:color w:val="7F8C8D"/>
          <w:kern w:val="0"/>
          <w:sz w:val="21"/>
          <w:szCs w:val="21"/>
          <w:lang w:val="en-ZA" w:eastAsia="en-ZA"/>
        </w:rPr>
      </w:pPr>
    </w:p>
    <w:p w14:paraId="7112DB3A" w14:textId="06408B47" w:rsidR="0094239E" w:rsidRPr="00EA2F07" w:rsidRDefault="0094239E" w:rsidP="00510F35">
      <w:pPr>
        <w:shd w:val="clear" w:color="auto" w:fill="1F272A"/>
        <w:spacing w:after="0" w:line="240" w:lineRule="auto"/>
        <w:ind w:left="567"/>
        <w:rPr>
          <w:rFonts w:ascii="Courier New" w:eastAsia="Times New Roman" w:hAnsi="Courier New" w:cs="Courier New"/>
          <w:color w:val="DAE3E3"/>
          <w:kern w:val="0"/>
          <w:sz w:val="21"/>
          <w:szCs w:val="21"/>
          <w:lang w:val="en-ZA" w:eastAsia="en-ZA"/>
        </w:rPr>
      </w:pPr>
      <w:r w:rsidRPr="00EA2F07">
        <w:rPr>
          <w:rFonts w:ascii="Courier New" w:eastAsia="Times New Roman" w:hAnsi="Courier New" w:cs="Courier New"/>
          <w:color w:val="7F8C8D"/>
          <w:kern w:val="0"/>
          <w:sz w:val="21"/>
          <w:szCs w:val="21"/>
          <w:lang w:val="en-ZA" w:eastAsia="en-ZA"/>
        </w:rPr>
        <w:t>//Code to blink an external LED connected on the breadboard</w:t>
      </w:r>
    </w:p>
    <w:p w14:paraId="7B7120E0" w14:textId="77777777" w:rsidR="0094239E" w:rsidRPr="00EA2F07" w:rsidRDefault="0094239E" w:rsidP="00510F35">
      <w:pPr>
        <w:shd w:val="clear" w:color="auto" w:fill="1F272A"/>
        <w:spacing w:after="0" w:line="240" w:lineRule="auto"/>
        <w:ind w:left="567"/>
        <w:rPr>
          <w:rFonts w:ascii="Courier New" w:eastAsia="Times New Roman" w:hAnsi="Courier New" w:cs="Courier New"/>
          <w:color w:val="DAE3E3"/>
          <w:kern w:val="0"/>
          <w:sz w:val="21"/>
          <w:szCs w:val="21"/>
          <w:lang w:val="en-ZA" w:eastAsia="en-ZA"/>
        </w:rPr>
      </w:pPr>
      <w:r w:rsidRPr="00EA2F07">
        <w:rPr>
          <w:rFonts w:ascii="Courier New" w:eastAsia="Times New Roman" w:hAnsi="Courier New" w:cs="Courier New"/>
          <w:color w:val="0CA1A6"/>
          <w:kern w:val="0"/>
          <w:sz w:val="21"/>
          <w:szCs w:val="21"/>
          <w:lang w:val="en-ZA" w:eastAsia="en-ZA"/>
        </w:rPr>
        <w:t>void</w:t>
      </w:r>
      <w:r w:rsidRPr="00EA2F07">
        <w:rPr>
          <w:rFonts w:ascii="Courier New" w:eastAsia="Times New Roman" w:hAnsi="Courier New" w:cs="Courier New"/>
          <w:color w:val="DAE3E3"/>
          <w:kern w:val="0"/>
          <w:sz w:val="21"/>
          <w:szCs w:val="21"/>
          <w:lang w:val="en-ZA" w:eastAsia="en-ZA"/>
        </w:rPr>
        <w:t xml:space="preserve"> </w:t>
      </w:r>
      <w:r w:rsidRPr="00EA2F07">
        <w:rPr>
          <w:rFonts w:ascii="Courier New" w:eastAsia="Times New Roman" w:hAnsi="Courier New" w:cs="Courier New"/>
          <w:color w:val="F39C12"/>
          <w:kern w:val="0"/>
          <w:sz w:val="21"/>
          <w:szCs w:val="21"/>
          <w:lang w:val="en-ZA" w:eastAsia="en-ZA"/>
        </w:rPr>
        <w:t>setup</w:t>
      </w:r>
      <w:r w:rsidRPr="00EA2F07">
        <w:rPr>
          <w:rFonts w:ascii="Courier New" w:eastAsia="Times New Roman" w:hAnsi="Courier New" w:cs="Courier New"/>
          <w:color w:val="DAE3E3"/>
          <w:kern w:val="0"/>
          <w:sz w:val="21"/>
          <w:szCs w:val="21"/>
          <w:lang w:val="en-ZA" w:eastAsia="en-ZA"/>
        </w:rPr>
        <w:t>()</w:t>
      </w:r>
    </w:p>
    <w:p w14:paraId="3E07254A" w14:textId="77777777" w:rsidR="0094239E" w:rsidRPr="00EA2F07" w:rsidRDefault="0094239E" w:rsidP="00510F35">
      <w:pPr>
        <w:shd w:val="clear" w:color="auto" w:fill="1F272A"/>
        <w:spacing w:after="0" w:line="240" w:lineRule="auto"/>
        <w:ind w:left="567"/>
        <w:rPr>
          <w:rFonts w:ascii="Courier New" w:eastAsia="Times New Roman" w:hAnsi="Courier New" w:cs="Courier New"/>
          <w:color w:val="DAE3E3"/>
          <w:kern w:val="0"/>
          <w:sz w:val="21"/>
          <w:szCs w:val="21"/>
          <w:lang w:val="en-ZA" w:eastAsia="en-ZA"/>
        </w:rPr>
      </w:pPr>
      <w:r w:rsidRPr="00EA2F07">
        <w:rPr>
          <w:rFonts w:ascii="Courier New" w:eastAsia="Times New Roman" w:hAnsi="Courier New" w:cs="Courier New"/>
          <w:color w:val="DAE3E3"/>
          <w:kern w:val="0"/>
          <w:sz w:val="21"/>
          <w:szCs w:val="21"/>
          <w:lang w:val="en-ZA" w:eastAsia="en-ZA"/>
        </w:rPr>
        <w:t>{</w:t>
      </w:r>
    </w:p>
    <w:p w14:paraId="332E61B9" w14:textId="77777777" w:rsidR="0094239E" w:rsidRPr="00EA2F07" w:rsidRDefault="0094239E" w:rsidP="00510F35">
      <w:pPr>
        <w:shd w:val="clear" w:color="auto" w:fill="1F272A"/>
        <w:spacing w:after="0" w:line="240" w:lineRule="auto"/>
        <w:ind w:left="567"/>
        <w:rPr>
          <w:rFonts w:ascii="Courier New" w:eastAsia="Times New Roman" w:hAnsi="Courier New" w:cs="Courier New"/>
          <w:color w:val="DAE3E3"/>
          <w:kern w:val="0"/>
          <w:sz w:val="21"/>
          <w:szCs w:val="21"/>
          <w:lang w:val="en-ZA" w:eastAsia="en-ZA"/>
        </w:rPr>
      </w:pPr>
      <w:r w:rsidRPr="00EA2F07">
        <w:rPr>
          <w:rFonts w:ascii="Courier New" w:eastAsia="Times New Roman" w:hAnsi="Courier New" w:cs="Courier New"/>
          <w:color w:val="DAE3E3"/>
          <w:kern w:val="0"/>
          <w:sz w:val="21"/>
          <w:szCs w:val="21"/>
          <w:lang w:val="en-ZA" w:eastAsia="en-ZA"/>
        </w:rPr>
        <w:t xml:space="preserve">  </w:t>
      </w:r>
      <w:r w:rsidRPr="00EA2F07">
        <w:rPr>
          <w:rFonts w:ascii="Courier New" w:eastAsia="Times New Roman" w:hAnsi="Courier New" w:cs="Courier New"/>
          <w:color w:val="F39C12"/>
          <w:kern w:val="0"/>
          <w:sz w:val="21"/>
          <w:szCs w:val="21"/>
          <w:lang w:val="en-ZA" w:eastAsia="en-ZA"/>
        </w:rPr>
        <w:t>pinMode</w:t>
      </w:r>
      <w:r w:rsidRPr="00EA2F07">
        <w:rPr>
          <w:rFonts w:ascii="Courier New" w:eastAsia="Times New Roman" w:hAnsi="Courier New" w:cs="Courier New"/>
          <w:color w:val="DAE3E3"/>
          <w:kern w:val="0"/>
          <w:sz w:val="21"/>
          <w:szCs w:val="21"/>
          <w:lang w:val="en-ZA" w:eastAsia="en-ZA"/>
        </w:rPr>
        <w:t>(</w:t>
      </w:r>
      <w:r w:rsidRPr="00EA2F07">
        <w:rPr>
          <w:rFonts w:ascii="Courier New" w:eastAsia="Times New Roman" w:hAnsi="Courier New" w:cs="Courier New"/>
          <w:color w:val="7FCBCD"/>
          <w:kern w:val="0"/>
          <w:sz w:val="21"/>
          <w:szCs w:val="21"/>
          <w:lang w:val="en-ZA" w:eastAsia="en-ZA"/>
        </w:rPr>
        <w:t>12</w:t>
      </w:r>
      <w:r w:rsidRPr="00EA2F07">
        <w:rPr>
          <w:rFonts w:ascii="Courier New" w:eastAsia="Times New Roman" w:hAnsi="Courier New" w:cs="Courier New"/>
          <w:color w:val="DAE3E3"/>
          <w:kern w:val="0"/>
          <w:sz w:val="21"/>
          <w:szCs w:val="21"/>
          <w:lang w:val="en-ZA" w:eastAsia="en-ZA"/>
        </w:rPr>
        <w:t>, OUTPUT);</w:t>
      </w:r>
      <w:r w:rsidRPr="00EA2F07">
        <w:rPr>
          <w:rFonts w:ascii="Courier New" w:eastAsia="Times New Roman" w:hAnsi="Courier New" w:cs="Courier New"/>
          <w:color w:val="7F8C8D"/>
          <w:kern w:val="0"/>
          <w:sz w:val="21"/>
          <w:szCs w:val="21"/>
          <w:lang w:val="en-ZA" w:eastAsia="en-ZA"/>
        </w:rPr>
        <w:t xml:space="preserve"> // Initialising pin 12 as our output</w:t>
      </w:r>
    </w:p>
    <w:p w14:paraId="496BDC21" w14:textId="1CAFC80E" w:rsidR="0094239E" w:rsidRPr="00EA2F07" w:rsidRDefault="0094239E" w:rsidP="00510F35">
      <w:pPr>
        <w:shd w:val="clear" w:color="auto" w:fill="1F272A"/>
        <w:spacing w:after="0" w:line="240" w:lineRule="auto"/>
        <w:ind w:left="567"/>
        <w:rPr>
          <w:rFonts w:ascii="Courier New" w:eastAsia="Times New Roman" w:hAnsi="Courier New" w:cs="Courier New"/>
          <w:color w:val="DAE3E3"/>
          <w:kern w:val="0"/>
          <w:sz w:val="21"/>
          <w:szCs w:val="21"/>
          <w:lang w:val="en-ZA" w:eastAsia="en-ZA"/>
        </w:rPr>
      </w:pPr>
      <w:r w:rsidRPr="00EA2F07">
        <w:rPr>
          <w:rFonts w:ascii="Courier New" w:eastAsia="Times New Roman" w:hAnsi="Courier New" w:cs="Courier New"/>
          <w:color w:val="DAE3E3"/>
          <w:kern w:val="0"/>
          <w:sz w:val="21"/>
          <w:szCs w:val="21"/>
          <w:lang w:val="en-ZA" w:eastAsia="en-ZA"/>
        </w:rPr>
        <w:t>  }</w:t>
      </w:r>
    </w:p>
    <w:p w14:paraId="49E8AC37" w14:textId="77777777" w:rsidR="0094239E" w:rsidRPr="00EA2F07" w:rsidRDefault="0094239E" w:rsidP="00510F35">
      <w:pPr>
        <w:shd w:val="clear" w:color="auto" w:fill="1F272A"/>
        <w:spacing w:after="0" w:line="240" w:lineRule="auto"/>
        <w:ind w:left="567"/>
        <w:rPr>
          <w:rFonts w:ascii="Courier New" w:eastAsia="Times New Roman" w:hAnsi="Courier New" w:cs="Courier New"/>
          <w:color w:val="DAE3E3"/>
          <w:kern w:val="0"/>
          <w:sz w:val="21"/>
          <w:szCs w:val="21"/>
          <w:lang w:val="en-ZA" w:eastAsia="en-ZA"/>
        </w:rPr>
      </w:pPr>
      <w:r w:rsidRPr="00EA2F07">
        <w:rPr>
          <w:rFonts w:ascii="Courier New" w:eastAsia="Times New Roman" w:hAnsi="Courier New" w:cs="Courier New"/>
          <w:color w:val="0CA1A6"/>
          <w:kern w:val="0"/>
          <w:sz w:val="21"/>
          <w:szCs w:val="21"/>
          <w:lang w:val="en-ZA" w:eastAsia="en-ZA"/>
        </w:rPr>
        <w:t>void</w:t>
      </w:r>
      <w:r w:rsidRPr="00EA2F07">
        <w:rPr>
          <w:rFonts w:ascii="Courier New" w:eastAsia="Times New Roman" w:hAnsi="Courier New" w:cs="Courier New"/>
          <w:color w:val="DAE3E3"/>
          <w:kern w:val="0"/>
          <w:sz w:val="21"/>
          <w:szCs w:val="21"/>
          <w:lang w:val="en-ZA" w:eastAsia="en-ZA"/>
        </w:rPr>
        <w:t xml:space="preserve"> </w:t>
      </w:r>
      <w:r w:rsidRPr="00EA2F07">
        <w:rPr>
          <w:rFonts w:ascii="Courier New" w:eastAsia="Times New Roman" w:hAnsi="Courier New" w:cs="Courier New"/>
          <w:color w:val="F39C12"/>
          <w:kern w:val="0"/>
          <w:sz w:val="21"/>
          <w:szCs w:val="21"/>
          <w:lang w:val="en-ZA" w:eastAsia="en-ZA"/>
        </w:rPr>
        <w:t>loop</w:t>
      </w:r>
      <w:r w:rsidRPr="00EA2F07">
        <w:rPr>
          <w:rFonts w:ascii="Courier New" w:eastAsia="Times New Roman" w:hAnsi="Courier New" w:cs="Courier New"/>
          <w:color w:val="DAE3E3"/>
          <w:kern w:val="0"/>
          <w:sz w:val="21"/>
          <w:szCs w:val="21"/>
          <w:lang w:val="en-ZA" w:eastAsia="en-ZA"/>
        </w:rPr>
        <w:t>() {</w:t>
      </w:r>
    </w:p>
    <w:p w14:paraId="7E2385BB" w14:textId="77777777" w:rsidR="0094239E" w:rsidRPr="00EA2F07" w:rsidRDefault="0094239E" w:rsidP="00510F35">
      <w:pPr>
        <w:shd w:val="clear" w:color="auto" w:fill="1F272A"/>
        <w:spacing w:after="0" w:line="240" w:lineRule="auto"/>
        <w:ind w:left="567"/>
        <w:rPr>
          <w:rFonts w:ascii="Courier New" w:eastAsia="Times New Roman" w:hAnsi="Courier New" w:cs="Courier New"/>
          <w:color w:val="DAE3E3"/>
          <w:kern w:val="0"/>
          <w:sz w:val="21"/>
          <w:szCs w:val="21"/>
          <w:lang w:val="en-ZA" w:eastAsia="en-ZA"/>
        </w:rPr>
      </w:pPr>
      <w:r w:rsidRPr="00EA2F07">
        <w:rPr>
          <w:rFonts w:ascii="Courier New" w:eastAsia="Times New Roman" w:hAnsi="Courier New" w:cs="Courier New"/>
          <w:color w:val="DAE3E3"/>
          <w:kern w:val="0"/>
          <w:sz w:val="21"/>
          <w:szCs w:val="21"/>
          <w:lang w:val="en-ZA" w:eastAsia="en-ZA"/>
        </w:rPr>
        <w:t xml:space="preserve">  </w:t>
      </w:r>
      <w:r w:rsidRPr="00EA2F07">
        <w:rPr>
          <w:rFonts w:ascii="Courier New" w:eastAsia="Times New Roman" w:hAnsi="Courier New" w:cs="Courier New"/>
          <w:color w:val="F39C12"/>
          <w:kern w:val="0"/>
          <w:sz w:val="21"/>
          <w:szCs w:val="21"/>
          <w:lang w:val="en-ZA" w:eastAsia="en-ZA"/>
        </w:rPr>
        <w:t>digitalWrite</w:t>
      </w:r>
      <w:r w:rsidRPr="00EA2F07">
        <w:rPr>
          <w:rFonts w:ascii="Courier New" w:eastAsia="Times New Roman" w:hAnsi="Courier New" w:cs="Courier New"/>
          <w:color w:val="DAE3E3"/>
          <w:kern w:val="0"/>
          <w:sz w:val="21"/>
          <w:szCs w:val="21"/>
          <w:lang w:val="en-ZA" w:eastAsia="en-ZA"/>
        </w:rPr>
        <w:t>(</w:t>
      </w:r>
      <w:r w:rsidRPr="00EA2F07">
        <w:rPr>
          <w:rFonts w:ascii="Courier New" w:eastAsia="Times New Roman" w:hAnsi="Courier New" w:cs="Courier New"/>
          <w:color w:val="7FCBCD"/>
          <w:kern w:val="0"/>
          <w:sz w:val="21"/>
          <w:szCs w:val="21"/>
          <w:lang w:val="en-ZA" w:eastAsia="en-ZA"/>
        </w:rPr>
        <w:t>12</w:t>
      </w:r>
      <w:r w:rsidRPr="00EA2F07">
        <w:rPr>
          <w:rFonts w:ascii="Courier New" w:eastAsia="Times New Roman" w:hAnsi="Courier New" w:cs="Courier New"/>
          <w:color w:val="DAE3E3"/>
          <w:kern w:val="0"/>
          <w:sz w:val="21"/>
          <w:szCs w:val="21"/>
          <w:lang w:val="en-ZA" w:eastAsia="en-ZA"/>
        </w:rPr>
        <w:t>, HIGH);</w:t>
      </w:r>
      <w:r w:rsidRPr="00EA2F07">
        <w:rPr>
          <w:rFonts w:ascii="Courier New" w:eastAsia="Times New Roman" w:hAnsi="Courier New" w:cs="Courier New"/>
          <w:color w:val="7F8C8D"/>
          <w:kern w:val="0"/>
          <w:sz w:val="21"/>
          <w:szCs w:val="21"/>
          <w:lang w:val="en-ZA" w:eastAsia="en-ZA"/>
        </w:rPr>
        <w:t xml:space="preserve"> //turning on the LED </w:t>
      </w:r>
    </w:p>
    <w:p w14:paraId="33CE4946" w14:textId="77777777" w:rsidR="0094239E" w:rsidRPr="00EA2F07" w:rsidRDefault="0094239E" w:rsidP="00510F35">
      <w:pPr>
        <w:shd w:val="clear" w:color="auto" w:fill="1F272A"/>
        <w:spacing w:after="0" w:line="240" w:lineRule="auto"/>
        <w:ind w:left="567"/>
        <w:rPr>
          <w:rFonts w:ascii="Courier New" w:eastAsia="Times New Roman" w:hAnsi="Courier New" w:cs="Courier New"/>
          <w:color w:val="DAE3E3"/>
          <w:kern w:val="0"/>
          <w:sz w:val="21"/>
          <w:szCs w:val="21"/>
          <w:lang w:val="en-ZA" w:eastAsia="en-ZA"/>
        </w:rPr>
      </w:pPr>
      <w:r w:rsidRPr="00EA2F07">
        <w:rPr>
          <w:rFonts w:ascii="Courier New" w:eastAsia="Times New Roman" w:hAnsi="Courier New" w:cs="Courier New"/>
          <w:color w:val="DAE3E3"/>
          <w:kern w:val="0"/>
          <w:sz w:val="21"/>
          <w:szCs w:val="21"/>
          <w:lang w:val="en-ZA" w:eastAsia="en-ZA"/>
        </w:rPr>
        <w:t xml:space="preserve">  </w:t>
      </w:r>
      <w:r w:rsidRPr="00EA2F07">
        <w:rPr>
          <w:rFonts w:ascii="Courier New" w:eastAsia="Times New Roman" w:hAnsi="Courier New" w:cs="Courier New"/>
          <w:color w:val="F39C12"/>
          <w:kern w:val="0"/>
          <w:sz w:val="21"/>
          <w:szCs w:val="21"/>
          <w:lang w:val="en-ZA" w:eastAsia="en-ZA"/>
        </w:rPr>
        <w:t>delay</w:t>
      </w:r>
      <w:r w:rsidRPr="00EA2F07">
        <w:rPr>
          <w:rFonts w:ascii="Courier New" w:eastAsia="Times New Roman" w:hAnsi="Courier New" w:cs="Courier New"/>
          <w:color w:val="DAE3E3"/>
          <w:kern w:val="0"/>
          <w:sz w:val="21"/>
          <w:szCs w:val="21"/>
          <w:lang w:val="en-ZA" w:eastAsia="en-ZA"/>
        </w:rPr>
        <w:t>(</w:t>
      </w:r>
      <w:r w:rsidRPr="00EA2F07">
        <w:rPr>
          <w:rFonts w:ascii="Courier New" w:eastAsia="Times New Roman" w:hAnsi="Courier New" w:cs="Courier New"/>
          <w:color w:val="7FCBCD"/>
          <w:kern w:val="0"/>
          <w:sz w:val="21"/>
          <w:szCs w:val="21"/>
          <w:lang w:val="en-ZA" w:eastAsia="en-ZA"/>
        </w:rPr>
        <w:t>1000</w:t>
      </w:r>
      <w:r w:rsidRPr="00EA2F07">
        <w:rPr>
          <w:rFonts w:ascii="Courier New" w:eastAsia="Times New Roman" w:hAnsi="Courier New" w:cs="Courier New"/>
          <w:color w:val="DAE3E3"/>
          <w:kern w:val="0"/>
          <w:sz w:val="21"/>
          <w:szCs w:val="21"/>
          <w:lang w:val="en-ZA" w:eastAsia="en-ZA"/>
        </w:rPr>
        <w:t>);</w:t>
      </w:r>
      <w:r w:rsidRPr="00EA2F07">
        <w:rPr>
          <w:rFonts w:ascii="Courier New" w:eastAsia="Times New Roman" w:hAnsi="Courier New" w:cs="Courier New"/>
          <w:color w:val="7F8C8D"/>
          <w:kern w:val="0"/>
          <w:sz w:val="21"/>
          <w:szCs w:val="21"/>
          <w:lang w:val="en-ZA" w:eastAsia="en-ZA"/>
        </w:rPr>
        <w:t xml:space="preserve">  //delaying the output in HIGH state</w:t>
      </w:r>
    </w:p>
    <w:p w14:paraId="0BDDE377" w14:textId="77777777" w:rsidR="0094239E" w:rsidRPr="00EA2F07" w:rsidRDefault="0094239E" w:rsidP="00510F35">
      <w:pPr>
        <w:shd w:val="clear" w:color="auto" w:fill="1F272A"/>
        <w:spacing w:after="0" w:line="240" w:lineRule="auto"/>
        <w:ind w:left="567"/>
        <w:rPr>
          <w:rFonts w:ascii="Courier New" w:eastAsia="Times New Roman" w:hAnsi="Courier New" w:cs="Courier New"/>
          <w:color w:val="DAE3E3"/>
          <w:kern w:val="0"/>
          <w:sz w:val="21"/>
          <w:szCs w:val="21"/>
          <w:lang w:val="en-ZA" w:eastAsia="en-ZA"/>
        </w:rPr>
      </w:pPr>
      <w:r w:rsidRPr="00EA2F07">
        <w:rPr>
          <w:rFonts w:ascii="Courier New" w:eastAsia="Times New Roman" w:hAnsi="Courier New" w:cs="Courier New"/>
          <w:color w:val="DAE3E3"/>
          <w:kern w:val="0"/>
          <w:sz w:val="21"/>
          <w:szCs w:val="21"/>
          <w:lang w:val="en-ZA" w:eastAsia="en-ZA"/>
        </w:rPr>
        <w:t xml:space="preserve">  </w:t>
      </w:r>
      <w:r w:rsidRPr="00EA2F07">
        <w:rPr>
          <w:rFonts w:ascii="Courier New" w:eastAsia="Times New Roman" w:hAnsi="Courier New" w:cs="Courier New"/>
          <w:color w:val="F39C12"/>
          <w:kern w:val="0"/>
          <w:sz w:val="21"/>
          <w:szCs w:val="21"/>
          <w:lang w:val="en-ZA" w:eastAsia="en-ZA"/>
        </w:rPr>
        <w:t>digitalWrite</w:t>
      </w:r>
      <w:r w:rsidRPr="00EA2F07">
        <w:rPr>
          <w:rFonts w:ascii="Courier New" w:eastAsia="Times New Roman" w:hAnsi="Courier New" w:cs="Courier New"/>
          <w:color w:val="DAE3E3"/>
          <w:kern w:val="0"/>
          <w:sz w:val="21"/>
          <w:szCs w:val="21"/>
          <w:lang w:val="en-ZA" w:eastAsia="en-ZA"/>
        </w:rPr>
        <w:t>(</w:t>
      </w:r>
      <w:r w:rsidRPr="00EA2F07">
        <w:rPr>
          <w:rFonts w:ascii="Courier New" w:eastAsia="Times New Roman" w:hAnsi="Courier New" w:cs="Courier New"/>
          <w:color w:val="7FCBCD"/>
          <w:kern w:val="0"/>
          <w:sz w:val="21"/>
          <w:szCs w:val="21"/>
          <w:lang w:val="en-ZA" w:eastAsia="en-ZA"/>
        </w:rPr>
        <w:t>12</w:t>
      </w:r>
      <w:r w:rsidRPr="00EA2F07">
        <w:rPr>
          <w:rFonts w:ascii="Courier New" w:eastAsia="Times New Roman" w:hAnsi="Courier New" w:cs="Courier New"/>
          <w:color w:val="DAE3E3"/>
          <w:kern w:val="0"/>
          <w:sz w:val="21"/>
          <w:szCs w:val="21"/>
          <w:lang w:val="en-ZA" w:eastAsia="en-ZA"/>
        </w:rPr>
        <w:t>, LOW);</w:t>
      </w:r>
      <w:r w:rsidRPr="00EA2F07">
        <w:rPr>
          <w:rFonts w:ascii="Courier New" w:eastAsia="Times New Roman" w:hAnsi="Courier New" w:cs="Courier New"/>
          <w:color w:val="7F8C8D"/>
          <w:kern w:val="0"/>
          <w:sz w:val="21"/>
          <w:szCs w:val="21"/>
          <w:lang w:val="en-ZA" w:eastAsia="en-ZA"/>
        </w:rPr>
        <w:t xml:space="preserve"> //Turning off the LED</w:t>
      </w:r>
    </w:p>
    <w:p w14:paraId="5A6C0852" w14:textId="77777777" w:rsidR="0094239E" w:rsidRPr="00EA2F07" w:rsidRDefault="0094239E" w:rsidP="00510F35">
      <w:pPr>
        <w:shd w:val="clear" w:color="auto" w:fill="1F272A"/>
        <w:spacing w:after="0" w:line="240" w:lineRule="auto"/>
        <w:ind w:left="567"/>
        <w:rPr>
          <w:rFonts w:ascii="Courier New" w:eastAsia="Times New Roman" w:hAnsi="Courier New" w:cs="Courier New"/>
          <w:color w:val="DAE3E3"/>
          <w:kern w:val="0"/>
          <w:sz w:val="21"/>
          <w:szCs w:val="21"/>
          <w:lang w:val="en-ZA" w:eastAsia="en-ZA"/>
        </w:rPr>
      </w:pPr>
      <w:r w:rsidRPr="00EA2F07">
        <w:rPr>
          <w:rFonts w:ascii="Courier New" w:eastAsia="Times New Roman" w:hAnsi="Courier New" w:cs="Courier New"/>
          <w:color w:val="DAE3E3"/>
          <w:kern w:val="0"/>
          <w:sz w:val="21"/>
          <w:szCs w:val="21"/>
          <w:lang w:val="en-ZA" w:eastAsia="en-ZA"/>
        </w:rPr>
        <w:t>   </w:t>
      </w:r>
      <w:r w:rsidRPr="00EA2F07">
        <w:rPr>
          <w:rFonts w:ascii="Courier New" w:eastAsia="Times New Roman" w:hAnsi="Courier New" w:cs="Courier New"/>
          <w:color w:val="F39C12"/>
          <w:kern w:val="0"/>
          <w:sz w:val="21"/>
          <w:szCs w:val="21"/>
          <w:lang w:val="en-ZA" w:eastAsia="en-ZA"/>
        </w:rPr>
        <w:t>delay</w:t>
      </w:r>
      <w:r w:rsidRPr="00EA2F07">
        <w:rPr>
          <w:rFonts w:ascii="Courier New" w:eastAsia="Times New Roman" w:hAnsi="Courier New" w:cs="Courier New"/>
          <w:color w:val="DAE3E3"/>
          <w:kern w:val="0"/>
          <w:sz w:val="21"/>
          <w:szCs w:val="21"/>
          <w:lang w:val="en-ZA" w:eastAsia="en-ZA"/>
        </w:rPr>
        <w:t>(</w:t>
      </w:r>
      <w:r w:rsidRPr="00EA2F07">
        <w:rPr>
          <w:rFonts w:ascii="Courier New" w:eastAsia="Times New Roman" w:hAnsi="Courier New" w:cs="Courier New"/>
          <w:color w:val="7FCBCD"/>
          <w:kern w:val="0"/>
          <w:sz w:val="21"/>
          <w:szCs w:val="21"/>
          <w:lang w:val="en-ZA" w:eastAsia="en-ZA"/>
        </w:rPr>
        <w:t>1000</w:t>
      </w:r>
      <w:r w:rsidRPr="00EA2F07">
        <w:rPr>
          <w:rFonts w:ascii="Courier New" w:eastAsia="Times New Roman" w:hAnsi="Courier New" w:cs="Courier New"/>
          <w:color w:val="DAE3E3"/>
          <w:kern w:val="0"/>
          <w:sz w:val="21"/>
          <w:szCs w:val="21"/>
          <w:lang w:val="en-ZA" w:eastAsia="en-ZA"/>
        </w:rPr>
        <w:t>);</w:t>
      </w:r>
      <w:r w:rsidRPr="00EA2F07">
        <w:rPr>
          <w:rFonts w:ascii="Courier New" w:eastAsia="Times New Roman" w:hAnsi="Courier New" w:cs="Courier New"/>
          <w:color w:val="7F8C8D"/>
          <w:kern w:val="0"/>
          <w:sz w:val="21"/>
          <w:szCs w:val="21"/>
          <w:lang w:val="en-ZA" w:eastAsia="en-ZA"/>
        </w:rPr>
        <w:t xml:space="preserve"> // Delaying the state of LED in OFF state</w:t>
      </w:r>
    </w:p>
    <w:p w14:paraId="7D88258D" w14:textId="77777777" w:rsidR="0094239E" w:rsidRPr="00EA2F07" w:rsidRDefault="0094239E" w:rsidP="00510F35">
      <w:pPr>
        <w:shd w:val="clear" w:color="auto" w:fill="1F272A"/>
        <w:spacing w:after="0" w:line="240" w:lineRule="auto"/>
        <w:ind w:left="567"/>
        <w:rPr>
          <w:rFonts w:ascii="Courier New" w:eastAsia="Times New Roman" w:hAnsi="Courier New" w:cs="Courier New"/>
          <w:color w:val="DAE3E3"/>
          <w:kern w:val="0"/>
          <w:sz w:val="21"/>
          <w:szCs w:val="21"/>
          <w:lang w:val="en-ZA" w:eastAsia="en-ZA"/>
        </w:rPr>
      </w:pPr>
      <w:r w:rsidRPr="00EA2F07">
        <w:rPr>
          <w:rFonts w:ascii="Courier New" w:eastAsia="Times New Roman" w:hAnsi="Courier New" w:cs="Courier New"/>
          <w:color w:val="DAE3E3"/>
          <w:kern w:val="0"/>
          <w:sz w:val="21"/>
          <w:szCs w:val="21"/>
          <w:lang w:val="en-ZA" w:eastAsia="en-ZA"/>
        </w:rPr>
        <w:t>}</w:t>
      </w:r>
    </w:p>
    <w:p w14:paraId="362DFC6A" w14:textId="48226D48" w:rsidR="0094239E" w:rsidRPr="00194946" w:rsidRDefault="00EA2F07" w:rsidP="00194946">
      <w:pPr>
        <w:pStyle w:val="ListParagraph"/>
        <w:numPr>
          <w:ilvl w:val="1"/>
          <w:numId w:val="17"/>
        </w:numPr>
        <w:shd w:val="clear" w:color="auto" w:fill="D9D9D9" w:themeFill="background1" w:themeFillShade="D9"/>
        <w:spacing w:after="0" w:line="360" w:lineRule="auto"/>
        <w:ind w:left="567" w:hanging="425"/>
        <w:rPr>
          <w:rFonts w:eastAsia="Times New Roman" w:cs="Times New Roman"/>
          <w:kern w:val="0"/>
          <w:szCs w:val="24"/>
          <w:lang w:val="en-ZA" w:eastAsia="en-ZA"/>
        </w:rPr>
      </w:pPr>
      <w:r w:rsidRPr="00194946">
        <w:rPr>
          <w:rFonts w:eastAsia="Times New Roman" w:cs="Times New Roman"/>
          <w:kern w:val="0"/>
          <w:szCs w:val="24"/>
          <w:lang w:val="en-ZA" w:eastAsia="en-ZA"/>
        </w:rPr>
        <w:t>Click on verify to compile the code. Load the code to the Arduino.  You will see the LED blinking ON/OFF/ON/OFF.</w:t>
      </w:r>
    </w:p>
    <w:p w14:paraId="6BC7447C" w14:textId="569B4760" w:rsidR="00EA2F07" w:rsidRDefault="00EA2F07" w:rsidP="00EA2F07">
      <w:pPr>
        <w:pStyle w:val="ListParagraph"/>
        <w:shd w:val="clear" w:color="auto" w:fill="FFFFFF"/>
        <w:spacing w:after="0" w:line="240" w:lineRule="auto"/>
        <w:ind w:left="567"/>
        <w:rPr>
          <w:rFonts w:eastAsia="Times New Roman" w:cs="Times New Roman"/>
          <w:kern w:val="0"/>
          <w:sz w:val="26"/>
          <w:szCs w:val="26"/>
          <w:lang w:val="en-ZA" w:eastAsia="en-ZA"/>
        </w:rPr>
      </w:pPr>
    </w:p>
    <w:p w14:paraId="1E0E114F" w14:textId="03EC6837" w:rsidR="00EA2F07" w:rsidRDefault="00D611D9" w:rsidP="0020154B">
      <w:pPr>
        <w:pStyle w:val="ListParagraph"/>
        <w:shd w:val="clear" w:color="auto" w:fill="FFFFFF"/>
        <w:spacing w:after="0" w:line="240" w:lineRule="auto"/>
        <w:ind w:left="0"/>
        <w:rPr>
          <w:rFonts w:eastAsia="Times New Roman" w:cs="Times New Roman"/>
          <w:kern w:val="0"/>
          <w:sz w:val="26"/>
          <w:szCs w:val="26"/>
          <w:lang w:val="en-ZA" w:eastAsia="en-ZA"/>
        </w:rPr>
      </w:pPr>
      <w:r>
        <w:rPr>
          <w:rFonts w:eastAsia="Times New Roman" w:cs="Times New Roman"/>
          <w:kern w:val="0"/>
          <w:sz w:val="26"/>
          <w:szCs w:val="26"/>
          <w:lang w:val="en-ZA" w:eastAsia="en-ZA"/>
        </w:rPr>
        <w:lastRenderedPageBreak/>
        <w:t>Figure 3.1</w:t>
      </w:r>
      <w:r w:rsidR="000C7FA1">
        <w:rPr>
          <w:rFonts w:eastAsia="Times New Roman" w:cs="Times New Roman"/>
          <w:kern w:val="0"/>
          <w:sz w:val="26"/>
          <w:szCs w:val="26"/>
          <w:lang w:val="en-ZA" w:eastAsia="en-ZA"/>
        </w:rPr>
        <w:t>4 i</w:t>
      </w:r>
      <w:r>
        <w:rPr>
          <w:rFonts w:eastAsia="Times New Roman" w:cs="Times New Roman"/>
          <w:kern w:val="0"/>
          <w:sz w:val="26"/>
          <w:szCs w:val="26"/>
          <w:lang w:val="en-ZA" w:eastAsia="en-ZA"/>
        </w:rPr>
        <w:t xml:space="preserve">llustrates </w:t>
      </w:r>
      <w:r w:rsidR="00EA2F07">
        <w:rPr>
          <w:rFonts w:eastAsia="Times New Roman" w:cs="Times New Roman"/>
          <w:kern w:val="0"/>
          <w:sz w:val="26"/>
          <w:szCs w:val="26"/>
          <w:lang w:val="en-ZA" w:eastAsia="en-ZA"/>
        </w:rPr>
        <w:t>the connection</w:t>
      </w:r>
      <w:r>
        <w:rPr>
          <w:rFonts w:eastAsia="Times New Roman" w:cs="Times New Roman"/>
          <w:kern w:val="0"/>
          <w:sz w:val="26"/>
          <w:szCs w:val="26"/>
          <w:lang w:val="en-ZA" w:eastAsia="en-ZA"/>
        </w:rPr>
        <w:t xml:space="preserve"> for the project.</w:t>
      </w:r>
    </w:p>
    <w:p w14:paraId="23D63178" w14:textId="77777777" w:rsidR="00A83BBD" w:rsidRDefault="00A83BBD" w:rsidP="00A34BF7">
      <w:pPr>
        <w:rPr>
          <w:b/>
          <w:bCs/>
        </w:rPr>
      </w:pPr>
    </w:p>
    <w:p w14:paraId="29F4D5A5" w14:textId="064C1DA3" w:rsidR="00A34BF7" w:rsidRPr="00A83BBD" w:rsidRDefault="00510F35" w:rsidP="00A34BF7">
      <w:pPr>
        <w:rPr>
          <w:b/>
          <w:bCs/>
        </w:rPr>
      </w:pPr>
      <w:r w:rsidRPr="00A83BBD">
        <w:rPr>
          <w:b/>
          <w:bCs/>
        </w:rPr>
        <w:t>CONNECTIONS</w:t>
      </w:r>
    </w:p>
    <w:p w14:paraId="47B1BE2D" w14:textId="437795C1" w:rsidR="00012FA9" w:rsidRDefault="007314F3" w:rsidP="00012FA9">
      <w:pPr>
        <w:pStyle w:val="NormalWeb"/>
        <w:keepNext/>
        <w:spacing w:before="0" w:beforeAutospacing="0" w:after="0" w:afterAutospacing="0" w:line="360" w:lineRule="auto"/>
        <w:jc w:val="both"/>
      </w:pPr>
      <w:r>
        <w:rPr>
          <w:noProof/>
        </w:rPr>
        <mc:AlternateContent>
          <mc:Choice Requires="wps">
            <w:drawing>
              <wp:inline distT="0" distB="0" distL="0" distR="0" wp14:anchorId="3DBB8C2D" wp14:editId="6F5C500B">
                <wp:extent cx="304800" cy="304800"/>
                <wp:effectExtent l="0" t="3810" r="0" b="0"/>
                <wp:docPr id="52322"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6E9123"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EA2F07" w:rsidRPr="008606B8">
        <w:rPr>
          <w:rFonts w:eastAsia="Calibri" w:cs="Basic Roman"/>
          <w:kern w:val="1"/>
          <w:szCs w:val="22"/>
          <w:lang w:val="en-GB" w:eastAsia="zh-CN"/>
        </w:rPr>
        <w:t xml:space="preserve"> </w:t>
      </w:r>
      <w:r w:rsidR="00D611D9" w:rsidRPr="008606B8">
        <w:rPr>
          <w:rFonts w:eastAsia="Calibri" w:cs="Basic Roman"/>
          <w:noProof/>
          <w:kern w:val="1"/>
          <w:szCs w:val="22"/>
          <w:lang w:val="en-GB" w:eastAsia="zh-CN"/>
        </w:rPr>
        <w:drawing>
          <wp:inline distT="0" distB="0" distL="0" distR="0" wp14:anchorId="0544CF5D" wp14:editId="655262C6">
            <wp:extent cx="2352675" cy="2810718"/>
            <wp:effectExtent l="0" t="0" r="0" b="8890"/>
            <wp:docPr id="52269" name="Picture 52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57080" cy="2815980"/>
                    </a:xfrm>
                    <a:prstGeom prst="rect">
                      <a:avLst/>
                    </a:prstGeom>
                    <a:noFill/>
                    <a:ln>
                      <a:noFill/>
                    </a:ln>
                  </pic:spPr>
                </pic:pic>
              </a:graphicData>
            </a:graphic>
          </wp:inline>
        </w:drawing>
      </w:r>
    </w:p>
    <w:p w14:paraId="07D292F9" w14:textId="6635DA77" w:rsidR="00D611D9" w:rsidRPr="00EC37A9" w:rsidRDefault="00012FA9" w:rsidP="00012FA9">
      <w:pPr>
        <w:pStyle w:val="Caption"/>
        <w:jc w:val="both"/>
        <w:rPr>
          <w:i w:val="0"/>
          <w:iCs w:val="0"/>
          <w:color w:val="auto"/>
          <w:sz w:val="24"/>
          <w:szCs w:val="24"/>
        </w:rPr>
      </w:pPr>
      <w:r w:rsidRPr="00EC37A9">
        <w:rPr>
          <w:i w:val="0"/>
          <w:iCs w:val="0"/>
          <w:color w:val="auto"/>
          <w:sz w:val="24"/>
          <w:szCs w:val="24"/>
        </w:rPr>
        <w:t xml:space="preserve">Figure 3. </w:t>
      </w:r>
      <w:r w:rsidRPr="00EC37A9">
        <w:rPr>
          <w:i w:val="0"/>
          <w:iCs w:val="0"/>
          <w:color w:val="auto"/>
          <w:sz w:val="24"/>
          <w:szCs w:val="24"/>
        </w:rPr>
        <w:fldChar w:fldCharType="begin"/>
      </w:r>
      <w:r w:rsidRPr="00EC37A9">
        <w:rPr>
          <w:i w:val="0"/>
          <w:iCs w:val="0"/>
          <w:color w:val="auto"/>
          <w:sz w:val="24"/>
          <w:szCs w:val="24"/>
        </w:rPr>
        <w:instrText xml:space="preserve"> SEQ Figure_3. \* ARABIC </w:instrText>
      </w:r>
      <w:r w:rsidRPr="00EC37A9">
        <w:rPr>
          <w:i w:val="0"/>
          <w:iCs w:val="0"/>
          <w:color w:val="auto"/>
          <w:sz w:val="24"/>
          <w:szCs w:val="24"/>
        </w:rPr>
        <w:fldChar w:fldCharType="separate"/>
      </w:r>
      <w:r w:rsidR="00AF1BF5">
        <w:rPr>
          <w:i w:val="0"/>
          <w:iCs w:val="0"/>
          <w:noProof/>
          <w:color w:val="auto"/>
          <w:sz w:val="24"/>
          <w:szCs w:val="24"/>
        </w:rPr>
        <w:t>14</w:t>
      </w:r>
      <w:r w:rsidRPr="00EC37A9">
        <w:rPr>
          <w:i w:val="0"/>
          <w:iCs w:val="0"/>
          <w:color w:val="auto"/>
          <w:sz w:val="24"/>
          <w:szCs w:val="24"/>
        </w:rPr>
        <w:fldChar w:fldCharType="end"/>
      </w:r>
      <w:r w:rsidRPr="00EC37A9">
        <w:rPr>
          <w:i w:val="0"/>
          <w:iCs w:val="0"/>
          <w:color w:val="auto"/>
          <w:sz w:val="24"/>
          <w:szCs w:val="24"/>
        </w:rPr>
        <w:t>: Blinking LED</w:t>
      </w:r>
    </w:p>
    <w:p w14:paraId="087CE7EE" w14:textId="0CC6356E" w:rsidR="008606B8" w:rsidRDefault="008606B8" w:rsidP="00D611D9">
      <w:r>
        <w:t>We can modify our code slightly by using a #define outside the void setup as follows.</w:t>
      </w:r>
    </w:p>
    <w:p w14:paraId="0B6DDD5A" w14:textId="77777777" w:rsidR="008606B8" w:rsidRPr="008606B8" w:rsidRDefault="008606B8" w:rsidP="008606B8">
      <w:pPr>
        <w:shd w:val="clear" w:color="auto" w:fill="1F272A"/>
        <w:spacing w:after="0" w:line="285" w:lineRule="atLeast"/>
        <w:rPr>
          <w:rFonts w:ascii="Courier New" w:eastAsia="Times New Roman" w:hAnsi="Courier New" w:cs="Courier New"/>
          <w:color w:val="DAE3E3"/>
          <w:kern w:val="0"/>
          <w:sz w:val="21"/>
          <w:szCs w:val="21"/>
          <w:lang w:val="en-ZA" w:eastAsia="en-ZA"/>
        </w:rPr>
      </w:pPr>
      <w:r w:rsidRPr="008606B8">
        <w:rPr>
          <w:rFonts w:ascii="Courier New" w:eastAsia="Times New Roman" w:hAnsi="Courier New" w:cs="Courier New"/>
          <w:color w:val="C586C0"/>
          <w:kern w:val="0"/>
          <w:sz w:val="21"/>
          <w:szCs w:val="21"/>
          <w:lang w:val="en-ZA" w:eastAsia="en-ZA"/>
        </w:rPr>
        <w:t>#define</w:t>
      </w:r>
      <w:r w:rsidRPr="008606B8">
        <w:rPr>
          <w:rFonts w:ascii="Courier New" w:eastAsia="Times New Roman" w:hAnsi="Courier New" w:cs="Courier New"/>
          <w:color w:val="DAE3E3"/>
          <w:kern w:val="0"/>
          <w:sz w:val="21"/>
          <w:szCs w:val="21"/>
          <w:lang w:val="en-ZA" w:eastAsia="en-ZA"/>
        </w:rPr>
        <w:t xml:space="preserve"> </w:t>
      </w:r>
      <w:r w:rsidRPr="008606B8">
        <w:rPr>
          <w:rFonts w:ascii="Courier New" w:eastAsia="Times New Roman" w:hAnsi="Courier New" w:cs="Courier New"/>
          <w:color w:val="F39C12"/>
          <w:kern w:val="0"/>
          <w:sz w:val="21"/>
          <w:szCs w:val="21"/>
          <w:lang w:val="en-ZA" w:eastAsia="en-ZA"/>
        </w:rPr>
        <w:t>LED1</w:t>
      </w:r>
      <w:r w:rsidRPr="008606B8">
        <w:rPr>
          <w:rFonts w:ascii="Courier New" w:eastAsia="Times New Roman" w:hAnsi="Courier New" w:cs="Courier New"/>
          <w:color w:val="DAE3E3"/>
          <w:kern w:val="0"/>
          <w:sz w:val="21"/>
          <w:szCs w:val="21"/>
          <w:lang w:val="en-ZA" w:eastAsia="en-ZA"/>
        </w:rPr>
        <w:t xml:space="preserve"> </w:t>
      </w:r>
      <w:r w:rsidRPr="008606B8">
        <w:rPr>
          <w:rFonts w:ascii="Courier New" w:eastAsia="Times New Roman" w:hAnsi="Courier New" w:cs="Courier New"/>
          <w:color w:val="7FCBCD"/>
          <w:kern w:val="0"/>
          <w:sz w:val="21"/>
          <w:szCs w:val="21"/>
          <w:lang w:val="en-ZA" w:eastAsia="en-ZA"/>
        </w:rPr>
        <w:t>12</w:t>
      </w:r>
    </w:p>
    <w:p w14:paraId="5070D6E1" w14:textId="77777777" w:rsidR="00194946" w:rsidRDefault="00194946" w:rsidP="00194946">
      <w:pPr>
        <w:spacing w:after="0" w:line="360" w:lineRule="auto"/>
        <w:jc w:val="both"/>
      </w:pPr>
    </w:p>
    <w:p w14:paraId="2AFC7250" w14:textId="2DC6C9AA" w:rsidR="008606B8" w:rsidRDefault="007429A4" w:rsidP="00194946">
      <w:pPr>
        <w:spacing w:after="0" w:line="360" w:lineRule="auto"/>
        <w:jc w:val="both"/>
      </w:pPr>
      <w:r>
        <w:t>Take note that the statement does not have a semi-colon. In this instance, we created a #define so we can use the pin number later on in the code without having to hard-code it. Ultimately, our code will then look like the one in Example 3.9</w:t>
      </w:r>
      <w:r w:rsidR="008606B8">
        <w:t>:</w:t>
      </w:r>
    </w:p>
    <w:p w14:paraId="03D681B4" w14:textId="77777777" w:rsidR="00194946" w:rsidRDefault="00194946" w:rsidP="00EC37A9">
      <w:pPr>
        <w:spacing w:after="0" w:line="360" w:lineRule="auto"/>
        <w:jc w:val="both"/>
        <w:rPr>
          <w:b/>
          <w:bCs/>
        </w:rPr>
      </w:pPr>
    </w:p>
    <w:p w14:paraId="5B9CB857" w14:textId="5A7A7FFC" w:rsidR="00DA75CA" w:rsidRPr="00DA75CA" w:rsidRDefault="00DA75CA" w:rsidP="00EC37A9">
      <w:pPr>
        <w:spacing w:after="0" w:line="360" w:lineRule="auto"/>
        <w:jc w:val="both"/>
        <w:rPr>
          <w:b/>
          <w:bCs/>
        </w:rPr>
      </w:pPr>
      <w:r w:rsidRPr="00DA75CA">
        <w:rPr>
          <w:b/>
          <w:bCs/>
        </w:rPr>
        <w:t>EXAMPLE 3.</w:t>
      </w:r>
      <w:r w:rsidR="00943A76">
        <w:rPr>
          <w:b/>
          <w:bCs/>
        </w:rPr>
        <w:t>9</w:t>
      </w:r>
    </w:p>
    <w:p w14:paraId="02E892A8" w14:textId="77777777" w:rsidR="008606B8" w:rsidRPr="008606B8" w:rsidRDefault="008606B8" w:rsidP="00A83BBD">
      <w:pPr>
        <w:shd w:val="clear" w:color="auto" w:fill="1F272A"/>
        <w:spacing w:after="0" w:line="240" w:lineRule="auto"/>
        <w:ind w:left="993"/>
        <w:rPr>
          <w:rFonts w:ascii="Courier New" w:eastAsia="Times New Roman" w:hAnsi="Courier New" w:cs="Courier New"/>
          <w:color w:val="DAE3E3"/>
          <w:kern w:val="0"/>
          <w:sz w:val="21"/>
          <w:szCs w:val="21"/>
          <w:lang w:val="en-ZA" w:eastAsia="en-ZA"/>
        </w:rPr>
      </w:pPr>
      <w:r w:rsidRPr="008606B8">
        <w:rPr>
          <w:rFonts w:ascii="Courier New" w:eastAsia="Times New Roman" w:hAnsi="Courier New" w:cs="Courier New"/>
          <w:color w:val="C586C0"/>
          <w:kern w:val="0"/>
          <w:sz w:val="21"/>
          <w:szCs w:val="21"/>
          <w:lang w:val="en-ZA" w:eastAsia="en-ZA"/>
        </w:rPr>
        <w:t>#define</w:t>
      </w:r>
      <w:r w:rsidRPr="008606B8">
        <w:rPr>
          <w:rFonts w:ascii="Courier New" w:eastAsia="Times New Roman" w:hAnsi="Courier New" w:cs="Courier New"/>
          <w:color w:val="DAE3E3"/>
          <w:kern w:val="0"/>
          <w:sz w:val="21"/>
          <w:szCs w:val="21"/>
          <w:lang w:val="en-ZA" w:eastAsia="en-ZA"/>
        </w:rPr>
        <w:t xml:space="preserve"> </w:t>
      </w:r>
      <w:r w:rsidRPr="008606B8">
        <w:rPr>
          <w:rFonts w:ascii="Courier New" w:eastAsia="Times New Roman" w:hAnsi="Courier New" w:cs="Courier New"/>
          <w:color w:val="F39C12"/>
          <w:kern w:val="0"/>
          <w:sz w:val="21"/>
          <w:szCs w:val="21"/>
          <w:lang w:val="en-ZA" w:eastAsia="en-ZA"/>
        </w:rPr>
        <w:t>LED1</w:t>
      </w:r>
      <w:r w:rsidRPr="008606B8">
        <w:rPr>
          <w:rFonts w:ascii="Courier New" w:eastAsia="Times New Roman" w:hAnsi="Courier New" w:cs="Courier New"/>
          <w:color w:val="DAE3E3"/>
          <w:kern w:val="0"/>
          <w:sz w:val="21"/>
          <w:szCs w:val="21"/>
          <w:lang w:val="en-ZA" w:eastAsia="en-ZA"/>
        </w:rPr>
        <w:t xml:space="preserve"> </w:t>
      </w:r>
      <w:r w:rsidRPr="008606B8">
        <w:rPr>
          <w:rFonts w:ascii="Courier New" w:eastAsia="Times New Roman" w:hAnsi="Courier New" w:cs="Courier New"/>
          <w:color w:val="7FCBCD"/>
          <w:kern w:val="0"/>
          <w:sz w:val="21"/>
          <w:szCs w:val="21"/>
          <w:lang w:val="en-ZA" w:eastAsia="en-ZA"/>
        </w:rPr>
        <w:t>12</w:t>
      </w:r>
    </w:p>
    <w:p w14:paraId="2F4ED707" w14:textId="77777777" w:rsidR="008606B8" w:rsidRPr="008606B8" w:rsidRDefault="008606B8" w:rsidP="00A83BBD">
      <w:pPr>
        <w:shd w:val="clear" w:color="auto" w:fill="1F272A"/>
        <w:spacing w:after="0" w:line="240" w:lineRule="auto"/>
        <w:ind w:left="993"/>
        <w:rPr>
          <w:rFonts w:ascii="Courier New" w:eastAsia="Times New Roman" w:hAnsi="Courier New" w:cs="Courier New"/>
          <w:color w:val="DAE3E3"/>
          <w:kern w:val="0"/>
          <w:sz w:val="21"/>
          <w:szCs w:val="21"/>
          <w:lang w:val="en-ZA" w:eastAsia="en-ZA"/>
        </w:rPr>
      </w:pPr>
      <w:r w:rsidRPr="008606B8">
        <w:rPr>
          <w:rFonts w:ascii="Courier New" w:eastAsia="Times New Roman" w:hAnsi="Courier New" w:cs="Courier New"/>
          <w:color w:val="7F8C8D"/>
          <w:kern w:val="0"/>
          <w:sz w:val="21"/>
          <w:szCs w:val="21"/>
          <w:lang w:val="en-ZA" w:eastAsia="en-ZA"/>
        </w:rPr>
        <w:t>//Code to blink an external LED connected on the breadboard</w:t>
      </w:r>
    </w:p>
    <w:p w14:paraId="7E9BF086" w14:textId="77777777" w:rsidR="008606B8" w:rsidRPr="008606B8" w:rsidRDefault="008606B8" w:rsidP="00A83BBD">
      <w:pPr>
        <w:shd w:val="clear" w:color="auto" w:fill="1F272A"/>
        <w:spacing w:after="0" w:line="240" w:lineRule="auto"/>
        <w:ind w:left="993"/>
        <w:rPr>
          <w:rFonts w:ascii="Courier New" w:eastAsia="Times New Roman" w:hAnsi="Courier New" w:cs="Courier New"/>
          <w:color w:val="DAE3E3"/>
          <w:kern w:val="0"/>
          <w:sz w:val="21"/>
          <w:szCs w:val="21"/>
          <w:lang w:val="en-ZA" w:eastAsia="en-ZA"/>
        </w:rPr>
      </w:pPr>
      <w:r w:rsidRPr="008606B8">
        <w:rPr>
          <w:rFonts w:ascii="Courier New" w:eastAsia="Times New Roman" w:hAnsi="Courier New" w:cs="Courier New"/>
          <w:color w:val="0CA1A6"/>
          <w:kern w:val="0"/>
          <w:sz w:val="21"/>
          <w:szCs w:val="21"/>
          <w:lang w:val="en-ZA" w:eastAsia="en-ZA"/>
        </w:rPr>
        <w:t>void</w:t>
      </w:r>
      <w:r w:rsidRPr="008606B8">
        <w:rPr>
          <w:rFonts w:ascii="Courier New" w:eastAsia="Times New Roman" w:hAnsi="Courier New" w:cs="Courier New"/>
          <w:color w:val="DAE3E3"/>
          <w:kern w:val="0"/>
          <w:sz w:val="21"/>
          <w:szCs w:val="21"/>
          <w:lang w:val="en-ZA" w:eastAsia="en-ZA"/>
        </w:rPr>
        <w:t xml:space="preserve"> </w:t>
      </w:r>
      <w:r w:rsidRPr="008606B8">
        <w:rPr>
          <w:rFonts w:ascii="Courier New" w:eastAsia="Times New Roman" w:hAnsi="Courier New" w:cs="Courier New"/>
          <w:color w:val="F39C12"/>
          <w:kern w:val="0"/>
          <w:sz w:val="21"/>
          <w:szCs w:val="21"/>
          <w:lang w:val="en-ZA" w:eastAsia="en-ZA"/>
        </w:rPr>
        <w:t>setup</w:t>
      </w:r>
      <w:r w:rsidRPr="008606B8">
        <w:rPr>
          <w:rFonts w:ascii="Courier New" w:eastAsia="Times New Roman" w:hAnsi="Courier New" w:cs="Courier New"/>
          <w:color w:val="DAE3E3"/>
          <w:kern w:val="0"/>
          <w:sz w:val="21"/>
          <w:szCs w:val="21"/>
          <w:lang w:val="en-ZA" w:eastAsia="en-ZA"/>
        </w:rPr>
        <w:t>()</w:t>
      </w:r>
    </w:p>
    <w:p w14:paraId="3F673260" w14:textId="77777777" w:rsidR="008606B8" w:rsidRPr="008606B8" w:rsidRDefault="008606B8" w:rsidP="00A83BBD">
      <w:pPr>
        <w:shd w:val="clear" w:color="auto" w:fill="1F272A"/>
        <w:spacing w:after="0" w:line="240" w:lineRule="auto"/>
        <w:ind w:left="993"/>
        <w:rPr>
          <w:rFonts w:ascii="Courier New" w:eastAsia="Times New Roman" w:hAnsi="Courier New" w:cs="Courier New"/>
          <w:color w:val="DAE3E3"/>
          <w:kern w:val="0"/>
          <w:sz w:val="21"/>
          <w:szCs w:val="21"/>
          <w:lang w:val="en-ZA" w:eastAsia="en-ZA"/>
        </w:rPr>
      </w:pPr>
      <w:r w:rsidRPr="008606B8">
        <w:rPr>
          <w:rFonts w:ascii="Courier New" w:eastAsia="Times New Roman" w:hAnsi="Courier New" w:cs="Courier New"/>
          <w:color w:val="DAE3E3"/>
          <w:kern w:val="0"/>
          <w:sz w:val="21"/>
          <w:szCs w:val="21"/>
          <w:lang w:val="en-ZA" w:eastAsia="en-ZA"/>
        </w:rPr>
        <w:t>{</w:t>
      </w:r>
    </w:p>
    <w:p w14:paraId="750463B7" w14:textId="77777777" w:rsidR="008606B8" w:rsidRPr="008606B8" w:rsidRDefault="008606B8" w:rsidP="00A83BBD">
      <w:pPr>
        <w:shd w:val="clear" w:color="auto" w:fill="1F272A"/>
        <w:spacing w:after="0" w:line="240" w:lineRule="auto"/>
        <w:ind w:left="993"/>
        <w:rPr>
          <w:rFonts w:ascii="Courier New" w:eastAsia="Times New Roman" w:hAnsi="Courier New" w:cs="Courier New"/>
          <w:color w:val="DAE3E3"/>
          <w:kern w:val="0"/>
          <w:sz w:val="21"/>
          <w:szCs w:val="21"/>
          <w:lang w:val="en-ZA" w:eastAsia="en-ZA"/>
        </w:rPr>
      </w:pPr>
      <w:r w:rsidRPr="008606B8">
        <w:rPr>
          <w:rFonts w:ascii="Courier New" w:eastAsia="Times New Roman" w:hAnsi="Courier New" w:cs="Courier New"/>
          <w:color w:val="DAE3E3"/>
          <w:kern w:val="0"/>
          <w:sz w:val="21"/>
          <w:szCs w:val="21"/>
          <w:lang w:val="en-ZA" w:eastAsia="en-ZA"/>
        </w:rPr>
        <w:t xml:space="preserve">  </w:t>
      </w:r>
      <w:r w:rsidRPr="008606B8">
        <w:rPr>
          <w:rFonts w:ascii="Courier New" w:eastAsia="Times New Roman" w:hAnsi="Courier New" w:cs="Courier New"/>
          <w:color w:val="F39C12"/>
          <w:kern w:val="0"/>
          <w:sz w:val="21"/>
          <w:szCs w:val="21"/>
          <w:lang w:val="en-ZA" w:eastAsia="en-ZA"/>
        </w:rPr>
        <w:t>pinMode</w:t>
      </w:r>
      <w:r w:rsidRPr="008606B8">
        <w:rPr>
          <w:rFonts w:ascii="Courier New" w:eastAsia="Times New Roman" w:hAnsi="Courier New" w:cs="Courier New"/>
          <w:color w:val="DAE3E3"/>
          <w:kern w:val="0"/>
          <w:sz w:val="21"/>
          <w:szCs w:val="21"/>
          <w:lang w:val="en-ZA" w:eastAsia="en-ZA"/>
        </w:rPr>
        <w:t>(LED1, OUTPUT);</w:t>
      </w:r>
      <w:r w:rsidRPr="008606B8">
        <w:rPr>
          <w:rFonts w:ascii="Courier New" w:eastAsia="Times New Roman" w:hAnsi="Courier New" w:cs="Courier New"/>
          <w:color w:val="7F8C8D"/>
          <w:kern w:val="0"/>
          <w:sz w:val="21"/>
          <w:szCs w:val="21"/>
          <w:lang w:val="en-ZA" w:eastAsia="en-ZA"/>
        </w:rPr>
        <w:t xml:space="preserve"> // Initialising pin 12 as our output</w:t>
      </w:r>
    </w:p>
    <w:p w14:paraId="44725153" w14:textId="77777777" w:rsidR="008606B8" w:rsidRPr="008606B8" w:rsidRDefault="008606B8" w:rsidP="00A83BBD">
      <w:pPr>
        <w:shd w:val="clear" w:color="auto" w:fill="1F272A"/>
        <w:spacing w:after="0" w:line="240" w:lineRule="auto"/>
        <w:ind w:left="993"/>
        <w:rPr>
          <w:rFonts w:ascii="Courier New" w:eastAsia="Times New Roman" w:hAnsi="Courier New" w:cs="Courier New"/>
          <w:color w:val="DAE3E3"/>
          <w:kern w:val="0"/>
          <w:sz w:val="21"/>
          <w:szCs w:val="21"/>
          <w:lang w:val="en-ZA" w:eastAsia="en-ZA"/>
        </w:rPr>
      </w:pPr>
      <w:r w:rsidRPr="008606B8">
        <w:rPr>
          <w:rFonts w:ascii="Courier New" w:eastAsia="Times New Roman" w:hAnsi="Courier New" w:cs="Courier New"/>
          <w:color w:val="DAE3E3"/>
          <w:kern w:val="0"/>
          <w:sz w:val="21"/>
          <w:szCs w:val="21"/>
          <w:lang w:val="en-ZA" w:eastAsia="en-ZA"/>
        </w:rPr>
        <w:t xml:space="preserve">  </w:t>
      </w:r>
    </w:p>
    <w:p w14:paraId="70A6C214" w14:textId="77777777" w:rsidR="008606B8" w:rsidRPr="008606B8" w:rsidRDefault="008606B8" w:rsidP="00A83BBD">
      <w:pPr>
        <w:shd w:val="clear" w:color="auto" w:fill="1F272A"/>
        <w:spacing w:after="0" w:line="240" w:lineRule="auto"/>
        <w:ind w:left="993"/>
        <w:rPr>
          <w:rFonts w:ascii="Courier New" w:eastAsia="Times New Roman" w:hAnsi="Courier New" w:cs="Courier New"/>
          <w:color w:val="DAE3E3"/>
          <w:kern w:val="0"/>
          <w:sz w:val="21"/>
          <w:szCs w:val="21"/>
          <w:lang w:val="en-ZA" w:eastAsia="en-ZA"/>
        </w:rPr>
      </w:pPr>
      <w:r w:rsidRPr="008606B8">
        <w:rPr>
          <w:rFonts w:ascii="Courier New" w:eastAsia="Times New Roman" w:hAnsi="Courier New" w:cs="Courier New"/>
          <w:color w:val="DAE3E3"/>
          <w:kern w:val="0"/>
          <w:sz w:val="21"/>
          <w:szCs w:val="21"/>
          <w:lang w:val="en-ZA" w:eastAsia="en-ZA"/>
        </w:rPr>
        <w:t>}</w:t>
      </w:r>
    </w:p>
    <w:p w14:paraId="48706CCE" w14:textId="77777777" w:rsidR="008606B8" w:rsidRPr="008606B8" w:rsidRDefault="008606B8" w:rsidP="00A83BBD">
      <w:pPr>
        <w:shd w:val="clear" w:color="auto" w:fill="1F272A"/>
        <w:spacing w:after="0" w:line="240" w:lineRule="auto"/>
        <w:ind w:left="993"/>
        <w:rPr>
          <w:rFonts w:ascii="Courier New" w:eastAsia="Times New Roman" w:hAnsi="Courier New" w:cs="Courier New"/>
          <w:color w:val="DAE3E3"/>
          <w:kern w:val="0"/>
          <w:sz w:val="21"/>
          <w:szCs w:val="21"/>
          <w:lang w:val="en-ZA" w:eastAsia="en-ZA"/>
        </w:rPr>
      </w:pPr>
      <w:r w:rsidRPr="008606B8">
        <w:rPr>
          <w:rFonts w:ascii="Courier New" w:eastAsia="Times New Roman" w:hAnsi="Courier New" w:cs="Courier New"/>
          <w:color w:val="0CA1A6"/>
          <w:kern w:val="0"/>
          <w:sz w:val="21"/>
          <w:szCs w:val="21"/>
          <w:lang w:val="en-ZA" w:eastAsia="en-ZA"/>
        </w:rPr>
        <w:t>void</w:t>
      </w:r>
      <w:r w:rsidRPr="008606B8">
        <w:rPr>
          <w:rFonts w:ascii="Courier New" w:eastAsia="Times New Roman" w:hAnsi="Courier New" w:cs="Courier New"/>
          <w:color w:val="DAE3E3"/>
          <w:kern w:val="0"/>
          <w:sz w:val="21"/>
          <w:szCs w:val="21"/>
          <w:lang w:val="en-ZA" w:eastAsia="en-ZA"/>
        </w:rPr>
        <w:t xml:space="preserve"> </w:t>
      </w:r>
      <w:r w:rsidRPr="008606B8">
        <w:rPr>
          <w:rFonts w:ascii="Courier New" w:eastAsia="Times New Roman" w:hAnsi="Courier New" w:cs="Courier New"/>
          <w:color w:val="F39C12"/>
          <w:kern w:val="0"/>
          <w:sz w:val="21"/>
          <w:szCs w:val="21"/>
          <w:lang w:val="en-ZA" w:eastAsia="en-ZA"/>
        </w:rPr>
        <w:t>loop</w:t>
      </w:r>
      <w:r w:rsidRPr="008606B8">
        <w:rPr>
          <w:rFonts w:ascii="Courier New" w:eastAsia="Times New Roman" w:hAnsi="Courier New" w:cs="Courier New"/>
          <w:color w:val="DAE3E3"/>
          <w:kern w:val="0"/>
          <w:sz w:val="21"/>
          <w:szCs w:val="21"/>
          <w:lang w:val="en-ZA" w:eastAsia="en-ZA"/>
        </w:rPr>
        <w:t>() {</w:t>
      </w:r>
    </w:p>
    <w:p w14:paraId="1C0AF846" w14:textId="77777777" w:rsidR="008606B8" w:rsidRPr="008606B8" w:rsidRDefault="008606B8" w:rsidP="00A83BBD">
      <w:pPr>
        <w:shd w:val="clear" w:color="auto" w:fill="1F272A"/>
        <w:spacing w:after="0" w:line="240" w:lineRule="auto"/>
        <w:ind w:left="993"/>
        <w:rPr>
          <w:rFonts w:ascii="Courier New" w:eastAsia="Times New Roman" w:hAnsi="Courier New" w:cs="Courier New"/>
          <w:color w:val="DAE3E3"/>
          <w:kern w:val="0"/>
          <w:sz w:val="21"/>
          <w:szCs w:val="21"/>
          <w:lang w:val="en-ZA" w:eastAsia="en-ZA"/>
        </w:rPr>
      </w:pPr>
      <w:r w:rsidRPr="008606B8">
        <w:rPr>
          <w:rFonts w:ascii="Courier New" w:eastAsia="Times New Roman" w:hAnsi="Courier New" w:cs="Courier New"/>
          <w:color w:val="DAE3E3"/>
          <w:kern w:val="0"/>
          <w:sz w:val="21"/>
          <w:szCs w:val="21"/>
          <w:lang w:val="en-ZA" w:eastAsia="en-ZA"/>
        </w:rPr>
        <w:t xml:space="preserve">  </w:t>
      </w:r>
      <w:r w:rsidRPr="008606B8">
        <w:rPr>
          <w:rFonts w:ascii="Courier New" w:eastAsia="Times New Roman" w:hAnsi="Courier New" w:cs="Courier New"/>
          <w:color w:val="F39C12"/>
          <w:kern w:val="0"/>
          <w:sz w:val="21"/>
          <w:szCs w:val="21"/>
          <w:lang w:val="en-ZA" w:eastAsia="en-ZA"/>
        </w:rPr>
        <w:t>digitalWrite</w:t>
      </w:r>
      <w:r w:rsidRPr="008606B8">
        <w:rPr>
          <w:rFonts w:ascii="Courier New" w:eastAsia="Times New Roman" w:hAnsi="Courier New" w:cs="Courier New"/>
          <w:color w:val="DAE3E3"/>
          <w:kern w:val="0"/>
          <w:sz w:val="21"/>
          <w:szCs w:val="21"/>
          <w:lang w:val="en-ZA" w:eastAsia="en-ZA"/>
        </w:rPr>
        <w:t>(LED1, HIGH);</w:t>
      </w:r>
      <w:r w:rsidRPr="008606B8">
        <w:rPr>
          <w:rFonts w:ascii="Courier New" w:eastAsia="Times New Roman" w:hAnsi="Courier New" w:cs="Courier New"/>
          <w:color w:val="7F8C8D"/>
          <w:kern w:val="0"/>
          <w:sz w:val="21"/>
          <w:szCs w:val="21"/>
          <w:lang w:val="en-ZA" w:eastAsia="en-ZA"/>
        </w:rPr>
        <w:t xml:space="preserve"> //turning on the LED </w:t>
      </w:r>
    </w:p>
    <w:p w14:paraId="6BE35C4F" w14:textId="77777777" w:rsidR="008606B8" w:rsidRPr="008606B8" w:rsidRDefault="008606B8" w:rsidP="00A83BBD">
      <w:pPr>
        <w:shd w:val="clear" w:color="auto" w:fill="1F272A"/>
        <w:spacing w:after="0" w:line="240" w:lineRule="auto"/>
        <w:ind w:left="993"/>
        <w:rPr>
          <w:rFonts w:ascii="Courier New" w:eastAsia="Times New Roman" w:hAnsi="Courier New" w:cs="Courier New"/>
          <w:color w:val="DAE3E3"/>
          <w:kern w:val="0"/>
          <w:sz w:val="21"/>
          <w:szCs w:val="21"/>
          <w:lang w:val="en-ZA" w:eastAsia="en-ZA"/>
        </w:rPr>
      </w:pPr>
      <w:r w:rsidRPr="008606B8">
        <w:rPr>
          <w:rFonts w:ascii="Courier New" w:eastAsia="Times New Roman" w:hAnsi="Courier New" w:cs="Courier New"/>
          <w:color w:val="DAE3E3"/>
          <w:kern w:val="0"/>
          <w:sz w:val="21"/>
          <w:szCs w:val="21"/>
          <w:lang w:val="en-ZA" w:eastAsia="en-ZA"/>
        </w:rPr>
        <w:t xml:space="preserve">  </w:t>
      </w:r>
      <w:r w:rsidRPr="008606B8">
        <w:rPr>
          <w:rFonts w:ascii="Courier New" w:eastAsia="Times New Roman" w:hAnsi="Courier New" w:cs="Courier New"/>
          <w:color w:val="F39C12"/>
          <w:kern w:val="0"/>
          <w:sz w:val="21"/>
          <w:szCs w:val="21"/>
          <w:lang w:val="en-ZA" w:eastAsia="en-ZA"/>
        </w:rPr>
        <w:t>delay</w:t>
      </w:r>
      <w:r w:rsidRPr="008606B8">
        <w:rPr>
          <w:rFonts w:ascii="Courier New" w:eastAsia="Times New Roman" w:hAnsi="Courier New" w:cs="Courier New"/>
          <w:color w:val="DAE3E3"/>
          <w:kern w:val="0"/>
          <w:sz w:val="21"/>
          <w:szCs w:val="21"/>
          <w:lang w:val="en-ZA" w:eastAsia="en-ZA"/>
        </w:rPr>
        <w:t>(</w:t>
      </w:r>
      <w:r w:rsidRPr="008606B8">
        <w:rPr>
          <w:rFonts w:ascii="Courier New" w:eastAsia="Times New Roman" w:hAnsi="Courier New" w:cs="Courier New"/>
          <w:color w:val="7FCBCD"/>
          <w:kern w:val="0"/>
          <w:sz w:val="21"/>
          <w:szCs w:val="21"/>
          <w:lang w:val="en-ZA" w:eastAsia="en-ZA"/>
        </w:rPr>
        <w:t>1000</w:t>
      </w:r>
      <w:r w:rsidRPr="008606B8">
        <w:rPr>
          <w:rFonts w:ascii="Courier New" w:eastAsia="Times New Roman" w:hAnsi="Courier New" w:cs="Courier New"/>
          <w:color w:val="DAE3E3"/>
          <w:kern w:val="0"/>
          <w:sz w:val="21"/>
          <w:szCs w:val="21"/>
          <w:lang w:val="en-ZA" w:eastAsia="en-ZA"/>
        </w:rPr>
        <w:t>);</w:t>
      </w:r>
      <w:r w:rsidRPr="008606B8">
        <w:rPr>
          <w:rFonts w:ascii="Courier New" w:eastAsia="Times New Roman" w:hAnsi="Courier New" w:cs="Courier New"/>
          <w:color w:val="7F8C8D"/>
          <w:kern w:val="0"/>
          <w:sz w:val="21"/>
          <w:szCs w:val="21"/>
          <w:lang w:val="en-ZA" w:eastAsia="en-ZA"/>
        </w:rPr>
        <w:t xml:space="preserve">  //delaying the output in HIGH state</w:t>
      </w:r>
    </w:p>
    <w:p w14:paraId="0C593C76" w14:textId="77777777" w:rsidR="008606B8" w:rsidRPr="008606B8" w:rsidRDefault="008606B8" w:rsidP="00A83BBD">
      <w:pPr>
        <w:shd w:val="clear" w:color="auto" w:fill="1F272A"/>
        <w:spacing w:after="0" w:line="240" w:lineRule="auto"/>
        <w:ind w:left="993"/>
        <w:rPr>
          <w:rFonts w:ascii="Courier New" w:eastAsia="Times New Roman" w:hAnsi="Courier New" w:cs="Courier New"/>
          <w:color w:val="DAE3E3"/>
          <w:kern w:val="0"/>
          <w:sz w:val="21"/>
          <w:szCs w:val="21"/>
          <w:lang w:val="en-ZA" w:eastAsia="en-ZA"/>
        </w:rPr>
      </w:pPr>
      <w:r w:rsidRPr="008606B8">
        <w:rPr>
          <w:rFonts w:ascii="Courier New" w:eastAsia="Times New Roman" w:hAnsi="Courier New" w:cs="Courier New"/>
          <w:color w:val="DAE3E3"/>
          <w:kern w:val="0"/>
          <w:sz w:val="21"/>
          <w:szCs w:val="21"/>
          <w:lang w:val="en-ZA" w:eastAsia="en-ZA"/>
        </w:rPr>
        <w:t xml:space="preserve">  </w:t>
      </w:r>
      <w:r w:rsidRPr="008606B8">
        <w:rPr>
          <w:rFonts w:ascii="Courier New" w:eastAsia="Times New Roman" w:hAnsi="Courier New" w:cs="Courier New"/>
          <w:color w:val="F39C12"/>
          <w:kern w:val="0"/>
          <w:sz w:val="21"/>
          <w:szCs w:val="21"/>
          <w:lang w:val="en-ZA" w:eastAsia="en-ZA"/>
        </w:rPr>
        <w:t>digitalWrite</w:t>
      </w:r>
      <w:r w:rsidRPr="008606B8">
        <w:rPr>
          <w:rFonts w:ascii="Courier New" w:eastAsia="Times New Roman" w:hAnsi="Courier New" w:cs="Courier New"/>
          <w:color w:val="DAE3E3"/>
          <w:kern w:val="0"/>
          <w:sz w:val="21"/>
          <w:szCs w:val="21"/>
          <w:lang w:val="en-ZA" w:eastAsia="en-ZA"/>
        </w:rPr>
        <w:t>(LED1, LOW);</w:t>
      </w:r>
      <w:r w:rsidRPr="008606B8">
        <w:rPr>
          <w:rFonts w:ascii="Courier New" w:eastAsia="Times New Roman" w:hAnsi="Courier New" w:cs="Courier New"/>
          <w:color w:val="7F8C8D"/>
          <w:kern w:val="0"/>
          <w:sz w:val="21"/>
          <w:szCs w:val="21"/>
          <w:lang w:val="en-ZA" w:eastAsia="en-ZA"/>
        </w:rPr>
        <w:t xml:space="preserve"> //Turning off the LED</w:t>
      </w:r>
    </w:p>
    <w:p w14:paraId="567134C9" w14:textId="77777777" w:rsidR="008606B8" w:rsidRPr="008606B8" w:rsidRDefault="008606B8" w:rsidP="00A83BBD">
      <w:pPr>
        <w:shd w:val="clear" w:color="auto" w:fill="1F272A"/>
        <w:spacing w:after="0" w:line="240" w:lineRule="auto"/>
        <w:ind w:left="993"/>
        <w:rPr>
          <w:rFonts w:ascii="Courier New" w:eastAsia="Times New Roman" w:hAnsi="Courier New" w:cs="Courier New"/>
          <w:color w:val="DAE3E3"/>
          <w:kern w:val="0"/>
          <w:sz w:val="21"/>
          <w:szCs w:val="21"/>
          <w:lang w:val="en-ZA" w:eastAsia="en-ZA"/>
        </w:rPr>
      </w:pPr>
      <w:r w:rsidRPr="008606B8">
        <w:rPr>
          <w:rFonts w:ascii="Courier New" w:eastAsia="Times New Roman" w:hAnsi="Courier New" w:cs="Courier New"/>
          <w:color w:val="DAE3E3"/>
          <w:kern w:val="0"/>
          <w:sz w:val="21"/>
          <w:szCs w:val="21"/>
          <w:lang w:val="en-ZA" w:eastAsia="en-ZA"/>
        </w:rPr>
        <w:t>   </w:t>
      </w:r>
      <w:r w:rsidRPr="008606B8">
        <w:rPr>
          <w:rFonts w:ascii="Courier New" w:eastAsia="Times New Roman" w:hAnsi="Courier New" w:cs="Courier New"/>
          <w:color w:val="F39C12"/>
          <w:kern w:val="0"/>
          <w:sz w:val="21"/>
          <w:szCs w:val="21"/>
          <w:lang w:val="en-ZA" w:eastAsia="en-ZA"/>
        </w:rPr>
        <w:t>delay</w:t>
      </w:r>
      <w:r w:rsidRPr="008606B8">
        <w:rPr>
          <w:rFonts w:ascii="Courier New" w:eastAsia="Times New Roman" w:hAnsi="Courier New" w:cs="Courier New"/>
          <w:color w:val="DAE3E3"/>
          <w:kern w:val="0"/>
          <w:sz w:val="21"/>
          <w:szCs w:val="21"/>
          <w:lang w:val="en-ZA" w:eastAsia="en-ZA"/>
        </w:rPr>
        <w:t>(</w:t>
      </w:r>
      <w:r w:rsidRPr="008606B8">
        <w:rPr>
          <w:rFonts w:ascii="Courier New" w:eastAsia="Times New Roman" w:hAnsi="Courier New" w:cs="Courier New"/>
          <w:color w:val="7FCBCD"/>
          <w:kern w:val="0"/>
          <w:sz w:val="21"/>
          <w:szCs w:val="21"/>
          <w:lang w:val="en-ZA" w:eastAsia="en-ZA"/>
        </w:rPr>
        <w:t>1000</w:t>
      </w:r>
      <w:r w:rsidRPr="008606B8">
        <w:rPr>
          <w:rFonts w:ascii="Courier New" w:eastAsia="Times New Roman" w:hAnsi="Courier New" w:cs="Courier New"/>
          <w:color w:val="DAE3E3"/>
          <w:kern w:val="0"/>
          <w:sz w:val="21"/>
          <w:szCs w:val="21"/>
          <w:lang w:val="en-ZA" w:eastAsia="en-ZA"/>
        </w:rPr>
        <w:t>);</w:t>
      </w:r>
      <w:r w:rsidRPr="008606B8">
        <w:rPr>
          <w:rFonts w:ascii="Courier New" w:eastAsia="Times New Roman" w:hAnsi="Courier New" w:cs="Courier New"/>
          <w:color w:val="7F8C8D"/>
          <w:kern w:val="0"/>
          <w:sz w:val="21"/>
          <w:szCs w:val="21"/>
          <w:lang w:val="en-ZA" w:eastAsia="en-ZA"/>
        </w:rPr>
        <w:t xml:space="preserve"> // Delaying the state of LED in OFF state</w:t>
      </w:r>
    </w:p>
    <w:p w14:paraId="5002EC85" w14:textId="77777777" w:rsidR="008606B8" w:rsidRPr="008606B8" w:rsidRDefault="008606B8" w:rsidP="00A83BBD">
      <w:pPr>
        <w:shd w:val="clear" w:color="auto" w:fill="1F272A"/>
        <w:spacing w:after="0" w:line="240" w:lineRule="auto"/>
        <w:ind w:left="993"/>
        <w:rPr>
          <w:rFonts w:ascii="Courier New" w:eastAsia="Times New Roman" w:hAnsi="Courier New" w:cs="Courier New"/>
          <w:color w:val="DAE3E3"/>
          <w:kern w:val="0"/>
          <w:sz w:val="21"/>
          <w:szCs w:val="21"/>
          <w:lang w:val="en-ZA" w:eastAsia="en-ZA"/>
        </w:rPr>
      </w:pPr>
      <w:r w:rsidRPr="008606B8">
        <w:rPr>
          <w:rFonts w:ascii="Courier New" w:eastAsia="Times New Roman" w:hAnsi="Courier New" w:cs="Courier New"/>
          <w:color w:val="DAE3E3"/>
          <w:kern w:val="0"/>
          <w:sz w:val="21"/>
          <w:szCs w:val="21"/>
          <w:lang w:val="en-ZA" w:eastAsia="en-ZA"/>
        </w:rPr>
        <w:t>}</w:t>
      </w:r>
    </w:p>
    <w:p w14:paraId="6512DFB4" w14:textId="77777777" w:rsidR="00180CF5" w:rsidRDefault="00180CF5" w:rsidP="00345297">
      <w:pPr>
        <w:shd w:val="clear" w:color="auto" w:fill="FFFFFF"/>
        <w:spacing w:after="0" w:line="360" w:lineRule="auto"/>
        <w:jc w:val="both"/>
        <w:textAlignment w:val="baseline"/>
        <w:rPr>
          <w:rFonts w:eastAsia="Times New Roman" w:cs="Times New Roman"/>
          <w:b/>
          <w:bCs/>
          <w:kern w:val="0"/>
          <w:szCs w:val="24"/>
          <w:lang w:val="en-ZA" w:eastAsia="en-ZA"/>
        </w:rPr>
      </w:pPr>
    </w:p>
    <w:p w14:paraId="584BC950" w14:textId="77B4905B" w:rsidR="00D6132D" w:rsidRDefault="00735C2E" w:rsidP="00345297">
      <w:pPr>
        <w:shd w:val="clear" w:color="auto" w:fill="FFFFFF"/>
        <w:spacing w:after="0" w:line="360" w:lineRule="auto"/>
        <w:jc w:val="both"/>
        <w:textAlignment w:val="baseline"/>
        <w:rPr>
          <w:rFonts w:eastAsia="Times New Roman" w:cs="Times New Roman"/>
          <w:b/>
          <w:bCs/>
          <w:kern w:val="0"/>
          <w:szCs w:val="24"/>
          <w:lang w:val="en-ZA" w:eastAsia="en-ZA"/>
        </w:rPr>
      </w:pPr>
      <w:r>
        <w:rPr>
          <w:rFonts w:eastAsia="Times New Roman" w:cs="Times New Roman"/>
          <w:b/>
          <w:bCs/>
          <w:kern w:val="0"/>
          <w:szCs w:val="24"/>
          <w:lang w:val="en-ZA" w:eastAsia="en-ZA"/>
        </w:rPr>
        <w:t>NOTE</w:t>
      </w:r>
    </w:p>
    <w:p w14:paraId="61B20F3E" w14:textId="6F65690D" w:rsidR="00735C2E" w:rsidRPr="00303EA6" w:rsidRDefault="00735C2E" w:rsidP="00303EA6">
      <w:pPr>
        <w:shd w:val="clear" w:color="auto" w:fill="D9D9D9" w:themeFill="background1" w:themeFillShade="D9"/>
        <w:spacing w:after="0" w:line="360" w:lineRule="auto"/>
        <w:jc w:val="both"/>
        <w:textAlignment w:val="baseline"/>
        <w:rPr>
          <w:rFonts w:eastAsia="Times New Roman" w:cs="Times New Roman"/>
          <w:kern w:val="0"/>
          <w:szCs w:val="24"/>
          <w:lang w:val="en-ZA" w:eastAsia="en-ZA"/>
        </w:rPr>
      </w:pPr>
      <w:r w:rsidRPr="00303EA6">
        <w:rPr>
          <w:rFonts w:eastAsia="Times New Roman" w:cs="Times New Roman"/>
          <w:kern w:val="0"/>
          <w:szCs w:val="24"/>
          <w:lang w:val="en-ZA" w:eastAsia="en-ZA"/>
        </w:rPr>
        <w:lastRenderedPageBreak/>
        <w:t>As done before using Raspberry Pi, we can connect more than one LED or components to our Arduino board.</w:t>
      </w:r>
    </w:p>
    <w:p w14:paraId="5DD9A28D" w14:textId="7C967F30" w:rsidR="00345297" w:rsidRDefault="00345297" w:rsidP="00345297">
      <w:pPr>
        <w:shd w:val="clear" w:color="auto" w:fill="FFFFFF"/>
        <w:spacing w:after="0" w:line="240" w:lineRule="auto"/>
        <w:textAlignment w:val="baseline"/>
        <w:rPr>
          <w:rFonts w:eastAsia="Times New Roman" w:cs="Times New Roman"/>
          <w:kern w:val="0"/>
          <w:szCs w:val="24"/>
          <w:lang w:val="en-ZA" w:eastAsia="en-ZA"/>
        </w:rPr>
      </w:pPr>
    </w:p>
    <w:p w14:paraId="18D952B3" w14:textId="644661CF" w:rsidR="00A83BBD" w:rsidRDefault="00A83BBD" w:rsidP="00A83BBD">
      <w:pPr>
        <w:spacing w:after="0"/>
        <w:rPr>
          <w:b/>
          <w:bCs/>
          <w:shd w:val="clear" w:color="auto" w:fill="FFFFFF"/>
        </w:rPr>
      </w:pPr>
      <w:r w:rsidRPr="004B6A7D">
        <w:rPr>
          <w:b/>
          <w:bCs/>
          <w:shd w:val="clear" w:color="auto" w:fill="FFFFFF"/>
        </w:rPr>
        <w:t>Arduino Traffic Light Project</w:t>
      </w:r>
    </w:p>
    <w:p w14:paraId="53235A8C" w14:textId="08F166B4" w:rsidR="000B7505" w:rsidRPr="000B7505" w:rsidRDefault="00A83BBD" w:rsidP="00A83BBD">
      <w:pPr>
        <w:spacing w:after="0" w:line="360" w:lineRule="auto"/>
        <w:jc w:val="both"/>
        <w:rPr>
          <w:rFonts w:eastAsia="Times New Roman" w:cs="Times New Roman"/>
          <w:kern w:val="0"/>
          <w:szCs w:val="24"/>
          <w:lang w:val="en-ZA" w:eastAsia="en-ZA"/>
        </w:rPr>
      </w:pPr>
      <w:r w:rsidRPr="00A83BBD">
        <w:rPr>
          <w:rFonts w:eastAsia="Times New Roman" w:cs="Times New Roman"/>
          <w:kern w:val="0"/>
          <w:szCs w:val="24"/>
          <w:lang w:val="en-ZA" w:eastAsia="en-ZA"/>
        </w:rPr>
        <w:t xml:space="preserve">We have done this project before using Pictoblox. We are now going to hardcode the program on the </w:t>
      </w:r>
      <w:r w:rsidR="002948EB" w:rsidRPr="00A83BBD">
        <w:rPr>
          <w:rFonts w:eastAsia="Times New Roman" w:cs="Times New Roman"/>
          <w:kern w:val="0"/>
          <w:szCs w:val="24"/>
          <w:lang w:val="en-ZA" w:eastAsia="en-ZA"/>
        </w:rPr>
        <w:t>IDE.</w:t>
      </w:r>
      <w:r w:rsidR="002948EB" w:rsidRPr="000B7505">
        <w:rPr>
          <w:rFonts w:eastAsia="Times New Roman" w:cs="Times New Roman"/>
          <w:kern w:val="0"/>
          <w:szCs w:val="24"/>
          <w:lang w:val="en-ZA" w:eastAsia="en-ZA"/>
        </w:rPr>
        <w:t xml:space="preserve"> Roads</w:t>
      </w:r>
      <w:r w:rsidR="000B7505" w:rsidRPr="000B7505">
        <w:rPr>
          <w:rFonts w:eastAsia="Times New Roman" w:cs="Times New Roman"/>
          <w:kern w:val="0"/>
          <w:szCs w:val="24"/>
          <w:lang w:val="en-ZA" w:eastAsia="en-ZA"/>
        </w:rPr>
        <w:t xml:space="preserve"> without any supervision or guidance</w:t>
      </w:r>
      <w:r>
        <w:rPr>
          <w:rFonts w:eastAsia="Times New Roman" w:cs="Times New Roman"/>
          <w:kern w:val="0"/>
          <w:szCs w:val="24"/>
          <w:lang w:val="en-ZA" w:eastAsia="en-ZA"/>
        </w:rPr>
        <w:t xml:space="preserve"> in areas with heavy traffic flows</w:t>
      </w:r>
      <w:r w:rsidR="000B7505" w:rsidRPr="000B7505">
        <w:rPr>
          <w:rFonts w:eastAsia="Times New Roman" w:cs="Times New Roman"/>
          <w:kern w:val="0"/>
          <w:szCs w:val="24"/>
          <w:lang w:val="en-ZA" w:eastAsia="en-ZA"/>
        </w:rPr>
        <w:t xml:space="preserve"> can lead to traffic </w:t>
      </w:r>
      <w:r w:rsidR="000B7505">
        <w:rPr>
          <w:rFonts w:eastAsia="Times New Roman" w:cs="Times New Roman"/>
          <w:kern w:val="0"/>
          <w:szCs w:val="24"/>
          <w:lang w:val="en-ZA" w:eastAsia="en-ZA"/>
        </w:rPr>
        <w:t>accidents or congestion</w:t>
      </w:r>
      <w:r w:rsidR="000B7505" w:rsidRPr="000B7505">
        <w:rPr>
          <w:rFonts w:eastAsia="Times New Roman" w:cs="Times New Roman"/>
          <w:kern w:val="0"/>
          <w:szCs w:val="24"/>
          <w:lang w:val="en-ZA" w:eastAsia="en-ZA"/>
        </w:rPr>
        <w:t xml:space="preserve">. Traffic signals are required for an orderly flow of traffic. A traffic signal is used as an instructing device that indicates the road user to act as per the displayed </w:t>
      </w:r>
      <w:r w:rsidR="000B7505">
        <w:rPr>
          <w:rFonts w:eastAsia="Times New Roman" w:cs="Times New Roman"/>
          <w:kern w:val="0"/>
          <w:szCs w:val="24"/>
          <w:lang w:val="en-ZA" w:eastAsia="en-ZA"/>
        </w:rPr>
        <w:t>LED.</w:t>
      </w:r>
      <w:r w:rsidR="000B7505" w:rsidRPr="000B7505">
        <w:rPr>
          <w:rFonts w:eastAsia="Times New Roman" w:cs="Times New Roman"/>
          <w:kern w:val="0"/>
          <w:szCs w:val="24"/>
          <w:lang w:val="en-ZA" w:eastAsia="en-ZA"/>
        </w:rPr>
        <w:t xml:space="preserve"> There are different colours in traffic lights and each colour informs the driver on action to take.</w:t>
      </w:r>
    </w:p>
    <w:p w14:paraId="7F064D75" w14:textId="77777777" w:rsidR="000B7505" w:rsidRPr="002948EB" w:rsidRDefault="000B7505" w:rsidP="002948EB">
      <w:pPr>
        <w:numPr>
          <w:ilvl w:val="0"/>
          <w:numId w:val="140"/>
        </w:numPr>
        <w:shd w:val="clear" w:color="auto" w:fill="FFFFFF"/>
        <w:spacing w:after="0" w:line="240" w:lineRule="auto"/>
        <w:rPr>
          <w:rFonts w:eastAsia="Times New Roman" w:cs="Times New Roman"/>
          <w:kern w:val="0"/>
          <w:szCs w:val="24"/>
          <w:lang w:val="en-ZA" w:eastAsia="en-ZA"/>
        </w:rPr>
      </w:pPr>
      <w:r w:rsidRPr="002948EB">
        <w:rPr>
          <w:rFonts w:eastAsia="Times New Roman" w:cs="Times New Roman"/>
          <w:kern w:val="0"/>
          <w:szCs w:val="24"/>
          <w:lang w:val="en-ZA" w:eastAsia="en-ZA"/>
        </w:rPr>
        <w:t>Red light ON- A driver should stop.</w:t>
      </w:r>
    </w:p>
    <w:p w14:paraId="2FD66C5A" w14:textId="4C4583D2" w:rsidR="000B7505" w:rsidRPr="002948EB" w:rsidRDefault="000B7505" w:rsidP="002948EB">
      <w:pPr>
        <w:numPr>
          <w:ilvl w:val="0"/>
          <w:numId w:val="140"/>
        </w:numPr>
        <w:shd w:val="clear" w:color="auto" w:fill="FFFFFF"/>
        <w:spacing w:after="0" w:line="240" w:lineRule="auto"/>
        <w:rPr>
          <w:rFonts w:eastAsia="Times New Roman" w:cs="Times New Roman"/>
          <w:kern w:val="0"/>
          <w:szCs w:val="24"/>
          <w:lang w:val="en-ZA" w:eastAsia="en-ZA"/>
        </w:rPr>
      </w:pPr>
      <w:r w:rsidRPr="002948EB">
        <w:rPr>
          <w:rFonts w:eastAsia="Times New Roman" w:cs="Times New Roman"/>
          <w:kern w:val="0"/>
          <w:szCs w:val="24"/>
          <w:lang w:val="en-ZA" w:eastAsia="en-ZA"/>
        </w:rPr>
        <w:t>Amber (Orange) light ON- A driver must slow down and be ready to stop.</w:t>
      </w:r>
    </w:p>
    <w:p w14:paraId="5007936F" w14:textId="0385673E" w:rsidR="000B7505" w:rsidRDefault="000B7505" w:rsidP="002948EB">
      <w:pPr>
        <w:numPr>
          <w:ilvl w:val="0"/>
          <w:numId w:val="140"/>
        </w:numPr>
        <w:shd w:val="clear" w:color="auto" w:fill="FFFFFF"/>
        <w:spacing w:after="0" w:line="240" w:lineRule="auto"/>
        <w:rPr>
          <w:rFonts w:eastAsia="Times New Roman" w:cs="Times New Roman"/>
          <w:kern w:val="0"/>
          <w:szCs w:val="24"/>
          <w:lang w:val="en-ZA" w:eastAsia="en-ZA"/>
        </w:rPr>
      </w:pPr>
      <w:r w:rsidRPr="002948EB">
        <w:rPr>
          <w:rFonts w:eastAsia="Times New Roman" w:cs="Times New Roman"/>
          <w:kern w:val="0"/>
          <w:szCs w:val="24"/>
          <w:lang w:val="en-ZA" w:eastAsia="en-ZA"/>
        </w:rPr>
        <w:t>Greenlight ON- A driver can go or proceed to pass the intersection.</w:t>
      </w:r>
    </w:p>
    <w:p w14:paraId="2FD654EB" w14:textId="77777777" w:rsidR="002948EB" w:rsidRPr="002948EB" w:rsidRDefault="002948EB" w:rsidP="002948EB">
      <w:pPr>
        <w:shd w:val="clear" w:color="auto" w:fill="FFFFFF"/>
        <w:spacing w:after="0" w:line="240" w:lineRule="auto"/>
        <w:ind w:left="720"/>
        <w:rPr>
          <w:rFonts w:eastAsia="Times New Roman" w:cs="Times New Roman"/>
          <w:kern w:val="0"/>
          <w:szCs w:val="24"/>
          <w:lang w:val="en-ZA" w:eastAsia="en-ZA"/>
        </w:rPr>
      </w:pPr>
    </w:p>
    <w:p w14:paraId="48DBB141" w14:textId="76772069" w:rsidR="000B7505" w:rsidRDefault="000B7505" w:rsidP="000B7505">
      <w:pPr>
        <w:shd w:val="clear" w:color="auto" w:fill="FFFFFF"/>
        <w:spacing w:after="0" w:line="240" w:lineRule="auto"/>
        <w:jc w:val="both"/>
        <w:textAlignment w:val="baseline"/>
        <w:rPr>
          <w:rFonts w:eastAsia="Times New Roman" w:cs="Times New Roman"/>
          <w:kern w:val="0"/>
          <w:szCs w:val="24"/>
          <w:lang w:val="en-ZA" w:eastAsia="en-ZA"/>
        </w:rPr>
      </w:pPr>
      <w:r>
        <w:rPr>
          <w:rFonts w:eastAsia="Times New Roman" w:cs="Times New Roman"/>
          <w:kern w:val="0"/>
          <w:szCs w:val="24"/>
          <w:lang w:val="en-ZA" w:eastAsia="en-ZA"/>
        </w:rPr>
        <w:t xml:space="preserve"> You are required to create a project using Arduino to simulate traffic lights.</w:t>
      </w:r>
    </w:p>
    <w:p w14:paraId="67178EDD" w14:textId="0DD0B17E" w:rsidR="000B7505" w:rsidRDefault="000B7505" w:rsidP="000B7505">
      <w:pPr>
        <w:shd w:val="clear" w:color="auto" w:fill="FFFFFF"/>
        <w:spacing w:after="0" w:line="240" w:lineRule="auto"/>
        <w:jc w:val="both"/>
        <w:textAlignment w:val="baseline"/>
        <w:rPr>
          <w:rFonts w:eastAsia="Times New Roman" w:cs="Times New Roman"/>
          <w:kern w:val="0"/>
          <w:szCs w:val="24"/>
          <w:lang w:val="en-ZA" w:eastAsia="en-ZA"/>
        </w:rPr>
      </w:pPr>
    </w:p>
    <w:p w14:paraId="59C746D4" w14:textId="47B4A4C9" w:rsidR="000B7505" w:rsidRDefault="000B7505" w:rsidP="000B7505">
      <w:pPr>
        <w:shd w:val="clear" w:color="auto" w:fill="FFFFFF"/>
        <w:spacing w:after="0" w:line="240" w:lineRule="auto"/>
        <w:jc w:val="both"/>
        <w:textAlignment w:val="baseline"/>
        <w:rPr>
          <w:rFonts w:eastAsia="Times New Roman" w:cs="Times New Roman"/>
          <w:kern w:val="0"/>
          <w:szCs w:val="24"/>
          <w:lang w:val="en-ZA" w:eastAsia="en-ZA"/>
        </w:rPr>
      </w:pPr>
      <w:r>
        <w:rPr>
          <w:rFonts w:eastAsia="Times New Roman" w:cs="Times New Roman"/>
          <w:kern w:val="0"/>
          <w:szCs w:val="24"/>
          <w:lang w:val="en-ZA" w:eastAsia="en-ZA"/>
        </w:rPr>
        <w:t>You will need:</w:t>
      </w:r>
    </w:p>
    <w:p w14:paraId="0091D524" w14:textId="21953DBC" w:rsidR="000B7505" w:rsidRPr="000B7505" w:rsidRDefault="000B7505">
      <w:pPr>
        <w:numPr>
          <w:ilvl w:val="0"/>
          <w:numId w:val="141"/>
        </w:numPr>
        <w:shd w:val="clear" w:color="auto" w:fill="FFFFFF"/>
        <w:spacing w:before="100" w:beforeAutospacing="1" w:after="100" w:afterAutospacing="1" w:line="240" w:lineRule="auto"/>
        <w:rPr>
          <w:rFonts w:eastAsia="Times New Roman" w:cs="Times New Roman"/>
          <w:kern w:val="0"/>
          <w:szCs w:val="24"/>
          <w:lang w:val="en-ZA" w:eastAsia="en-ZA"/>
        </w:rPr>
      </w:pPr>
      <w:r w:rsidRPr="000B7505">
        <w:rPr>
          <w:rFonts w:eastAsia="Times New Roman" w:cs="Times New Roman"/>
          <w:kern w:val="0"/>
          <w:szCs w:val="24"/>
          <w:lang w:val="en-ZA" w:eastAsia="en-ZA"/>
        </w:rPr>
        <w:t>Arduino Uno</w:t>
      </w:r>
    </w:p>
    <w:p w14:paraId="75AA6A0B" w14:textId="1CF99B93" w:rsidR="000B7505" w:rsidRPr="000B7505" w:rsidRDefault="000B7505">
      <w:pPr>
        <w:numPr>
          <w:ilvl w:val="0"/>
          <w:numId w:val="141"/>
        </w:numPr>
        <w:shd w:val="clear" w:color="auto" w:fill="FFFFFF"/>
        <w:spacing w:before="100" w:beforeAutospacing="1" w:after="100" w:afterAutospacing="1" w:line="240" w:lineRule="auto"/>
        <w:rPr>
          <w:rFonts w:eastAsia="Times New Roman" w:cs="Times New Roman"/>
          <w:kern w:val="0"/>
          <w:szCs w:val="24"/>
          <w:lang w:val="en-ZA" w:eastAsia="en-ZA"/>
        </w:rPr>
      </w:pPr>
      <w:r w:rsidRPr="000B7505">
        <w:rPr>
          <w:rFonts w:eastAsia="Times New Roman" w:cs="Times New Roman"/>
          <w:kern w:val="0"/>
          <w:szCs w:val="24"/>
          <w:lang w:val="en-ZA" w:eastAsia="en-ZA"/>
        </w:rPr>
        <w:t>Breadboard</w:t>
      </w:r>
    </w:p>
    <w:p w14:paraId="25B31488" w14:textId="4B44C93D" w:rsidR="000B7505" w:rsidRPr="000B7505" w:rsidRDefault="000B7505">
      <w:pPr>
        <w:numPr>
          <w:ilvl w:val="0"/>
          <w:numId w:val="141"/>
        </w:numPr>
        <w:shd w:val="clear" w:color="auto" w:fill="FFFFFF"/>
        <w:spacing w:before="100" w:beforeAutospacing="1" w:after="100" w:afterAutospacing="1" w:line="240" w:lineRule="auto"/>
        <w:rPr>
          <w:rFonts w:eastAsia="Times New Roman" w:cs="Times New Roman"/>
          <w:kern w:val="0"/>
          <w:szCs w:val="24"/>
          <w:lang w:val="en-ZA" w:eastAsia="en-ZA"/>
        </w:rPr>
      </w:pPr>
      <w:r w:rsidRPr="000B7505">
        <w:rPr>
          <w:rFonts w:eastAsia="Times New Roman" w:cs="Times New Roman"/>
          <w:kern w:val="0"/>
          <w:szCs w:val="24"/>
          <w:lang w:val="en-ZA" w:eastAsia="en-ZA"/>
        </w:rPr>
        <w:t>LEDs ( Red, Yellow, Green)</w:t>
      </w:r>
    </w:p>
    <w:p w14:paraId="6227592E" w14:textId="0F7FD566" w:rsidR="000B7505" w:rsidRPr="000B7505" w:rsidRDefault="000B7505">
      <w:pPr>
        <w:numPr>
          <w:ilvl w:val="0"/>
          <w:numId w:val="141"/>
        </w:numPr>
        <w:shd w:val="clear" w:color="auto" w:fill="FFFFFF"/>
        <w:spacing w:before="100" w:beforeAutospacing="1" w:after="100" w:afterAutospacing="1" w:line="240" w:lineRule="auto"/>
        <w:rPr>
          <w:rFonts w:eastAsia="Times New Roman" w:cs="Times New Roman"/>
          <w:kern w:val="0"/>
          <w:szCs w:val="24"/>
          <w:lang w:val="en-ZA" w:eastAsia="en-ZA"/>
        </w:rPr>
      </w:pPr>
      <w:r w:rsidRPr="000B7505">
        <w:rPr>
          <w:rFonts w:eastAsia="Times New Roman" w:cs="Times New Roman"/>
          <w:kern w:val="0"/>
          <w:szCs w:val="24"/>
          <w:lang w:val="en-ZA" w:eastAsia="en-ZA"/>
        </w:rPr>
        <w:t>3 Resistors( 220 Ohm)</w:t>
      </w:r>
    </w:p>
    <w:p w14:paraId="1A952742" w14:textId="6FDD309E" w:rsidR="000B7505" w:rsidRDefault="000B7505">
      <w:pPr>
        <w:numPr>
          <w:ilvl w:val="0"/>
          <w:numId w:val="141"/>
        </w:numPr>
        <w:shd w:val="clear" w:color="auto" w:fill="FFFFFF"/>
        <w:spacing w:before="100" w:beforeAutospacing="1" w:after="100" w:afterAutospacing="1" w:line="240" w:lineRule="auto"/>
        <w:rPr>
          <w:rFonts w:eastAsia="Times New Roman" w:cs="Times New Roman"/>
          <w:kern w:val="0"/>
          <w:szCs w:val="24"/>
          <w:lang w:val="en-ZA" w:eastAsia="en-ZA"/>
        </w:rPr>
      </w:pPr>
      <w:r w:rsidRPr="000B7505">
        <w:rPr>
          <w:rFonts w:eastAsia="Times New Roman" w:cs="Times New Roman"/>
          <w:kern w:val="0"/>
          <w:szCs w:val="24"/>
          <w:lang w:val="en-ZA" w:eastAsia="en-ZA"/>
        </w:rPr>
        <w:t>Jumper cables</w:t>
      </w:r>
    </w:p>
    <w:p w14:paraId="139F1CC8" w14:textId="6DAE41E4" w:rsidR="005747C1" w:rsidRDefault="002948EB" w:rsidP="005747C1">
      <w:pPr>
        <w:shd w:val="clear" w:color="auto" w:fill="FFFFFF"/>
        <w:spacing w:before="100" w:beforeAutospacing="1" w:after="100" w:afterAutospacing="1" w:line="240" w:lineRule="auto"/>
        <w:rPr>
          <w:rFonts w:eastAsia="Times New Roman" w:cs="Times New Roman"/>
          <w:kern w:val="0"/>
          <w:szCs w:val="24"/>
          <w:lang w:val="en-ZA" w:eastAsia="en-ZA"/>
        </w:rPr>
      </w:pPr>
      <w:r>
        <w:rPr>
          <w:rFonts w:eastAsia="Times New Roman" w:cs="Times New Roman"/>
          <w:kern w:val="0"/>
          <w:szCs w:val="24"/>
          <w:lang w:val="en-ZA" w:eastAsia="en-ZA"/>
        </w:rPr>
        <w:t>Figure 3.15 illustrates the connection diagram for the project.</w:t>
      </w:r>
    </w:p>
    <w:p w14:paraId="31ED5B16" w14:textId="77777777" w:rsidR="00012FA9" w:rsidRDefault="005747C1" w:rsidP="00012FA9">
      <w:pPr>
        <w:keepNext/>
        <w:shd w:val="clear" w:color="auto" w:fill="FFFFFF"/>
        <w:spacing w:before="100" w:beforeAutospacing="1" w:after="0" w:line="240" w:lineRule="auto"/>
      </w:pPr>
      <w:r w:rsidRPr="005747C1">
        <w:rPr>
          <w:rFonts w:eastAsia="Times New Roman" w:cs="Times New Roman"/>
          <w:noProof/>
          <w:kern w:val="0"/>
          <w:szCs w:val="24"/>
          <w:lang w:val="en-ZA" w:eastAsia="en-ZA"/>
        </w:rPr>
        <w:drawing>
          <wp:inline distT="0" distB="0" distL="0" distR="0" wp14:anchorId="48CCCA24" wp14:editId="537C20E7">
            <wp:extent cx="3870346" cy="2555646"/>
            <wp:effectExtent l="0" t="0" r="0" b="0"/>
            <wp:docPr id="52320" name="Picture 5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2844" cy="2563898"/>
                    </a:xfrm>
                    <a:prstGeom prst="rect">
                      <a:avLst/>
                    </a:prstGeom>
                  </pic:spPr>
                </pic:pic>
              </a:graphicData>
            </a:graphic>
          </wp:inline>
        </w:drawing>
      </w:r>
    </w:p>
    <w:p w14:paraId="6FD69D02" w14:textId="51B7805C" w:rsidR="00F55F33" w:rsidRPr="00012FA9" w:rsidRDefault="00012FA9" w:rsidP="00012FA9">
      <w:pPr>
        <w:pStyle w:val="Caption"/>
        <w:rPr>
          <w:i w:val="0"/>
          <w:iCs w:val="0"/>
          <w:color w:val="auto"/>
          <w:sz w:val="24"/>
          <w:szCs w:val="24"/>
        </w:rPr>
      </w:pPr>
      <w:r w:rsidRPr="00012FA9">
        <w:rPr>
          <w:i w:val="0"/>
          <w:iCs w:val="0"/>
          <w:color w:val="auto"/>
          <w:sz w:val="24"/>
          <w:szCs w:val="24"/>
        </w:rPr>
        <w:t xml:space="preserve">Figure 3. </w:t>
      </w:r>
      <w:r w:rsidRPr="00012FA9">
        <w:rPr>
          <w:i w:val="0"/>
          <w:iCs w:val="0"/>
          <w:color w:val="auto"/>
          <w:sz w:val="24"/>
          <w:szCs w:val="24"/>
        </w:rPr>
        <w:fldChar w:fldCharType="begin"/>
      </w:r>
      <w:r w:rsidRPr="00012FA9">
        <w:rPr>
          <w:i w:val="0"/>
          <w:iCs w:val="0"/>
          <w:color w:val="auto"/>
          <w:sz w:val="24"/>
          <w:szCs w:val="24"/>
        </w:rPr>
        <w:instrText xml:space="preserve"> SEQ Figure_3. \* ARABIC </w:instrText>
      </w:r>
      <w:r w:rsidRPr="00012FA9">
        <w:rPr>
          <w:i w:val="0"/>
          <w:iCs w:val="0"/>
          <w:color w:val="auto"/>
          <w:sz w:val="24"/>
          <w:szCs w:val="24"/>
        </w:rPr>
        <w:fldChar w:fldCharType="separate"/>
      </w:r>
      <w:r w:rsidR="00AF1BF5">
        <w:rPr>
          <w:i w:val="0"/>
          <w:iCs w:val="0"/>
          <w:noProof/>
          <w:color w:val="auto"/>
          <w:sz w:val="24"/>
          <w:szCs w:val="24"/>
        </w:rPr>
        <w:t>15</w:t>
      </w:r>
      <w:r w:rsidRPr="00012FA9">
        <w:rPr>
          <w:i w:val="0"/>
          <w:iCs w:val="0"/>
          <w:color w:val="auto"/>
          <w:sz w:val="24"/>
          <w:szCs w:val="24"/>
        </w:rPr>
        <w:fldChar w:fldCharType="end"/>
      </w:r>
      <w:r w:rsidRPr="00012FA9">
        <w:rPr>
          <w:i w:val="0"/>
          <w:iCs w:val="0"/>
          <w:color w:val="auto"/>
          <w:sz w:val="24"/>
          <w:szCs w:val="24"/>
        </w:rPr>
        <w:t>:  Arduino Traffic Lights circuit</w:t>
      </w:r>
    </w:p>
    <w:p w14:paraId="6F70B145" w14:textId="4A9BD5D6" w:rsidR="005747C1" w:rsidRPr="00F55F33" w:rsidRDefault="005747C1" w:rsidP="00F55F33">
      <w:pPr>
        <w:pStyle w:val="Caption"/>
        <w:spacing w:after="0"/>
        <w:rPr>
          <w:rFonts w:eastAsia="Times New Roman" w:cs="Times New Roman"/>
          <w:i w:val="0"/>
          <w:iCs w:val="0"/>
          <w:color w:val="auto"/>
          <w:kern w:val="0"/>
          <w:sz w:val="24"/>
          <w:szCs w:val="24"/>
          <w:lang w:val="en-ZA" w:eastAsia="en-ZA"/>
        </w:rPr>
      </w:pPr>
    </w:p>
    <w:p w14:paraId="63DF8157" w14:textId="1C8C98B0" w:rsidR="000B7505" w:rsidRDefault="000B7505" w:rsidP="000B7505">
      <w:pPr>
        <w:shd w:val="clear" w:color="auto" w:fill="FFFFFF"/>
        <w:spacing w:before="100" w:beforeAutospacing="1" w:after="100" w:afterAutospacing="1" w:line="240" w:lineRule="auto"/>
        <w:rPr>
          <w:rFonts w:eastAsia="Times New Roman" w:cs="Times New Roman"/>
          <w:kern w:val="0"/>
          <w:szCs w:val="24"/>
          <w:lang w:val="en-ZA" w:eastAsia="en-ZA"/>
        </w:rPr>
      </w:pPr>
      <w:r>
        <w:rPr>
          <w:rFonts w:eastAsia="Times New Roman" w:cs="Times New Roman"/>
          <w:kern w:val="0"/>
          <w:szCs w:val="24"/>
          <w:lang w:val="en-ZA" w:eastAsia="en-ZA"/>
        </w:rPr>
        <w:t>SOLUTION: TRAFFIC SIGNALS</w:t>
      </w:r>
    </w:p>
    <w:p w14:paraId="58CA68B6" w14:textId="1A23F0E5" w:rsidR="000B7505" w:rsidRDefault="000B7505" w:rsidP="000B7505">
      <w:pPr>
        <w:shd w:val="clear" w:color="auto" w:fill="FFFFFF"/>
        <w:spacing w:before="100" w:beforeAutospacing="1" w:after="100" w:afterAutospacing="1" w:line="240" w:lineRule="auto"/>
        <w:rPr>
          <w:rFonts w:eastAsia="Times New Roman" w:cs="Times New Roman"/>
          <w:kern w:val="0"/>
          <w:szCs w:val="24"/>
          <w:lang w:val="en-ZA" w:eastAsia="en-ZA"/>
        </w:rPr>
      </w:pPr>
      <w:r>
        <w:rPr>
          <w:rFonts w:eastAsia="Times New Roman" w:cs="Times New Roman"/>
          <w:kern w:val="0"/>
          <w:szCs w:val="24"/>
          <w:lang w:val="en-ZA" w:eastAsia="en-ZA"/>
        </w:rPr>
        <w:lastRenderedPageBreak/>
        <w:t>For this project, I used pin 1</w:t>
      </w:r>
      <w:r w:rsidR="005747C1">
        <w:rPr>
          <w:rFonts w:eastAsia="Times New Roman" w:cs="Times New Roman"/>
          <w:kern w:val="0"/>
          <w:szCs w:val="24"/>
          <w:lang w:val="en-ZA" w:eastAsia="en-ZA"/>
        </w:rPr>
        <w:t>1, 1</w:t>
      </w:r>
      <w:r>
        <w:rPr>
          <w:rFonts w:eastAsia="Times New Roman" w:cs="Times New Roman"/>
          <w:kern w:val="0"/>
          <w:szCs w:val="24"/>
          <w:lang w:val="en-ZA" w:eastAsia="en-ZA"/>
        </w:rPr>
        <w:t>2</w:t>
      </w:r>
      <w:r w:rsidR="005747C1">
        <w:rPr>
          <w:rFonts w:eastAsia="Times New Roman" w:cs="Times New Roman"/>
          <w:kern w:val="0"/>
          <w:szCs w:val="24"/>
          <w:lang w:val="en-ZA" w:eastAsia="en-ZA"/>
        </w:rPr>
        <w:t xml:space="preserve"> and 13.</w:t>
      </w:r>
    </w:p>
    <w:p w14:paraId="7F98C7F4" w14:textId="1E9DCFE8" w:rsidR="000B7505" w:rsidRPr="00724973" w:rsidRDefault="000B7505">
      <w:pPr>
        <w:pStyle w:val="ListParagraph"/>
        <w:numPr>
          <w:ilvl w:val="0"/>
          <w:numId w:val="142"/>
        </w:numPr>
        <w:shd w:val="clear" w:color="auto" w:fill="FFFFFF"/>
        <w:spacing w:before="100" w:beforeAutospacing="1" w:after="100" w:afterAutospacing="1" w:line="240" w:lineRule="auto"/>
        <w:rPr>
          <w:rFonts w:eastAsia="Times New Roman" w:cs="Times New Roman"/>
          <w:kern w:val="0"/>
          <w:szCs w:val="24"/>
          <w:lang w:val="en-ZA" w:eastAsia="en-ZA"/>
        </w:rPr>
      </w:pPr>
      <w:r w:rsidRPr="00724973">
        <w:rPr>
          <w:rFonts w:eastAsia="Times New Roman" w:cs="Times New Roman"/>
          <w:kern w:val="0"/>
          <w:szCs w:val="24"/>
          <w:lang w:val="en-ZA" w:eastAsia="en-ZA"/>
        </w:rPr>
        <w:t>Pin 1</w:t>
      </w:r>
      <w:r w:rsidR="005747C1">
        <w:rPr>
          <w:rFonts w:eastAsia="Times New Roman" w:cs="Times New Roman"/>
          <w:kern w:val="0"/>
          <w:szCs w:val="24"/>
          <w:lang w:val="en-ZA" w:eastAsia="en-ZA"/>
        </w:rPr>
        <w:t>3</w:t>
      </w:r>
      <w:r w:rsidRPr="00724973">
        <w:rPr>
          <w:rFonts w:eastAsia="Times New Roman" w:cs="Times New Roman"/>
          <w:kern w:val="0"/>
          <w:szCs w:val="24"/>
          <w:lang w:val="en-ZA" w:eastAsia="en-ZA"/>
        </w:rPr>
        <w:t xml:space="preserve"> is for the Red LED</w:t>
      </w:r>
    </w:p>
    <w:p w14:paraId="69D3283D" w14:textId="4774C3F4" w:rsidR="000B7505" w:rsidRPr="00724973" w:rsidRDefault="000B7505">
      <w:pPr>
        <w:pStyle w:val="ListParagraph"/>
        <w:numPr>
          <w:ilvl w:val="0"/>
          <w:numId w:val="142"/>
        </w:numPr>
        <w:shd w:val="clear" w:color="auto" w:fill="FFFFFF"/>
        <w:spacing w:before="100" w:beforeAutospacing="1" w:after="100" w:afterAutospacing="1" w:line="240" w:lineRule="auto"/>
        <w:rPr>
          <w:rFonts w:eastAsia="Times New Roman" w:cs="Times New Roman"/>
          <w:kern w:val="0"/>
          <w:szCs w:val="24"/>
          <w:lang w:val="en-ZA" w:eastAsia="en-ZA"/>
        </w:rPr>
      </w:pPr>
      <w:r w:rsidRPr="00724973">
        <w:rPr>
          <w:rFonts w:eastAsia="Times New Roman" w:cs="Times New Roman"/>
          <w:kern w:val="0"/>
          <w:szCs w:val="24"/>
          <w:lang w:val="en-ZA" w:eastAsia="en-ZA"/>
        </w:rPr>
        <w:t>Pin 1</w:t>
      </w:r>
      <w:r w:rsidR="005747C1">
        <w:rPr>
          <w:rFonts w:eastAsia="Times New Roman" w:cs="Times New Roman"/>
          <w:kern w:val="0"/>
          <w:szCs w:val="24"/>
          <w:lang w:val="en-ZA" w:eastAsia="en-ZA"/>
        </w:rPr>
        <w:t>2</w:t>
      </w:r>
      <w:r w:rsidRPr="00724973">
        <w:rPr>
          <w:rFonts w:eastAsia="Times New Roman" w:cs="Times New Roman"/>
          <w:kern w:val="0"/>
          <w:szCs w:val="24"/>
          <w:lang w:val="en-ZA" w:eastAsia="en-ZA"/>
        </w:rPr>
        <w:t xml:space="preserve"> is for the Amber (Orange) LED</w:t>
      </w:r>
    </w:p>
    <w:p w14:paraId="0E9F2C15" w14:textId="38409713" w:rsidR="000B7505" w:rsidRPr="00724973" w:rsidRDefault="000B7505">
      <w:pPr>
        <w:pStyle w:val="ListParagraph"/>
        <w:numPr>
          <w:ilvl w:val="0"/>
          <w:numId w:val="142"/>
        </w:numPr>
        <w:shd w:val="clear" w:color="auto" w:fill="FFFFFF"/>
        <w:spacing w:before="100" w:beforeAutospacing="1" w:after="100" w:afterAutospacing="1" w:line="240" w:lineRule="auto"/>
        <w:rPr>
          <w:rFonts w:eastAsia="Times New Roman" w:cs="Times New Roman"/>
          <w:kern w:val="0"/>
          <w:szCs w:val="24"/>
          <w:lang w:val="en-ZA" w:eastAsia="en-ZA"/>
        </w:rPr>
      </w:pPr>
      <w:r w:rsidRPr="00724973">
        <w:rPr>
          <w:rFonts w:eastAsia="Times New Roman" w:cs="Times New Roman"/>
          <w:kern w:val="0"/>
          <w:szCs w:val="24"/>
          <w:lang w:val="en-ZA" w:eastAsia="en-ZA"/>
        </w:rPr>
        <w:t>Pin 1</w:t>
      </w:r>
      <w:r w:rsidR="005747C1">
        <w:rPr>
          <w:rFonts w:eastAsia="Times New Roman" w:cs="Times New Roman"/>
          <w:kern w:val="0"/>
          <w:szCs w:val="24"/>
          <w:lang w:val="en-ZA" w:eastAsia="en-ZA"/>
        </w:rPr>
        <w:t>1</w:t>
      </w:r>
      <w:r w:rsidRPr="00724973">
        <w:rPr>
          <w:rFonts w:eastAsia="Times New Roman" w:cs="Times New Roman"/>
          <w:kern w:val="0"/>
          <w:szCs w:val="24"/>
          <w:lang w:val="en-ZA" w:eastAsia="en-ZA"/>
        </w:rPr>
        <w:t xml:space="preserve"> is for the Green LED</w:t>
      </w:r>
    </w:p>
    <w:p w14:paraId="78229207" w14:textId="76FC7B32" w:rsidR="000B7505" w:rsidRDefault="00DA75CA" w:rsidP="000B7505">
      <w:pPr>
        <w:shd w:val="clear" w:color="auto" w:fill="FFFFFF"/>
        <w:spacing w:after="0" w:line="240" w:lineRule="auto"/>
        <w:jc w:val="both"/>
        <w:textAlignment w:val="baseline"/>
        <w:rPr>
          <w:rFonts w:eastAsia="Times New Roman" w:cs="Times New Roman"/>
          <w:b/>
          <w:bCs/>
          <w:kern w:val="0"/>
          <w:szCs w:val="24"/>
          <w:lang w:val="en-ZA" w:eastAsia="en-ZA"/>
        </w:rPr>
      </w:pPr>
      <w:r>
        <w:rPr>
          <w:rFonts w:eastAsia="Times New Roman" w:cs="Times New Roman"/>
          <w:b/>
          <w:bCs/>
          <w:kern w:val="0"/>
          <w:szCs w:val="24"/>
          <w:lang w:val="en-ZA" w:eastAsia="en-ZA"/>
        </w:rPr>
        <w:t>EXAMPLE 3.</w:t>
      </w:r>
      <w:r w:rsidR="00943A76">
        <w:rPr>
          <w:rFonts w:eastAsia="Times New Roman" w:cs="Times New Roman"/>
          <w:b/>
          <w:bCs/>
          <w:kern w:val="0"/>
          <w:szCs w:val="24"/>
          <w:lang w:val="en-ZA" w:eastAsia="en-ZA"/>
        </w:rPr>
        <w:t>10</w:t>
      </w:r>
    </w:p>
    <w:p w14:paraId="2B4CC526" w14:textId="77777777" w:rsidR="00DA75CA" w:rsidRPr="0031787B" w:rsidRDefault="00DA75CA" w:rsidP="000B7505">
      <w:pPr>
        <w:shd w:val="clear" w:color="auto" w:fill="FFFFFF"/>
        <w:spacing w:after="0" w:line="240" w:lineRule="auto"/>
        <w:jc w:val="both"/>
        <w:textAlignment w:val="baseline"/>
        <w:rPr>
          <w:rFonts w:eastAsia="Times New Roman" w:cs="Times New Roman"/>
          <w:b/>
          <w:bCs/>
          <w:kern w:val="0"/>
          <w:szCs w:val="24"/>
          <w:lang w:val="en-ZA" w:eastAsia="en-ZA"/>
        </w:rPr>
      </w:pPr>
    </w:p>
    <w:p w14:paraId="66539BFB" w14:textId="087E3018" w:rsidR="0031787B" w:rsidRPr="0031787B" w:rsidRDefault="0031787B" w:rsidP="00510F35">
      <w:pPr>
        <w:shd w:val="clear" w:color="auto" w:fill="1F272A"/>
        <w:spacing w:after="0" w:line="240" w:lineRule="auto"/>
        <w:ind w:left="426"/>
        <w:rPr>
          <w:rFonts w:ascii="Consolas" w:eastAsia="Times New Roman" w:hAnsi="Consolas" w:cs="Times New Roman"/>
          <w:color w:val="DAE3E3"/>
          <w:kern w:val="0"/>
          <w:sz w:val="21"/>
          <w:szCs w:val="21"/>
          <w:lang w:val="en-ZA" w:eastAsia="en-ZA"/>
        </w:rPr>
      </w:pPr>
      <w:r w:rsidRPr="0031787B">
        <w:rPr>
          <w:rFonts w:ascii="Consolas" w:eastAsia="Times New Roman" w:hAnsi="Consolas" w:cs="Times New Roman"/>
          <w:color w:val="C586C0"/>
          <w:kern w:val="0"/>
          <w:sz w:val="21"/>
          <w:szCs w:val="21"/>
          <w:lang w:val="en-ZA" w:eastAsia="en-ZA"/>
        </w:rPr>
        <w:t>#define</w:t>
      </w:r>
      <w:r w:rsidRPr="0031787B">
        <w:rPr>
          <w:rFonts w:ascii="Consolas" w:eastAsia="Times New Roman" w:hAnsi="Consolas" w:cs="Times New Roman"/>
          <w:color w:val="DAE3E3"/>
          <w:kern w:val="0"/>
          <w:sz w:val="21"/>
          <w:szCs w:val="21"/>
          <w:lang w:val="en-ZA" w:eastAsia="en-ZA"/>
        </w:rPr>
        <w:t xml:space="preserve"> </w:t>
      </w:r>
      <w:r w:rsidRPr="0031787B">
        <w:rPr>
          <w:rFonts w:ascii="Consolas" w:eastAsia="Times New Roman" w:hAnsi="Consolas" w:cs="Times New Roman"/>
          <w:color w:val="F39C12"/>
          <w:kern w:val="0"/>
          <w:sz w:val="21"/>
          <w:szCs w:val="21"/>
          <w:lang w:val="en-ZA" w:eastAsia="en-ZA"/>
        </w:rPr>
        <w:t>LED_PIN_R</w:t>
      </w:r>
      <w:r w:rsidRPr="0031787B">
        <w:rPr>
          <w:rFonts w:ascii="Consolas" w:eastAsia="Times New Roman" w:hAnsi="Consolas" w:cs="Times New Roman"/>
          <w:color w:val="DAE3E3"/>
          <w:kern w:val="0"/>
          <w:sz w:val="21"/>
          <w:szCs w:val="21"/>
          <w:lang w:val="en-ZA" w:eastAsia="en-ZA"/>
        </w:rPr>
        <w:t xml:space="preserve"> </w:t>
      </w:r>
      <w:r w:rsidRPr="0031787B">
        <w:rPr>
          <w:rFonts w:ascii="Consolas" w:eastAsia="Times New Roman" w:hAnsi="Consolas" w:cs="Times New Roman"/>
          <w:color w:val="7FCBCD"/>
          <w:kern w:val="0"/>
          <w:sz w:val="21"/>
          <w:szCs w:val="21"/>
          <w:lang w:val="en-ZA" w:eastAsia="en-ZA"/>
        </w:rPr>
        <w:t>1</w:t>
      </w:r>
      <w:r w:rsidR="005747C1">
        <w:rPr>
          <w:rFonts w:ascii="Consolas" w:eastAsia="Times New Roman" w:hAnsi="Consolas" w:cs="Times New Roman"/>
          <w:color w:val="7FCBCD"/>
          <w:kern w:val="0"/>
          <w:sz w:val="21"/>
          <w:szCs w:val="21"/>
          <w:lang w:val="en-ZA" w:eastAsia="en-ZA"/>
        </w:rPr>
        <w:t>3</w:t>
      </w:r>
      <w:r w:rsidRPr="0031787B">
        <w:rPr>
          <w:rFonts w:ascii="Consolas" w:eastAsia="Times New Roman" w:hAnsi="Consolas" w:cs="Times New Roman"/>
          <w:color w:val="7F8C8D"/>
          <w:kern w:val="0"/>
          <w:sz w:val="21"/>
          <w:szCs w:val="21"/>
          <w:lang w:val="en-ZA" w:eastAsia="en-ZA"/>
        </w:rPr>
        <w:t xml:space="preserve"> // Pin for the Red LED</w:t>
      </w:r>
    </w:p>
    <w:p w14:paraId="3093D383" w14:textId="03B4813F" w:rsidR="0031787B" w:rsidRPr="0031787B" w:rsidRDefault="0031787B" w:rsidP="00510F35">
      <w:pPr>
        <w:shd w:val="clear" w:color="auto" w:fill="1F272A"/>
        <w:spacing w:after="0" w:line="240" w:lineRule="auto"/>
        <w:ind w:left="426"/>
        <w:rPr>
          <w:rFonts w:ascii="Consolas" w:eastAsia="Times New Roman" w:hAnsi="Consolas" w:cs="Times New Roman"/>
          <w:color w:val="DAE3E3"/>
          <w:kern w:val="0"/>
          <w:sz w:val="21"/>
          <w:szCs w:val="21"/>
          <w:lang w:val="en-ZA" w:eastAsia="en-ZA"/>
        </w:rPr>
      </w:pPr>
      <w:r w:rsidRPr="0031787B">
        <w:rPr>
          <w:rFonts w:ascii="Consolas" w:eastAsia="Times New Roman" w:hAnsi="Consolas" w:cs="Times New Roman"/>
          <w:color w:val="C586C0"/>
          <w:kern w:val="0"/>
          <w:sz w:val="21"/>
          <w:szCs w:val="21"/>
          <w:lang w:val="en-ZA" w:eastAsia="en-ZA"/>
        </w:rPr>
        <w:t>#define</w:t>
      </w:r>
      <w:r w:rsidRPr="0031787B">
        <w:rPr>
          <w:rFonts w:ascii="Consolas" w:eastAsia="Times New Roman" w:hAnsi="Consolas" w:cs="Times New Roman"/>
          <w:color w:val="DAE3E3"/>
          <w:kern w:val="0"/>
          <w:sz w:val="21"/>
          <w:szCs w:val="21"/>
          <w:lang w:val="en-ZA" w:eastAsia="en-ZA"/>
        </w:rPr>
        <w:t xml:space="preserve"> </w:t>
      </w:r>
      <w:r w:rsidRPr="0031787B">
        <w:rPr>
          <w:rFonts w:ascii="Consolas" w:eastAsia="Times New Roman" w:hAnsi="Consolas" w:cs="Times New Roman"/>
          <w:color w:val="F39C12"/>
          <w:kern w:val="0"/>
          <w:sz w:val="21"/>
          <w:szCs w:val="21"/>
          <w:lang w:val="en-ZA" w:eastAsia="en-ZA"/>
        </w:rPr>
        <w:t>LED_PIN_O</w:t>
      </w:r>
      <w:r w:rsidRPr="0031787B">
        <w:rPr>
          <w:rFonts w:ascii="Consolas" w:eastAsia="Times New Roman" w:hAnsi="Consolas" w:cs="Times New Roman"/>
          <w:color w:val="DAE3E3"/>
          <w:kern w:val="0"/>
          <w:sz w:val="21"/>
          <w:szCs w:val="21"/>
          <w:lang w:val="en-ZA" w:eastAsia="en-ZA"/>
        </w:rPr>
        <w:t xml:space="preserve"> </w:t>
      </w:r>
      <w:r w:rsidRPr="0031787B">
        <w:rPr>
          <w:rFonts w:ascii="Consolas" w:eastAsia="Times New Roman" w:hAnsi="Consolas" w:cs="Times New Roman"/>
          <w:color w:val="7FCBCD"/>
          <w:kern w:val="0"/>
          <w:sz w:val="21"/>
          <w:szCs w:val="21"/>
          <w:lang w:val="en-ZA" w:eastAsia="en-ZA"/>
        </w:rPr>
        <w:t>1</w:t>
      </w:r>
      <w:r w:rsidR="005747C1">
        <w:rPr>
          <w:rFonts w:ascii="Consolas" w:eastAsia="Times New Roman" w:hAnsi="Consolas" w:cs="Times New Roman"/>
          <w:color w:val="7FCBCD"/>
          <w:kern w:val="0"/>
          <w:sz w:val="21"/>
          <w:szCs w:val="21"/>
          <w:lang w:val="en-ZA" w:eastAsia="en-ZA"/>
        </w:rPr>
        <w:t>2</w:t>
      </w:r>
      <w:r w:rsidRPr="0031787B">
        <w:rPr>
          <w:rFonts w:ascii="Consolas" w:eastAsia="Times New Roman" w:hAnsi="Consolas" w:cs="Times New Roman"/>
          <w:color w:val="7F8C8D"/>
          <w:kern w:val="0"/>
          <w:sz w:val="21"/>
          <w:szCs w:val="21"/>
          <w:lang w:val="en-ZA" w:eastAsia="en-ZA"/>
        </w:rPr>
        <w:t xml:space="preserve"> //Pin for the Amber LED</w:t>
      </w:r>
    </w:p>
    <w:p w14:paraId="32260E93" w14:textId="2509EEC1" w:rsidR="0031787B" w:rsidRPr="0031787B" w:rsidRDefault="0031787B" w:rsidP="00510F35">
      <w:pPr>
        <w:shd w:val="clear" w:color="auto" w:fill="1F272A"/>
        <w:spacing w:after="0" w:line="240" w:lineRule="auto"/>
        <w:ind w:left="426"/>
        <w:rPr>
          <w:rFonts w:ascii="Consolas" w:eastAsia="Times New Roman" w:hAnsi="Consolas" w:cs="Times New Roman"/>
          <w:color w:val="DAE3E3"/>
          <w:kern w:val="0"/>
          <w:sz w:val="21"/>
          <w:szCs w:val="21"/>
          <w:lang w:val="en-ZA" w:eastAsia="en-ZA"/>
        </w:rPr>
      </w:pPr>
      <w:r w:rsidRPr="0031787B">
        <w:rPr>
          <w:rFonts w:ascii="Consolas" w:eastAsia="Times New Roman" w:hAnsi="Consolas" w:cs="Times New Roman"/>
          <w:color w:val="C586C0"/>
          <w:kern w:val="0"/>
          <w:sz w:val="21"/>
          <w:szCs w:val="21"/>
          <w:lang w:val="en-ZA" w:eastAsia="en-ZA"/>
        </w:rPr>
        <w:t>#define</w:t>
      </w:r>
      <w:r w:rsidRPr="0031787B">
        <w:rPr>
          <w:rFonts w:ascii="Consolas" w:eastAsia="Times New Roman" w:hAnsi="Consolas" w:cs="Times New Roman"/>
          <w:color w:val="DAE3E3"/>
          <w:kern w:val="0"/>
          <w:sz w:val="21"/>
          <w:szCs w:val="21"/>
          <w:lang w:val="en-ZA" w:eastAsia="en-ZA"/>
        </w:rPr>
        <w:t xml:space="preserve"> </w:t>
      </w:r>
      <w:r w:rsidRPr="0031787B">
        <w:rPr>
          <w:rFonts w:ascii="Consolas" w:eastAsia="Times New Roman" w:hAnsi="Consolas" w:cs="Times New Roman"/>
          <w:color w:val="F39C12"/>
          <w:kern w:val="0"/>
          <w:sz w:val="21"/>
          <w:szCs w:val="21"/>
          <w:lang w:val="en-ZA" w:eastAsia="en-ZA"/>
        </w:rPr>
        <w:t>LED_PIN_G</w:t>
      </w:r>
      <w:r w:rsidRPr="0031787B">
        <w:rPr>
          <w:rFonts w:ascii="Consolas" w:eastAsia="Times New Roman" w:hAnsi="Consolas" w:cs="Times New Roman"/>
          <w:color w:val="DAE3E3"/>
          <w:kern w:val="0"/>
          <w:sz w:val="21"/>
          <w:szCs w:val="21"/>
          <w:lang w:val="en-ZA" w:eastAsia="en-ZA"/>
        </w:rPr>
        <w:t xml:space="preserve"> </w:t>
      </w:r>
      <w:r w:rsidRPr="0031787B">
        <w:rPr>
          <w:rFonts w:ascii="Consolas" w:eastAsia="Times New Roman" w:hAnsi="Consolas" w:cs="Times New Roman"/>
          <w:color w:val="7FCBCD"/>
          <w:kern w:val="0"/>
          <w:sz w:val="21"/>
          <w:szCs w:val="21"/>
          <w:lang w:val="en-ZA" w:eastAsia="en-ZA"/>
        </w:rPr>
        <w:t>1</w:t>
      </w:r>
      <w:r w:rsidR="005747C1">
        <w:rPr>
          <w:rFonts w:ascii="Consolas" w:eastAsia="Times New Roman" w:hAnsi="Consolas" w:cs="Times New Roman"/>
          <w:color w:val="7FCBCD"/>
          <w:kern w:val="0"/>
          <w:sz w:val="21"/>
          <w:szCs w:val="21"/>
          <w:lang w:val="en-ZA" w:eastAsia="en-ZA"/>
        </w:rPr>
        <w:t>1</w:t>
      </w:r>
      <w:r w:rsidRPr="0031787B">
        <w:rPr>
          <w:rFonts w:ascii="Consolas" w:eastAsia="Times New Roman" w:hAnsi="Consolas" w:cs="Times New Roman"/>
          <w:color w:val="7F8C8D"/>
          <w:kern w:val="0"/>
          <w:sz w:val="21"/>
          <w:szCs w:val="21"/>
          <w:lang w:val="en-ZA" w:eastAsia="en-ZA"/>
        </w:rPr>
        <w:t xml:space="preserve"> //Pin for the Green LED</w:t>
      </w:r>
    </w:p>
    <w:p w14:paraId="7909E9E7" w14:textId="77777777" w:rsidR="0031787B" w:rsidRPr="0031787B" w:rsidRDefault="0031787B" w:rsidP="00510F35">
      <w:pPr>
        <w:shd w:val="clear" w:color="auto" w:fill="1F272A"/>
        <w:spacing w:after="0" w:line="240" w:lineRule="auto"/>
        <w:ind w:left="426"/>
        <w:rPr>
          <w:rFonts w:ascii="Consolas" w:eastAsia="Times New Roman" w:hAnsi="Consolas" w:cs="Times New Roman"/>
          <w:color w:val="DAE3E3"/>
          <w:kern w:val="0"/>
          <w:sz w:val="21"/>
          <w:szCs w:val="21"/>
          <w:lang w:val="en-ZA" w:eastAsia="en-ZA"/>
        </w:rPr>
      </w:pPr>
      <w:r w:rsidRPr="0031787B">
        <w:rPr>
          <w:rFonts w:ascii="Consolas" w:eastAsia="Times New Roman" w:hAnsi="Consolas" w:cs="Times New Roman"/>
          <w:color w:val="7F8C8D"/>
          <w:kern w:val="0"/>
          <w:sz w:val="21"/>
          <w:szCs w:val="21"/>
          <w:lang w:val="en-ZA" w:eastAsia="en-ZA"/>
        </w:rPr>
        <w:t>//Code to blink an external LED connected on the breadboard</w:t>
      </w:r>
    </w:p>
    <w:p w14:paraId="0C5F2E38" w14:textId="77777777" w:rsidR="0031787B" w:rsidRPr="0031787B" w:rsidRDefault="0031787B" w:rsidP="00510F35">
      <w:pPr>
        <w:shd w:val="clear" w:color="auto" w:fill="1F272A"/>
        <w:spacing w:after="0" w:line="240" w:lineRule="auto"/>
        <w:ind w:left="426"/>
        <w:rPr>
          <w:rFonts w:ascii="Consolas" w:eastAsia="Times New Roman" w:hAnsi="Consolas" w:cs="Times New Roman"/>
          <w:color w:val="DAE3E3"/>
          <w:kern w:val="0"/>
          <w:sz w:val="21"/>
          <w:szCs w:val="21"/>
          <w:lang w:val="en-ZA" w:eastAsia="en-ZA"/>
        </w:rPr>
      </w:pPr>
      <w:r w:rsidRPr="0031787B">
        <w:rPr>
          <w:rFonts w:ascii="Consolas" w:eastAsia="Times New Roman" w:hAnsi="Consolas" w:cs="Times New Roman"/>
          <w:color w:val="0CA1A6"/>
          <w:kern w:val="0"/>
          <w:sz w:val="21"/>
          <w:szCs w:val="21"/>
          <w:lang w:val="en-ZA" w:eastAsia="en-ZA"/>
        </w:rPr>
        <w:t>void</w:t>
      </w:r>
      <w:r w:rsidRPr="0031787B">
        <w:rPr>
          <w:rFonts w:ascii="Consolas" w:eastAsia="Times New Roman" w:hAnsi="Consolas" w:cs="Times New Roman"/>
          <w:color w:val="DAE3E3"/>
          <w:kern w:val="0"/>
          <w:sz w:val="21"/>
          <w:szCs w:val="21"/>
          <w:lang w:val="en-ZA" w:eastAsia="en-ZA"/>
        </w:rPr>
        <w:t xml:space="preserve"> </w:t>
      </w:r>
      <w:r w:rsidRPr="0031787B">
        <w:rPr>
          <w:rFonts w:ascii="Consolas" w:eastAsia="Times New Roman" w:hAnsi="Consolas" w:cs="Times New Roman"/>
          <w:color w:val="F39C12"/>
          <w:kern w:val="0"/>
          <w:sz w:val="21"/>
          <w:szCs w:val="21"/>
          <w:lang w:val="en-ZA" w:eastAsia="en-ZA"/>
        </w:rPr>
        <w:t>setup</w:t>
      </w:r>
      <w:r w:rsidRPr="0031787B">
        <w:rPr>
          <w:rFonts w:ascii="Consolas" w:eastAsia="Times New Roman" w:hAnsi="Consolas" w:cs="Times New Roman"/>
          <w:color w:val="DAE3E3"/>
          <w:kern w:val="0"/>
          <w:sz w:val="21"/>
          <w:szCs w:val="21"/>
          <w:lang w:val="en-ZA" w:eastAsia="en-ZA"/>
        </w:rPr>
        <w:t>()</w:t>
      </w:r>
    </w:p>
    <w:p w14:paraId="3A7CD204" w14:textId="77777777" w:rsidR="0031787B" w:rsidRPr="0031787B" w:rsidRDefault="0031787B" w:rsidP="00510F35">
      <w:pPr>
        <w:shd w:val="clear" w:color="auto" w:fill="1F272A"/>
        <w:spacing w:after="0" w:line="240" w:lineRule="auto"/>
        <w:ind w:left="426"/>
        <w:rPr>
          <w:rFonts w:ascii="Consolas" w:eastAsia="Times New Roman" w:hAnsi="Consolas" w:cs="Times New Roman"/>
          <w:color w:val="DAE3E3"/>
          <w:kern w:val="0"/>
          <w:sz w:val="21"/>
          <w:szCs w:val="21"/>
          <w:lang w:val="en-ZA" w:eastAsia="en-ZA"/>
        </w:rPr>
      </w:pPr>
      <w:r w:rsidRPr="0031787B">
        <w:rPr>
          <w:rFonts w:ascii="Consolas" w:eastAsia="Times New Roman" w:hAnsi="Consolas" w:cs="Times New Roman"/>
          <w:color w:val="DAE3E3"/>
          <w:kern w:val="0"/>
          <w:sz w:val="21"/>
          <w:szCs w:val="21"/>
          <w:lang w:val="en-ZA" w:eastAsia="en-ZA"/>
        </w:rPr>
        <w:t>{</w:t>
      </w:r>
    </w:p>
    <w:p w14:paraId="6191BBB8" w14:textId="77777777" w:rsidR="0031787B" w:rsidRPr="0031787B" w:rsidRDefault="0031787B" w:rsidP="00510F35">
      <w:pPr>
        <w:shd w:val="clear" w:color="auto" w:fill="1F272A"/>
        <w:spacing w:after="0" w:line="240" w:lineRule="auto"/>
        <w:ind w:left="426"/>
        <w:rPr>
          <w:rFonts w:ascii="Consolas" w:eastAsia="Times New Roman" w:hAnsi="Consolas" w:cs="Times New Roman"/>
          <w:color w:val="DAE3E3"/>
          <w:kern w:val="0"/>
          <w:sz w:val="21"/>
          <w:szCs w:val="21"/>
          <w:lang w:val="en-ZA" w:eastAsia="en-ZA"/>
        </w:rPr>
      </w:pPr>
      <w:r w:rsidRPr="0031787B">
        <w:rPr>
          <w:rFonts w:ascii="Consolas" w:eastAsia="Times New Roman" w:hAnsi="Consolas" w:cs="Times New Roman"/>
          <w:color w:val="7F8C8D"/>
          <w:kern w:val="0"/>
          <w:sz w:val="21"/>
          <w:szCs w:val="21"/>
          <w:lang w:val="en-ZA" w:eastAsia="en-ZA"/>
        </w:rPr>
        <w:t>  //Intialising the 3 pins for OUTPUT mode</w:t>
      </w:r>
    </w:p>
    <w:p w14:paraId="2EDB5AA3" w14:textId="77777777" w:rsidR="0031787B" w:rsidRPr="0031787B" w:rsidRDefault="0031787B" w:rsidP="00510F35">
      <w:pPr>
        <w:shd w:val="clear" w:color="auto" w:fill="1F272A"/>
        <w:spacing w:after="0" w:line="240" w:lineRule="auto"/>
        <w:ind w:left="426"/>
        <w:rPr>
          <w:rFonts w:ascii="Consolas" w:eastAsia="Times New Roman" w:hAnsi="Consolas" w:cs="Times New Roman"/>
          <w:color w:val="DAE3E3"/>
          <w:kern w:val="0"/>
          <w:sz w:val="21"/>
          <w:szCs w:val="21"/>
          <w:lang w:val="en-ZA" w:eastAsia="en-ZA"/>
        </w:rPr>
      </w:pPr>
      <w:r w:rsidRPr="0031787B">
        <w:rPr>
          <w:rFonts w:ascii="Consolas" w:eastAsia="Times New Roman" w:hAnsi="Consolas" w:cs="Times New Roman"/>
          <w:color w:val="DAE3E3"/>
          <w:kern w:val="0"/>
          <w:sz w:val="21"/>
          <w:szCs w:val="21"/>
          <w:lang w:val="en-ZA" w:eastAsia="en-ZA"/>
        </w:rPr>
        <w:t> </w:t>
      </w:r>
      <w:r w:rsidRPr="0031787B">
        <w:rPr>
          <w:rFonts w:ascii="Consolas" w:eastAsia="Times New Roman" w:hAnsi="Consolas" w:cs="Times New Roman"/>
          <w:color w:val="F39C12"/>
          <w:kern w:val="0"/>
          <w:sz w:val="21"/>
          <w:szCs w:val="21"/>
          <w:lang w:val="en-ZA" w:eastAsia="en-ZA"/>
        </w:rPr>
        <w:t>pinMode</w:t>
      </w:r>
      <w:r w:rsidRPr="0031787B">
        <w:rPr>
          <w:rFonts w:ascii="Consolas" w:eastAsia="Times New Roman" w:hAnsi="Consolas" w:cs="Times New Roman"/>
          <w:color w:val="DAE3E3"/>
          <w:kern w:val="0"/>
          <w:sz w:val="21"/>
          <w:szCs w:val="21"/>
          <w:lang w:val="en-ZA" w:eastAsia="en-ZA"/>
        </w:rPr>
        <w:t>(LED_PIN_R, OUTPUT);</w:t>
      </w:r>
    </w:p>
    <w:p w14:paraId="3030DC0F" w14:textId="7EA55862" w:rsidR="0031787B" w:rsidRPr="0031787B" w:rsidRDefault="0031787B" w:rsidP="00510F35">
      <w:pPr>
        <w:shd w:val="clear" w:color="auto" w:fill="1F272A"/>
        <w:spacing w:after="0" w:line="240" w:lineRule="auto"/>
        <w:ind w:left="426"/>
        <w:rPr>
          <w:rFonts w:ascii="Consolas" w:eastAsia="Times New Roman" w:hAnsi="Consolas" w:cs="Times New Roman"/>
          <w:color w:val="DAE3E3"/>
          <w:kern w:val="0"/>
          <w:sz w:val="21"/>
          <w:szCs w:val="21"/>
          <w:lang w:val="en-ZA" w:eastAsia="en-ZA"/>
        </w:rPr>
      </w:pPr>
      <w:r w:rsidRPr="0031787B">
        <w:rPr>
          <w:rFonts w:ascii="Consolas" w:eastAsia="Times New Roman" w:hAnsi="Consolas" w:cs="Times New Roman"/>
          <w:color w:val="DAE3E3"/>
          <w:kern w:val="0"/>
          <w:sz w:val="21"/>
          <w:szCs w:val="21"/>
          <w:lang w:val="en-ZA" w:eastAsia="en-ZA"/>
        </w:rPr>
        <w:t> </w:t>
      </w:r>
      <w:r w:rsidRPr="0031787B">
        <w:rPr>
          <w:rFonts w:ascii="Consolas" w:eastAsia="Times New Roman" w:hAnsi="Consolas" w:cs="Times New Roman"/>
          <w:color w:val="F39C12"/>
          <w:kern w:val="0"/>
          <w:sz w:val="21"/>
          <w:szCs w:val="21"/>
          <w:lang w:val="en-ZA" w:eastAsia="en-ZA"/>
        </w:rPr>
        <w:t>pinMode</w:t>
      </w:r>
      <w:r w:rsidRPr="0031787B">
        <w:rPr>
          <w:rFonts w:ascii="Consolas" w:eastAsia="Times New Roman" w:hAnsi="Consolas" w:cs="Times New Roman"/>
          <w:color w:val="DAE3E3"/>
          <w:kern w:val="0"/>
          <w:sz w:val="21"/>
          <w:szCs w:val="21"/>
          <w:lang w:val="en-ZA" w:eastAsia="en-ZA"/>
        </w:rPr>
        <w:t>(LED_PIN_O, OUTPUT);</w:t>
      </w:r>
    </w:p>
    <w:p w14:paraId="5D76F1CE" w14:textId="283CA184" w:rsidR="0031787B" w:rsidRPr="0031787B" w:rsidRDefault="0031787B" w:rsidP="00510F35">
      <w:pPr>
        <w:shd w:val="clear" w:color="auto" w:fill="1F272A"/>
        <w:spacing w:after="0" w:line="240" w:lineRule="auto"/>
        <w:ind w:left="426"/>
        <w:rPr>
          <w:rFonts w:ascii="Consolas" w:eastAsia="Times New Roman" w:hAnsi="Consolas" w:cs="Times New Roman"/>
          <w:color w:val="DAE3E3"/>
          <w:kern w:val="0"/>
          <w:sz w:val="21"/>
          <w:szCs w:val="21"/>
          <w:lang w:val="en-ZA" w:eastAsia="en-ZA"/>
        </w:rPr>
      </w:pPr>
      <w:r w:rsidRPr="0031787B">
        <w:rPr>
          <w:rFonts w:ascii="Consolas" w:eastAsia="Times New Roman" w:hAnsi="Consolas" w:cs="Times New Roman"/>
          <w:color w:val="DAE3E3"/>
          <w:kern w:val="0"/>
          <w:sz w:val="21"/>
          <w:szCs w:val="21"/>
          <w:lang w:val="en-ZA" w:eastAsia="en-ZA"/>
        </w:rPr>
        <w:t> </w:t>
      </w:r>
      <w:r w:rsidRPr="0031787B">
        <w:rPr>
          <w:rFonts w:ascii="Consolas" w:eastAsia="Times New Roman" w:hAnsi="Consolas" w:cs="Times New Roman"/>
          <w:color w:val="F39C12"/>
          <w:kern w:val="0"/>
          <w:sz w:val="21"/>
          <w:szCs w:val="21"/>
          <w:lang w:val="en-ZA" w:eastAsia="en-ZA"/>
        </w:rPr>
        <w:t>pinMode</w:t>
      </w:r>
      <w:r w:rsidRPr="0031787B">
        <w:rPr>
          <w:rFonts w:ascii="Consolas" w:eastAsia="Times New Roman" w:hAnsi="Consolas" w:cs="Times New Roman"/>
          <w:color w:val="DAE3E3"/>
          <w:kern w:val="0"/>
          <w:sz w:val="21"/>
          <w:szCs w:val="21"/>
          <w:lang w:val="en-ZA" w:eastAsia="en-ZA"/>
        </w:rPr>
        <w:t>(LED_PIN_G, OUTPUT);</w:t>
      </w:r>
    </w:p>
    <w:p w14:paraId="37275B2E" w14:textId="77777777" w:rsidR="0031787B" w:rsidRPr="0031787B" w:rsidRDefault="0031787B" w:rsidP="00510F35">
      <w:pPr>
        <w:shd w:val="clear" w:color="auto" w:fill="1F272A"/>
        <w:spacing w:after="0" w:line="240" w:lineRule="auto"/>
        <w:ind w:left="426"/>
        <w:rPr>
          <w:rFonts w:ascii="Consolas" w:eastAsia="Times New Roman" w:hAnsi="Consolas" w:cs="Times New Roman"/>
          <w:color w:val="DAE3E3"/>
          <w:kern w:val="0"/>
          <w:sz w:val="21"/>
          <w:szCs w:val="21"/>
          <w:lang w:val="en-ZA" w:eastAsia="en-ZA"/>
        </w:rPr>
      </w:pPr>
      <w:r w:rsidRPr="0031787B">
        <w:rPr>
          <w:rFonts w:ascii="Consolas" w:eastAsia="Times New Roman" w:hAnsi="Consolas" w:cs="Times New Roman"/>
          <w:color w:val="DAE3E3"/>
          <w:kern w:val="0"/>
          <w:sz w:val="21"/>
          <w:szCs w:val="21"/>
          <w:lang w:val="en-ZA" w:eastAsia="en-ZA"/>
        </w:rPr>
        <w:t xml:space="preserve">  </w:t>
      </w:r>
    </w:p>
    <w:p w14:paraId="7BE1CA66" w14:textId="77777777" w:rsidR="0031787B" w:rsidRPr="0031787B" w:rsidRDefault="0031787B" w:rsidP="00510F35">
      <w:pPr>
        <w:shd w:val="clear" w:color="auto" w:fill="1F272A"/>
        <w:spacing w:after="0" w:line="240" w:lineRule="auto"/>
        <w:ind w:left="426"/>
        <w:rPr>
          <w:rFonts w:ascii="Consolas" w:eastAsia="Times New Roman" w:hAnsi="Consolas" w:cs="Times New Roman"/>
          <w:color w:val="DAE3E3"/>
          <w:kern w:val="0"/>
          <w:sz w:val="21"/>
          <w:szCs w:val="21"/>
          <w:lang w:val="en-ZA" w:eastAsia="en-ZA"/>
        </w:rPr>
      </w:pPr>
      <w:r w:rsidRPr="0031787B">
        <w:rPr>
          <w:rFonts w:ascii="Consolas" w:eastAsia="Times New Roman" w:hAnsi="Consolas" w:cs="Times New Roman"/>
          <w:color w:val="DAE3E3"/>
          <w:kern w:val="0"/>
          <w:sz w:val="21"/>
          <w:szCs w:val="21"/>
          <w:lang w:val="en-ZA" w:eastAsia="en-ZA"/>
        </w:rPr>
        <w:t>}</w:t>
      </w:r>
    </w:p>
    <w:p w14:paraId="201EB154" w14:textId="77777777" w:rsidR="0031787B" w:rsidRPr="0031787B" w:rsidRDefault="0031787B" w:rsidP="00510F35">
      <w:pPr>
        <w:shd w:val="clear" w:color="auto" w:fill="1F272A"/>
        <w:spacing w:after="0" w:line="240" w:lineRule="auto"/>
        <w:ind w:left="426"/>
        <w:rPr>
          <w:rFonts w:ascii="Consolas" w:eastAsia="Times New Roman" w:hAnsi="Consolas" w:cs="Times New Roman"/>
          <w:color w:val="DAE3E3"/>
          <w:kern w:val="0"/>
          <w:sz w:val="21"/>
          <w:szCs w:val="21"/>
          <w:lang w:val="en-ZA" w:eastAsia="en-ZA"/>
        </w:rPr>
      </w:pPr>
      <w:r w:rsidRPr="0031787B">
        <w:rPr>
          <w:rFonts w:ascii="Consolas" w:eastAsia="Times New Roman" w:hAnsi="Consolas" w:cs="Times New Roman"/>
          <w:color w:val="0CA1A6"/>
          <w:kern w:val="0"/>
          <w:sz w:val="21"/>
          <w:szCs w:val="21"/>
          <w:lang w:val="en-ZA" w:eastAsia="en-ZA"/>
        </w:rPr>
        <w:t>void</w:t>
      </w:r>
      <w:r w:rsidRPr="0031787B">
        <w:rPr>
          <w:rFonts w:ascii="Consolas" w:eastAsia="Times New Roman" w:hAnsi="Consolas" w:cs="Times New Roman"/>
          <w:color w:val="DAE3E3"/>
          <w:kern w:val="0"/>
          <w:sz w:val="21"/>
          <w:szCs w:val="21"/>
          <w:lang w:val="en-ZA" w:eastAsia="en-ZA"/>
        </w:rPr>
        <w:t xml:space="preserve"> </w:t>
      </w:r>
      <w:r w:rsidRPr="0031787B">
        <w:rPr>
          <w:rFonts w:ascii="Consolas" w:eastAsia="Times New Roman" w:hAnsi="Consolas" w:cs="Times New Roman"/>
          <w:color w:val="F39C12"/>
          <w:kern w:val="0"/>
          <w:sz w:val="21"/>
          <w:szCs w:val="21"/>
          <w:lang w:val="en-ZA" w:eastAsia="en-ZA"/>
        </w:rPr>
        <w:t>loop</w:t>
      </w:r>
      <w:r w:rsidRPr="0031787B">
        <w:rPr>
          <w:rFonts w:ascii="Consolas" w:eastAsia="Times New Roman" w:hAnsi="Consolas" w:cs="Times New Roman"/>
          <w:color w:val="DAE3E3"/>
          <w:kern w:val="0"/>
          <w:sz w:val="21"/>
          <w:szCs w:val="21"/>
          <w:lang w:val="en-ZA" w:eastAsia="en-ZA"/>
        </w:rPr>
        <w:t>() {</w:t>
      </w:r>
    </w:p>
    <w:p w14:paraId="5485AA2C" w14:textId="77777777" w:rsidR="0031787B" w:rsidRPr="0031787B" w:rsidRDefault="0031787B" w:rsidP="00510F35">
      <w:pPr>
        <w:shd w:val="clear" w:color="auto" w:fill="1F272A"/>
        <w:spacing w:after="0" w:line="240" w:lineRule="auto"/>
        <w:ind w:left="426"/>
        <w:rPr>
          <w:rFonts w:ascii="Consolas" w:eastAsia="Times New Roman" w:hAnsi="Consolas" w:cs="Times New Roman"/>
          <w:color w:val="DAE3E3"/>
          <w:kern w:val="0"/>
          <w:sz w:val="21"/>
          <w:szCs w:val="21"/>
          <w:lang w:val="en-ZA" w:eastAsia="en-ZA"/>
        </w:rPr>
      </w:pPr>
      <w:r w:rsidRPr="0031787B">
        <w:rPr>
          <w:rFonts w:ascii="Consolas" w:eastAsia="Times New Roman" w:hAnsi="Consolas" w:cs="Times New Roman"/>
          <w:color w:val="7F8C8D"/>
          <w:kern w:val="0"/>
          <w:sz w:val="21"/>
          <w:szCs w:val="21"/>
          <w:lang w:val="en-ZA" w:eastAsia="en-ZA"/>
        </w:rPr>
        <w:t>  //Turn RED LED ON and SET Amber and Green to OFF</w:t>
      </w:r>
    </w:p>
    <w:p w14:paraId="26DE3ED7" w14:textId="77777777" w:rsidR="0031787B" w:rsidRPr="0031787B" w:rsidRDefault="0031787B" w:rsidP="00510F35">
      <w:pPr>
        <w:shd w:val="clear" w:color="auto" w:fill="1F272A"/>
        <w:spacing w:after="0" w:line="240" w:lineRule="auto"/>
        <w:ind w:left="426"/>
        <w:rPr>
          <w:rFonts w:ascii="Consolas" w:eastAsia="Times New Roman" w:hAnsi="Consolas" w:cs="Times New Roman"/>
          <w:color w:val="DAE3E3"/>
          <w:kern w:val="0"/>
          <w:sz w:val="21"/>
          <w:szCs w:val="21"/>
          <w:lang w:val="en-ZA" w:eastAsia="en-ZA"/>
        </w:rPr>
      </w:pPr>
      <w:r w:rsidRPr="0031787B">
        <w:rPr>
          <w:rFonts w:ascii="Consolas" w:eastAsia="Times New Roman" w:hAnsi="Consolas" w:cs="Times New Roman"/>
          <w:color w:val="DAE3E3"/>
          <w:kern w:val="0"/>
          <w:sz w:val="21"/>
          <w:szCs w:val="21"/>
          <w:lang w:val="en-ZA" w:eastAsia="en-ZA"/>
        </w:rPr>
        <w:t xml:space="preserve">  </w:t>
      </w:r>
      <w:r w:rsidRPr="0031787B">
        <w:rPr>
          <w:rFonts w:ascii="Consolas" w:eastAsia="Times New Roman" w:hAnsi="Consolas" w:cs="Times New Roman"/>
          <w:color w:val="F39C12"/>
          <w:kern w:val="0"/>
          <w:sz w:val="21"/>
          <w:szCs w:val="21"/>
          <w:lang w:val="en-ZA" w:eastAsia="en-ZA"/>
        </w:rPr>
        <w:t>digitalWrite</w:t>
      </w:r>
      <w:r w:rsidRPr="0031787B">
        <w:rPr>
          <w:rFonts w:ascii="Consolas" w:eastAsia="Times New Roman" w:hAnsi="Consolas" w:cs="Times New Roman"/>
          <w:color w:val="DAE3E3"/>
          <w:kern w:val="0"/>
          <w:sz w:val="21"/>
          <w:szCs w:val="21"/>
          <w:lang w:val="en-ZA" w:eastAsia="en-ZA"/>
        </w:rPr>
        <w:t xml:space="preserve">(LED_PIN_R, HIGH); </w:t>
      </w:r>
    </w:p>
    <w:p w14:paraId="371D8450" w14:textId="77777777" w:rsidR="0031787B" w:rsidRPr="0031787B" w:rsidRDefault="0031787B" w:rsidP="00510F35">
      <w:pPr>
        <w:shd w:val="clear" w:color="auto" w:fill="1F272A"/>
        <w:spacing w:after="0" w:line="240" w:lineRule="auto"/>
        <w:ind w:left="426"/>
        <w:rPr>
          <w:rFonts w:ascii="Consolas" w:eastAsia="Times New Roman" w:hAnsi="Consolas" w:cs="Times New Roman"/>
          <w:color w:val="DAE3E3"/>
          <w:kern w:val="0"/>
          <w:sz w:val="21"/>
          <w:szCs w:val="21"/>
          <w:lang w:val="en-ZA" w:eastAsia="en-ZA"/>
        </w:rPr>
      </w:pPr>
      <w:r w:rsidRPr="0031787B">
        <w:rPr>
          <w:rFonts w:ascii="Consolas" w:eastAsia="Times New Roman" w:hAnsi="Consolas" w:cs="Times New Roman"/>
          <w:color w:val="DAE3E3"/>
          <w:kern w:val="0"/>
          <w:sz w:val="21"/>
          <w:szCs w:val="21"/>
          <w:lang w:val="en-ZA" w:eastAsia="en-ZA"/>
        </w:rPr>
        <w:t xml:space="preserve">  </w:t>
      </w:r>
      <w:r w:rsidRPr="0031787B">
        <w:rPr>
          <w:rFonts w:ascii="Consolas" w:eastAsia="Times New Roman" w:hAnsi="Consolas" w:cs="Times New Roman"/>
          <w:color w:val="F39C12"/>
          <w:kern w:val="0"/>
          <w:sz w:val="21"/>
          <w:szCs w:val="21"/>
          <w:lang w:val="en-ZA" w:eastAsia="en-ZA"/>
        </w:rPr>
        <w:t>digitalWrite</w:t>
      </w:r>
      <w:r w:rsidRPr="0031787B">
        <w:rPr>
          <w:rFonts w:ascii="Consolas" w:eastAsia="Times New Roman" w:hAnsi="Consolas" w:cs="Times New Roman"/>
          <w:color w:val="DAE3E3"/>
          <w:kern w:val="0"/>
          <w:sz w:val="21"/>
          <w:szCs w:val="21"/>
          <w:lang w:val="en-ZA" w:eastAsia="en-ZA"/>
        </w:rPr>
        <w:t>(LED_PIN_O, LOW);</w:t>
      </w:r>
    </w:p>
    <w:p w14:paraId="0269D279" w14:textId="77777777" w:rsidR="0031787B" w:rsidRPr="0031787B" w:rsidRDefault="0031787B" w:rsidP="00510F35">
      <w:pPr>
        <w:shd w:val="clear" w:color="auto" w:fill="1F272A"/>
        <w:spacing w:after="0" w:line="240" w:lineRule="auto"/>
        <w:ind w:left="426"/>
        <w:rPr>
          <w:rFonts w:ascii="Consolas" w:eastAsia="Times New Roman" w:hAnsi="Consolas" w:cs="Times New Roman"/>
          <w:color w:val="DAE3E3"/>
          <w:kern w:val="0"/>
          <w:sz w:val="21"/>
          <w:szCs w:val="21"/>
          <w:lang w:val="en-ZA" w:eastAsia="en-ZA"/>
        </w:rPr>
      </w:pPr>
      <w:r w:rsidRPr="0031787B">
        <w:rPr>
          <w:rFonts w:ascii="Consolas" w:eastAsia="Times New Roman" w:hAnsi="Consolas" w:cs="Times New Roman"/>
          <w:color w:val="DAE3E3"/>
          <w:kern w:val="0"/>
          <w:sz w:val="21"/>
          <w:szCs w:val="21"/>
          <w:lang w:val="en-ZA" w:eastAsia="en-ZA"/>
        </w:rPr>
        <w:t xml:space="preserve">  </w:t>
      </w:r>
      <w:r w:rsidRPr="0031787B">
        <w:rPr>
          <w:rFonts w:ascii="Consolas" w:eastAsia="Times New Roman" w:hAnsi="Consolas" w:cs="Times New Roman"/>
          <w:color w:val="F39C12"/>
          <w:kern w:val="0"/>
          <w:sz w:val="21"/>
          <w:szCs w:val="21"/>
          <w:lang w:val="en-ZA" w:eastAsia="en-ZA"/>
        </w:rPr>
        <w:t>digitalWrite</w:t>
      </w:r>
      <w:r w:rsidRPr="0031787B">
        <w:rPr>
          <w:rFonts w:ascii="Consolas" w:eastAsia="Times New Roman" w:hAnsi="Consolas" w:cs="Times New Roman"/>
          <w:color w:val="DAE3E3"/>
          <w:kern w:val="0"/>
          <w:sz w:val="21"/>
          <w:szCs w:val="21"/>
          <w:lang w:val="en-ZA" w:eastAsia="en-ZA"/>
        </w:rPr>
        <w:t>(LED_PIN_G, LOW);</w:t>
      </w:r>
    </w:p>
    <w:p w14:paraId="30BC2487" w14:textId="77777777" w:rsidR="0031787B" w:rsidRPr="0031787B" w:rsidRDefault="0031787B" w:rsidP="00510F35">
      <w:pPr>
        <w:shd w:val="clear" w:color="auto" w:fill="1F272A"/>
        <w:spacing w:after="0" w:line="240" w:lineRule="auto"/>
        <w:ind w:left="426"/>
        <w:rPr>
          <w:rFonts w:ascii="Consolas" w:eastAsia="Times New Roman" w:hAnsi="Consolas" w:cs="Times New Roman"/>
          <w:color w:val="DAE3E3"/>
          <w:kern w:val="0"/>
          <w:sz w:val="21"/>
          <w:szCs w:val="21"/>
          <w:lang w:val="en-ZA" w:eastAsia="en-ZA"/>
        </w:rPr>
      </w:pPr>
      <w:r w:rsidRPr="0031787B">
        <w:rPr>
          <w:rFonts w:ascii="Consolas" w:eastAsia="Times New Roman" w:hAnsi="Consolas" w:cs="Times New Roman"/>
          <w:color w:val="7F8C8D"/>
          <w:kern w:val="0"/>
          <w:sz w:val="21"/>
          <w:szCs w:val="21"/>
          <w:lang w:val="en-ZA" w:eastAsia="en-ZA"/>
        </w:rPr>
        <w:t>  // Delay for 3 seconds</w:t>
      </w:r>
    </w:p>
    <w:p w14:paraId="3CD22E34" w14:textId="77777777" w:rsidR="0031787B" w:rsidRPr="0031787B" w:rsidRDefault="0031787B" w:rsidP="00510F35">
      <w:pPr>
        <w:shd w:val="clear" w:color="auto" w:fill="1F272A"/>
        <w:spacing w:after="0" w:line="240" w:lineRule="auto"/>
        <w:ind w:left="426"/>
        <w:rPr>
          <w:rFonts w:ascii="Consolas" w:eastAsia="Times New Roman" w:hAnsi="Consolas" w:cs="Times New Roman"/>
          <w:color w:val="DAE3E3"/>
          <w:kern w:val="0"/>
          <w:sz w:val="21"/>
          <w:szCs w:val="21"/>
          <w:lang w:val="en-ZA" w:eastAsia="en-ZA"/>
        </w:rPr>
      </w:pPr>
      <w:r w:rsidRPr="0031787B">
        <w:rPr>
          <w:rFonts w:ascii="Consolas" w:eastAsia="Times New Roman" w:hAnsi="Consolas" w:cs="Times New Roman"/>
          <w:color w:val="DAE3E3"/>
          <w:kern w:val="0"/>
          <w:sz w:val="21"/>
          <w:szCs w:val="21"/>
          <w:lang w:val="en-ZA" w:eastAsia="en-ZA"/>
        </w:rPr>
        <w:t xml:space="preserve">  </w:t>
      </w:r>
      <w:r w:rsidRPr="0031787B">
        <w:rPr>
          <w:rFonts w:ascii="Consolas" w:eastAsia="Times New Roman" w:hAnsi="Consolas" w:cs="Times New Roman"/>
          <w:color w:val="F39C12"/>
          <w:kern w:val="0"/>
          <w:sz w:val="21"/>
          <w:szCs w:val="21"/>
          <w:lang w:val="en-ZA" w:eastAsia="en-ZA"/>
        </w:rPr>
        <w:t>delay</w:t>
      </w:r>
      <w:r w:rsidRPr="0031787B">
        <w:rPr>
          <w:rFonts w:ascii="Consolas" w:eastAsia="Times New Roman" w:hAnsi="Consolas" w:cs="Times New Roman"/>
          <w:color w:val="DAE3E3"/>
          <w:kern w:val="0"/>
          <w:sz w:val="21"/>
          <w:szCs w:val="21"/>
          <w:lang w:val="en-ZA" w:eastAsia="en-ZA"/>
        </w:rPr>
        <w:t>(</w:t>
      </w:r>
      <w:r w:rsidRPr="0031787B">
        <w:rPr>
          <w:rFonts w:ascii="Consolas" w:eastAsia="Times New Roman" w:hAnsi="Consolas" w:cs="Times New Roman"/>
          <w:color w:val="7FCBCD"/>
          <w:kern w:val="0"/>
          <w:sz w:val="21"/>
          <w:szCs w:val="21"/>
          <w:lang w:val="en-ZA" w:eastAsia="en-ZA"/>
        </w:rPr>
        <w:t>3000</w:t>
      </w:r>
      <w:r w:rsidRPr="0031787B">
        <w:rPr>
          <w:rFonts w:ascii="Consolas" w:eastAsia="Times New Roman" w:hAnsi="Consolas" w:cs="Times New Roman"/>
          <w:color w:val="DAE3E3"/>
          <w:kern w:val="0"/>
          <w:sz w:val="21"/>
          <w:szCs w:val="21"/>
          <w:lang w:val="en-ZA" w:eastAsia="en-ZA"/>
        </w:rPr>
        <w:t>);</w:t>
      </w:r>
    </w:p>
    <w:p w14:paraId="66436598" w14:textId="77777777" w:rsidR="0031787B" w:rsidRPr="0031787B" w:rsidRDefault="0031787B" w:rsidP="00510F35">
      <w:pPr>
        <w:shd w:val="clear" w:color="auto" w:fill="1F272A"/>
        <w:spacing w:after="0" w:line="240" w:lineRule="auto"/>
        <w:ind w:left="426"/>
        <w:rPr>
          <w:rFonts w:ascii="Consolas" w:eastAsia="Times New Roman" w:hAnsi="Consolas" w:cs="Times New Roman"/>
          <w:color w:val="DAE3E3"/>
          <w:kern w:val="0"/>
          <w:sz w:val="21"/>
          <w:szCs w:val="21"/>
          <w:lang w:val="en-ZA" w:eastAsia="en-ZA"/>
        </w:rPr>
      </w:pPr>
      <w:r w:rsidRPr="0031787B">
        <w:rPr>
          <w:rFonts w:ascii="Consolas" w:eastAsia="Times New Roman" w:hAnsi="Consolas" w:cs="Times New Roman"/>
          <w:color w:val="7F8C8D"/>
          <w:kern w:val="0"/>
          <w:sz w:val="21"/>
          <w:szCs w:val="21"/>
          <w:lang w:val="en-ZA" w:eastAsia="en-ZA"/>
        </w:rPr>
        <w:t>   //Turn Amber LED OF and SET RED and Green to OFF</w:t>
      </w:r>
    </w:p>
    <w:p w14:paraId="429D56DA" w14:textId="77777777" w:rsidR="0031787B" w:rsidRPr="0031787B" w:rsidRDefault="0031787B" w:rsidP="00510F35">
      <w:pPr>
        <w:shd w:val="clear" w:color="auto" w:fill="1F272A"/>
        <w:spacing w:after="0" w:line="240" w:lineRule="auto"/>
        <w:ind w:left="426"/>
        <w:rPr>
          <w:rFonts w:ascii="Consolas" w:eastAsia="Times New Roman" w:hAnsi="Consolas" w:cs="Times New Roman"/>
          <w:color w:val="DAE3E3"/>
          <w:kern w:val="0"/>
          <w:sz w:val="21"/>
          <w:szCs w:val="21"/>
          <w:lang w:val="en-ZA" w:eastAsia="en-ZA"/>
        </w:rPr>
      </w:pPr>
      <w:r w:rsidRPr="0031787B">
        <w:rPr>
          <w:rFonts w:ascii="Consolas" w:eastAsia="Times New Roman" w:hAnsi="Consolas" w:cs="Times New Roman"/>
          <w:color w:val="DAE3E3"/>
          <w:kern w:val="0"/>
          <w:sz w:val="21"/>
          <w:szCs w:val="21"/>
          <w:lang w:val="en-ZA" w:eastAsia="en-ZA"/>
        </w:rPr>
        <w:t xml:space="preserve">  </w:t>
      </w:r>
      <w:r w:rsidRPr="0031787B">
        <w:rPr>
          <w:rFonts w:ascii="Consolas" w:eastAsia="Times New Roman" w:hAnsi="Consolas" w:cs="Times New Roman"/>
          <w:color w:val="F39C12"/>
          <w:kern w:val="0"/>
          <w:sz w:val="21"/>
          <w:szCs w:val="21"/>
          <w:lang w:val="en-ZA" w:eastAsia="en-ZA"/>
        </w:rPr>
        <w:t>digitalWrite</w:t>
      </w:r>
      <w:r w:rsidRPr="0031787B">
        <w:rPr>
          <w:rFonts w:ascii="Consolas" w:eastAsia="Times New Roman" w:hAnsi="Consolas" w:cs="Times New Roman"/>
          <w:color w:val="DAE3E3"/>
          <w:kern w:val="0"/>
          <w:sz w:val="21"/>
          <w:szCs w:val="21"/>
          <w:lang w:val="en-ZA" w:eastAsia="en-ZA"/>
        </w:rPr>
        <w:t>(LED_PIN_R, LOW);</w:t>
      </w:r>
    </w:p>
    <w:p w14:paraId="2919D2D9" w14:textId="77777777" w:rsidR="0031787B" w:rsidRPr="0031787B" w:rsidRDefault="0031787B" w:rsidP="00510F35">
      <w:pPr>
        <w:shd w:val="clear" w:color="auto" w:fill="1F272A"/>
        <w:spacing w:after="0" w:line="240" w:lineRule="auto"/>
        <w:ind w:left="426"/>
        <w:rPr>
          <w:rFonts w:ascii="Consolas" w:eastAsia="Times New Roman" w:hAnsi="Consolas" w:cs="Times New Roman"/>
          <w:color w:val="DAE3E3"/>
          <w:kern w:val="0"/>
          <w:sz w:val="21"/>
          <w:szCs w:val="21"/>
          <w:lang w:val="en-ZA" w:eastAsia="en-ZA"/>
        </w:rPr>
      </w:pPr>
      <w:r w:rsidRPr="0031787B">
        <w:rPr>
          <w:rFonts w:ascii="Consolas" w:eastAsia="Times New Roman" w:hAnsi="Consolas" w:cs="Times New Roman"/>
          <w:color w:val="DAE3E3"/>
          <w:kern w:val="0"/>
          <w:sz w:val="21"/>
          <w:szCs w:val="21"/>
          <w:lang w:val="en-ZA" w:eastAsia="en-ZA"/>
        </w:rPr>
        <w:t xml:space="preserve">  </w:t>
      </w:r>
      <w:r w:rsidRPr="0031787B">
        <w:rPr>
          <w:rFonts w:ascii="Consolas" w:eastAsia="Times New Roman" w:hAnsi="Consolas" w:cs="Times New Roman"/>
          <w:color w:val="F39C12"/>
          <w:kern w:val="0"/>
          <w:sz w:val="21"/>
          <w:szCs w:val="21"/>
          <w:lang w:val="en-ZA" w:eastAsia="en-ZA"/>
        </w:rPr>
        <w:t>digitalWrite</w:t>
      </w:r>
      <w:r w:rsidRPr="0031787B">
        <w:rPr>
          <w:rFonts w:ascii="Consolas" w:eastAsia="Times New Roman" w:hAnsi="Consolas" w:cs="Times New Roman"/>
          <w:color w:val="DAE3E3"/>
          <w:kern w:val="0"/>
          <w:sz w:val="21"/>
          <w:szCs w:val="21"/>
          <w:lang w:val="en-ZA" w:eastAsia="en-ZA"/>
        </w:rPr>
        <w:t>(LED_PIN_O, HIGH);</w:t>
      </w:r>
    </w:p>
    <w:p w14:paraId="5EBA86A7" w14:textId="77777777" w:rsidR="0031787B" w:rsidRPr="0031787B" w:rsidRDefault="0031787B" w:rsidP="00510F35">
      <w:pPr>
        <w:shd w:val="clear" w:color="auto" w:fill="1F272A"/>
        <w:spacing w:after="0" w:line="240" w:lineRule="auto"/>
        <w:ind w:left="426"/>
        <w:rPr>
          <w:rFonts w:ascii="Consolas" w:eastAsia="Times New Roman" w:hAnsi="Consolas" w:cs="Times New Roman"/>
          <w:color w:val="DAE3E3"/>
          <w:kern w:val="0"/>
          <w:sz w:val="21"/>
          <w:szCs w:val="21"/>
          <w:lang w:val="en-ZA" w:eastAsia="en-ZA"/>
        </w:rPr>
      </w:pPr>
      <w:r w:rsidRPr="0031787B">
        <w:rPr>
          <w:rFonts w:ascii="Consolas" w:eastAsia="Times New Roman" w:hAnsi="Consolas" w:cs="Times New Roman"/>
          <w:color w:val="DAE3E3"/>
          <w:kern w:val="0"/>
          <w:sz w:val="21"/>
          <w:szCs w:val="21"/>
          <w:lang w:val="en-ZA" w:eastAsia="en-ZA"/>
        </w:rPr>
        <w:t xml:space="preserve">  </w:t>
      </w:r>
      <w:r w:rsidRPr="0031787B">
        <w:rPr>
          <w:rFonts w:ascii="Consolas" w:eastAsia="Times New Roman" w:hAnsi="Consolas" w:cs="Times New Roman"/>
          <w:color w:val="F39C12"/>
          <w:kern w:val="0"/>
          <w:sz w:val="21"/>
          <w:szCs w:val="21"/>
          <w:lang w:val="en-ZA" w:eastAsia="en-ZA"/>
        </w:rPr>
        <w:t>digitalWrite</w:t>
      </w:r>
      <w:r w:rsidRPr="0031787B">
        <w:rPr>
          <w:rFonts w:ascii="Consolas" w:eastAsia="Times New Roman" w:hAnsi="Consolas" w:cs="Times New Roman"/>
          <w:color w:val="DAE3E3"/>
          <w:kern w:val="0"/>
          <w:sz w:val="21"/>
          <w:szCs w:val="21"/>
          <w:lang w:val="en-ZA" w:eastAsia="en-ZA"/>
        </w:rPr>
        <w:t>(LED_PIN_G, LOW);</w:t>
      </w:r>
    </w:p>
    <w:p w14:paraId="34CC9ADF" w14:textId="77777777" w:rsidR="0031787B" w:rsidRPr="0031787B" w:rsidRDefault="0031787B" w:rsidP="00510F35">
      <w:pPr>
        <w:shd w:val="clear" w:color="auto" w:fill="1F272A"/>
        <w:spacing w:after="0" w:line="240" w:lineRule="auto"/>
        <w:ind w:left="426"/>
        <w:rPr>
          <w:rFonts w:ascii="Consolas" w:eastAsia="Times New Roman" w:hAnsi="Consolas" w:cs="Times New Roman"/>
          <w:color w:val="DAE3E3"/>
          <w:kern w:val="0"/>
          <w:sz w:val="21"/>
          <w:szCs w:val="21"/>
          <w:lang w:val="en-ZA" w:eastAsia="en-ZA"/>
        </w:rPr>
      </w:pPr>
      <w:r w:rsidRPr="0031787B">
        <w:rPr>
          <w:rFonts w:ascii="Consolas" w:eastAsia="Times New Roman" w:hAnsi="Consolas" w:cs="Times New Roman"/>
          <w:color w:val="7F8C8D"/>
          <w:kern w:val="0"/>
          <w:sz w:val="21"/>
          <w:szCs w:val="21"/>
          <w:lang w:val="en-ZA" w:eastAsia="en-ZA"/>
        </w:rPr>
        <w:t>  // Delay for 1.5 seconds while Amber is ON</w:t>
      </w:r>
    </w:p>
    <w:p w14:paraId="285E2D90" w14:textId="77777777" w:rsidR="0031787B" w:rsidRPr="0031787B" w:rsidRDefault="0031787B" w:rsidP="00510F35">
      <w:pPr>
        <w:shd w:val="clear" w:color="auto" w:fill="1F272A"/>
        <w:spacing w:after="0" w:line="240" w:lineRule="auto"/>
        <w:ind w:left="426"/>
        <w:rPr>
          <w:rFonts w:ascii="Consolas" w:eastAsia="Times New Roman" w:hAnsi="Consolas" w:cs="Times New Roman"/>
          <w:color w:val="DAE3E3"/>
          <w:kern w:val="0"/>
          <w:sz w:val="21"/>
          <w:szCs w:val="21"/>
          <w:lang w:val="en-ZA" w:eastAsia="en-ZA"/>
        </w:rPr>
      </w:pPr>
      <w:r w:rsidRPr="0031787B">
        <w:rPr>
          <w:rFonts w:ascii="Consolas" w:eastAsia="Times New Roman" w:hAnsi="Consolas" w:cs="Times New Roman"/>
          <w:color w:val="DAE3E3"/>
          <w:kern w:val="0"/>
          <w:sz w:val="21"/>
          <w:szCs w:val="21"/>
          <w:lang w:val="en-ZA" w:eastAsia="en-ZA"/>
        </w:rPr>
        <w:t xml:space="preserve">  </w:t>
      </w:r>
      <w:r w:rsidRPr="0031787B">
        <w:rPr>
          <w:rFonts w:ascii="Consolas" w:eastAsia="Times New Roman" w:hAnsi="Consolas" w:cs="Times New Roman"/>
          <w:color w:val="F39C12"/>
          <w:kern w:val="0"/>
          <w:sz w:val="21"/>
          <w:szCs w:val="21"/>
          <w:lang w:val="en-ZA" w:eastAsia="en-ZA"/>
        </w:rPr>
        <w:t>delay</w:t>
      </w:r>
      <w:r w:rsidRPr="0031787B">
        <w:rPr>
          <w:rFonts w:ascii="Consolas" w:eastAsia="Times New Roman" w:hAnsi="Consolas" w:cs="Times New Roman"/>
          <w:color w:val="DAE3E3"/>
          <w:kern w:val="0"/>
          <w:sz w:val="21"/>
          <w:szCs w:val="21"/>
          <w:lang w:val="en-ZA" w:eastAsia="en-ZA"/>
        </w:rPr>
        <w:t>(</w:t>
      </w:r>
      <w:r w:rsidRPr="0031787B">
        <w:rPr>
          <w:rFonts w:ascii="Consolas" w:eastAsia="Times New Roman" w:hAnsi="Consolas" w:cs="Times New Roman"/>
          <w:color w:val="7FCBCD"/>
          <w:kern w:val="0"/>
          <w:sz w:val="21"/>
          <w:szCs w:val="21"/>
          <w:lang w:val="en-ZA" w:eastAsia="en-ZA"/>
        </w:rPr>
        <w:t>1500</w:t>
      </w:r>
      <w:r w:rsidRPr="0031787B">
        <w:rPr>
          <w:rFonts w:ascii="Consolas" w:eastAsia="Times New Roman" w:hAnsi="Consolas" w:cs="Times New Roman"/>
          <w:color w:val="DAE3E3"/>
          <w:kern w:val="0"/>
          <w:sz w:val="21"/>
          <w:szCs w:val="21"/>
          <w:lang w:val="en-ZA" w:eastAsia="en-ZA"/>
        </w:rPr>
        <w:t>);</w:t>
      </w:r>
    </w:p>
    <w:p w14:paraId="4006AAE7" w14:textId="77777777" w:rsidR="0031787B" w:rsidRPr="0031787B" w:rsidRDefault="0031787B" w:rsidP="00510F35">
      <w:pPr>
        <w:shd w:val="clear" w:color="auto" w:fill="1F272A"/>
        <w:spacing w:after="0" w:line="240" w:lineRule="auto"/>
        <w:ind w:left="426"/>
        <w:rPr>
          <w:rFonts w:ascii="Consolas" w:eastAsia="Times New Roman" w:hAnsi="Consolas" w:cs="Times New Roman"/>
          <w:color w:val="DAE3E3"/>
          <w:kern w:val="0"/>
          <w:sz w:val="21"/>
          <w:szCs w:val="21"/>
          <w:lang w:val="en-ZA" w:eastAsia="en-ZA"/>
        </w:rPr>
      </w:pPr>
      <w:r w:rsidRPr="0031787B">
        <w:rPr>
          <w:rFonts w:ascii="Consolas" w:eastAsia="Times New Roman" w:hAnsi="Consolas" w:cs="Times New Roman"/>
          <w:color w:val="7F8C8D"/>
          <w:kern w:val="0"/>
          <w:sz w:val="21"/>
          <w:szCs w:val="21"/>
          <w:lang w:val="en-ZA" w:eastAsia="en-ZA"/>
        </w:rPr>
        <w:t xml:space="preserve">   //Turn RED and Amber OFF and set Green to ON </w:t>
      </w:r>
    </w:p>
    <w:p w14:paraId="5AD74598" w14:textId="77777777" w:rsidR="0031787B" w:rsidRPr="0031787B" w:rsidRDefault="0031787B" w:rsidP="00510F35">
      <w:pPr>
        <w:shd w:val="clear" w:color="auto" w:fill="1F272A"/>
        <w:spacing w:after="0" w:line="240" w:lineRule="auto"/>
        <w:ind w:left="426"/>
        <w:rPr>
          <w:rFonts w:ascii="Consolas" w:eastAsia="Times New Roman" w:hAnsi="Consolas" w:cs="Times New Roman"/>
          <w:color w:val="DAE3E3"/>
          <w:kern w:val="0"/>
          <w:sz w:val="21"/>
          <w:szCs w:val="21"/>
          <w:lang w:val="en-ZA" w:eastAsia="en-ZA"/>
        </w:rPr>
      </w:pPr>
      <w:r w:rsidRPr="0031787B">
        <w:rPr>
          <w:rFonts w:ascii="Consolas" w:eastAsia="Times New Roman" w:hAnsi="Consolas" w:cs="Times New Roman"/>
          <w:color w:val="DAE3E3"/>
          <w:kern w:val="0"/>
          <w:sz w:val="21"/>
          <w:szCs w:val="21"/>
          <w:lang w:val="en-ZA" w:eastAsia="en-ZA"/>
        </w:rPr>
        <w:t xml:space="preserve">  </w:t>
      </w:r>
      <w:r w:rsidRPr="0031787B">
        <w:rPr>
          <w:rFonts w:ascii="Consolas" w:eastAsia="Times New Roman" w:hAnsi="Consolas" w:cs="Times New Roman"/>
          <w:color w:val="F39C12"/>
          <w:kern w:val="0"/>
          <w:sz w:val="21"/>
          <w:szCs w:val="21"/>
          <w:lang w:val="en-ZA" w:eastAsia="en-ZA"/>
        </w:rPr>
        <w:t>digitalWrite</w:t>
      </w:r>
      <w:r w:rsidRPr="0031787B">
        <w:rPr>
          <w:rFonts w:ascii="Consolas" w:eastAsia="Times New Roman" w:hAnsi="Consolas" w:cs="Times New Roman"/>
          <w:color w:val="DAE3E3"/>
          <w:kern w:val="0"/>
          <w:sz w:val="21"/>
          <w:szCs w:val="21"/>
          <w:lang w:val="en-ZA" w:eastAsia="en-ZA"/>
        </w:rPr>
        <w:t>(LED_PIN_R, LOW);</w:t>
      </w:r>
    </w:p>
    <w:p w14:paraId="0F95C4B8" w14:textId="77777777" w:rsidR="0031787B" w:rsidRPr="0031787B" w:rsidRDefault="0031787B" w:rsidP="00510F35">
      <w:pPr>
        <w:shd w:val="clear" w:color="auto" w:fill="1F272A"/>
        <w:spacing w:after="0" w:line="240" w:lineRule="auto"/>
        <w:ind w:left="426"/>
        <w:rPr>
          <w:rFonts w:ascii="Consolas" w:eastAsia="Times New Roman" w:hAnsi="Consolas" w:cs="Times New Roman"/>
          <w:color w:val="DAE3E3"/>
          <w:kern w:val="0"/>
          <w:sz w:val="21"/>
          <w:szCs w:val="21"/>
          <w:lang w:val="en-ZA" w:eastAsia="en-ZA"/>
        </w:rPr>
      </w:pPr>
      <w:r w:rsidRPr="0031787B">
        <w:rPr>
          <w:rFonts w:ascii="Consolas" w:eastAsia="Times New Roman" w:hAnsi="Consolas" w:cs="Times New Roman"/>
          <w:color w:val="DAE3E3"/>
          <w:kern w:val="0"/>
          <w:sz w:val="21"/>
          <w:szCs w:val="21"/>
          <w:lang w:val="en-ZA" w:eastAsia="en-ZA"/>
        </w:rPr>
        <w:t xml:space="preserve">  </w:t>
      </w:r>
      <w:r w:rsidRPr="0031787B">
        <w:rPr>
          <w:rFonts w:ascii="Consolas" w:eastAsia="Times New Roman" w:hAnsi="Consolas" w:cs="Times New Roman"/>
          <w:color w:val="F39C12"/>
          <w:kern w:val="0"/>
          <w:sz w:val="21"/>
          <w:szCs w:val="21"/>
          <w:lang w:val="en-ZA" w:eastAsia="en-ZA"/>
        </w:rPr>
        <w:t>digitalWrite</w:t>
      </w:r>
      <w:r w:rsidRPr="0031787B">
        <w:rPr>
          <w:rFonts w:ascii="Consolas" w:eastAsia="Times New Roman" w:hAnsi="Consolas" w:cs="Times New Roman"/>
          <w:color w:val="DAE3E3"/>
          <w:kern w:val="0"/>
          <w:sz w:val="21"/>
          <w:szCs w:val="21"/>
          <w:lang w:val="en-ZA" w:eastAsia="en-ZA"/>
        </w:rPr>
        <w:t>(LED_PIN_O, LOW);</w:t>
      </w:r>
    </w:p>
    <w:p w14:paraId="7FA87AEA" w14:textId="77777777" w:rsidR="0031787B" w:rsidRPr="0031787B" w:rsidRDefault="0031787B" w:rsidP="00510F35">
      <w:pPr>
        <w:shd w:val="clear" w:color="auto" w:fill="1F272A"/>
        <w:spacing w:after="0" w:line="240" w:lineRule="auto"/>
        <w:ind w:left="426"/>
        <w:rPr>
          <w:rFonts w:ascii="Consolas" w:eastAsia="Times New Roman" w:hAnsi="Consolas" w:cs="Times New Roman"/>
          <w:color w:val="DAE3E3"/>
          <w:kern w:val="0"/>
          <w:sz w:val="21"/>
          <w:szCs w:val="21"/>
          <w:lang w:val="en-ZA" w:eastAsia="en-ZA"/>
        </w:rPr>
      </w:pPr>
      <w:r w:rsidRPr="0031787B">
        <w:rPr>
          <w:rFonts w:ascii="Consolas" w:eastAsia="Times New Roman" w:hAnsi="Consolas" w:cs="Times New Roman"/>
          <w:color w:val="DAE3E3"/>
          <w:kern w:val="0"/>
          <w:sz w:val="21"/>
          <w:szCs w:val="21"/>
          <w:lang w:val="en-ZA" w:eastAsia="en-ZA"/>
        </w:rPr>
        <w:t xml:space="preserve">  </w:t>
      </w:r>
      <w:r w:rsidRPr="0031787B">
        <w:rPr>
          <w:rFonts w:ascii="Consolas" w:eastAsia="Times New Roman" w:hAnsi="Consolas" w:cs="Times New Roman"/>
          <w:color w:val="F39C12"/>
          <w:kern w:val="0"/>
          <w:sz w:val="21"/>
          <w:szCs w:val="21"/>
          <w:lang w:val="en-ZA" w:eastAsia="en-ZA"/>
        </w:rPr>
        <w:t>digitalWrite</w:t>
      </w:r>
      <w:r w:rsidRPr="0031787B">
        <w:rPr>
          <w:rFonts w:ascii="Consolas" w:eastAsia="Times New Roman" w:hAnsi="Consolas" w:cs="Times New Roman"/>
          <w:color w:val="DAE3E3"/>
          <w:kern w:val="0"/>
          <w:sz w:val="21"/>
          <w:szCs w:val="21"/>
          <w:lang w:val="en-ZA" w:eastAsia="en-ZA"/>
        </w:rPr>
        <w:t>(LED_PIN_G, HIGH);</w:t>
      </w:r>
    </w:p>
    <w:p w14:paraId="7D806C6C" w14:textId="77777777" w:rsidR="0031787B" w:rsidRPr="0031787B" w:rsidRDefault="0031787B" w:rsidP="00510F35">
      <w:pPr>
        <w:shd w:val="clear" w:color="auto" w:fill="1F272A"/>
        <w:spacing w:after="0" w:line="240" w:lineRule="auto"/>
        <w:ind w:left="426"/>
        <w:rPr>
          <w:rFonts w:ascii="Consolas" w:eastAsia="Times New Roman" w:hAnsi="Consolas" w:cs="Times New Roman"/>
          <w:color w:val="DAE3E3"/>
          <w:kern w:val="0"/>
          <w:sz w:val="21"/>
          <w:szCs w:val="21"/>
          <w:lang w:val="en-ZA" w:eastAsia="en-ZA"/>
        </w:rPr>
      </w:pPr>
      <w:r w:rsidRPr="0031787B">
        <w:rPr>
          <w:rFonts w:ascii="Consolas" w:eastAsia="Times New Roman" w:hAnsi="Consolas" w:cs="Times New Roman"/>
          <w:color w:val="7F8C8D"/>
          <w:kern w:val="0"/>
          <w:sz w:val="21"/>
          <w:szCs w:val="21"/>
          <w:lang w:val="en-ZA" w:eastAsia="en-ZA"/>
        </w:rPr>
        <w:t>   // Delay for 3 seconds while Green LED is ON</w:t>
      </w:r>
    </w:p>
    <w:p w14:paraId="42CC7088" w14:textId="77777777" w:rsidR="0031787B" w:rsidRPr="0031787B" w:rsidRDefault="0031787B" w:rsidP="00510F35">
      <w:pPr>
        <w:shd w:val="clear" w:color="auto" w:fill="1F272A"/>
        <w:spacing w:after="0" w:line="240" w:lineRule="auto"/>
        <w:ind w:left="426"/>
        <w:rPr>
          <w:rFonts w:ascii="Consolas" w:eastAsia="Times New Roman" w:hAnsi="Consolas" w:cs="Times New Roman"/>
          <w:color w:val="DAE3E3"/>
          <w:kern w:val="0"/>
          <w:sz w:val="21"/>
          <w:szCs w:val="21"/>
          <w:lang w:val="en-ZA" w:eastAsia="en-ZA"/>
        </w:rPr>
      </w:pPr>
      <w:r w:rsidRPr="0031787B">
        <w:rPr>
          <w:rFonts w:ascii="Consolas" w:eastAsia="Times New Roman" w:hAnsi="Consolas" w:cs="Times New Roman"/>
          <w:color w:val="DAE3E3"/>
          <w:kern w:val="0"/>
          <w:sz w:val="21"/>
          <w:szCs w:val="21"/>
          <w:lang w:val="en-ZA" w:eastAsia="en-ZA"/>
        </w:rPr>
        <w:t xml:space="preserve">  </w:t>
      </w:r>
      <w:r w:rsidRPr="0031787B">
        <w:rPr>
          <w:rFonts w:ascii="Consolas" w:eastAsia="Times New Roman" w:hAnsi="Consolas" w:cs="Times New Roman"/>
          <w:color w:val="F39C12"/>
          <w:kern w:val="0"/>
          <w:sz w:val="21"/>
          <w:szCs w:val="21"/>
          <w:lang w:val="en-ZA" w:eastAsia="en-ZA"/>
        </w:rPr>
        <w:t>delay</w:t>
      </w:r>
      <w:r w:rsidRPr="0031787B">
        <w:rPr>
          <w:rFonts w:ascii="Consolas" w:eastAsia="Times New Roman" w:hAnsi="Consolas" w:cs="Times New Roman"/>
          <w:color w:val="DAE3E3"/>
          <w:kern w:val="0"/>
          <w:sz w:val="21"/>
          <w:szCs w:val="21"/>
          <w:lang w:val="en-ZA" w:eastAsia="en-ZA"/>
        </w:rPr>
        <w:t>(</w:t>
      </w:r>
      <w:r w:rsidRPr="0031787B">
        <w:rPr>
          <w:rFonts w:ascii="Consolas" w:eastAsia="Times New Roman" w:hAnsi="Consolas" w:cs="Times New Roman"/>
          <w:color w:val="7FCBCD"/>
          <w:kern w:val="0"/>
          <w:sz w:val="21"/>
          <w:szCs w:val="21"/>
          <w:lang w:val="en-ZA" w:eastAsia="en-ZA"/>
        </w:rPr>
        <w:t>3000</w:t>
      </w:r>
      <w:r w:rsidRPr="0031787B">
        <w:rPr>
          <w:rFonts w:ascii="Consolas" w:eastAsia="Times New Roman" w:hAnsi="Consolas" w:cs="Times New Roman"/>
          <w:color w:val="DAE3E3"/>
          <w:kern w:val="0"/>
          <w:sz w:val="21"/>
          <w:szCs w:val="21"/>
          <w:lang w:val="en-ZA" w:eastAsia="en-ZA"/>
        </w:rPr>
        <w:t>);</w:t>
      </w:r>
    </w:p>
    <w:p w14:paraId="3805F0A4" w14:textId="77777777" w:rsidR="0031787B" w:rsidRPr="0031787B" w:rsidRDefault="0031787B" w:rsidP="00510F35">
      <w:pPr>
        <w:shd w:val="clear" w:color="auto" w:fill="1F272A"/>
        <w:spacing w:after="0" w:line="240" w:lineRule="auto"/>
        <w:ind w:left="426"/>
        <w:rPr>
          <w:rFonts w:ascii="Consolas" w:eastAsia="Times New Roman" w:hAnsi="Consolas" w:cs="Times New Roman"/>
          <w:color w:val="DAE3E3"/>
          <w:kern w:val="0"/>
          <w:sz w:val="21"/>
          <w:szCs w:val="21"/>
          <w:lang w:val="en-ZA" w:eastAsia="en-ZA"/>
        </w:rPr>
      </w:pPr>
      <w:r w:rsidRPr="0031787B">
        <w:rPr>
          <w:rFonts w:ascii="Consolas" w:eastAsia="Times New Roman" w:hAnsi="Consolas" w:cs="Times New Roman"/>
          <w:color w:val="DAE3E3"/>
          <w:kern w:val="0"/>
          <w:sz w:val="21"/>
          <w:szCs w:val="21"/>
          <w:lang w:val="en-ZA" w:eastAsia="en-ZA"/>
        </w:rPr>
        <w:t>}</w:t>
      </w:r>
    </w:p>
    <w:p w14:paraId="16230D93" w14:textId="77777777" w:rsidR="0031787B" w:rsidRDefault="0031787B" w:rsidP="000B7505">
      <w:pPr>
        <w:shd w:val="clear" w:color="auto" w:fill="FFFFFF"/>
        <w:spacing w:after="0" w:line="240" w:lineRule="auto"/>
        <w:jc w:val="both"/>
        <w:textAlignment w:val="baseline"/>
        <w:rPr>
          <w:rFonts w:eastAsia="Times New Roman" w:cs="Times New Roman"/>
          <w:kern w:val="0"/>
          <w:szCs w:val="24"/>
          <w:lang w:val="en-ZA" w:eastAsia="en-ZA"/>
        </w:rPr>
      </w:pPr>
    </w:p>
    <w:p w14:paraId="4A0BADA1" w14:textId="77777777" w:rsidR="004674C8" w:rsidRDefault="004674C8" w:rsidP="00510F35">
      <w:pPr>
        <w:shd w:val="clear" w:color="auto" w:fill="FFFFFF"/>
        <w:spacing w:after="0" w:line="240" w:lineRule="auto"/>
        <w:jc w:val="both"/>
        <w:textAlignment w:val="baseline"/>
        <w:rPr>
          <w:rFonts w:eastAsia="Times New Roman" w:cs="Times New Roman"/>
          <w:kern w:val="0"/>
          <w:szCs w:val="24"/>
          <w:lang w:val="en-ZA" w:eastAsia="en-ZA"/>
        </w:rPr>
      </w:pPr>
    </w:p>
    <w:p w14:paraId="323777A6" w14:textId="3D890F85" w:rsidR="00345297" w:rsidRDefault="004674C8" w:rsidP="00510F35">
      <w:pPr>
        <w:shd w:val="clear" w:color="auto" w:fill="FFFFFF"/>
        <w:spacing w:after="0" w:line="240" w:lineRule="auto"/>
        <w:jc w:val="both"/>
        <w:textAlignment w:val="baseline"/>
        <w:rPr>
          <w:rFonts w:eastAsia="Times New Roman" w:cs="Times New Roman"/>
          <w:b/>
          <w:bCs/>
          <w:kern w:val="0"/>
          <w:szCs w:val="24"/>
          <w:lang w:val="en-ZA" w:eastAsia="en-ZA"/>
        </w:rPr>
      </w:pPr>
      <w:r>
        <w:rPr>
          <w:rFonts w:eastAsia="Times New Roman" w:cs="Times New Roman"/>
          <w:kern w:val="0"/>
          <w:szCs w:val="24"/>
          <w:lang w:val="en-ZA" w:eastAsia="en-ZA"/>
        </w:rPr>
        <w:t>Figure 3.16 presents a completed project on the traffic light system.</w:t>
      </w:r>
    </w:p>
    <w:p w14:paraId="7E5A9888" w14:textId="77777777" w:rsidR="00510F35" w:rsidRPr="00510F35" w:rsidRDefault="00510F35" w:rsidP="00510F35">
      <w:pPr>
        <w:shd w:val="clear" w:color="auto" w:fill="FFFFFF"/>
        <w:spacing w:after="0" w:line="240" w:lineRule="auto"/>
        <w:jc w:val="both"/>
        <w:textAlignment w:val="baseline"/>
        <w:rPr>
          <w:rFonts w:eastAsia="Times New Roman" w:cs="Times New Roman"/>
          <w:b/>
          <w:bCs/>
          <w:kern w:val="0"/>
          <w:szCs w:val="24"/>
          <w:lang w:val="en-ZA" w:eastAsia="en-ZA"/>
        </w:rPr>
      </w:pPr>
    </w:p>
    <w:p w14:paraId="7BFC7482" w14:textId="77777777" w:rsidR="00012FA9" w:rsidRDefault="00BF7CA4" w:rsidP="00012FA9">
      <w:pPr>
        <w:keepNext/>
        <w:spacing w:after="0" w:line="360" w:lineRule="auto"/>
        <w:ind w:left="426"/>
      </w:pPr>
      <w:r>
        <w:rPr>
          <w:noProof/>
        </w:rPr>
        <w:lastRenderedPageBreak/>
        <w:drawing>
          <wp:inline distT="0" distB="0" distL="0" distR="0" wp14:anchorId="41B1DF7A" wp14:editId="1121213B">
            <wp:extent cx="2428875" cy="2456623"/>
            <wp:effectExtent l="0" t="0" r="0" b="0"/>
            <wp:docPr id="52273" name="Picture 52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1963" cy="2490089"/>
                    </a:xfrm>
                    <a:prstGeom prst="rect">
                      <a:avLst/>
                    </a:prstGeom>
                    <a:noFill/>
                    <a:ln>
                      <a:noFill/>
                    </a:ln>
                  </pic:spPr>
                </pic:pic>
              </a:graphicData>
            </a:graphic>
          </wp:inline>
        </w:drawing>
      </w:r>
    </w:p>
    <w:p w14:paraId="7FFC3F7A" w14:textId="40F0880A" w:rsidR="00F55F33" w:rsidRPr="00012FA9" w:rsidRDefault="00012FA9" w:rsidP="00012FA9">
      <w:pPr>
        <w:pStyle w:val="Caption"/>
        <w:rPr>
          <w:i w:val="0"/>
          <w:iCs w:val="0"/>
          <w:color w:val="auto"/>
          <w:sz w:val="24"/>
          <w:szCs w:val="24"/>
        </w:rPr>
      </w:pPr>
      <w:r w:rsidRPr="00012FA9">
        <w:rPr>
          <w:i w:val="0"/>
          <w:iCs w:val="0"/>
          <w:color w:val="auto"/>
          <w:sz w:val="24"/>
          <w:szCs w:val="24"/>
        </w:rPr>
        <w:t xml:space="preserve">Figure 3. </w:t>
      </w:r>
      <w:r w:rsidRPr="00012FA9">
        <w:rPr>
          <w:i w:val="0"/>
          <w:iCs w:val="0"/>
          <w:color w:val="auto"/>
          <w:sz w:val="24"/>
          <w:szCs w:val="24"/>
        </w:rPr>
        <w:fldChar w:fldCharType="begin"/>
      </w:r>
      <w:r w:rsidRPr="00012FA9">
        <w:rPr>
          <w:i w:val="0"/>
          <w:iCs w:val="0"/>
          <w:color w:val="auto"/>
          <w:sz w:val="24"/>
          <w:szCs w:val="24"/>
        </w:rPr>
        <w:instrText xml:space="preserve"> SEQ Figure_3. \* ARABIC </w:instrText>
      </w:r>
      <w:r w:rsidRPr="00012FA9">
        <w:rPr>
          <w:i w:val="0"/>
          <w:iCs w:val="0"/>
          <w:color w:val="auto"/>
          <w:sz w:val="24"/>
          <w:szCs w:val="24"/>
        </w:rPr>
        <w:fldChar w:fldCharType="separate"/>
      </w:r>
      <w:r w:rsidR="00AF1BF5">
        <w:rPr>
          <w:i w:val="0"/>
          <w:iCs w:val="0"/>
          <w:noProof/>
          <w:color w:val="auto"/>
          <w:sz w:val="24"/>
          <w:szCs w:val="24"/>
        </w:rPr>
        <w:t>16</w:t>
      </w:r>
      <w:r w:rsidRPr="00012FA9">
        <w:rPr>
          <w:i w:val="0"/>
          <w:iCs w:val="0"/>
          <w:color w:val="auto"/>
          <w:sz w:val="24"/>
          <w:szCs w:val="24"/>
        </w:rPr>
        <w:fldChar w:fldCharType="end"/>
      </w:r>
      <w:r w:rsidRPr="00012FA9">
        <w:rPr>
          <w:i w:val="0"/>
          <w:iCs w:val="0"/>
          <w:color w:val="auto"/>
          <w:sz w:val="24"/>
          <w:szCs w:val="24"/>
        </w:rPr>
        <w:t>:  Arduino Traffic Lights connections</w:t>
      </w:r>
    </w:p>
    <w:p w14:paraId="6F99AB4E" w14:textId="76C636DB" w:rsidR="00880C65" w:rsidRDefault="005F6D4B" w:rsidP="004B2531">
      <w:pPr>
        <w:pStyle w:val="Heading1"/>
      </w:pPr>
      <w:r>
        <w:rPr>
          <w:rFonts w:eastAsia="Times New Roman"/>
          <w:kern w:val="0"/>
          <w:lang w:val="en-ZA" w:eastAsia="en-ZA"/>
        </w:rPr>
        <w:br w:type="page"/>
      </w:r>
      <w:r w:rsidR="00880C65">
        <w:lastRenderedPageBreak/>
        <w:t>FORMATIVE ASSESSMENT 3.1</w:t>
      </w:r>
      <w:r w:rsidR="00880C65">
        <w:tab/>
      </w:r>
      <w:r w:rsidR="00880C65">
        <w:tab/>
        <w:t>INDIVIDUAL TASK</w:t>
      </w:r>
    </w:p>
    <w:p w14:paraId="754DCBCA" w14:textId="77777777" w:rsidR="00880C65" w:rsidRDefault="00880C65" w:rsidP="00880C65">
      <w:r>
        <w:t>3.1</w:t>
      </w:r>
      <w:r>
        <w:tab/>
        <w:t>Define the term single-board computing.</w:t>
      </w:r>
      <w:r>
        <w:tab/>
      </w:r>
      <w:r>
        <w:tab/>
      </w:r>
      <w:r>
        <w:tab/>
      </w:r>
      <w:r>
        <w:tab/>
      </w:r>
      <w:r>
        <w:tab/>
      </w:r>
      <w:r>
        <w:tab/>
        <w:t>(2)</w:t>
      </w:r>
    </w:p>
    <w:p w14:paraId="625D93A3" w14:textId="77777777" w:rsidR="00880C65" w:rsidRDefault="00880C65" w:rsidP="00880C65">
      <w:pPr>
        <w:spacing w:line="360" w:lineRule="auto"/>
        <w:jc w:val="both"/>
      </w:pPr>
      <w:r>
        <w:t>3.2</w:t>
      </w:r>
      <w:r>
        <w:tab/>
        <w:t>List 3 types of Arduino Boards</w:t>
      </w:r>
      <w:r>
        <w:tab/>
      </w:r>
      <w:r>
        <w:tab/>
      </w:r>
      <w:r>
        <w:tab/>
      </w:r>
      <w:r>
        <w:tab/>
      </w:r>
      <w:r>
        <w:tab/>
      </w:r>
      <w:r>
        <w:tab/>
      </w:r>
      <w:r>
        <w:tab/>
        <w:t>(3)</w:t>
      </w:r>
    </w:p>
    <w:p w14:paraId="4DF8239E" w14:textId="77777777" w:rsidR="00880C65" w:rsidRDefault="00880C65" w:rsidP="00880C65">
      <w:pPr>
        <w:shd w:val="clear" w:color="auto" w:fill="FFFFFF"/>
        <w:textAlignment w:val="baseline"/>
      </w:pPr>
      <w:r w:rsidRPr="008C1C6A">
        <w:t>3.3</w:t>
      </w:r>
      <w:r>
        <w:tab/>
        <w:t>What does PWM stands for in Arduino.</w:t>
      </w:r>
      <w:r>
        <w:tab/>
      </w:r>
      <w:r>
        <w:tab/>
      </w:r>
      <w:r>
        <w:tab/>
      </w:r>
      <w:r>
        <w:tab/>
      </w:r>
      <w:r>
        <w:tab/>
      </w:r>
      <w:r>
        <w:tab/>
        <w:t>(2)</w:t>
      </w:r>
    </w:p>
    <w:p w14:paraId="6AC493AF" w14:textId="58D2EF92" w:rsidR="00880C65" w:rsidRDefault="00880C65" w:rsidP="00920871">
      <w:pPr>
        <w:shd w:val="clear" w:color="auto" w:fill="FFFFFF"/>
        <w:textAlignment w:val="baseline"/>
      </w:pPr>
      <w:r>
        <w:t>3.4</w:t>
      </w:r>
      <w:r>
        <w:tab/>
      </w:r>
      <w:r w:rsidR="004B2531">
        <w:t xml:space="preserve">Complete </w:t>
      </w:r>
      <w:r>
        <w:t>table</w:t>
      </w:r>
      <w:r w:rsidR="004B2531">
        <w:t xml:space="preserve"> 3.4</w:t>
      </w:r>
      <w:r>
        <w:t xml:space="preserve"> to differentiate C++ and Python.</w:t>
      </w:r>
      <w:r>
        <w:tab/>
      </w:r>
      <w:r>
        <w:tab/>
      </w:r>
      <w:r>
        <w:tab/>
        <w:t xml:space="preserve">           </w:t>
      </w:r>
      <w:r w:rsidR="00920871">
        <w:tab/>
        <w:t xml:space="preserve">           </w:t>
      </w:r>
      <w:r>
        <w:t>(12)</w:t>
      </w:r>
    </w:p>
    <w:p w14:paraId="2D10C95F" w14:textId="5683B220" w:rsidR="004B2531" w:rsidRPr="004B2531" w:rsidRDefault="00071C20" w:rsidP="004B2531">
      <w:pPr>
        <w:pStyle w:val="Caption"/>
        <w:keepNext/>
        <w:rPr>
          <w:i w:val="0"/>
          <w:iCs w:val="0"/>
          <w:color w:val="auto"/>
          <w:sz w:val="24"/>
          <w:szCs w:val="24"/>
        </w:rPr>
      </w:pPr>
      <w:r>
        <w:rPr>
          <w:i w:val="0"/>
          <w:iCs w:val="0"/>
          <w:color w:val="auto"/>
          <w:sz w:val="24"/>
          <w:szCs w:val="24"/>
        </w:rPr>
        <w:tab/>
      </w:r>
      <w:r w:rsidR="004B2531" w:rsidRPr="004B2531">
        <w:rPr>
          <w:i w:val="0"/>
          <w:iCs w:val="0"/>
          <w:color w:val="auto"/>
          <w:sz w:val="24"/>
          <w:szCs w:val="24"/>
        </w:rPr>
        <w:t xml:space="preserve">Table 3. </w:t>
      </w:r>
      <w:r w:rsidR="004B2531" w:rsidRPr="004B2531">
        <w:rPr>
          <w:i w:val="0"/>
          <w:iCs w:val="0"/>
          <w:color w:val="auto"/>
          <w:sz w:val="24"/>
          <w:szCs w:val="24"/>
        </w:rPr>
        <w:fldChar w:fldCharType="begin"/>
      </w:r>
      <w:r w:rsidR="004B2531" w:rsidRPr="004B2531">
        <w:rPr>
          <w:i w:val="0"/>
          <w:iCs w:val="0"/>
          <w:color w:val="auto"/>
          <w:sz w:val="24"/>
          <w:szCs w:val="24"/>
        </w:rPr>
        <w:instrText xml:space="preserve"> SEQ Table_3. \* ARABIC </w:instrText>
      </w:r>
      <w:r w:rsidR="004B2531" w:rsidRPr="004B2531">
        <w:rPr>
          <w:i w:val="0"/>
          <w:iCs w:val="0"/>
          <w:color w:val="auto"/>
          <w:sz w:val="24"/>
          <w:szCs w:val="24"/>
        </w:rPr>
        <w:fldChar w:fldCharType="separate"/>
      </w:r>
      <w:r w:rsidR="00F6525E">
        <w:rPr>
          <w:i w:val="0"/>
          <w:iCs w:val="0"/>
          <w:noProof/>
          <w:color w:val="auto"/>
          <w:sz w:val="24"/>
          <w:szCs w:val="24"/>
        </w:rPr>
        <w:t>4</w:t>
      </w:r>
      <w:r w:rsidR="004B2531" w:rsidRPr="004B2531">
        <w:rPr>
          <w:i w:val="0"/>
          <w:iCs w:val="0"/>
          <w:color w:val="auto"/>
          <w:sz w:val="24"/>
          <w:szCs w:val="24"/>
        </w:rPr>
        <w:fldChar w:fldCharType="end"/>
      </w:r>
      <w:r w:rsidR="004B2531" w:rsidRPr="004B2531">
        <w:rPr>
          <w:i w:val="0"/>
          <w:iCs w:val="0"/>
          <w:color w:val="auto"/>
          <w:sz w:val="24"/>
          <w:szCs w:val="24"/>
        </w:rPr>
        <w:t>: Comparing C++ and Python</w:t>
      </w:r>
    </w:p>
    <w:tbl>
      <w:tblPr>
        <w:tblStyle w:val="TableGrid"/>
        <w:tblW w:w="0" w:type="auto"/>
        <w:jc w:val="center"/>
        <w:tblLook w:val="04A0" w:firstRow="1" w:lastRow="0" w:firstColumn="1" w:lastColumn="0" w:noHBand="0" w:noVBand="1"/>
      </w:tblPr>
      <w:tblGrid>
        <w:gridCol w:w="1980"/>
        <w:gridCol w:w="2410"/>
        <w:gridCol w:w="3118"/>
      </w:tblGrid>
      <w:tr w:rsidR="00880C65" w14:paraId="73C9D695" w14:textId="77777777" w:rsidTr="00DB0C80">
        <w:trPr>
          <w:jc w:val="center"/>
        </w:trPr>
        <w:tc>
          <w:tcPr>
            <w:tcW w:w="1980" w:type="dxa"/>
            <w:shd w:val="clear" w:color="auto" w:fill="D9D9D9" w:themeFill="background1" w:themeFillShade="D9"/>
          </w:tcPr>
          <w:p w14:paraId="126282E2" w14:textId="77777777" w:rsidR="00880C65" w:rsidRPr="006132AE" w:rsidRDefault="00880C65" w:rsidP="00C57136">
            <w:pPr>
              <w:rPr>
                <w:b/>
                <w:bCs/>
              </w:rPr>
            </w:pPr>
            <w:r w:rsidRPr="006132AE">
              <w:rPr>
                <w:b/>
                <w:bCs/>
              </w:rPr>
              <w:t>Parameter</w:t>
            </w:r>
          </w:p>
        </w:tc>
        <w:tc>
          <w:tcPr>
            <w:tcW w:w="2410" w:type="dxa"/>
            <w:shd w:val="clear" w:color="auto" w:fill="D9D9D9" w:themeFill="background1" w:themeFillShade="D9"/>
          </w:tcPr>
          <w:p w14:paraId="6843D790" w14:textId="77777777" w:rsidR="00880C65" w:rsidRPr="006132AE" w:rsidRDefault="00880C65" w:rsidP="00C57136">
            <w:pPr>
              <w:rPr>
                <w:b/>
                <w:bCs/>
              </w:rPr>
            </w:pPr>
            <w:r w:rsidRPr="006132AE">
              <w:rPr>
                <w:b/>
                <w:bCs/>
              </w:rPr>
              <w:t>C++</w:t>
            </w:r>
          </w:p>
        </w:tc>
        <w:tc>
          <w:tcPr>
            <w:tcW w:w="3118" w:type="dxa"/>
            <w:shd w:val="clear" w:color="auto" w:fill="D9D9D9" w:themeFill="background1" w:themeFillShade="D9"/>
          </w:tcPr>
          <w:p w14:paraId="0DB1A9C0" w14:textId="77777777" w:rsidR="00880C65" w:rsidRPr="006132AE" w:rsidRDefault="00880C65" w:rsidP="00C57136">
            <w:pPr>
              <w:rPr>
                <w:b/>
                <w:bCs/>
              </w:rPr>
            </w:pPr>
            <w:r w:rsidRPr="006132AE">
              <w:rPr>
                <w:b/>
                <w:bCs/>
              </w:rPr>
              <w:t>Python</w:t>
            </w:r>
          </w:p>
        </w:tc>
      </w:tr>
      <w:tr w:rsidR="00880C65" w14:paraId="10B6426A" w14:textId="77777777" w:rsidTr="00DB0C80">
        <w:trPr>
          <w:jc w:val="center"/>
        </w:trPr>
        <w:tc>
          <w:tcPr>
            <w:tcW w:w="1980" w:type="dxa"/>
          </w:tcPr>
          <w:p w14:paraId="2139F5F0" w14:textId="77777777" w:rsidR="00880C65" w:rsidRPr="00880C65" w:rsidRDefault="00880C65" w:rsidP="00880C65">
            <w:pPr>
              <w:spacing w:line="240" w:lineRule="auto"/>
            </w:pPr>
            <w:r w:rsidRPr="00880C65">
              <w:t>Extension</w:t>
            </w:r>
          </w:p>
        </w:tc>
        <w:tc>
          <w:tcPr>
            <w:tcW w:w="2410" w:type="dxa"/>
          </w:tcPr>
          <w:p w14:paraId="479CA991" w14:textId="77777777" w:rsidR="00880C65" w:rsidRPr="00880C65" w:rsidRDefault="00880C65" w:rsidP="00880C65">
            <w:pPr>
              <w:spacing w:line="240" w:lineRule="auto"/>
            </w:pPr>
          </w:p>
        </w:tc>
        <w:tc>
          <w:tcPr>
            <w:tcW w:w="3118" w:type="dxa"/>
          </w:tcPr>
          <w:p w14:paraId="6021EE0D" w14:textId="77777777" w:rsidR="00880C65" w:rsidRPr="00880C65" w:rsidRDefault="00880C65" w:rsidP="00880C65">
            <w:pPr>
              <w:spacing w:line="240" w:lineRule="auto"/>
            </w:pPr>
          </w:p>
        </w:tc>
      </w:tr>
      <w:tr w:rsidR="00880C65" w14:paraId="26A6E786" w14:textId="77777777" w:rsidTr="00DB0C80">
        <w:trPr>
          <w:jc w:val="center"/>
        </w:trPr>
        <w:tc>
          <w:tcPr>
            <w:tcW w:w="1980" w:type="dxa"/>
          </w:tcPr>
          <w:p w14:paraId="3B1EA03E" w14:textId="77777777" w:rsidR="00880C65" w:rsidRPr="00880C65" w:rsidRDefault="00880C65" w:rsidP="00880C65">
            <w:pPr>
              <w:spacing w:line="240" w:lineRule="auto"/>
            </w:pPr>
            <w:r w:rsidRPr="00880C65">
              <w:t>Compilation</w:t>
            </w:r>
          </w:p>
        </w:tc>
        <w:tc>
          <w:tcPr>
            <w:tcW w:w="2410" w:type="dxa"/>
          </w:tcPr>
          <w:p w14:paraId="20F64C28" w14:textId="77777777" w:rsidR="00880C65" w:rsidRPr="00880C65" w:rsidRDefault="00880C65" w:rsidP="00880C65">
            <w:pPr>
              <w:spacing w:line="240" w:lineRule="auto"/>
            </w:pPr>
          </w:p>
        </w:tc>
        <w:tc>
          <w:tcPr>
            <w:tcW w:w="3118" w:type="dxa"/>
          </w:tcPr>
          <w:p w14:paraId="23D46802" w14:textId="77777777" w:rsidR="00880C65" w:rsidRPr="00880C65" w:rsidRDefault="00880C65" w:rsidP="00880C65">
            <w:pPr>
              <w:spacing w:line="240" w:lineRule="auto"/>
            </w:pPr>
          </w:p>
        </w:tc>
      </w:tr>
      <w:tr w:rsidR="00880C65" w14:paraId="1C2D3544" w14:textId="77777777" w:rsidTr="00DB0C80">
        <w:trPr>
          <w:jc w:val="center"/>
        </w:trPr>
        <w:tc>
          <w:tcPr>
            <w:tcW w:w="1980" w:type="dxa"/>
          </w:tcPr>
          <w:p w14:paraId="6C0CCE80" w14:textId="77777777" w:rsidR="00880C65" w:rsidRPr="00880C65" w:rsidRDefault="00880C65" w:rsidP="00880C65">
            <w:pPr>
              <w:spacing w:line="240" w:lineRule="auto"/>
            </w:pPr>
            <w:r w:rsidRPr="00880C65">
              <w:t>Speed</w:t>
            </w:r>
          </w:p>
        </w:tc>
        <w:tc>
          <w:tcPr>
            <w:tcW w:w="2410" w:type="dxa"/>
          </w:tcPr>
          <w:p w14:paraId="425B0800" w14:textId="77777777" w:rsidR="00880C65" w:rsidRPr="00880C65" w:rsidRDefault="00880C65" w:rsidP="00880C65">
            <w:pPr>
              <w:spacing w:line="240" w:lineRule="auto"/>
            </w:pPr>
          </w:p>
        </w:tc>
        <w:tc>
          <w:tcPr>
            <w:tcW w:w="3118" w:type="dxa"/>
          </w:tcPr>
          <w:p w14:paraId="394EB973" w14:textId="77777777" w:rsidR="00880C65" w:rsidRPr="00880C65" w:rsidRDefault="00880C65" w:rsidP="00880C65">
            <w:pPr>
              <w:spacing w:line="240" w:lineRule="auto"/>
            </w:pPr>
          </w:p>
        </w:tc>
      </w:tr>
      <w:tr w:rsidR="00880C65" w14:paraId="6C040786" w14:textId="77777777" w:rsidTr="00DB0C80">
        <w:trPr>
          <w:trHeight w:val="571"/>
          <w:jc w:val="center"/>
        </w:trPr>
        <w:tc>
          <w:tcPr>
            <w:tcW w:w="1980" w:type="dxa"/>
          </w:tcPr>
          <w:p w14:paraId="0D6125EE" w14:textId="77777777" w:rsidR="00880C65" w:rsidRPr="00880C65" w:rsidRDefault="00880C65" w:rsidP="00880C65">
            <w:pPr>
              <w:spacing w:line="240" w:lineRule="auto"/>
            </w:pPr>
            <w:r w:rsidRPr="00880C65">
              <w:t>Nature of variables</w:t>
            </w:r>
          </w:p>
        </w:tc>
        <w:tc>
          <w:tcPr>
            <w:tcW w:w="2410" w:type="dxa"/>
          </w:tcPr>
          <w:p w14:paraId="62F8E616" w14:textId="77777777" w:rsidR="00880C65" w:rsidRPr="00880C65" w:rsidRDefault="00880C65" w:rsidP="00880C65">
            <w:pPr>
              <w:spacing w:line="240" w:lineRule="auto"/>
            </w:pPr>
          </w:p>
        </w:tc>
        <w:tc>
          <w:tcPr>
            <w:tcW w:w="3118" w:type="dxa"/>
          </w:tcPr>
          <w:p w14:paraId="019FD6E7" w14:textId="77777777" w:rsidR="00880C65" w:rsidRPr="00880C65" w:rsidRDefault="00880C65" w:rsidP="00880C65">
            <w:pPr>
              <w:spacing w:line="240" w:lineRule="auto"/>
            </w:pPr>
          </w:p>
        </w:tc>
      </w:tr>
      <w:tr w:rsidR="00880C65" w14:paraId="15A32A56" w14:textId="77777777" w:rsidTr="00DB0C80">
        <w:trPr>
          <w:jc w:val="center"/>
        </w:trPr>
        <w:tc>
          <w:tcPr>
            <w:tcW w:w="1980" w:type="dxa"/>
          </w:tcPr>
          <w:p w14:paraId="71A194F1" w14:textId="77777777" w:rsidR="00880C65" w:rsidRPr="00880C65" w:rsidRDefault="00880C65" w:rsidP="00880C65">
            <w:pPr>
              <w:spacing w:line="240" w:lineRule="auto"/>
              <w:jc w:val="both"/>
            </w:pPr>
            <w:r w:rsidRPr="00880C65">
              <w:t>Memory Management</w:t>
            </w:r>
          </w:p>
        </w:tc>
        <w:tc>
          <w:tcPr>
            <w:tcW w:w="2410" w:type="dxa"/>
          </w:tcPr>
          <w:p w14:paraId="5EDBD144" w14:textId="77777777" w:rsidR="00880C65" w:rsidRPr="00880C65" w:rsidRDefault="00880C65" w:rsidP="00880C65">
            <w:pPr>
              <w:spacing w:line="240" w:lineRule="auto"/>
              <w:jc w:val="both"/>
            </w:pPr>
          </w:p>
        </w:tc>
        <w:tc>
          <w:tcPr>
            <w:tcW w:w="3118" w:type="dxa"/>
          </w:tcPr>
          <w:p w14:paraId="31F81750" w14:textId="77777777" w:rsidR="00880C65" w:rsidRPr="00880C65" w:rsidRDefault="00880C65" w:rsidP="00880C65">
            <w:pPr>
              <w:spacing w:line="240" w:lineRule="auto"/>
              <w:jc w:val="both"/>
            </w:pPr>
          </w:p>
        </w:tc>
      </w:tr>
      <w:tr w:rsidR="00880C65" w14:paraId="2E8F0505" w14:textId="77777777" w:rsidTr="00DB0C80">
        <w:trPr>
          <w:jc w:val="center"/>
        </w:trPr>
        <w:tc>
          <w:tcPr>
            <w:tcW w:w="1980" w:type="dxa"/>
          </w:tcPr>
          <w:p w14:paraId="2F9BE9A7" w14:textId="77777777" w:rsidR="00880C65" w:rsidRPr="00880C65" w:rsidRDefault="00880C65" w:rsidP="00880C65">
            <w:pPr>
              <w:spacing w:line="240" w:lineRule="auto"/>
              <w:jc w:val="both"/>
            </w:pPr>
            <w:r w:rsidRPr="00880C65">
              <w:t>Functions</w:t>
            </w:r>
          </w:p>
        </w:tc>
        <w:tc>
          <w:tcPr>
            <w:tcW w:w="2410" w:type="dxa"/>
          </w:tcPr>
          <w:p w14:paraId="0B5F7F4B" w14:textId="77777777" w:rsidR="00880C65" w:rsidRPr="00880C65" w:rsidRDefault="00880C65" w:rsidP="00880C65">
            <w:pPr>
              <w:spacing w:line="240" w:lineRule="auto"/>
              <w:jc w:val="both"/>
            </w:pPr>
          </w:p>
        </w:tc>
        <w:tc>
          <w:tcPr>
            <w:tcW w:w="3118" w:type="dxa"/>
          </w:tcPr>
          <w:p w14:paraId="69A308A1" w14:textId="77777777" w:rsidR="00880C65" w:rsidRPr="00880C65" w:rsidRDefault="00880C65" w:rsidP="00880C65">
            <w:pPr>
              <w:spacing w:line="240" w:lineRule="auto"/>
              <w:jc w:val="both"/>
            </w:pPr>
          </w:p>
        </w:tc>
      </w:tr>
    </w:tbl>
    <w:p w14:paraId="3FC0664F" w14:textId="77777777" w:rsidR="00880C65" w:rsidRDefault="00880C65" w:rsidP="00880C65">
      <w:pPr>
        <w:shd w:val="clear" w:color="auto" w:fill="FFFFFF"/>
        <w:textAlignment w:val="baseline"/>
      </w:pPr>
      <w:r>
        <w:tab/>
      </w:r>
      <w:r>
        <w:tab/>
      </w:r>
      <w:r>
        <w:tab/>
      </w:r>
    </w:p>
    <w:p w14:paraId="2AAC5B97" w14:textId="77777777" w:rsidR="00880C65" w:rsidRDefault="00880C65" w:rsidP="00880C65">
      <w:pPr>
        <w:spacing w:line="360" w:lineRule="auto"/>
        <w:jc w:val="both"/>
      </w:pPr>
      <w:r>
        <w:t>3.5</w:t>
      </w:r>
      <w:r>
        <w:tab/>
        <w:t>What is the difference between an interpreter and a compiler.</w:t>
      </w:r>
      <w:r>
        <w:tab/>
      </w:r>
      <w:r>
        <w:tab/>
      </w:r>
      <w:r>
        <w:tab/>
        <w:t>(2)</w:t>
      </w:r>
    </w:p>
    <w:p w14:paraId="0D0231AF" w14:textId="1940CF02" w:rsidR="00880C65" w:rsidRPr="00880C65" w:rsidRDefault="00880C65" w:rsidP="00880C65">
      <w:pPr>
        <w:spacing w:line="360" w:lineRule="auto"/>
        <w:contextualSpacing/>
        <w:rPr>
          <w:szCs w:val="24"/>
        </w:rPr>
      </w:pPr>
      <w:r w:rsidRPr="00880C65">
        <w:rPr>
          <w:szCs w:val="24"/>
        </w:rPr>
        <w:t xml:space="preserve">3.6 </w:t>
      </w:r>
      <w:r w:rsidRPr="00880C65">
        <w:rPr>
          <w:szCs w:val="24"/>
        </w:rPr>
        <w:tab/>
        <w:t>Building and LED Counter</w:t>
      </w:r>
    </w:p>
    <w:p w14:paraId="2838CF55" w14:textId="63645279" w:rsidR="00880C65" w:rsidRPr="00880C65" w:rsidRDefault="00880C65" w:rsidP="00880C65">
      <w:pPr>
        <w:spacing w:line="360" w:lineRule="auto"/>
        <w:contextualSpacing/>
      </w:pPr>
      <w:r>
        <w:tab/>
      </w:r>
      <w:r w:rsidRPr="00880C65">
        <w:t xml:space="preserve">You are expected to build an LED Binary Counter with four inputs (4 LEDs) to reflect </w:t>
      </w:r>
      <w:r>
        <w:tab/>
      </w:r>
      <w:r w:rsidRPr="00880C65">
        <w:t>the output as shown on the following table.</w:t>
      </w:r>
    </w:p>
    <w:p w14:paraId="06DBC218" w14:textId="24B69AE6" w:rsidR="00535965" w:rsidRPr="00535965" w:rsidRDefault="00535965" w:rsidP="00535965">
      <w:pPr>
        <w:pStyle w:val="Caption"/>
        <w:keepNext/>
        <w:rPr>
          <w:i w:val="0"/>
          <w:iCs w:val="0"/>
          <w:color w:val="auto"/>
          <w:sz w:val="24"/>
          <w:szCs w:val="24"/>
        </w:rPr>
      </w:pPr>
      <w:r>
        <w:rPr>
          <w:i w:val="0"/>
          <w:iCs w:val="0"/>
          <w:color w:val="auto"/>
          <w:sz w:val="24"/>
          <w:szCs w:val="24"/>
        </w:rPr>
        <w:tab/>
      </w:r>
      <w:r w:rsidRPr="00535965">
        <w:rPr>
          <w:i w:val="0"/>
          <w:iCs w:val="0"/>
          <w:color w:val="auto"/>
          <w:sz w:val="24"/>
          <w:szCs w:val="24"/>
        </w:rPr>
        <w:t xml:space="preserve">Table 3. </w:t>
      </w:r>
      <w:r w:rsidRPr="00535965">
        <w:rPr>
          <w:i w:val="0"/>
          <w:iCs w:val="0"/>
          <w:color w:val="auto"/>
          <w:sz w:val="24"/>
          <w:szCs w:val="24"/>
        </w:rPr>
        <w:fldChar w:fldCharType="begin"/>
      </w:r>
      <w:r w:rsidRPr="00535965">
        <w:rPr>
          <w:i w:val="0"/>
          <w:iCs w:val="0"/>
          <w:color w:val="auto"/>
          <w:sz w:val="24"/>
          <w:szCs w:val="24"/>
        </w:rPr>
        <w:instrText xml:space="preserve"> SEQ Table_3. \* ARABIC </w:instrText>
      </w:r>
      <w:r w:rsidRPr="00535965">
        <w:rPr>
          <w:i w:val="0"/>
          <w:iCs w:val="0"/>
          <w:color w:val="auto"/>
          <w:sz w:val="24"/>
          <w:szCs w:val="24"/>
        </w:rPr>
        <w:fldChar w:fldCharType="separate"/>
      </w:r>
      <w:r w:rsidR="00F6525E">
        <w:rPr>
          <w:i w:val="0"/>
          <w:iCs w:val="0"/>
          <w:noProof/>
          <w:color w:val="auto"/>
          <w:sz w:val="24"/>
          <w:szCs w:val="24"/>
        </w:rPr>
        <w:t>5</w:t>
      </w:r>
      <w:r w:rsidRPr="00535965">
        <w:rPr>
          <w:i w:val="0"/>
          <w:iCs w:val="0"/>
          <w:color w:val="auto"/>
          <w:sz w:val="24"/>
          <w:szCs w:val="24"/>
        </w:rPr>
        <w:fldChar w:fldCharType="end"/>
      </w:r>
      <w:r w:rsidRPr="00535965">
        <w:rPr>
          <w:i w:val="0"/>
          <w:iCs w:val="0"/>
          <w:color w:val="auto"/>
          <w:sz w:val="24"/>
          <w:szCs w:val="24"/>
        </w:rPr>
        <w:t>:  LED Binary Counter</w:t>
      </w:r>
    </w:p>
    <w:tbl>
      <w:tblPr>
        <w:tblStyle w:val="TableGrid"/>
        <w:tblW w:w="0" w:type="auto"/>
        <w:tblInd w:w="1230" w:type="dxa"/>
        <w:tblLook w:val="04A0" w:firstRow="1" w:lastRow="0" w:firstColumn="1" w:lastColumn="0" w:noHBand="0" w:noVBand="1"/>
      </w:tblPr>
      <w:tblGrid>
        <w:gridCol w:w="830"/>
        <w:gridCol w:w="830"/>
        <w:gridCol w:w="851"/>
        <w:gridCol w:w="830"/>
      </w:tblGrid>
      <w:tr w:rsidR="00880C65" w14:paraId="404DEF62" w14:textId="77777777" w:rsidTr="00DB0C80">
        <w:tc>
          <w:tcPr>
            <w:tcW w:w="830" w:type="dxa"/>
          </w:tcPr>
          <w:p w14:paraId="328AB308" w14:textId="77777777" w:rsidR="00880C65" w:rsidRDefault="00880C65" w:rsidP="00C57136">
            <w:pPr>
              <w:spacing w:line="240" w:lineRule="auto"/>
              <w:contextualSpacing/>
              <w:rPr>
                <w:b/>
                <w:bCs/>
                <w:szCs w:val="24"/>
              </w:rPr>
            </w:pPr>
            <w:r>
              <w:rPr>
                <w:b/>
                <w:bCs/>
                <w:szCs w:val="24"/>
              </w:rPr>
              <w:t>LED1</w:t>
            </w:r>
          </w:p>
        </w:tc>
        <w:tc>
          <w:tcPr>
            <w:tcW w:w="830" w:type="dxa"/>
          </w:tcPr>
          <w:p w14:paraId="0E02FF71" w14:textId="77777777" w:rsidR="00880C65" w:rsidRDefault="00880C65" w:rsidP="00C57136">
            <w:pPr>
              <w:spacing w:line="240" w:lineRule="auto"/>
              <w:contextualSpacing/>
              <w:rPr>
                <w:b/>
                <w:bCs/>
                <w:szCs w:val="24"/>
              </w:rPr>
            </w:pPr>
            <w:r>
              <w:rPr>
                <w:b/>
                <w:bCs/>
                <w:szCs w:val="24"/>
              </w:rPr>
              <w:t>LED2</w:t>
            </w:r>
          </w:p>
        </w:tc>
        <w:tc>
          <w:tcPr>
            <w:tcW w:w="851" w:type="dxa"/>
          </w:tcPr>
          <w:p w14:paraId="240E5B1C" w14:textId="77777777" w:rsidR="00880C65" w:rsidRDefault="00880C65" w:rsidP="00C57136">
            <w:pPr>
              <w:spacing w:line="240" w:lineRule="auto"/>
              <w:contextualSpacing/>
              <w:rPr>
                <w:b/>
                <w:bCs/>
                <w:szCs w:val="24"/>
              </w:rPr>
            </w:pPr>
            <w:r>
              <w:rPr>
                <w:b/>
                <w:bCs/>
                <w:szCs w:val="24"/>
              </w:rPr>
              <w:t>LED3</w:t>
            </w:r>
          </w:p>
        </w:tc>
        <w:tc>
          <w:tcPr>
            <w:tcW w:w="830" w:type="dxa"/>
          </w:tcPr>
          <w:p w14:paraId="55C9F878" w14:textId="77777777" w:rsidR="00880C65" w:rsidRDefault="00880C65" w:rsidP="00C57136">
            <w:pPr>
              <w:spacing w:line="240" w:lineRule="auto"/>
              <w:contextualSpacing/>
              <w:rPr>
                <w:b/>
                <w:bCs/>
                <w:szCs w:val="24"/>
              </w:rPr>
            </w:pPr>
            <w:r>
              <w:rPr>
                <w:b/>
                <w:bCs/>
                <w:szCs w:val="24"/>
              </w:rPr>
              <w:t>LED4</w:t>
            </w:r>
          </w:p>
        </w:tc>
      </w:tr>
      <w:tr w:rsidR="00880C65" w14:paraId="0AB31456" w14:textId="77777777" w:rsidTr="00DB0C80">
        <w:tc>
          <w:tcPr>
            <w:tcW w:w="830" w:type="dxa"/>
          </w:tcPr>
          <w:p w14:paraId="08E549A3" w14:textId="77777777" w:rsidR="00880C65" w:rsidRPr="00F55F33" w:rsidRDefault="00880C65" w:rsidP="00C57136">
            <w:pPr>
              <w:spacing w:line="240" w:lineRule="auto"/>
              <w:contextualSpacing/>
              <w:rPr>
                <w:rFonts w:cs="Times New Roman"/>
                <w:szCs w:val="24"/>
              </w:rPr>
            </w:pPr>
            <w:r w:rsidRPr="00F55F33">
              <w:rPr>
                <w:rFonts w:cs="Times New Roman"/>
                <w:szCs w:val="24"/>
              </w:rPr>
              <w:t>0</w:t>
            </w:r>
          </w:p>
        </w:tc>
        <w:tc>
          <w:tcPr>
            <w:tcW w:w="830" w:type="dxa"/>
          </w:tcPr>
          <w:p w14:paraId="5F46AD2F" w14:textId="77777777" w:rsidR="00880C65" w:rsidRPr="00F55F33" w:rsidRDefault="00880C65" w:rsidP="00C57136">
            <w:pPr>
              <w:spacing w:line="240" w:lineRule="auto"/>
              <w:contextualSpacing/>
              <w:rPr>
                <w:rFonts w:cs="Times New Roman"/>
                <w:szCs w:val="24"/>
              </w:rPr>
            </w:pPr>
            <w:r w:rsidRPr="00F55F33">
              <w:rPr>
                <w:rFonts w:cs="Times New Roman"/>
                <w:szCs w:val="24"/>
              </w:rPr>
              <w:t>0</w:t>
            </w:r>
          </w:p>
        </w:tc>
        <w:tc>
          <w:tcPr>
            <w:tcW w:w="851" w:type="dxa"/>
          </w:tcPr>
          <w:p w14:paraId="356EBC0A" w14:textId="77777777" w:rsidR="00880C65" w:rsidRPr="00F55F33" w:rsidRDefault="00880C65" w:rsidP="00C57136">
            <w:pPr>
              <w:spacing w:line="240" w:lineRule="auto"/>
              <w:contextualSpacing/>
              <w:rPr>
                <w:rFonts w:cs="Times New Roman"/>
                <w:szCs w:val="24"/>
              </w:rPr>
            </w:pPr>
            <w:r w:rsidRPr="00F55F33">
              <w:rPr>
                <w:rFonts w:cs="Times New Roman"/>
                <w:szCs w:val="24"/>
              </w:rPr>
              <w:t>0</w:t>
            </w:r>
          </w:p>
        </w:tc>
        <w:tc>
          <w:tcPr>
            <w:tcW w:w="830" w:type="dxa"/>
          </w:tcPr>
          <w:p w14:paraId="7430AEE9" w14:textId="77777777" w:rsidR="00880C65" w:rsidRPr="00F55F33" w:rsidRDefault="00880C65" w:rsidP="00C57136">
            <w:pPr>
              <w:spacing w:line="240" w:lineRule="auto"/>
              <w:contextualSpacing/>
              <w:rPr>
                <w:rFonts w:cs="Times New Roman"/>
                <w:szCs w:val="24"/>
              </w:rPr>
            </w:pPr>
            <w:r w:rsidRPr="00F55F33">
              <w:rPr>
                <w:rFonts w:cs="Times New Roman"/>
                <w:szCs w:val="24"/>
              </w:rPr>
              <w:t>0</w:t>
            </w:r>
          </w:p>
        </w:tc>
      </w:tr>
      <w:tr w:rsidR="00880C65" w14:paraId="03191487" w14:textId="77777777" w:rsidTr="00DB0C80">
        <w:tc>
          <w:tcPr>
            <w:tcW w:w="830" w:type="dxa"/>
          </w:tcPr>
          <w:p w14:paraId="131FEC1B" w14:textId="77777777" w:rsidR="00880C65" w:rsidRPr="00F55F33" w:rsidRDefault="00880C65" w:rsidP="00C57136">
            <w:pPr>
              <w:spacing w:line="240" w:lineRule="auto"/>
              <w:contextualSpacing/>
              <w:rPr>
                <w:rFonts w:cs="Times New Roman"/>
                <w:szCs w:val="24"/>
              </w:rPr>
            </w:pPr>
            <w:r w:rsidRPr="00F55F33">
              <w:rPr>
                <w:rFonts w:cs="Times New Roman"/>
                <w:szCs w:val="24"/>
              </w:rPr>
              <w:t>0</w:t>
            </w:r>
          </w:p>
        </w:tc>
        <w:tc>
          <w:tcPr>
            <w:tcW w:w="830" w:type="dxa"/>
          </w:tcPr>
          <w:p w14:paraId="4AB17883" w14:textId="77777777" w:rsidR="00880C65" w:rsidRPr="00F55F33" w:rsidRDefault="00880C65" w:rsidP="00C57136">
            <w:pPr>
              <w:spacing w:line="240" w:lineRule="auto"/>
              <w:contextualSpacing/>
              <w:rPr>
                <w:rFonts w:cs="Times New Roman"/>
                <w:szCs w:val="24"/>
              </w:rPr>
            </w:pPr>
            <w:r w:rsidRPr="00F55F33">
              <w:rPr>
                <w:rFonts w:cs="Times New Roman"/>
                <w:szCs w:val="24"/>
              </w:rPr>
              <w:t>0</w:t>
            </w:r>
          </w:p>
        </w:tc>
        <w:tc>
          <w:tcPr>
            <w:tcW w:w="851" w:type="dxa"/>
          </w:tcPr>
          <w:p w14:paraId="156915FB" w14:textId="77777777" w:rsidR="00880C65" w:rsidRPr="00F55F33" w:rsidRDefault="00880C65" w:rsidP="00C57136">
            <w:pPr>
              <w:spacing w:line="240" w:lineRule="auto"/>
              <w:contextualSpacing/>
              <w:rPr>
                <w:rFonts w:cs="Times New Roman"/>
                <w:szCs w:val="24"/>
              </w:rPr>
            </w:pPr>
            <w:r w:rsidRPr="00F55F33">
              <w:rPr>
                <w:rFonts w:cs="Times New Roman"/>
                <w:szCs w:val="24"/>
              </w:rPr>
              <w:t>0</w:t>
            </w:r>
          </w:p>
        </w:tc>
        <w:tc>
          <w:tcPr>
            <w:tcW w:w="830" w:type="dxa"/>
          </w:tcPr>
          <w:p w14:paraId="7B7CF03B" w14:textId="77777777" w:rsidR="00880C65" w:rsidRPr="00F55F33" w:rsidRDefault="00880C65" w:rsidP="00C57136">
            <w:pPr>
              <w:spacing w:line="240" w:lineRule="auto"/>
              <w:contextualSpacing/>
              <w:rPr>
                <w:rFonts w:cs="Times New Roman"/>
                <w:szCs w:val="24"/>
              </w:rPr>
            </w:pPr>
            <w:r w:rsidRPr="00F55F33">
              <w:rPr>
                <w:rFonts w:cs="Times New Roman"/>
                <w:szCs w:val="24"/>
              </w:rPr>
              <w:t>1</w:t>
            </w:r>
          </w:p>
        </w:tc>
      </w:tr>
      <w:tr w:rsidR="00880C65" w14:paraId="08FAEC83" w14:textId="77777777" w:rsidTr="00DB0C80">
        <w:tc>
          <w:tcPr>
            <w:tcW w:w="830" w:type="dxa"/>
          </w:tcPr>
          <w:p w14:paraId="743533B7" w14:textId="77777777" w:rsidR="00880C65" w:rsidRPr="00F55F33" w:rsidRDefault="00880C65" w:rsidP="00C57136">
            <w:pPr>
              <w:spacing w:line="240" w:lineRule="auto"/>
              <w:contextualSpacing/>
              <w:rPr>
                <w:rFonts w:cs="Times New Roman"/>
                <w:szCs w:val="24"/>
              </w:rPr>
            </w:pPr>
            <w:r w:rsidRPr="00F55F33">
              <w:rPr>
                <w:rFonts w:cs="Times New Roman"/>
                <w:szCs w:val="24"/>
              </w:rPr>
              <w:t>0</w:t>
            </w:r>
          </w:p>
        </w:tc>
        <w:tc>
          <w:tcPr>
            <w:tcW w:w="830" w:type="dxa"/>
          </w:tcPr>
          <w:p w14:paraId="380DE7EC" w14:textId="77777777" w:rsidR="00880C65" w:rsidRPr="00F55F33" w:rsidRDefault="00880C65" w:rsidP="00C57136">
            <w:pPr>
              <w:spacing w:line="240" w:lineRule="auto"/>
              <w:contextualSpacing/>
              <w:rPr>
                <w:rFonts w:cs="Times New Roman"/>
                <w:szCs w:val="24"/>
              </w:rPr>
            </w:pPr>
            <w:r w:rsidRPr="00F55F33">
              <w:rPr>
                <w:rFonts w:cs="Times New Roman"/>
                <w:szCs w:val="24"/>
              </w:rPr>
              <w:t>0</w:t>
            </w:r>
          </w:p>
        </w:tc>
        <w:tc>
          <w:tcPr>
            <w:tcW w:w="851" w:type="dxa"/>
          </w:tcPr>
          <w:p w14:paraId="08871DA2" w14:textId="77777777" w:rsidR="00880C65" w:rsidRPr="00F55F33" w:rsidRDefault="00880C65" w:rsidP="00C57136">
            <w:pPr>
              <w:spacing w:line="240" w:lineRule="auto"/>
              <w:contextualSpacing/>
              <w:rPr>
                <w:rFonts w:cs="Times New Roman"/>
                <w:szCs w:val="24"/>
              </w:rPr>
            </w:pPr>
            <w:r w:rsidRPr="00F55F33">
              <w:rPr>
                <w:rFonts w:cs="Times New Roman"/>
                <w:szCs w:val="24"/>
              </w:rPr>
              <w:t>1</w:t>
            </w:r>
          </w:p>
        </w:tc>
        <w:tc>
          <w:tcPr>
            <w:tcW w:w="830" w:type="dxa"/>
          </w:tcPr>
          <w:p w14:paraId="42887B9C" w14:textId="77777777" w:rsidR="00880C65" w:rsidRPr="00F55F33" w:rsidRDefault="00880C65" w:rsidP="00C57136">
            <w:pPr>
              <w:spacing w:line="240" w:lineRule="auto"/>
              <w:contextualSpacing/>
              <w:rPr>
                <w:rFonts w:cs="Times New Roman"/>
                <w:szCs w:val="24"/>
              </w:rPr>
            </w:pPr>
            <w:r w:rsidRPr="00F55F33">
              <w:rPr>
                <w:rFonts w:cs="Times New Roman"/>
                <w:szCs w:val="24"/>
              </w:rPr>
              <w:t>0</w:t>
            </w:r>
          </w:p>
        </w:tc>
      </w:tr>
      <w:tr w:rsidR="00880C65" w14:paraId="3B26CB8A" w14:textId="77777777" w:rsidTr="00DB0C80">
        <w:tc>
          <w:tcPr>
            <w:tcW w:w="830" w:type="dxa"/>
          </w:tcPr>
          <w:p w14:paraId="1D501317" w14:textId="77777777" w:rsidR="00880C65" w:rsidRPr="00F55F33" w:rsidRDefault="00880C65" w:rsidP="00C57136">
            <w:pPr>
              <w:spacing w:line="240" w:lineRule="auto"/>
              <w:contextualSpacing/>
              <w:rPr>
                <w:rFonts w:cs="Times New Roman"/>
                <w:szCs w:val="24"/>
              </w:rPr>
            </w:pPr>
            <w:r w:rsidRPr="00F55F33">
              <w:rPr>
                <w:rFonts w:cs="Times New Roman"/>
                <w:szCs w:val="24"/>
              </w:rPr>
              <w:t>0</w:t>
            </w:r>
          </w:p>
        </w:tc>
        <w:tc>
          <w:tcPr>
            <w:tcW w:w="830" w:type="dxa"/>
          </w:tcPr>
          <w:p w14:paraId="23F9275C" w14:textId="77777777" w:rsidR="00880C65" w:rsidRPr="00F55F33" w:rsidRDefault="00880C65" w:rsidP="00C57136">
            <w:pPr>
              <w:spacing w:line="240" w:lineRule="auto"/>
              <w:contextualSpacing/>
              <w:rPr>
                <w:rFonts w:cs="Times New Roman"/>
                <w:szCs w:val="24"/>
              </w:rPr>
            </w:pPr>
            <w:r w:rsidRPr="00F55F33">
              <w:rPr>
                <w:rFonts w:cs="Times New Roman"/>
                <w:szCs w:val="24"/>
              </w:rPr>
              <w:t>0</w:t>
            </w:r>
          </w:p>
        </w:tc>
        <w:tc>
          <w:tcPr>
            <w:tcW w:w="851" w:type="dxa"/>
          </w:tcPr>
          <w:p w14:paraId="2867AB45" w14:textId="77777777" w:rsidR="00880C65" w:rsidRPr="00F55F33" w:rsidRDefault="00880C65" w:rsidP="00C57136">
            <w:pPr>
              <w:spacing w:line="240" w:lineRule="auto"/>
              <w:contextualSpacing/>
              <w:rPr>
                <w:rFonts w:cs="Times New Roman"/>
                <w:szCs w:val="24"/>
              </w:rPr>
            </w:pPr>
            <w:r w:rsidRPr="00F55F33">
              <w:rPr>
                <w:rFonts w:cs="Times New Roman"/>
                <w:szCs w:val="24"/>
              </w:rPr>
              <w:t>1</w:t>
            </w:r>
          </w:p>
        </w:tc>
        <w:tc>
          <w:tcPr>
            <w:tcW w:w="830" w:type="dxa"/>
          </w:tcPr>
          <w:p w14:paraId="2C224E69" w14:textId="77777777" w:rsidR="00880C65" w:rsidRPr="00F55F33" w:rsidRDefault="00880C65" w:rsidP="00C57136">
            <w:pPr>
              <w:spacing w:line="240" w:lineRule="auto"/>
              <w:contextualSpacing/>
              <w:rPr>
                <w:rFonts w:cs="Times New Roman"/>
                <w:szCs w:val="24"/>
              </w:rPr>
            </w:pPr>
            <w:r w:rsidRPr="00F55F33">
              <w:rPr>
                <w:rFonts w:cs="Times New Roman"/>
                <w:szCs w:val="24"/>
              </w:rPr>
              <w:t>1</w:t>
            </w:r>
          </w:p>
        </w:tc>
      </w:tr>
      <w:tr w:rsidR="00880C65" w14:paraId="220532AF" w14:textId="77777777" w:rsidTr="00DB0C80">
        <w:tc>
          <w:tcPr>
            <w:tcW w:w="830" w:type="dxa"/>
          </w:tcPr>
          <w:p w14:paraId="5A5B4C37" w14:textId="77777777" w:rsidR="00880C65" w:rsidRPr="00F55F33" w:rsidRDefault="00880C65" w:rsidP="00C57136">
            <w:pPr>
              <w:spacing w:line="240" w:lineRule="auto"/>
              <w:contextualSpacing/>
              <w:rPr>
                <w:rFonts w:cs="Times New Roman"/>
                <w:szCs w:val="24"/>
              </w:rPr>
            </w:pPr>
            <w:r w:rsidRPr="00F55F33">
              <w:rPr>
                <w:rFonts w:cs="Times New Roman"/>
                <w:szCs w:val="24"/>
              </w:rPr>
              <w:t>0</w:t>
            </w:r>
          </w:p>
        </w:tc>
        <w:tc>
          <w:tcPr>
            <w:tcW w:w="830" w:type="dxa"/>
          </w:tcPr>
          <w:p w14:paraId="7B87C713" w14:textId="77777777" w:rsidR="00880C65" w:rsidRPr="00F55F33" w:rsidRDefault="00880C65" w:rsidP="00C57136">
            <w:pPr>
              <w:spacing w:line="240" w:lineRule="auto"/>
              <w:contextualSpacing/>
              <w:rPr>
                <w:rFonts w:cs="Times New Roman"/>
                <w:szCs w:val="24"/>
              </w:rPr>
            </w:pPr>
            <w:r w:rsidRPr="00F55F33">
              <w:rPr>
                <w:rFonts w:cs="Times New Roman"/>
                <w:szCs w:val="24"/>
              </w:rPr>
              <w:t>1</w:t>
            </w:r>
          </w:p>
        </w:tc>
        <w:tc>
          <w:tcPr>
            <w:tcW w:w="851" w:type="dxa"/>
          </w:tcPr>
          <w:p w14:paraId="22ED0FBA" w14:textId="77777777" w:rsidR="00880C65" w:rsidRPr="00F55F33" w:rsidRDefault="00880C65" w:rsidP="00C57136">
            <w:pPr>
              <w:spacing w:line="240" w:lineRule="auto"/>
              <w:contextualSpacing/>
              <w:rPr>
                <w:rFonts w:cs="Times New Roman"/>
                <w:szCs w:val="24"/>
              </w:rPr>
            </w:pPr>
            <w:r w:rsidRPr="00F55F33">
              <w:rPr>
                <w:rFonts w:cs="Times New Roman"/>
                <w:szCs w:val="24"/>
              </w:rPr>
              <w:t>0</w:t>
            </w:r>
          </w:p>
        </w:tc>
        <w:tc>
          <w:tcPr>
            <w:tcW w:w="830" w:type="dxa"/>
          </w:tcPr>
          <w:p w14:paraId="7B8114BB" w14:textId="77777777" w:rsidR="00880C65" w:rsidRPr="00F55F33" w:rsidRDefault="00880C65" w:rsidP="00C57136">
            <w:pPr>
              <w:spacing w:line="240" w:lineRule="auto"/>
              <w:contextualSpacing/>
              <w:rPr>
                <w:rFonts w:cs="Times New Roman"/>
                <w:szCs w:val="24"/>
              </w:rPr>
            </w:pPr>
            <w:r w:rsidRPr="00F55F33">
              <w:rPr>
                <w:rFonts w:cs="Times New Roman"/>
                <w:szCs w:val="24"/>
              </w:rPr>
              <w:t>0</w:t>
            </w:r>
          </w:p>
        </w:tc>
      </w:tr>
      <w:tr w:rsidR="00880C65" w14:paraId="0DB72C6F" w14:textId="77777777" w:rsidTr="00DB0C80">
        <w:tc>
          <w:tcPr>
            <w:tcW w:w="830" w:type="dxa"/>
          </w:tcPr>
          <w:p w14:paraId="3C763B04" w14:textId="77777777" w:rsidR="00880C65" w:rsidRPr="00F55F33" w:rsidRDefault="00880C65" w:rsidP="00C57136">
            <w:pPr>
              <w:spacing w:line="240" w:lineRule="auto"/>
              <w:contextualSpacing/>
              <w:rPr>
                <w:rFonts w:cs="Times New Roman"/>
                <w:szCs w:val="24"/>
              </w:rPr>
            </w:pPr>
            <w:r w:rsidRPr="00F55F33">
              <w:rPr>
                <w:rFonts w:cs="Times New Roman"/>
                <w:szCs w:val="24"/>
              </w:rPr>
              <w:t>0</w:t>
            </w:r>
          </w:p>
        </w:tc>
        <w:tc>
          <w:tcPr>
            <w:tcW w:w="830" w:type="dxa"/>
          </w:tcPr>
          <w:p w14:paraId="1EC2E152" w14:textId="77777777" w:rsidR="00880C65" w:rsidRPr="00F55F33" w:rsidRDefault="00880C65" w:rsidP="00C57136">
            <w:pPr>
              <w:spacing w:line="240" w:lineRule="auto"/>
              <w:contextualSpacing/>
              <w:rPr>
                <w:rFonts w:cs="Times New Roman"/>
                <w:szCs w:val="24"/>
              </w:rPr>
            </w:pPr>
            <w:r w:rsidRPr="00F55F33">
              <w:rPr>
                <w:rFonts w:cs="Times New Roman"/>
                <w:szCs w:val="24"/>
              </w:rPr>
              <w:t>1</w:t>
            </w:r>
          </w:p>
        </w:tc>
        <w:tc>
          <w:tcPr>
            <w:tcW w:w="851" w:type="dxa"/>
          </w:tcPr>
          <w:p w14:paraId="354ACA9A" w14:textId="77777777" w:rsidR="00880C65" w:rsidRPr="00F55F33" w:rsidRDefault="00880C65" w:rsidP="00C57136">
            <w:pPr>
              <w:spacing w:line="240" w:lineRule="auto"/>
              <w:contextualSpacing/>
              <w:rPr>
                <w:rFonts w:cs="Times New Roman"/>
                <w:szCs w:val="24"/>
              </w:rPr>
            </w:pPr>
            <w:r w:rsidRPr="00F55F33">
              <w:rPr>
                <w:rFonts w:cs="Times New Roman"/>
                <w:szCs w:val="24"/>
              </w:rPr>
              <w:t>0</w:t>
            </w:r>
          </w:p>
        </w:tc>
        <w:tc>
          <w:tcPr>
            <w:tcW w:w="830" w:type="dxa"/>
          </w:tcPr>
          <w:p w14:paraId="114B382F" w14:textId="77777777" w:rsidR="00880C65" w:rsidRPr="00F55F33" w:rsidRDefault="00880C65" w:rsidP="00C57136">
            <w:pPr>
              <w:spacing w:line="240" w:lineRule="auto"/>
              <w:contextualSpacing/>
              <w:rPr>
                <w:rFonts w:cs="Times New Roman"/>
                <w:szCs w:val="24"/>
              </w:rPr>
            </w:pPr>
            <w:r w:rsidRPr="00F55F33">
              <w:rPr>
                <w:rFonts w:cs="Times New Roman"/>
                <w:szCs w:val="24"/>
              </w:rPr>
              <w:t>1</w:t>
            </w:r>
          </w:p>
        </w:tc>
      </w:tr>
      <w:tr w:rsidR="00880C65" w14:paraId="39E5B239" w14:textId="77777777" w:rsidTr="00DB0C80">
        <w:tc>
          <w:tcPr>
            <w:tcW w:w="830" w:type="dxa"/>
          </w:tcPr>
          <w:p w14:paraId="47304B22" w14:textId="77777777" w:rsidR="00880C65" w:rsidRPr="00F55F33" w:rsidRDefault="00880C65" w:rsidP="00C57136">
            <w:pPr>
              <w:spacing w:line="240" w:lineRule="auto"/>
              <w:contextualSpacing/>
              <w:rPr>
                <w:rFonts w:cs="Times New Roman"/>
                <w:szCs w:val="24"/>
              </w:rPr>
            </w:pPr>
            <w:r w:rsidRPr="00F55F33">
              <w:rPr>
                <w:rFonts w:cs="Times New Roman"/>
                <w:szCs w:val="24"/>
              </w:rPr>
              <w:t>0</w:t>
            </w:r>
          </w:p>
        </w:tc>
        <w:tc>
          <w:tcPr>
            <w:tcW w:w="830" w:type="dxa"/>
          </w:tcPr>
          <w:p w14:paraId="22BF22A8" w14:textId="77777777" w:rsidR="00880C65" w:rsidRPr="00F55F33" w:rsidRDefault="00880C65" w:rsidP="00C57136">
            <w:pPr>
              <w:spacing w:line="240" w:lineRule="auto"/>
              <w:contextualSpacing/>
              <w:rPr>
                <w:rFonts w:cs="Times New Roman"/>
                <w:szCs w:val="24"/>
              </w:rPr>
            </w:pPr>
            <w:r w:rsidRPr="00F55F33">
              <w:rPr>
                <w:rFonts w:cs="Times New Roman"/>
                <w:szCs w:val="24"/>
              </w:rPr>
              <w:t>1</w:t>
            </w:r>
          </w:p>
        </w:tc>
        <w:tc>
          <w:tcPr>
            <w:tcW w:w="851" w:type="dxa"/>
          </w:tcPr>
          <w:p w14:paraId="19A14F91" w14:textId="77777777" w:rsidR="00880C65" w:rsidRPr="00F55F33" w:rsidRDefault="00880C65" w:rsidP="00C57136">
            <w:pPr>
              <w:spacing w:line="240" w:lineRule="auto"/>
              <w:contextualSpacing/>
              <w:rPr>
                <w:rFonts w:cs="Times New Roman"/>
                <w:szCs w:val="24"/>
              </w:rPr>
            </w:pPr>
            <w:r w:rsidRPr="00F55F33">
              <w:rPr>
                <w:rFonts w:cs="Times New Roman"/>
                <w:szCs w:val="24"/>
              </w:rPr>
              <w:t>1</w:t>
            </w:r>
          </w:p>
        </w:tc>
        <w:tc>
          <w:tcPr>
            <w:tcW w:w="830" w:type="dxa"/>
          </w:tcPr>
          <w:p w14:paraId="5C761A8E" w14:textId="77777777" w:rsidR="00880C65" w:rsidRPr="00F55F33" w:rsidRDefault="00880C65" w:rsidP="00C57136">
            <w:pPr>
              <w:spacing w:line="240" w:lineRule="auto"/>
              <w:contextualSpacing/>
              <w:rPr>
                <w:rFonts w:cs="Times New Roman"/>
                <w:szCs w:val="24"/>
              </w:rPr>
            </w:pPr>
            <w:r w:rsidRPr="00F55F33">
              <w:rPr>
                <w:rFonts w:cs="Times New Roman"/>
                <w:szCs w:val="24"/>
              </w:rPr>
              <w:t>0</w:t>
            </w:r>
          </w:p>
        </w:tc>
      </w:tr>
      <w:tr w:rsidR="00880C65" w14:paraId="2C6FC756" w14:textId="77777777" w:rsidTr="00DB0C80">
        <w:tc>
          <w:tcPr>
            <w:tcW w:w="830" w:type="dxa"/>
          </w:tcPr>
          <w:p w14:paraId="3BF2F91E" w14:textId="77777777" w:rsidR="00880C65" w:rsidRPr="00F55F33" w:rsidRDefault="00880C65" w:rsidP="00C57136">
            <w:pPr>
              <w:spacing w:line="240" w:lineRule="auto"/>
              <w:contextualSpacing/>
              <w:rPr>
                <w:rFonts w:cs="Times New Roman"/>
                <w:szCs w:val="24"/>
              </w:rPr>
            </w:pPr>
            <w:r w:rsidRPr="00F55F33">
              <w:rPr>
                <w:rFonts w:cs="Times New Roman"/>
                <w:szCs w:val="24"/>
              </w:rPr>
              <w:t>0</w:t>
            </w:r>
          </w:p>
        </w:tc>
        <w:tc>
          <w:tcPr>
            <w:tcW w:w="830" w:type="dxa"/>
          </w:tcPr>
          <w:p w14:paraId="734BC784" w14:textId="77777777" w:rsidR="00880C65" w:rsidRPr="00F55F33" w:rsidRDefault="00880C65" w:rsidP="00C57136">
            <w:pPr>
              <w:spacing w:line="240" w:lineRule="auto"/>
              <w:contextualSpacing/>
              <w:rPr>
                <w:rFonts w:cs="Times New Roman"/>
                <w:szCs w:val="24"/>
              </w:rPr>
            </w:pPr>
            <w:r w:rsidRPr="00F55F33">
              <w:rPr>
                <w:rFonts w:cs="Times New Roman"/>
                <w:szCs w:val="24"/>
              </w:rPr>
              <w:t>1</w:t>
            </w:r>
          </w:p>
        </w:tc>
        <w:tc>
          <w:tcPr>
            <w:tcW w:w="851" w:type="dxa"/>
          </w:tcPr>
          <w:p w14:paraId="3D320811" w14:textId="77777777" w:rsidR="00880C65" w:rsidRPr="00F55F33" w:rsidRDefault="00880C65" w:rsidP="00C57136">
            <w:pPr>
              <w:spacing w:line="240" w:lineRule="auto"/>
              <w:contextualSpacing/>
              <w:rPr>
                <w:rFonts w:cs="Times New Roman"/>
                <w:szCs w:val="24"/>
              </w:rPr>
            </w:pPr>
            <w:r w:rsidRPr="00F55F33">
              <w:rPr>
                <w:rFonts w:cs="Times New Roman"/>
                <w:szCs w:val="24"/>
              </w:rPr>
              <w:t>1</w:t>
            </w:r>
          </w:p>
        </w:tc>
        <w:tc>
          <w:tcPr>
            <w:tcW w:w="830" w:type="dxa"/>
          </w:tcPr>
          <w:p w14:paraId="436C4A6B" w14:textId="77777777" w:rsidR="00880C65" w:rsidRPr="00F55F33" w:rsidRDefault="00880C65" w:rsidP="00C57136">
            <w:pPr>
              <w:spacing w:line="240" w:lineRule="auto"/>
              <w:contextualSpacing/>
              <w:rPr>
                <w:rFonts w:cs="Times New Roman"/>
                <w:szCs w:val="24"/>
              </w:rPr>
            </w:pPr>
            <w:r w:rsidRPr="00F55F33">
              <w:rPr>
                <w:rFonts w:cs="Times New Roman"/>
                <w:szCs w:val="24"/>
              </w:rPr>
              <w:t>1</w:t>
            </w:r>
          </w:p>
        </w:tc>
      </w:tr>
      <w:tr w:rsidR="00880C65" w14:paraId="64F9DF38" w14:textId="77777777" w:rsidTr="00DB0C80">
        <w:tc>
          <w:tcPr>
            <w:tcW w:w="830" w:type="dxa"/>
          </w:tcPr>
          <w:p w14:paraId="573EE743" w14:textId="77777777" w:rsidR="00880C65" w:rsidRPr="00F55F33" w:rsidRDefault="00880C65" w:rsidP="00C57136">
            <w:pPr>
              <w:spacing w:line="240" w:lineRule="auto"/>
              <w:contextualSpacing/>
              <w:rPr>
                <w:rFonts w:cs="Times New Roman"/>
                <w:szCs w:val="24"/>
              </w:rPr>
            </w:pPr>
            <w:r w:rsidRPr="00F55F33">
              <w:rPr>
                <w:rFonts w:cs="Times New Roman"/>
                <w:szCs w:val="24"/>
              </w:rPr>
              <w:t>1</w:t>
            </w:r>
          </w:p>
        </w:tc>
        <w:tc>
          <w:tcPr>
            <w:tcW w:w="830" w:type="dxa"/>
          </w:tcPr>
          <w:p w14:paraId="233AD7F3" w14:textId="77777777" w:rsidR="00880C65" w:rsidRPr="00F55F33" w:rsidRDefault="00880C65" w:rsidP="00C57136">
            <w:pPr>
              <w:spacing w:line="240" w:lineRule="auto"/>
              <w:contextualSpacing/>
              <w:rPr>
                <w:rFonts w:cs="Times New Roman"/>
                <w:szCs w:val="24"/>
              </w:rPr>
            </w:pPr>
            <w:r w:rsidRPr="00F55F33">
              <w:rPr>
                <w:rFonts w:cs="Times New Roman"/>
                <w:szCs w:val="24"/>
              </w:rPr>
              <w:t>0</w:t>
            </w:r>
          </w:p>
        </w:tc>
        <w:tc>
          <w:tcPr>
            <w:tcW w:w="851" w:type="dxa"/>
          </w:tcPr>
          <w:p w14:paraId="237B3A41" w14:textId="77777777" w:rsidR="00880C65" w:rsidRPr="00F55F33" w:rsidRDefault="00880C65" w:rsidP="00C57136">
            <w:pPr>
              <w:spacing w:line="240" w:lineRule="auto"/>
              <w:contextualSpacing/>
              <w:rPr>
                <w:rFonts w:cs="Times New Roman"/>
                <w:szCs w:val="24"/>
              </w:rPr>
            </w:pPr>
            <w:r w:rsidRPr="00F55F33">
              <w:rPr>
                <w:rFonts w:cs="Times New Roman"/>
                <w:szCs w:val="24"/>
              </w:rPr>
              <w:t>0</w:t>
            </w:r>
          </w:p>
        </w:tc>
        <w:tc>
          <w:tcPr>
            <w:tcW w:w="830" w:type="dxa"/>
          </w:tcPr>
          <w:p w14:paraId="49769333" w14:textId="77777777" w:rsidR="00880C65" w:rsidRPr="00F55F33" w:rsidRDefault="00880C65" w:rsidP="00C57136">
            <w:pPr>
              <w:spacing w:line="240" w:lineRule="auto"/>
              <w:contextualSpacing/>
              <w:rPr>
                <w:rFonts w:cs="Times New Roman"/>
                <w:szCs w:val="24"/>
              </w:rPr>
            </w:pPr>
            <w:r w:rsidRPr="00F55F33">
              <w:rPr>
                <w:rFonts w:cs="Times New Roman"/>
                <w:szCs w:val="24"/>
              </w:rPr>
              <w:t>0</w:t>
            </w:r>
          </w:p>
        </w:tc>
      </w:tr>
      <w:tr w:rsidR="00880C65" w14:paraId="7048E6C6" w14:textId="77777777" w:rsidTr="00DB0C80">
        <w:tc>
          <w:tcPr>
            <w:tcW w:w="830" w:type="dxa"/>
          </w:tcPr>
          <w:p w14:paraId="60F5636C" w14:textId="77777777" w:rsidR="00880C65" w:rsidRPr="00F55F33" w:rsidRDefault="00880C65" w:rsidP="00C57136">
            <w:pPr>
              <w:spacing w:line="240" w:lineRule="auto"/>
              <w:contextualSpacing/>
              <w:rPr>
                <w:rFonts w:cs="Times New Roman"/>
                <w:szCs w:val="24"/>
              </w:rPr>
            </w:pPr>
            <w:r w:rsidRPr="00F55F33">
              <w:rPr>
                <w:rFonts w:cs="Times New Roman"/>
                <w:szCs w:val="24"/>
              </w:rPr>
              <w:t>1</w:t>
            </w:r>
          </w:p>
        </w:tc>
        <w:tc>
          <w:tcPr>
            <w:tcW w:w="830" w:type="dxa"/>
          </w:tcPr>
          <w:p w14:paraId="40F41EA5" w14:textId="77777777" w:rsidR="00880C65" w:rsidRPr="00F55F33" w:rsidRDefault="00880C65" w:rsidP="00C57136">
            <w:pPr>
              <w:spacing w:line="240" w:lineRule="auto"/>
              <w:contextualSpacing/>
              <w:rPr>
                <w:rFonts w:cs="Times New Roman"/>
                <w:szCs w:val="24"/>
              </w:rPr>
            </w:pPr>
            <w:r w:rsidRPr="00F55F33">
              <w:rPr>
                <w:rFonts w:cs="Times New Roman"/>
                <w:szCs w:val="24"/>
              </w:rPr>
              <w:t>0</w:t>
            </w:r>
          </w:p>
        </w:tc>
        <w:tc>
          <w:tcPr>
            <w:tcW w:w="851" w:type="dxa"/>
          </w:tcPr>
          <w:p w14:paraId="704875CE" w14:textId="77777777" w:rsidR="00880C65" w:rsidRPr="00F55F33" w:rsidRDefault="00880C65" w:rsidP="00C57136">
            <w:pPr>
              <w:spacing w:line="240" w:lineRule="auto"/>
              <w:contextualSpacing/>
              <w:rPr>
                <w:rFonts w:cs="Times New Roman"/>
                <w:szCs w:val="24"/>
              </w:rPr>
            </w:pPr>
            <w:r w:rsidRPr="00F55F33">
              <w:rPr>
                <w:rFonts w:cs="Times New Roman"/>
                <w:szCs w:val="24"/>
              </w:rPr>
              <w:t>0</w:t>
            </w:r>
          </w:p>
        </w:tc>
        <w:tc>
          <w:tcPr>
            <w:tcW w:w="830" w:type="dxa"/>
          </w:tcPr>
          <w:p w14:paraId="26DC662F" w14:textId="77777777" w:rsidR="00880C65" w:rsidRPr="00F55F33" w:rsidRDefault="00880C65" w:rsidP="00C57136">
            <w:pPr>
              <w:spacing w:line="240" w:lineRule="auto"/>
              <w:contextualSpacing/>
              <w:rPr>
                <w:rFonts w:cs="Times New Roman"/>
                <w:szCs w:val="24"/>
              </w:rPr>
            </w:pPr>
            <w:r w:rsidRPr="00F55F33">
              <w:rPr>
                <w:rFonts w:cs="Times New Roman"/>
                <w:szCs w:val="24"/>
              </w:rPr>
              <w:t>1</w:t>
            </w:r>
          </w:p>
        </w:tc>
      </w:tr>
      <w:tr w:rsidR="00880C65" w14:paraId="179E58CC" w14:textId="77777777" w:rsidTr="00DB0C80">
        <w:tc>
          <w:tcPr>
            <w:tcW w:w="830" w:type="dxa"/>
          </w:tcPr>
          <w:p w14:paraId="37CA21A2" w14:textId="77777777" w:rsidR="00880C65" w:rsidRPr="00F55F33" w:rsidRDefault="00880C65" w:rsidP="00C57136">
            <w:pPr>
              <w:spacing w:line="240" w:lineRule="auto"/>
              <w:contextualSpacing/>
              <w:rPr>
                <w:rFonts w:cs="Times New Roman"/>
                <w:szCs w:val="24"/>
              </w:rPr>
            </w:pPr>
            <w:r w:rsidRPr="00F55F33">
              <w:rPr>
                <w:rFonts w:cs="Times New Roman"/>
                <w:szCs w:val="24"/>
              </w:rPr>
              <w:t>1</w:t>
            </w:r>
          </w:p>
        </w:tc>
        <w:tc>
          <w:tcPr>
            <w:tcW w:w="830" w:type="dxa"/>
          </w:tcPr>
          <w:p w14:paraId="60790650" w14:textId="77777777" w:rsidR="00880C65" w:rsidRPr="00F55F33" w:rsidRDefault="00880C65" w:rsidP="00C57136">
            <w:pPr>
              <w:spacing w:line="240" w:lineRule="auto"/>
              <w:contextualSpacing/>
              <w:rPr>
                <w:rFonts w:cs="Times New Roman"/>
                <w:szCs w:val="24"/>
              </w:rPr>
            </w:pPr>
            <w:r w:rsidRPr="00F55F33">
              <w:rPr>
                <w:rFonts w:cs="Times New Roman"/>
                <w:szCs w:val="24"/>
              </w:rPr>
              <w:t>0</w:t>
            </w:r>
          </w:p>
        </w:tc>
        <w:tc>
          <w:tcPr>
            <w:tcW w:w="851" w:type="dxa"/>
          </w:tcPr>
          <w:p w14:paraId="1DF40953" w14:textId="77777777" w:rsidR="00880C65" w:rsidRPr="00F55F33" w:rsidRDefault="00880C65" w:rsidP="00C57136">
            <w:pPr>
              <w:spacing w:line="240" w:lineRule="auto"/>
              <w:contextualSpacing/>
              <w:rPr>
                <w:rFonts w:cs="Times New Roman"/>
                <w:szCs w:val="24"/>
              </w:rPr>
            </w:pPr>
            <w:r w:rsidRPr="00F55F33">
              <w:rPr>
                <w:rFonts w:cs="Times New Roman"/>
                <w:szCs w:val="24"/>
              </w:rPr>
              <w:t>1</w:t>
            </w:r>
          </w:p>
        </w:tc>
        <w:tc>
          <w:tcPr>
            <w:tcW w:w="830" w:type="dxa"/>
          </w:tcPr>
          <w:p w14:paraId="36167BF6" w14:textId="77777777" w:rsidR="00880C65" w:rsidRPr="00F55F33" w:rsidRDefault="00880C65" w:rsidP="00C57136">
            <w:pPr>
              <w:spacing w:line="240" w:lineRule="auto"/>
              <w:contextualSpacing/>
              <w:rPr>
                <w:rFonts w:cs="Times New Roman"/>
                <w:szCs w:val="24"/>
              </w:rPr>
            </w:pPr>
            <w:r w:rsidRPr="00F55F33">
              <w:rPr>
                <w:rFonts w:cs="Times New Roman"/>
                <w:szCs w:val="24"/>
              </w:rPr>
              <w:t>0</w:t>
            </w:r>
          </w:p>
        </w:tc>
      </w:tr>
      <w:tr w:rsidR="00880C65" w14:paraId="5B94CEE5" w14:textId="77777777" w:rsidTr="00DB0C80">
        <w:tc>
          <w:tcPr>
            <w:tcW w:w="830" w:type="dxa"/>
          </w:tcPr>
          <w:p w14:paraId="30C14814" w14:textId="77777777" w:rsidR="00880C65" w:rsidRPr="00F55F33" w:rsidRDefault="00880C65" w:rsidP="00C57136">
            <w:pPr>
              <w:spacing w:line="240" w:lineRule="auto"/>
              <w:contextualSpacing/>
              <w:rPr>
                <w:rFonts w:cs="Times New Roman"/>
                <w:szCs w:val="24"/>
              </w:rPr>
            </w:pPr>
            <w:r w:rsidRPr="00F55F33">
              <w:rPr>
                <w:rFonts w:cs="Times New Roman"/>
                <w:szCs w:val="24"/>
              </w:rPr>
              <w:t>1</w:t>
            </w:r>
          </w:p>
        </w:tc>
        <w:tc>
          <w:tcPr>
            <w:tcW w:w="830" w:type="dxa"/>
          </w:tcPr>
          <w:p w14:paraId="01F6E310" w14:textId="77777777" w:rsidR="00880C65" w:rsidRPr="00F55F33" w:rsidRDefault="00880C65" w:rsidP="00C57136">
            <w:pPr>
              <w:spacing w:line="240" w:lineRule="auto"/>
              <w:contextualSpacing/>
              <w:rPr>
                <w:rFonts w:cs="Times New Roman"/>
                <w:szCs w:val="24"/>
              </w:rPr>
            </w:pPr>
            <w:r w:rsidRPr="00F55F33">
              <w:rPr>
                <w:rFonts w:cs="Times New Roman"/>
                <w:szCs w:val="24"/>
              </w:rPr>
              <w:t>0</w:t>
            </w:r>
          </w:p>
        </w:tc>
        <w:tc>
          <w:tcPr>
            <w:tcW w:w="851" w:type="dxa"/>
          </w:tcPr>
          <w:p w14:paraId="77718E56" w14:textId="77777777" w:rsidR="00880C65" w:rsidRPr="00F55F33" w:rsidRDefault="00880C65" w:rsidP="00C57136">
            <w:pPr>
              <w:spacing w:line="240" w:lineRule="auto"/>
              <w:contextualSpacing/>
              <w:rPr>
                <w:rFonts w:cs="Times New Roman"/>
                <w:szCs w:val="24"/>
              </w:rPr>
            </w:pPr>
            <w:r w:rsidRPr="00F55F33">
              <w:rPr>
                <w:rFonts w:cs="Times New Roman"/>
                <w:szCs w:val="24"/>
              </w:rPr>
              <w:t>1</w:t>
            </w:r>
          </w:p>
        </w:tc>
        <w:tc>
          <w:tcPr>
            <w:tcW w:w="830" w:type="dxa"/>
          </w:tcPr>
          <w:p w14:paraId="5A6E7BEB" w14:textId="77777777" w:rsidR="00880C65" w:rsidRPr="00F55F33" w:rsidRDefault="00880C65" w:rsidP="00C57136">
            <w:pPr>
              <w:spacing w:line="240" w:lineRule="auto"/>
              <w:contextualSpacing/>
              <w:rPr>
                <w:rFonts w:cs="Times New Roman"/>
                <w:szCs w:val="24"/>
              </w:rPr>
            </w:pPr>
            <w:r w:rsidRPr="00F55F33">
              <w:rPr>
                <w:rFonts w:cs="Times New Roman"/>
                <w:szCs w:val="24"/>
              </w:rPr>
              <w:t>1</w:t>
            </w:r>
          </w:p>
        </w:tc>
      </w:tr>
      <w:tr w:rsidR="00880C65" w14:paraId="1A82126C" w14:textId="77777777" w:rsidTr="00DB0C80">
        <w:tc>
          <w:tcPr>
            <w:tcW w:w="830" w:type="dxa"/>
          </w:tcPr>
          <w:p w14:paraId="76D20FF0" w14:textId="77777777" w:rsidR="00880C65" w:rsidRPr="00F55F33" w:rsidRDefault="00880C65" w:rsidP="00C57136">
            <w:pPr>
              <w:spacing w:line="240" w:lineRule="auto"/>
              <w:contextualSpacing/>
              <w:rPr>
                <w:rFonts w:cs="Times New Roman"/>
                <w:szCs w:val="24"/>
              </w:rPr>
            </w:pPr>
            <w:r w:rsidRPr="00F55F33">
              <w:rPr>
                <w:rFonts w:cs="Times New Roman"/>
                <w:szCs w:val="24"/>
              </w:rPr>
              <w:t>1</w:t>
            </w:r>
          </w:p>
        </w:tc>
        <w:tc>
          <w:tcPr>
            <w:tcW w:w="830" w:type="dxa"/>
          </w:tcPr>
          <w:p w14:paraId="73BA67D7" w14:textId="77777777" w:rsidR="00880C65" w:rsidRPr="00F55F33" w:rsidRDefault="00880C65" w:rsidP="00C57136">
            <w:pPr>
              <w:spacing w:line="240" w:lineRule="auto"/>
              <w:contextualSpacing/>
              <w:rPr>
                <w:rFonts w:cs="Times New Roman"/>
                <w:szCs w:val="24"/>
              </w:rPr>
            </w:pPr>
            <w:r w:rsidRPr="00F55F33">
              <w:rPr>
                <w:rFonts w:cs="Times New Roman"/>
                <w:szCs w:val="24"/>
              </w:rPr>
              <w:t>1</w:t>
            </w:r>
          </w:p>
        </w:tc>
        <w:tc>
          <w:tcPr>
            <w:tcW w:w="851" w:type="dxa"/>
          </w:tcPr>
          <w:p w14:paraId="512E9479" w14:textId="77777777" w:rsidR="00880C65" w:rsidRPr="00F55F33" w:rsidRDefault="00880C65" w:rsidP="00C57136">
            <w:pPr>
              <w:spacing w:line="240" w:lineRule="auto"/>
              <w:contextualSpacing/>
              <w:rPr>
                <w:rFonts w:cs="Times New Roman"/>
                <w:szCs w:val="24"/>
              </w:rPr>
            </w:pPr>
            <w:r w:rsidRPr="00F55F33">
              <w:rPr>
                <w:rFonts w:cs="Times New Roman"/>
                <w:szCs w:val="24"/>
              </w:rPr>
              <w:t>0</w:t>
            </w:r>
          </w:p>
        </w:tc>
        <w:tc>
          <w:tcPr>
            <w:tcW w:w="830" w:type="dxa"/>
          </w:tcPr>
          <w:p w14:paraId="0302B90E" w14:textId="77777777" w:rsidR="00880C65" w:rsidRPr="00F55F33" w:rsidRDefault="00880C65" w:rsidP="00C57136">
            <w:pPr>
              <w:spacing w:line="240" w:lineRule="auto"/>
              <w:contextualSpacing/>
              <w:rPr>
                <w:rFonts w:cs="Times New Roman"/>
                <w:szCs w:val="24"/>
              </w:rPr>
            </w:pPr>
            <w:r w:rsidRPr="00F55F33">
              <w:rPr>
                <w:rFonts w:cs="Times New Roman"/>
                <w:szCs w:val="24"/>
              </w:rPr>
              <w:t>0</w:t>
            </w:r>
          </w:p>
        </w:tc>
      </w:tr>
      <w:tr w:rsidR="00880C65" w14:paraId="17222385" w14:textId="77777777" w:rsidTr="00DB0C80">
        <w:tc>
          <w:tcPr>
            <w:tcW w:w="830" w:type="dxa"/>
          </w:tcPr>
          <w:p w14:paraId="0B0985E4" w14:textId="77777777" w:rsidR="00880C65" w:rsidRPr="00F55F33" w:rsidRDefault="00880C65" w:rsidP="00C57136">
            <w:pPr>
              <w:spacing w:line="240" w:lineRule="auto"/>
              <w:contextualSpacing/>
              <w:rPr>
                <w:rFonts w:cs="Times New Roman"/>
                <w:szCs w:val="24"/>
              </w:rPr>
            </w:pPr>
            <w:r w:rsidRPr="00F55F33">
              <w:rPr>
                <w:rFonts w:cs="Times New Roman"/>
                <w:szCs w:val="24"/>
              </w:rPr>
              <w:t>1</w:t>
            </w:r>
          </w:p>
        </w:tc>
        <w:tc>
          <w:tcPr>
            <w:tcW w:w="830" w:type="dxa"/>
          </w:tcPr>
          <w:p w14:paraId="07623F58" w14:textId="77777777" w:rsidR="00880C65" w:rsidRPr="00F55F33" w:rsidRDefault="00880C65" w:rsidP="00C57136">
            <w:pPr>
              <w:spacing w:line="240" w:lineRule="auto"/>
              <w:contextualSpacing/>
              <w:rPr>
                <w:rFonts w:cs="Times New Roman"/>
                <w:szCs w:val="24"/>
              </w:rPr>
            </w:pPr>
            <w:r w:rsidRPr="00F55F33">
              <w:rPr>
                <w:rFonts w:cs="Times New Roman"/>
                <w:szCs w:val="24"/>
              </w:rPr>
              <w:t>1</w:t>
            </w:r>
          </w:p>
        </w:tc>
        <w:tc>
          <w:tcPr>
            <w:tcW w:w="851" w:type="dxa"/>
          </w:tcPr>
          <w:p w14:paraId="5F24B955" w14:textId="77777777" w:rsidR="00880C65" w:rsidRPr="00F55F33" w:rsidRDefault="00880C65" w:rsidP="00C57136">
            <w:pPr>
              <w:spacing w:line="240" w:lineRule="auto"/>
              <w:contextualSpacing/>
              <w:rPr>
                <w:rFonts w:cs="Times New Roman"/>
                <w:szCs w:val="24"/>
              </w:rPr>
            </w:pPr>
            <w:r w:rsidRPr="00F55F33">
              <w:rPr>
                <w:rFonts w:cs="Times New Roman"/>
                <w:szCs w:val="24"/>
              </w:rPr>
              <w:t>0</w:t>
            </w:r>
          </w:p>
        </w:tc>
        <w:tc>
          <w:tcPr>
            <w:tcW w:w="830" w:type="dxa"/>
          </w:tcPr>
          <w:p w14:paraId="1EE6CBB8" w14:textId="77777777" w:rsidR="00880C65" w:rsidRPr="00F55F33" w:rsidRDefault="00880C65" w:rsidP="00C57136">
            <w:pPr>
              <w:spacing w:line="240" w:lineRule="auto"/>
              <w:contextualSpacing/>
              <w:rPr>
                <w:rFonts w:cs="Times New Roman"/>
                <w:szCs w:val="24"/>
              </w:rPr>
            </w:pPr>
            <w:r w:rsidRPr="00F55F33">
              <w:rPr>
                <w:rFonts w:cs="Times New Roman"/>
                <w:szCs w:val="24"/>
              </w:rPr>
              <w:t>1</w:t>
            </w:r>
          </w:p>
        </w:tc>
      </w:tr>
      <w:tr w:rsidR="00880C65" w14:paraId="2C7A6D37" w14:textId="77777777" w:rsidTr="00DB0C80">
        <w:tc>
          <w:tcPr>
            <w:tcW w:w="830" w:type="dxa"/>
          </w:tcPr>
          <w:p w14:paraId="13B95858" w14:textId="77777777" w:rsidR="00880C65" w:rsidRPr="00F55F33" w:rsidRDefault="00880C65" w:rsidP="00C57136">
            <w:pPr>
              <w:spacing w:line="240" w:lineRule="auto"/>
              <w:contextualSpacing/>
              <w:rPr>
                <w:rFonts w:cs="Times New Roman"/>
                <w:szCs w:val="24"/>
              </w:rPr>
            </w:pPr>
            <w:r w:rsidRPr="00F55F33">
              <w:rPr>
                <w:rFonts w:cs="Times New Roman"/>
                <w:szCs w:val="24"/>
              </w:rPr>
              <w:t>1</w:t>
            </w:r>
          </w:p>
        </w:tc>
        <w:tc>
          <w:tcPr>
            <w:tcW w:w="830" w:type="dxa"/>
          </w:tcPr>
          <w:p w14:paraId="487EF632" w14:textId="77777777" w:rsidR="00880C65" w:rsidRPr="00F55F33" w:rsidRDefault="00880C65" w:rsidP="00C57136">
            <w:pPr>
              <w:spacing w:line="240" w:lineRule="auto"/>
              <w:contextualSpacing/>
              <w:rPr>
                <w:rFonts w:cs="Times New Roman"/>
                <w:szCs w:val="24"/>
              </w:rPr>
            </w:pPr>
            <w:r w:rsidRPr="00F55F33">
              <w:rPr>
                <w:rFonts w:cs="Times New Roman"/>
                <w:szCs w:val="24"/>
              </w:rPr>
              <w:t>1</w:t>
            </w:r>
          </w:p>
        </w:tc>
        <w:tc>
          <w:tcPr>
            <w:tcW w:w="851" w:type="dxa"/>
          </w:tcPr>
          <w:p w14:paraId="49B7A7EB" w14:textId="77777777" w:rsidR="00880C65" w:rsidRPr="00F55F33" w:rsidRDefault="00880C65" w:rsidP="00C57136">
            <w:pPr>
              <w:spacing w:line="240" w:lineRule="auto"/>
              <w:contextualSpacing/>
              <w:rPr>
                <w:rFonts w:cs="Times New Roman"/>
                <w:szCs w:val="24"/>
              </w:rPr>
            </w:pPr>
            <w:r w:rsidRPr="00F55F33">
              <w:rPr>
                <w:rFonts w:cs="Times New Roman"/>
                <w:szCs w:val="24"/>
              </w:rPr>
              <w:t>1</w:t>
            </w:r>
          </w:p>
        </w:tc>
        <w:tc>
          <w:tcPr>
            <w:tcW w:w="830" w:type="dxa"/>
          </w:tcPr>
          <w:p w14:paraId="25B1AE5A" w14:textId="77777777" w:rsidR="00880C65" w:rsidRPr="00F55F33" w:rsidRDefault="00880C65" w:rsidP="00C57136">
            <w:pPr>
              <w:spacing w:line="240" w:lineRule="auto"/>
              <w:contextualSpacing/>
              <w:rPr>
                <w:rFonts w:cs="Times New Roman"/>
                <w:szCs w:val="24"/>
              </w:rPr>
            </w:pPr>
            <w:r w:rsidRPr="00F55F33">
              <w:rPr>
                <w:rFonts w:cs="Times New Roman"/>
                <w:szCs w:val="24"/>
              </w:rPr>
              <w:t>0</w:t>
            </w:r>
          </w:p>
        </w:tc>
      </w:tr>
      <w:tr w:rsidR="00880C65" w14:paraId="0F6FD6D7" w14:textId="77777777" w:rsidTr="00DB0C80">
        <w:tc>
          <w:tcPr>
            <w:tcW w:w="830" w:type="dxa"/>
          </w:tcPr>
          <w:p w14:paraId="6FBCAB7F" w14:textId="77777777" w:rsidR="00880C65" w:rsidRPr="00F55F33" w:rsidRDefault="00880C65" w:rsidP="00C57136">
            <w:pPr>
              <w:spacing w:line="240" w:lineRule="auto"/>
              <w:contextualSpacing/>
              <w:rPr>
                <w:rFonts w:cs="Times New Roman"/>
                <w:szCs w:val="24"/>
              </w:rPr>
            </w:pPr>
            <w:r w:rsidRPr="00F55F33">
              <w:rPr>
                <w:rFonts w:cs="Times New Roman"/>
                <w:szCs w:val="24"/>
              </w:rPr>
              <w:t>1</w:t>
            </w:r>
          </w:p>
        </w:tc>
        <w:tc>
          <w:tcPr>
            <w:tcW w:w="830" w:type="dxa"/>
          </w:tcPr>
          <w:p w14:paraId="340C2325" w14:textId="77777777" w:rsidR="00880C65" w:rsidRPr="00F55F33" w:rsidRDefault="00880C65" w:rsidP="00C57136">
            <w:pPr>
              <w:spacing w:line="240" w:lineRule="auto"/>
              <w:contextualSpacing/>
              <w:rPr>
                <w:rFonts w:cs="Times New Roman"/>
                <w:szCs w:val="24"/>
              </w:rPr>
            </w:pPr>
            <w:r w:rsidRPr="00F55F33">
              <w:rPr>
                <w:rFonts w:cs="Times New Roman"/>
                <w:szCs w:val="24"/>
              </w:rPr>
              <w:t>1</w:t>
            </w:r>
          </w:p>
        </w:tc>
        <w:tc>
          <w:tcPr>
            <w:tcW w:w="851" w:type="dxa"/>
          </w:tcPr>
          <w:p w14:paraId="50AD0D98" w14:textId="77777777" w:rsidR="00880C65" w:rsidRPr="00F55F33" w:rsidRDefault="00880C65" w:rsidP="00C57136">
            <w:pPr>
              <w:spacing w:line="240" w:lineRule="auto"/>
              <w:contextualSpacing/>
              <w:rPr>
                <w:rFonts w:cs="Times New Roman"/>
                <w:szCs w:val="24"/>
              </w:rPr>
            </w:pPr>
            <w:r w:rsidRPr="00F55F33">
              <w:rPr>
                <w:rFonts w:cs="Times New Roman"/>
                <w:szCs w:val="24"/>
              </w:rPr>
              <w:t>1</w:t>
            </w:r>
          </w:p>
        </w:tc>
        <w:tc>
          <w:tcPr>
            <w:tcW w:w="830" w:type="dxa"/>
          </w:tcPr>
          <w:p w14:paraId="19EF612E" w14:textId="77777777" w:rsidR="00880C65" w:rsidRPr="00F55F33" w:rsidRDefault="00880C65" w:rsidP="00C57136">
            <w:pPr>
              <w:spacing w:line="240" w:lineRule="auto"/>
              <w:contextualSpacing/>
              <w:rPr>
                <w:rFonts w:cs="Times New Roman"/>
                <w:szCs w:val="24"/>
              </w:rPr>
            </w:pPr>
            <w:r w:rsidRPr="00F55F33">
              <w:rPr>
                <w:rFonts w:cs="Times New Roman"/>
                <w:szCs w:val="24"/>
              </w:rPr>
              <w:t>1</w:t>
            </w:r>
          </w:p>
        </w:tc>
      </w:tr>
    </w:tbl>
    <w:p w14:paraId="7DE47927" w14:textId="77777777" w:rsidR="00880C65" w:rsidRDefault="00880C65" w:rsidP="00880C65">
      <w:pPr>
        <w:spacing w:line="240" w:lineRule="auto"/>
        <w:contextualSpacing/>
        <w:rPr>
          <w:b/>
          <w:bCs/>
          <w:szCs w:val="24"/>
        </w:rPr>
      </w:pPr>
      <w:r>
        <w:rPr>
          <w:b/>
          <w:bCs/>
          <w:szCs w:val="24"/>
        </w:rPr>
        <w:lastRenderedPageBreak/>
        <w:t>You will need:</w:t>
      </w:r>
    </w:p>
    <w:p w14:paraId="4108CA00" w14:textId="77777777" w:rsidR="00880C65" w:rsidRPr="00483785" w:rsidRDefault="00880C65" w:rsidP="00880C65">
      <w:pPr>
        <w:pStyle w:val="ListParagraph"/>
        <w:numPr>
          <w:ilvl w:val="0"/>
          <w:numId w:val="154"/>
        </w:numPr>
        <w:spacing w:line="240" w:lineRule="auto"/>
        <w:rPr>
          <w:szCs w:val="24"/>
        </w:rPr>
      </w:pPr>
      <w:r w:rsidRPr="00483785">
        <w:rPr>
          <w:szCs w:val="24"/>
        </w:rPr>
        <w:t>LEDs</w:t>
      </w:r>
    </w:p>
    <w:p w14:paraId="093A2D28" w14:textId="77777777" w:rsidR="00880C65" w:rsidRPr="00483785" w:rsidRDefault="00880C65" w:rsidP="00880C65">
      <w:pPr>
        <w:pStyle w:val="ListParagraph"/>
        <w:numPr>
          <w:ilvl w:val="0"/>
          <w:numId w:val="154"/>
        </w:numPr>
        <w:spacing w:line="240" w:lineRule="auto"/>
        <w:rPr>
          <w:szCs w:val="24"/>
        </w:rPr>
      </w:pPr>
      <w:r w:rsidRPr="00483785">
        <w:rPr>
          <w:szCs w:val="24"/>
        </w:rPr>
        <w:t>Jumper cables x 4</w:t>
      </w:r>
    </w:p>
    <w:p w14:paraId="17E31221" w14:textId="77777777" w:rsidR="00880C65" w:rsidRPr="00483785" w:rsidRDefault="00880C65" w:rsidP="00880C65">
      <w:pPr>
        <w:pStyle w:val="ListParagraph"/>
        <w:numPr>
          <w:ilvl w:val="0"/>
          <w:numId w:val="154"/>
        </w:numPr>
        <w:spacing w:line="240" w:lineRule="auto"/>
        <w:rPr>
          <w:szCs w:val="24"/>
        </w:rPr>
      </w:pPr>
      <w:r w:rsidRPr="00483785">
        <w:rPr>
          <w:szCs w:val="24"/>
        </w:rPr>
        <w:t>Small jumper cables for connecting to ground x 4</w:t>
      </w:r>
    </w:p>
    <w:p w14:paraId="7D3B311C" w14:textId="77777777" w:rsidR="00880C65" w:rsidRPr="00483785" w:rsidRDefault="00880C65" w:rsidP="00880C65">
      <w:pPr>
        <w:pStyle w:val="ListParagraph"/>
        <w:numPr>
          <w:ilvl w:val="0"/>
          <w:numId w:val="154"/>
        </w:numPr>
        <w:spacing w:line="240" w:lineRule="auto"/>
        <w:rPr>
          <w:szCs w:val="24"/>
        </w:rPr>
      </w:pPr>
      <w:r w:rsidRPr="00483785">
        <w:rPr>
          <w:szCs w:val="24"/>
        </w:rPr>
        <w:t>1 long jumper cable for GND to the breadboard</w:t>
      </w:r>
    </w:p>
    <w:p w14:paraId="62D7F70E" w14:textId="77777777" w:rsidR="00880C65" w:rsidRPr="00483785" w:rsidRDefault="00880C65" w:rsidP="00880C65">
      <w:pPr>
        <w:numPr>
          <w:ilvl w:val="0"/>
          <w:numId w:val="154"/>
        </w:numPr>
        <w:shd w:val="clear" w:color="auto" w:fill="FFFFFF"/>
        <w:spacing w:before="100" w:beforeAutospacing="1" w:after="100" w:afterAutospacing="1" w:line="240" w:lineRule="auto"/>
        <w:rPr>
          <w:szCs w:val="24"/>
        </w:rPr>
      </w:pPr>
      <w:r w:rsidRPr="00483785">
        <w:rPr>
          <w:szCs w:val="24"/>
        </w:rPr>
        <w:t>4 Resistors( 220 Ohm)</w:t>
      </w:r>
    </w:p>
    <w:p w14:paraId="122DC5E8" w14:textId="77777777" w:rsidR="00880C65" w:rsidRPr="00483785" w:rsidRDefault="00880C65" w:rsidP="00880C65">
      <w:pPr>
        <w:pStyle w:val="ListParagraph"/>
        <w:numPr>
          <w:ilvl w:val="0"/>
          <w:numId w:val="154"/>
        </w:numPr>
        <w:spacing w:line="240" w:lineRule="auto"/>
        <w:rPr>
          <w:szCs w:val="24"/>
        </w:rPr>
      </w:pPr>
      <w:r w:rsidRPr="00483785">
        <w:rPr>
          <w:szCs w:val="24"/>
        </w:rPr>
        <w:t>Breadboard</w:t>
      </w:r>
    </w:p>
    <w:p w14:paraId="010E0564" w14:textId="54539021" w:rsidR="00880C65" w:rsidRDefault="00880C65" w:rsidP="00880C65">
      <w:pPr>
        <w:spacing w:line="240" w:lineRule="auto"/>
        <w:rPr>
          <w:szCs w:val="24"/>
        </w:rPr>
      </w:pPr>
      <w:r w:rsidRPr="00483785">
        <w:rPr>
          <w:szCs w:val="24"/>
        </w:rPr>
        <w:t xml:space="preserve">Code the IDE so that the lights turn ON and OFF to reflect the Binary Counter shown in table </w:t>
      </w:r>
      <w:r w:rsidR="00F55F33">
        <w:rPr>
          <w:szCs w:val="24"/>
        </w:rPr>
        <w:t>3.</w:t>
      </w:r>
      <w:r w:rsidR="00DA75CA">
        <w:rPr>
          <w:szCs w:val="24"/>
        </w:rPr>
        <w:t>4</w:t>
      </w:r>
      <w:r w:rsidR="00F55F33">
        <w:rPr>
          <w:szCs w:val="24"/>
        </w:rPr>
        <w:t>.</w:t>
      </w:r>
    </w:p>
    <w:p w14:paraId="4ABD8700" w14:textId="70AD8E0D" w:rsidR="004312B6" w:rsidRDefault="004312B6" w:rsidP="00880C65">
      <w:pPr>
        <w:spacing w:line="240" w:lineRule="auto"/>
        <w:rPr>
          <w:szCs w:val="24"/>
        </w:rPr>
      </w:pPr>
      <w:r>
        <w:rPr>
          <w:szCs w:val="24"/>
        </w:rPr>
        <w:t xml:space="preserve">Here is the circuit diagram which you can </w:t>
      </w:r>
      <w:r w:rsidR="00F55F33">
        <w:rPr>
          <w:szCs w:val="24"/>
        </w:rPr>
        <w:t>follow.</w:t>
      </w:r>
    </w:p>
    <w:p w14:paraId="4E9168E8" w14:textId="77777777" w:rsidR="00012FA9" w:rsidRDefault="004312B6" w:rsidP="00012FA9">
      <w:pPr>
        <w:keepNext/>
        <w:spacing w:after="0" w:line="240" w:lineRule="auto"/>
      </w:pPr>
      <w:r>
        <w:rPr>
          <w:noProof/>
        </w:rPr>
        <w:drawing>
          <wp:inline distT="0" distB="0" distL="0" distR="0" wp14:anchorId="5E71B5D0" wp14:editId="7797BE5C">
            <wp:extent cx="4762500" cy="3695700"/>
            <wp:effectExtent l="0" t="0" r="0" b="0"/>
            <wp:docPr id="52318" name="Picture 52318" descr="Arduino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Circuit Dia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00" cy="3695700"/>
                    </a:xfrm>
                    <a:prstGeom prst="rect">
                      <a:avLst/>
                    </a:prstGeom>
                    <a:noFill/>
                    <a:ln>
                      <a:noFill/>
                    </a:ln>
                  </pic:spPr>
                </pic:pic>
              </a:graphicData>
            </a:graphic>
          </wp:inline>
        </w:drawing>
      </w:r>
    </w:p>
    <w:p w14:paraId="6FC447C6" w14:textId="64FBB510" w:rsidR="00F55F33" w:rsidRPr="00012FA9" w:rsidRDefault="00012FA9" w:rsidP="00012FA9">
      <w:pPr>
        <w:pStyle w:val="Caption"/>
        <w:rPr>
          <w:i w:val="0"/>
          <w:iCs w:val="0"/>
          <w:color w:val="auto"/>
          <w:sz w:val="24"/>
          <w:szCs w:val="24"/>
        </w:rPr>
      </w:pPr>
      <w:r w:rsidRPr="00012FA9">
        <w:rPr>
          <w:i w:val="0"/>
          <w:iCs w:val="0"/>
          <w:color w:val="auto"/>
          <w:sz w:val="24"/>
          <w:szCs w:val="24"/>
        </w:rPr>
        <w:t xml:space="preserve">Figure 3. </w:t>
      </w:r>
      <w:r w:rsidRPr="00012FA9">
        <w:rPr>
          <w:i w:val="0"/>
          <w:iCs w:val="0"/>
          <w:color w:val="auto"/>
          <w:sz w:val="24"/>
          <w:szCs w:val="24"/>
        </w:rPr>
        <w:fldChar w:fldCharType="begin"/>
      </w:r>
      <w:r w:rsidRPr="00012FA9">
        <w:rPr>
          <w:i w:val="0"/>
          <w:iCs w:val="0"/>
          <w:color w:val="auto"/>
          <w:sz w:val="24"/>
          <w:szCs w:val="24"/>
        </w:rPr>
        <w:instrText xml:space="preserve"> SEQ Figure_3. \* ARABIC </w:instrText>
      </w:r>
      <w:r w:rsidRPr="00012FA9">
        <w:rPr>
          <w:i w:val="0"/>
          <w:iCs w:val="0"/>
          <w:color w:val="auto"/>
          <w:sz w:val="24"/>
          <w:szCs w:val="24"/>
        </w:rPr>
        <w:fldChar w:fldCharType="separate"/>
      </w:r>
      <w:r w:rsidR="00AF1BF5">
        <w:rPr>
          <w:i w:val="0"/>
          <w:iCs w:val="0"/>
          <w:noProof/>
          <w:color w:val="auto"/>
          <w:sz w:val="24"/>
          <w:szCs w:val="24"/>
        </w:rPr>
        <w:t>17</w:t>
      </w:r>
      <w:r w:rsidRPr="00012FA9">
        <w:rPr>
          <w:i w:val="0"/>
          <w:iCs w:val="0"/>
          <w:color w:val="auto"/>
          <w:sz w:val="24"/>
          <w:szCs w:val="24"/>
        </w:rPr>
        <w:fldChar w:fldCharType="end"/>
      </w:r>
      <w:r w:rsidRPr="00012FA9">
        <w:rPr>
          <w:i w:val="0"/>
          <w:iCs w:val="0"/>
          <w:color w:val="auto"/>
          <w:sz w:val="24"/>
          <w:szCs w:val="24"/>
        </w:rPr>
        <w:t>:  Binary LED Counter</w:t>
      </w:r>
    </w:p>
    <w:p w14:paraId="11F171F9" w14:textId="0FB9AE88" w:rsidR="00880C65" w:rsidRDefault="007E7A6C" w:rsidP="00880C65">
      <w:pPr>
        <w:spacing w:line="240" w:lineRule="auto"/>
        <w:rPr>
          <w:b/>
          <w:bCs/>
          <w:szCs w:val="24"/>
        </w:rPr>
      </w:pPr>
      <w:r>
        <w:rPr>
          <w:b/>
          <w:bCs/>
          <w:szCs w:val="24"/>
        </w:rPr>
        <w:tab/>
      </w:r>
      <w:r>
        <w:rPr>
          <w:b/>
          <w:bCs/>
          <w:szCs w:val="24"/>
        </w:rPr>
        <w:tab/>
      </w:r>
      <w:r>
        <w:rPr>
          <w:b/>
          <w:bCs/>
          <w:szCs w:val="24"/>
        </w:rPr>
        <w:tab/>
      </w:r>
      <w:r>
        <w:rPr>
          <w:b/>
          <w:bCs/>
          <w:szCs w:val="24"/>
        </w:rPr>
        <w:tab/>
      </w:r>
      <w:r>
        <w:rPr>
          <w:b/>
          <w:bCs/>
          <w:szCs w:val="24"/>
        </w:rPr>
        <w:tab/>
      </w:r>
      <w:r>
        <w:rPr>
          <w:b/>
          <w:bCs/>
          <w:szCs w:val="24"/>
        </w:rPr>
        <w:tab/>
      </w:r>
      <w:r>
        <w:rPr>
          <w:b/>
          <w:bCs/>
          <w:szCs w:val="24"/>
        </w:rPr>
        <w:tab/>
      </w:r>
      <w:r>
        <w:rPr>
          <w:b/>
          <w:bCs/>
          <w:szCs w:val="24"/>
        </w:rPr>
        <w:tab/>
      </w:r>
      <w:r>
        <w:rPr>
          <w:b/>
          <w:bCs/>
          <w:szCs w:val="24"/>
        </w:rPr>
        <w:tab/>
      </w:r>
      <w:r>
        <w:rPr>
          <w:b/>
          <w:bCs/>
          <w:szCs w:val="24"/>
        </w:rPr>
        <w:tab/>
      </w:r>
      <w:r>
        <w:rPr>
          <w:b/>
          <w:bCs/>
          <w:szCs w:val="24"/>
        </w:rPr>
        <w:tab/>
        <w:t>(20)</w:t>
      </w:r>
    </w:p>
    <w:p w14:paraId="6169438A" w14:textId="6909A62D" w:rsidR="007E7A6C" w:rsidRDefault="007E7A6C" w:rsidP="007E7A6C">
      <w:pPr>
        <w:spacing w:line="240" w:lineRule="auto"/>
        <w:jc w:val="right"/>
        <w:rPr>
          <w:b/>
          <w:bCs/>
          <w:szCs w:val="24"/>
        </w:rPr>
      </w:pPr>
      <w:r>
        <w:rPr>
          <w:b/>
          <w:bCs/>
          <w:szCs w:val="24"/>
        </w:rPr>
        <w:t>[Total =41 marks]</w:t>
      </w:r>
    </w:p>
    <w:p w14:paraId="49163388" w14:textId="77777777" w:rsidR="00880C65" w:rsidRDefault="00880C65" w:rsidP="00880C65">
      <w:pPr>
        <w:spacing w:line="240" w:lineRule="auto"/>
        <w:contextualSpacing/>
        <w:rPr>
          <w:b/>
          <w:bCs/>
          <w:szCs w:val="24"/>
        </w:rPr>
      </w:pPr>
    </w:p>
    <w:p w14:paraId="5C0FC34C" w14:textId="77777777" w:rsidR="00880C65" w:rsidRDefault="00880C65" w:rsidP="005F6D4B">
      <w:pPr>
        <w:spacing w:line="240" w:lineRule="auto"/>
        <w:contextualSpacing/>
        <w:rPr>
          <w:b/>
          <w:bCs/>
          <w:szCs w:val="24"/>
        </w:rPr>
      </w:pPr>
    </w:p>
    <w:p w14:paraId="52004C1F" w14:textId="77777777" w:rsidR="00F55F33" w:rsidRDefault="00F55F33">
      <w:pPr>
        <w:rPr>
          <w:b/>
          <w:bCs/>
          <w:szCs w:val="24"/>
        </w:rPr>
      </w:pPr>
      <w:r>
        <w:rPr>
          <w:b/>
          <w:bCs/>
          <w:szCs w:val="24"/>
        </w:rPr>
        <w:br w:type="page"/>
      </w:r>
    </w:p>
    <w:p w14:paraId="57E1B34D" w14:textId="150A94EF" w:rsidR="005F6D4B" w:rsidRPr="00AC631E" w:rsidRDefault="005F6D4B" w:rsidP="00577095">
      <w:pPr>
        <w:pStyle w:val="Heading2"/>
      </w:pPr>
      <w:r w:rsidRPr="00AC631E">
        <w:lastRenderedPageBreak/>
        <w:t>3.2 Visual Programming and solution development</w:t>
      </w:r>
    </w:p>
    <w:p w14:paraId="08A86725" w14:textId="7507CDF7" w:rsidR="005F6D4B" w:rsidRDefault="005F6D4B" w:rsidP="005F6D4B">
      <w:pPr>
        <w:spacing w:line="240" w:lineRule="auto"/>
        <w:ind w:left="708" w:hanging="708"/>
        <w:contextualSpacing/>
        <w:rPr>
          <w:sz w:val="16"/>
          <w:szCs w:val="16"/>
        </w:rPr>
      </w:pPr>
    </w:p>
    <w:p w14:paraId="0FBF3E4A" w14:textId="4BB5688B" w:rsidR="005755CF" w:rsidRDefault="00DA75CA" w:rsidP="00DA75CA">
      <w:pPr>
        <w:spacing w:after="0" w:line="360" w:lineRule="auto"/>
        <w:jc w:val="both"/>
      </w:pPr>
      <w:r>
        <w:t>In level 2, we used Scratch with Python for visual programming on Raspberry Pis. The four common graphical programming environments are Scratch, Ardublock, mBlock and Minibloq. For the purposes of continuity, we decided to remain with the Scratch dimension. We are going to introduce the same concept using Pictoblox to build on the concepts of Scratch. So why Pictoblox instead of Scratch 3.0? If you go to Scratch under extensions, you only find Microbit instead of Arduino. So for us to have the same functionality, we use Pictoblox.</w:t>
      </w:r>
      <w:r w:rsidRPr="00D15B76">
        <w:rPr>
          <w:shd w:val="clear" w:color="auto" w:fill="FFD966" w:themeFill="accent4" w:themeFillTint="99"/>
        </w:rPr>
        <w:t xml:space="preserve"> PictoBlox is </w:t>
      </w:r>
      <w:ins w:id="33" w:author="Godwin Pedzisai Dzvapatsva" w:date="2023-03-24T21:50:00Z">
        <w:r w:rsidR="000C19C1" w:rsidRPr="00D15B76">
          <w:rPr>
            <w:shd w:val="clear" w:color="auto" w:fill="FFD966" w:themeFill="accent4" w:themeFillTint="99"/>
          </w:rPr>
          <w:t>visual progr</w:t>
        </w:r>
      </w:ins>
      <w:r w:rsidRPr="00D15B76">
        <w:rPr>
          <w:shd w:val="clear" w:color="auto" w:fill="FFD966" w:themeFill="accent4" w:themeFillTint="99"/>
        </w:rPr>
        <w:t>a</w:t>
      </w:r>
      <w:ins w:id="34" w:author="Godwin Pedzisai Dzvapatsva" w:date="2023-03-24T21:51:00Z">
        <w:r w:rsidR="000C19C1" w:rsidRPr="00D15B76">
          <w:rPr>
            <w:shd w:val="clear" w:color="auto" w:fill="FFD966" w:themeFill="accent4" w:themeFillTint="99"/>
          </w:rPr>
          <w:t>mming language extended from Scratch 3.0 to allow coding</w:t>
        </w:r>
      </w:ins>
      <w:ins w:id="35" w:author="Godwin Pedzisai Dzvapatsva" w:date="2023-03-24T21:52:00Z">
        <w:r w:rsidR="000C19C1" w:rsidRPr="00D15B76">
          <w:rPr>
            <w:shd w:val="clear" w:color="auto" w:fill="FFD966" w:themeFill="accent4" w:themeFillTint="99"/>
          </w:rPr>
          <w:t xml:space="preserve"> with</w:t>
        </w:r>
      </w:ins>
      <w:ins w:id="36" w:author="Godwin Pedzisai Dzvapatsva" w:date="2023-03-24T21:51:00Z">
        <w:r w:rsidR="000C19C1" w:rsidRPr="00D15B76">
          <w:rPr>
            <w:shd w:val="clear" w:color="auto" w:fill="FFD966" w:themeFill="accent4" w:themeFillTint="99"/>
          </w:rPr>
          <w:t xml:space="preserve">  Arduino</w:t>
        </w:r>
      </w:ins>
      <w:r w:rsidRPr="00D15B76">
        <w:rPr>
          <w:shd w:val="clear" w:color="auto" w:fill="FFD966" w:themeFill="accent4" w:themeFillTint="99"/>
        </w:rPr>
        <w:t xml:space="preserve"> </w:t>
      </w:r>
      <w:ins w:id="37" w:author="Godwin Pedzisai Dzvapatsva" w:date="2023-03-24T21:52:00Z">
        <w:r w:rsidR="000C19C1" w:rsidRPr="00D15B76">
          <w:rPr>
            <w:shd w:val="clear" w:color="auto" w:fill="FFD966" w:themeFill="accent4" w:themeFillTint="99"/>
          </w:rPr>
          <w:t xml:space="preserve">Just like Scratch, </w:t>
        </w:r>
      </w:ins>
      <w:r w:rsidRPr="00D15B76">
        <w:rPr>
          <w:shd w:val="clear" w:color="auto" w:fill="FFD966" w:themeFill="accent4" w:themeFillTint="99"/>
        </w:rPr>
        <w:t>Pictoblox</w:t>
      </w:r>
      <w:ins w:id="38" w:author="Godwin Pedzisai Dzvapatsva" w:date="2023-03-24T21:52:00Z">
        <w:r w:rsidR="000C19C1" w:rsidRPr="00D15B76">
          <w:rPr>
            <w:shd w:val="clear" w:color="auto" w:fill="FFD966" w:themeFill="accent4" w:themeFillTint="99"/>
          </w:rPr>
          <w:t xml:space="preserve"> uses</w:t>
        </w:r>
      </w:ins>
      <w:ins w:id="39" w:author="Godwin Pedzisai Dzvapatsva" w:date="2023-03-24T21:53:00Z">
        <w:r w:rsidR="000C19C1" w:rsidRPr="00D15B76">
          <w:rPr>
            <w:shd w:val="clear" w:color="auto" w:fill="FFD966" w:themeFill="accent4" w:themeFillTint="99"/>
          </w:rPr>
          <w:t xml:space="preserve"> the same concepts of drag and drop and has a user friendly interface too</w:t>
        </w:r>
        <w:r w:rsidR="000C19C1">
          <w:t>.</w:t>
        </w:r>
      </w:ins>
      <w:r>
        <w:t xml:space="preserve"> One can learn to code, make interactive animations and games, work on interesting projects based on the Internet of Things, program robot actions, and much more! </w:t>
      </w:r>
    </w:p>
    <w:p w14:paraId="1E31E360" w14:textId="77777777" w:rsidR="00DA75CA" w:rsidRPr="005755CF" w:rsidRDefault="00DA75CA" w:rsidP="00DA75CA">
      <w:pPr>
        <w:spacing w:after="0" w:line="360" w:lineRule="auto"/>
        <w:jc w:val="both"/>
        <w:rPr>
          <w:rFonts w:cs="Times New Roman"/>
          <w:color w:val="000000"/>
          <w:sz w:val="21"/>
          <w:szCs w:val="21"/>
          <w:shd w:val="clear" w:color="auto" w:fill="D9D9D9" w:themeFill="background1" w:themeFillShade="D9"/>
        </w:rPr>
      </w:pPr>
    </w:p>
    <w:p w14:paraId="2583C617" w14:textId="673CC20C" w:rsidR="000C7FA1" w:rsidRPr="00DA75CA" w:rsidRDefault="000C7FA1" w:rsidP="00DA75CA">
      <w:pPr>
        <w:shd w:val="clear" w:color="auto" w:fill="D9D9D9" w:themeFill="background1" w:themeFillShade="D9"/>
        <w:spacing w:after="0" w:line="360" w:lineRule="auto"/>
        <w:rPr>
          <w:rFonts w:cs="Times New Roman"/>
          <w:b/>
          <w:bCs/>
          <w:szCs w:val="24"/>
        </w:rPr>
      </w:pPr>
      <w:r w:rsidRPr="00DA75CA">
        <w:rPr>
          <w:rFonts w:cs="Times New Roman"/>
          <w:b/>
          <w:bCs/>
          <w:szCs w:val="24"/>
        </w:rPr>
        <w:t>VOCABULARY</w:t>
      </w:r>
    </w:p>
    <w:p w14:paraId="4B532391" w14:textId="783A4731" w:rsidR="000C7FA1" w:rsidRPr="00DA75CA" w:rsidRDefault="005755CF" w:rsidP="00DA75CA">
      <w:pPr>
        <w:shd w:val="clear" w:color="auto" w:fill="D9D9D9" w:themeFill="background1" w:themeFillShade="D9"/>
        <w:spacing w:after="0" w:line="360" w:lineRule="auto"/>
        <w:rPr>
          <w:rFonts w:cs="Times New Roman"/>
          <w:color w:val="000000"/>
          <w:szCs w:val="24"/>
          <w:shd w:val="clear" w:color="auto" w:fill="D9D9D9" w:themeFill="background1" w:themeFillShade="D9"/>
        </w:rPr>
      </w:pPr>
      <w:r w:rsidRPr="00DA75CA">
        <w:rPr>
          <w:rFonts w:cs="Times New Roman"/>
          <w:color w:val="000000"/>
          <w:szCs w:val="24"/>
          <w:shd w:val="clear" w:color="auto" w:fill="D9D9D9" w:themeFill="background1" w:themeFillShade="D9"/>
        </w:rPr>
        <w:t xml:space="preserve">A visual programming language (VPL) is a </w:t>
      </w:r>
      <w:del w:id="40" w:author="Godwin Pedzisai Dzvapatsva" w:date="2023-03-24T22:11:00Z">
        <w:r w:rsidRPr="00DA75CA" w:rsidDel="004A3948">
          <w:rPr>
            <w:rFonts w:cs="Times New Roman"/>
            <w:color w:val="000000"/>
            <w:szCs w:val="24"/>
            <w:shd w:val="clear" w:color="auto" w:fill="D9D9D9" w:themeFill="background1" w:themeFillShade="D9"/>
          </w:rPr>
          <w:delText xml:space="preserve">computer </w:delText>
        </w:r>
      </w:del>
      <w:r w:rsidRPr="00DA75CA">
        <w:rPr>
          <w:rFonts w:cs="Times New Roman"/>
          <w:color w:val="000000"/>
          <w:szCs w:val="24"/>
          <w:shd w:val="clear" w:color="auto" w:fill="D9D9D9" w:themeFill="background1" w:themeFillShade="D9"/>
        </w:rPr>
        <w:t>program that develops applications using graphical components and figures.</w:t>
      </w:r>
      <w:ins w:id="41" w:author="Godwin Pedzisai Dzvapatsva" w:date="2023-03-24T22:12:00Z">
        <w:r w:rsidR="004A3948">
          <w:rPr>
            <w:rFonts w:cs="Times New Roman"/>
            <w:color w:val="000000"/>
            <w:szCs w:val="24"/>
            <w:shd w:val="clear" w:color="auto" w:fill="D9D9D9" w:themeFill="background1" w:themeFillShade="D9"/>
          </w:rPr>
          <w:t xml:space="preserve"> </w:t>
        </w:r>
        <w:r w:rsidR="004A3948" w:rsidRPr="00D15B76">
          <w:rPr>
            <w:rFonts w:cs="Times New Roman"/>
            <w:color w:val="000000"/>
            <w:szCs w:val="24"/>
            <w:shd w:val="clear" w:color="auto" w:fill="FFD966" w:themeFill="accent4" w:themeFillTint="99"/>
          </w:rPr>
          <w:t xml:space="preserve">The graphical components are coded so that </w:t>
        </w:r>
      </w:ins>
      <w:ins w:id="42" w:author="Godwin Pedzisai Dzvapatsva" w:date="2023-03-24T22:13:00Z">
        <w:r w:rsidR="004A3948" w:rsidRPr="00D15B76">
          <w:rPr>
            <w:rFonts w:cs="Times New Roman"/>
            <w:color w:val="000000"/>
            <w:szCs w:val="24"/>
            <w:shd w:val="clear" w:color="auto" w:fill="FFD966" w:themeFill="accent4" w:themeFillTint="99"/>
          </w:rPr>
          <w:t>when actions such as hover, click mouseover, they trigger some events to occur.</w:t>
        </w:r>
      </w:ins>
    </w:p>
    <w:p w14:paraId="4F8848E4" w14:textId="77777777" w:rsidR="000C7FA1" w:rsidRDefault="000C7FA1" w:rsidP="000C7FA1">
      <w:pPr>
        <w:rPr>
          <w:rFonts w:cs="Times New Roman"/>
          <w:color w:val="000000"/>
          <w:sz w:val="21"/>
          <w:szCs w:val="21"/>
          <w:shd w:val="clear" w:color="auto" w:fill="D9D9D9" w:themeFill="background1" w:themeFillShade="D9"/>
        </w:rPr>
      </w:pPr>
    </w:p>
    <w:p w14:paraId="1125F38E" w14:textId="76DEE057" w:rsidR="00DB0C80" w:rsidRDefault="009E7578" w:rsidP="000C7FA1">
      <w:pPr>
        <w:spacing w:line="360" w:lineRule="auto"/>
        <w:jc w:val="both"/>
        <w:rPr>
          <w:rFonts w:cs="Times New Roman"/>
          <w:b/>
          <w:bCs/>
          <w:color w:val="000000"/>
          <w:szCs w:val="24"/>
          <w:shd w:val="clear" w:color="auto" w:fill="FFFFFF"/>
        </w:rPr>
      </w:pPr>
      <w:r w:rsidRPr="00D15B76">
        <w:rPr>
          <w:shd w:val="clear" w:color="auto" w:fill="FFD966" w:themeFill="accent4" w:themeFillTint="99"/>
        </w:rPr>
        <w:t xml:space="preserve">PictoBlox is a </w:t>
      </w:r>
      <w:ins w:id="43" w:author="Godwin Pedzisai Dzvapatsva" w:date="2023-03-24T22:14:00Z">
        <w:r w:rsidR="004A3948" w:rsidRPr="00D15B76">
          <w:rPr>
            <w:shd w:val="clear" w:color="auto" w:fill="FFD966" w:themeFill="accent4" w:themeFillTint="99"/>
          </w:rPr>
          <w:t xml:space="preserve">an example of a visual </w:t>
        </w:r>
      </w:ins>
      <w:r w:rsidRPr="00D15B76">
        <w:rPr>
          <w:shd w:val="clear" w:color="auto" w:fill="FFD966" w:themeFill="accent4" w:themeFillTint="99"/>
        </w:rPr>
        <w:t>programming</w:t>
      </w:r>
      <w:ins w:id="44" w:author="Godwin Pedzisai Dzvapatsva" w:date="2023-03-24T22:14:00Z">
        <w:r w:rsidR="004A3948" w:rsidRPr="00D15B76">
          <w:rPr>
            <w:shd w:val="clear" w:color="auto" w:fill="FFD966" w:themeFill="accent4" w:themeFillTint="99"/>
          </w:rPr>
          <w:t xml:space="preserve"> language.</w:t>
        </w:r>
      </w:ins>
      <w:r>
        <w:t xml:space="preserve"> It also has hardware, robotics, artificial intelligence, and machine learning extensions. Bluetooth connections allow for real-time control of a broad variety of generic sensors, actuators, and microcontrollers, such as the microbit, Arduino Uno, Mega, esp32, and many others. You can also use upload mode to upload your code to the hardware. You can also record and/or capture stage output with the PictoBlox.</w:t>
      </w:r>
    </w:p>
    <w:p w14:paraId="3F73D157" w14:textId="2466A71E" w:rsidR="000C7FA1" w:rsidRPr="00DB0C80" w:rsidRDefault="000C7FA1" w:rsidP="000C7FA1">
      <w:pPr>
        <w:spacing w:line="360" w:lineRule="auto"/>
        <w:jc w:val="both"/>
        <w:rPr>
          <w:rFonts w:cs="Times New Roman"/>
          <w:b/>
          <w:bCs/>
          <w:color w:val="000000"/>
          <w:szCs w:val="24"/>
          <w:shd w:val="clear" w:color="auto" w:fill="FFFFFF"/>
        </w:rPr>
      </w:pPr>
      <w:r w:rsidRPr="00DB0C80">
        <w:rPr>
          <w:rFonts w:cs="Times New Roman"/>
          <w:b/>
          <w:bCs/>
          <w:color w:val="000000"/>
          <w:szCs w:val="24"/>
          <w:shd w:val="clear" w:color="auto" w:fill="FFFFFF"/>
        </w:rPr>
        <w:t>Pictoblox Installation</w:t>
      </w:r>
    </w:p>
    <w:p w14:paraId="5932DE15" w14:textId="2F681A31" w:rsidR="000C7FA1" w:rsidRPr="003D659B" w:rsidRDefault="000C7FA1" w:rsidP="003D659B">
      <w:pPr>
        <w:shd w:val="clear" w:color="auto" w:fill="BFBFBF" w:themeFill="background1" w:themeFillShade="BF"/>
        <w:spacing w:after="0" w:line="360" w:lineRule="auto"/>
        <w:jc w:val="both"/>
        <w:rPr>
          <w:rFonts w:cs="Times New Roman"/>
          <w:color w:val="000000"/>
          <w:szCs w:val="24"/>
          <w:shd w:val="clear" w:color="auto" w:fill="BFBFBF" w:themeFill="background1" w:themeFillShade="BF"/>
        </w:rPr>
      </w:pPr>
      <w:r w:rsidRPr="003D659B">
        <w:rPr>
          <w:rFonts w:cs="Times New Roman"/>
          <w:color w:val="000000"/>
          <w:szCs w:val="24"/>
          <w:shd w:val="clear" w:color="auto" w:fill="BFBFBF" w:themeFill="background1" w:themeFillShade="BF"/>
        </w:rPr>
        <w:t xml:space="preserve">Step 1:Visit the following link: </w:t>
      </w:r>
      <w:hyperlink r:id="rId34" w:history="1">
        <w:r w:rsidR="00DB0C80" w:rsidRPr="003D659B">
          <w:rPr>
            <w:color w:val="000000"/>
            <w:shd w:val="clear" w:color="auto" w:fill="BFBFBF" w:themeFill="background1" w:themeFillShade="BF"/>
          </w:rPr>
          <w:t>https://thestempedia.com/product/pictoblox/download-</w:t>
        </w:r>
        <w:r w:rsidR="00DB0C80" w:rsidRPr="003D659B">
          <w:rPr>
            <w:color w:val="000000"/>
            <w:shd w:val="clear" w:color="auto" w:fill="BFBFBF" w:themeFill="background1" w:themeFillShade="BF"/>
          </w:rPr>
          <w:tab/>
          <w:t>pictoblox/</w:t>
        </w:r>
      </w:hyperlink>
    </w:p>
    <w:p w14:paraId="0F7E9F8D" w14:textId="4F853DE0" w:rsidR="000C7FA1" w:rsidRPr="003D659B" w:rsidRDefault="000C7FA1" w:rsidP="003D659B">
      <w:pPr>
        <w:shd w:val="clear" w:color="auto" w:fill="BFBFBF" w:themeFill="background1" w:themeFillShade="BF"/>
        <w:spacing w:after="0" w:line="360" w:lineRule="auto"/>
        <w:jc w:val="both"/>
        <w:rPr>
          <w:rFonts w:cs="Times New Roman"/>
          <w:color w:val="000000"/>
          <w:szCs w:val="24"/>
          <w:shd w:val="clear" w:color="auto" w:fill="BFBFBF" w:themeFill="background1" w:themeFillShade="BF"/>
        </w:rPr>
      </w:pPr>
      <w:r w:rsidRPr="003D659B">
        <w:rPr>
          <w:rFonts w:cs="Times New Roman"/>
          <w:color w:val="000000"/>
          <w:szCs w:val="24"/>
          <w:shd w:val="clear" w:color="auto" w:fill="BFBFBF" w:themeFill="background1" w:themeFillShade="BF"/>
        </w:rPr>
        <w:t xml:space="preserve">Step 2: Select your operation system. In my case I have selected Windows Installer 64-Bit </w:t>
      </w:r>
      <w:r w:rsidR="00DB0C80" w:rsidRPr="003D659B">
        <w:rPr>
          <w:rFonts w:cs="Times New Roman"/>
          <w:color w:val="000000"/>
          <w:szCs w:val="24"/>
          <w:shd w:val="clear" w:color="auto" w:fill="BFBFBF" w:themeFill="background1" w:themeFillShade="BF"/>
        </w:rPr>
        <w:tab/>
      </w:r>
      <w:r w:rsidRPr="003D659B">
        <w:rPr>
          <w:rFonts w:cs="Times New Roman"/>
          <w:color w:val="000000"/>
          <w:szCs w:val="24"/>
          <w:shd w:val="clear" w:color="auto" w:fill="BFBFBF" w:themeFill="background1" w:themeFillShade="BF"/>
        </w:rPr>
        <w:t>V6.0.1 and run the .exe file</w:t>
      </w:r>
    </w:p>
    <w:p w14:paraId="07BBA87C" w14:textId="2F40563D" w:rsidR="000C7FA1" w:rsidRPr="003D659B" w:rsidRDefault="00DB0C80" w:rsidP="003D659B">
      <w:pPr>
        <w:shd w:val="clear" w:color="auto" w:fill="BFBFBF" w:themeFill="background1" w:themeFillShade="BF"/>
        <w:spacing w:after="0" w:line="360" w:lineRule="auto"/>
        <w:jc w:val="both"/>
        <w:rPr>
          <w:rFonts w:cs="Times New Roman"/>
          <w:color w:val="000000"/>
          <w:szCs w:val="24"/>
          <w:shd w:val="clear" w:color="auto" w:fill="BFBFBF" w:themeFill="background1" w:themeFillShade="BF"/>
        </w:rPr>
      </w:pPr>
      <w:r w:rsidRPr="003D659B">
        <w:rPr>
          <w:rFonts w:cs="Times New Roman"/>
          <w:color w:val="000000"/>
          <w:szCs w:val="24"/>
          <w:shd w:val="clear" w:color="auto" w:fill="BFBFBF" w:themeFill="background1" w:themeFillShade="BF"/>
        </w:rPr>
        <w:tab/>
      </w:r>
      <w:r w:rsidR="000C7FA1" w:rsidRPr="003D659B">
        <w:rPr>
          <w:rFonts w:cs="Times New Roman"/>
          <w:color w:val="000000"/>
          <w:szCs w:val="24"/>
          <w:shd w:val="clear" w:color="auto" w:fill="BFBFBF" w:themeFill="background1" w:themeFillShade="BF"/>
        </w:rPr>
        <w:t xml:space="preserve">The interface looks just like Scratch but has an option of board and connect for </w:t>
      </w:r>
      <w:r w:rsidRPr="003D659B">
        <w:rPr>
          <w:rFonts w:cs="Times New Roman"/>
          <w:color w:val="000000"/>
          <w:szCs w:val="24"/>
          <w:shd w:val="clear" w:color="auto" w:fill="BFBFBF" w:themeFill="background1" w:themeFillShade="BF"/>
        </w:rPr>
        <w:tab/>
      </w:r>
      <w:r w:rsidR="000C7FA1" w:rsidRPr="003D659B">
        <w:rPr>
          <w:rFonts w:cs="Times New Roman"/>
          <w:color w:val="000000"/>
          <w:szCs w:val="24"/>
          <w:shd w:val="clear" w:color="auto" w:fill="BFBFBF" w:themeFill="background1" w:themeFillShade="BF"/>
        </w:rPr>
        <w:t>linking Arduino board.</w:t>
      </w:r>
    </w:p>
    <w:p w14:paraId="66151A7C" w14:textId="77777777" w:rsidR="009B1286" w:rsidRDefault="000C7FA1" w:rsidP="009B1286">
      <w:pPr>
        <w:keepNext/>
        <w:spacing w:line="360" w:lineRule="auto"/>
        <w:jc w:val="both"/>
      </w:pPr>
      <w:r>
        <w:rPr>
          <w:noProof/>
        </w:rPr>
        <w:lastRenderedPageBreak/>
        <w:drawing>
          <wp:inline distT="0" distB="0" distL="0" distR="0" wp14:anchorId="4E4EDBB7" wp14:editId="424FE607">
            <wp:extent cx="5731510" cy="3954145"/>
            <wp:effectExtent l="0" t="0" r="2540" b="8255"/>
            <wp:docPr id="52308" name="Picture 52308" descr="Pictoblox UI interface scr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oblox UI interface scrat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954145"/>
                    </a:xfrm>
                    <a:prstGeom prst="rect">
                      <a:avLst/>
                    </a:prstGeom>
                    <a:noFill/>
                    <a:ln>
                      <a:noFill/>
                    </a:ln>
                  </pic:spPr>
                </pic:pic>
              </a:graphicData>
            </a:graphic>
          </wp:inline>
        </w:drawing>
      </w:r>
    </w:p>
    <w:p w14:paraId="453B62BB" w14:textId="04A26FA4" w:rsidR="000C7FA1" w:rsidRPr="009B1286" w:rsidRDefault="009B1286" w:rsidP="009B1286">
      <w:pPr>
        <w:pStyle w:val="Caption"/>
        <w:spacing w:line="360" w:lineRule="auto"/>
        <w:jc w:val="both"/>
        <w:rPr>
          <w:i w:val="0"/>
          <w:iCs w:val="0"/>
          <w:color w:val="auto"/>
          <w:sz w:val="24"/>
          <w:szCs w:val="24"/>
        </w:rPr>
      </w:pPr>
      <w:r w:rsidRPr="009B1286">
        <w:rPr>
          <w:i w:val="0"/>
          <w:iCs w:val="0"/>
          <w:color w:val="auto"/>
          <w:sz w:val="24"/>
          <w:szCs w:val="24"/>
        </w:rPr>
        <w:t xml:space="preserve">Figure 3. </w:t>
      </w:r>
      <w:r w:rsidRPr="009B1286">
        <w:rPr>
          <w:i w:val="0"/>
          <w:iCs w:val="0"/>
          <w:color w:val="auto"/>
          <w:sz w:val="24"/>
          <w:szCs w:val="24"/>
        </w:rPr>
        <w:fldChar w:fldCharType="begin"/>
      </w:r>
      <w:r w:rsidRPr="009B1286">
        <w:rPr>
          <w:i w:val="0"/>
          <w:iCs w:val="0"/>
          <w:color w:val="auto"/>
          <w:sz w:val="24"/>
          <w:szCs w:val="24"/>
        </w:rPr>
        <w:instrText xml:space="preserve"> SEQ Figure_3. \* ARABIC </w:instrText>
      </w:r>
      <w:r w:rsidRPr="009B1286">
        <w:rPr>
          <w:i w:val="0"/>
          <w:iCs w:val="0"/>
          <w:color w:val="auto"/>
          <w:sz w:val="24"/>
          <w:szCs w:val="24"/>
        </w:rPr>
        <w:fldChar w:fldCharType="separate"/>
      </w:r>
      <w:r w:rsidR="00AF1BF5">
        <w:rPr>
          <w:i w:val="0"/>
          <w:iCs w:val="0"/>
          <w:noProof/>
          <w:color w:val="auto"/>
          <w:sz w:val="24"/>
          <w:szCs w:val="24"/>
        </w:rPr>
        <w:t>18</w:t>
      </w:r>
      <w:r w:rsidRPr="009B1286">
        <w:rPr>
          <w:i w:val="0"/>
          <w:iCs w:val="0"/>
          <w:color w:val="auto"/>
          <w:sz w:val="24"/>
          <w:szCs w:val="24"/>
        </w:rPr>
        <w:fldChar w:fldCharType="end"/>
      </w:r>
      <w:r w:rsidRPr="009B1286">
        <w:rPr>
          <w:i w:val="0"/>
          <w:iCs w:val="0"/>
          <w:color w:val="auto"/>
          <w:sz w:val="24"/>
          <w:szCs w:val="24"/>
        </w:rPr>
        <w:t xml:space="preserve">:  Arduino Interface </w:t>
      </w:r>
      <w:r w:rsidRPr="009B1286">
        <w:rPr>
          <w:i w:val="0"/>
          <w:iCs w:val="0"/>
          <w:color w:val="auto"/>
        </w:rPr>
        <w:t>(Source:https://thestempedia.com/tutorials/program-arduino-board-with-</w:t>
      </w:r>
      <w:r>
        <w:rPr>
          <w:i w:val="0"/>
          <w:iCs w:val="0"/>
          <w:color w:val="auto"/>
        </w:rPr>
        <w:tab/>
      </w:r>
      <w:r>
        <w:rPr>
          <w:i w:val="0"/>
          <w:iCs w:val="0"/>
          <w:color w:val="auto"/>
        </w:rPr>
        <w:tab/>
      </w:r>
      <w:r>
        <w:rPr>
          <w:i w:val="0"/>
          <w:iCs w:val="0"/>
          <w:color w:val="auto"/>
        </w:rPr>
        <w:tab/>
      </w:r>
      <w:r w:rsidRPr="009B1286">
        <w:rPr>
          <w:i w:val="0"/>
          <w:iCs w:val="0"/>
          <w:color w:val="auto"/>
        </w:rPr>
        <w:t>pictoblox)</w:t>
      </w:r>
    </w:p>
    <w:p w14:paraId="5AAA3784" w14:textId="564CC7B4" w:rsidR="000C7FA1" w:rsidRPr="00E60B41" w:rsidRDefault="000C7FA1" w:rsidP="000C7FA1">
      <w:pPr>
        <w:spacing w:line="360" w:lineRule="auto"/>
        <w:jc w:val="both"/>
        <w:rPr>
          <w:rFonts w:cs="Times New Roman"/>
          <w:color w:val="000000"/>
          <w:szCs w:val="24"/>
          <w:shd w:val="clear" w:color="auto" w:fill="FFFFFF"/>
        </w:rPr>
      </w:pPr>
      <w:r w:rsidRPr="00E60B41">
        <w:rPr>
          <w:rFonts w:cs="Times New Roman"/>
          <w:color w:val="000000"/>
          <w:szCs w:val="24"/>
          <w:shd w:val="clear" w:color="auto" w:fill="FFFFFF"/>
        </w:rPr>
        <w:t>On Figure 3.</w:t>
      </w:r>
      <w:r w:rsidR="00FD59BC">
        <w:rPr>
          <w:rFonts w:cs="Times New Roman"/>
          <w:color w:val="000000"/>
          <w:szCs w:val="24"/>
          <w:shd w:val="clear" w:color="auto" w:fill="FFFFFF"/>
        </w:rPr>
        <w:t>18</w:t>
      </w:r>
      <w:r w:rsidRPr="00E60B41">
        <w:rPr>
          <w:rFonts w:cs="Times New Roman"/>
          <w:color w:val="000000"/>
          <w:szCs w:val="24"/>
          <w:shd w:val="clear" w:color="auto" w:fill="FFFFFF"/>
        </w:rPr>
        <w:t xml:space="preserve">, you will also notice that it has a Python tab to indicate that you can </w:t>
      </w:r>
      <w:r w:rsidR="003D659B">
        <w:rPr>
          <w:rFonts w:cs="Times New Roman"/>
          <w:color w:val="000000"/>
          <w:szCs w:val="24"/>
          <w:shd w:val="clear" w:color="auto" w:fill="FFFFFF"/>
        </w:rPr>
        <w:t>p</w:t>
      </w:r>
      <w:r w:rsidRPr="00E60B41">
        <w:rPr>
          <w:rFonts w:cs="Times New Roman"/>
          <w:color w:val="000000"/>
          <w:szCs w:val="24"/>
          <w:shd w:val="clear" w:color="auto" w:fill="FFFFFF"/>
        </w:rPr>
        <w:t>rogram it with Python.</w:t>
      </w:r>
    </w:p>
    <w:p w14:paraId="4F209F7D" w14:textId="77777777" w:rsidR="000C7FA1" w:rsidRDefault="000C7FA1" w:rsidP="000C7FA1">
      <w:pPr>
        <w:spacing w:line="360" w:lineRule="auto"/>
        <w:jc w:val="both"/>
        <w:rPr>
          <w:rFonts w:cs="Times New Roman"/>
          <w:color w:val="000000"/>
          <w:sz w:val="21"/>
          <w:szCs w:val="21"/>
          <w:shd w:val="clear" w:color="auto" w:fill="FFFFFF"/>
        </w:rPr>
      </w:pPr>
    </w:p>
    <w:p w14:paraId="319364C3" w14:textId="77777777" w:rsidR="000C7FA1" w:rsidRDefault="000C7FA1" w:rsidP="000C7FA1">
      <w:pPr>
        <w:spacing w:line="360" w:lineRule="auto"/>
        <w:jc w:val="both"/>
        <w:rPr>
          <w:rFonts w:cs="Times New Roman"/>
          <w:b/>
          <w:bCs/>
          <w:color w:val="000000"/>
          <w:szCs w:val="24"/>
          <w:shd w:val="clear" w:color="auto" w:fill="FFFFFF"/>
        </w:rPr>
      </w:pPr>
      <w:r w:rsidRPr="0026790B">
        <w:rPr>
          <w:rFonts w:cs="Times New Roman"/>
          <w:b/>
          <w:bCs/>
          <w:color w:val="000000"/>
          <w:szCs w:val="24"/>
          <w:shd w:val="clear" w:color="auto" w:fill="FFFFFF"/>
        </w:rPr>
        <w:t>How to link Arduino board to Pictoblox</w:t>
      </w:r>
    </w:p>
    <w:p w14:paraId="7E8D6B52" w14:textId="77777777" w:rsidR="000C7FA1" w:rsidRDefault="000C7FA1" w:rsidP="000C7FA1">
      <w:pPr>
        <w:spacing w:after="0" w:line="360" w:lineRule="auto"/>
        <w:jc w:val="both"/>
        <w:rPr>
          <w:rFonts w:cs="Times New Roman"/>
          <w:b/>
          <w:bCs/>
          <w:color w:val="000000"/>
          <w:szCs w:val="24"/>
          <w:shd w:val="clear" w:color="auto" w:fill="FFFFFF"/>
        </w:rPr>
      </w:pPr>
      <w:r>
        <w:rPr>
          <w:rFonts w:cs="Times New Roman"/>
          <w:b/>
          <w:bCs/>
          <w:color w:val="000000"/>
          <w:szCs w:val="24"/>
          <w:shd w:val="clear" w:color="auto" w:fill="FFFFFF"/>
        </w:rPr>
        <w:t>Steps</w:t>
      </w:r>
    </w:p>
    <w:p w14:paraId="125B2ADE" w14:textId="77777777" w:rsidR="000C7FA1" w:rsidRPr="00065A26" w:rsidRDefault="000C7FA1" w:rsidP="00065A26">
      <w:pPr>
        <w:shd w:val="clear" w:color="auto" w:fill="BFBFBF" w:themeFill="background1" w:themeFillShade="BF"/>
        <w:spacing w:after="0" w:line="360" w:lineRule="auto"/>
        <w:jc w:val="both"/>
        <w:rPr>
          <w:rFonts w:cs="Times New Roman"/>
          <w:color w:val="000000"/>
          <w:szCs w:val="24"/>
          <w:shd w:val="clear" w:color="auto" w:fill="BFBFBF" w:themeFill="background1" w:themeFillShade="BF"/>
        </w:rPr>
      </w:pPr>
      <w:r w:rsidRPr="00065A26">
        <w:rPr>
          <w:rFonts w:cs="Times New Roman"/>
          <w:color w:val="000000"/>
          <w:szCs w:val="24"/>
          <w:shd w:val="clear" w:color="auto" w:fill="BFBFBF" w:themeFill="background1" w:themeFillShade="BF"/>
        </w:rPr>
        <w:t>Step 1:</w:t>
      </w:r>
      <w:r w:rsidRPr="00065A26">
        <w:rPr>
          <w:rFonts w:cs="Times New Roman"/>
          <w:color w:val="000000"/>
          <w:szCs w:val="24"/>
          <w:shd w:val="clear" w:color="auto" w:fill="BFBFBF" w:themeFill="background1" w:themeFillShade="BF"/>
        </w:rPr>
        <w:tab/>
        <w:t xml:space="preserve">Connect the Arduino board to the computer using the USB. Click on board from the </w:t>
      </w:r>
      <w:r w:rsidRPr="00065A26">
        <w:rPr>
          <w:rFonts w:cs="Times New Roman"/>
          <w:color w:val="000000"/>
          <w:szCs w:val="24"/>
          <w:shd w:val="clear" w:color="auto" w:fill="BFBFBF" w:themeFill="background1" w:themeFillShade="BF"/>
        </w:rPr>
        <w:tab/>
        <w:t xml:space="preserve">menu bar and select the type of Arduino board. For this lesson, I have an Arduino Uno </w:t>
      </w:r>
      <w:r w:rsidRPr="00065A26">
        <w:rPr>
          <w:rFonts w:cs="Times New Roman"/>
          <w:color w:val="000000"/>
          <w:szCs w:val="24"/>
          <w:shd w:val="clear" w:color="auto" w:fill="BFBFBF" w:themeFill="background1" w:themeFillShade="BF"/>
        </w:rPr>
        <w:tab/>
        <w:t>so I select Uno.</w:t>
      </w:r>
    </w:p>
    <w:p w14:paraId="4E8846B6" w14:textId="45B29973" w:rsidR="000C7FA1" w:rsidRPr="00065A26" w:rsidRDefault="000C7FA1" w:rsidP="00065A26">
      <w:pPr>
        <w:shd w:val="clear" w:color="auto" w:fill="BFBFBF" w:themeFill="background1" w:themeFillShade="BF"/>
        <w:spacing w:after="0" w:line="360" w:lineRule="auto"/>
        <w:jc w:val="both"/>
        <w:rPr>
          <w:rFonts w:cs="Times New Roman"/>
          <w:color w:val="000000"/>
          <w:szCs w:val="24"/>
          <w:shd w:val="clear" w:color="auto" w:fill="BFBFBF" w:themeFill="background1" w:themeFillShade="BF"/>
        </w:rPr>
      </w:pPr>
      <w:r w:rsidRPr="00065A26">
        <w:rPr>
          <w:rFonts w:cs="Times New Roman"/>
          <w:color w:val="000000"/>
          <w:szCs w:val="24"/>
          <w:shd w:val="clear" w:color="auto" w:fill="BFBFBF" w:themeFill="background1" w:themeFillShade="BF"/>
        </w:rPr>
        <w:t xml:space="preserve">Step 2: Click on connect and select the port. Once connected you will see an image like one </w:t>
      </w:r>
      <w:r w:rsidR="00DB0C80" w:rsidRPr="00065A26">
        <w:rPr>
          <w:rFonts w:cs="Times New Roman"/>
          <w:color w:val="000000"/>
          <w:szCs w:val="24"/>
          <w:shd w:val="clear" w:color="auto" w:fill="BFBFBF" w:themeFill="background1" w:themeFillShade="BF"/>
        </w:rPr>
        <w:tab/>
      </w:r>
      <w:r w:rsidRPr="00065A26">
        <w:rPr>
          <w:rFonts w:cs="Times New Roman"/>
          <w:color w:val="000000"/>
          <w:szCs w:val="24"/>
          <w:shd w:val="clear" w:color="auto" w:fill="BFBFBF" w:themeFill="background1" w:themeFillShade="BF"/>
        </w:rPr>
        <w:t>in Figure 3.</w:t>
      </w:r>
      <w:r w:rsidR="00FD59BC" w:rsidRPr="00065A26">
        <w:rPr>
          <w:rFonts w:cs="Times New Roman"/>
          <w:color w:val="000000"/>
          <w:szCs w:val="24"/>
          <w:shd w:val="clear" w:color="auto" w:fill="BFBFBF" w:themeFill="background1" w:themeFillShade="BF"/>
        </w:rPr>
        <w:t>19</w:t>
      </w:r>
      <w:r w:rsidRPr="00065A26">
        <w:rPr>
          <w:rFonts w:cs="Times New Roman"/>
          <w:color w:val="000000"/>
          <w:szCs w:val="24"/>
          <w:shd w:val="clear" w:color="auto" w:fill="BFBFBF" w:themeFill="background1" w:themeFillShade="BF"/>
        </w:rPr>
        <w:t>.</w:t>
      </w:r>
    </w:p>
    <w:p w14:paraId="4BEA9981" w14:textId="77777777" w:rsidR="00AA0C5B" w:rsidRDefault="000C7FA1" w:rsidP="00AA0C5B">
      <w:pPr>
        <w:keepNext/>
        <w:spacing w:line="360" w:lineRule="auto"/>
        <w:jc w:val="both"/>
      </w:pPr>
      <w:r w:rsidRPr="0026790B">
        <w:rPr>
          <w:rFonts w:cs="Times New Roman"/>
          <w:noProof/>
          <w:color w:val="000000"/>
          <w:szCs w:val="24"/>
          <w:shd w:val="clear" w:color="auto" w:fill="FFFFFF"/>
        </w:rPr>
        <w:lastRenderedPageBreak/>
        <w:drawing>
          <wp:inline distT="0" distB="0" distL="0" distR="0" wp14:anchorId="0E387FA0" wp14:editId="2884D1E0">
            <wp:extent cx="2289741" cy="2033214"/>
            <wp:effectExtent l="0" t="0" r="0" b="5715"/>
            <wp:docPr id="52309" name="Picture 5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97349" cy="2039970"/>
                    </a:xfrm>
                    <a:prstGeom prst="rect">
                      <a:avLst/>
                    </a:prstGeom>
                  </pic:spPr>
                </pic:pic>
              </a:graphicData>
            </a:graphic>
          </wp:inline>
        </w:drawing>
      </w:r>
    </w:p>
    <w:p w14:paraId="5D0D9992" w14:textId="732601D1" w:rsidR="000C7FA1" w:rsidRPr="00AA0C5B" w:rsidRDefault="00AA0C5B" w:rsidP="00AA0C5B">
      <w:pPr>
        <w:pStyle w:val="Caption"/>
        <w:jc w:val="both"/>
        <w:rPr>
          <w:i w:val="0"/>
          <w:iCs w:val="0"/>
          <w:color w:val="auto"/>
          <w:sz w:val="24"/>
          <w:szCs w:val="24"/>
        </w:rPr>
      </w:pPr>
      <w:r w:rsidRPr="00AA0C5B">
        <w:rPr>
          <w:i w:val="0"/>
          <w:iCs w:val="0"/>
          <w:color w:val="auto"/>
          <w:sz w:val="24"/>
          <w:szCs w:val="24"/>
        </w:rPr>
        <w:t xml:space="preserve">Figure 3. </w:t>
      </w:r>
      <w:r w:rsidRPr="00AA0C5B">
        <w:rPr>
          <w:i w:val="0"/>
          <w:iCs w:val="0"/>
          <w:color w:val="auto"/>
          <w:sz w:val="24"/>
          <w:szCs w:val="24"/>
        </w:rPr>
        <w:fldChar w:fldCharType="begin"/>
      </w:r>
      <w:r w:rsidRPr="00AA0C5B">
        <w:rPr>
          <w:i w:val="0"/>
          <w:iCs w:val="0"/>
          <w:color w:val="auto"/>
          <w:sz w:val="24"/>
          <w:szCs w:val="24"/>
        </w:rPr>
        <w:instrText xml:space="preserve"> SEQ Figure_3. \* ARABIC </w:instrText>
      </w:r>
      <w:r w:rsidRPr="00AA0C5B">
        <w:rPr>
          <w:i w:val="0"/>
          <w:iCs w:val="0"/>
          <w:color w:val="auto"/>
          <w:sz w:val="24"/>
          <w:szCs w:val="24"/>
        </w:rPr>
        <w:fldChar w:fldCharType="separate"/>
      </w:r>
      <w:r w:rsidR="00AF1BF5">
        <w:rPr>
          <w:i w:val="0"/>
          <w:iCs w:val="0"/>
          <w:noProof/>
          <w:color w:val="auto"/>
          <w:sz w:val="24"/>
          <w:szCs w:val="24"/>
        </w:rPr>
        <w:t>19</w:t>
      </w:r>
      <w:r w:rsidRPr="00AA0C5B">
        <w:rPr>
          <w:i w:val="0"/>
          <w:iCs w:val="0"/>
          <w:color w:val="auto"/>
          <w:sz w:val="24"/>
          <w:szCs w:val="24"/>
        </w:rPr>
        <w:fldChar w:fldCharType="end"/>
      </w:r>
      <w:r w:rsidRPr="00AA0C5B">
        <w:rPr>
          <w:i w:val="0"/>
          <w:iCs w:val="0"/>
          <w:color w:val="auto"/>
          <w:sz w:val="24"/>
          <w:szCs w:val="24"/>
        </w:rPr>
        <w:t>:  Connecting to the port</w:t>
      </w:r>
    </w:p>
    <w:p w14:paraId="5EB4004A" w14:textId="77777777" w:rsidR="000C7FA1" w:rsidRPr="00DB0C80" w:rsidRDefault="000C7FA1" w:rsidP="000C7FA1">
      <w:pPr>
        <w:spacing w:line="360" w:lineRule="auto"/>
        <w:jc w:val="both"/>
        <w:rPr>
          <w:rFonts w:cs="Times New Roman"/>
          <w:color w:val="000000"/>
          <w:szCs w:val="24"/>
          <w:shd w:val="clear" w:color="auto" w:fill="FFFFFF"/>
        </w:rPr>
      </w:pPr>
      <w:r w:rsidRPr="00DB0C80">
        <w:rPr>
          <w:rFonts w:cs="Times New Roman"/>
          <w:color w:val="000000"/>
          <w:szCs w:val="24"/>
          <w:shd w:val="clear" w:color="auto" w:fill="FFFFFF"/>
        </w:rPr>
        <w:t>Step 3: Notice that Pictoblox comes with Arduino extension as one of the blocks. Under the Arduino Block there are:</w:t>
      </w:r>
    </w:p>
    <w:p w14:paraId="3A7BF8D1" w14:textId="77777777" w:rsidR="000C7FA1" w:rsidRPr="00DB0C80" w:rsidRDefault="000C7FA1">
      <w:pPr>
        <w:pStyle w:val="ListParagraph"/>
        <w:numPr>
          <w:ilvl w:val="0"/>
          <w:numId w:val="159"/>
        </w:numPr>
        <w:spacing w:after="160" w:line="240" w:lineRule="auto"/>
        <w:jc w:val="both"/>
        <w:rPr>
          <w:rFonts w:cs="Times New Roman"/>
          <w:color w:val="000000"/>
          <w:szCs w:val="24"/>
          <w:shd w:val="clear" w:color="auto" w:fill="FFFFFF"/>
        </w:rPr>
      </w:pPr>
      <w:r w:rsidRPr="00DB0C80">
        <w:rPr>
          <w:rFonts w:cs="Times New Roman"/>
          <w:color w:val="000000"/>
          <w:szCs w:val="24"/>
          <w:shd w:val="clear" w:color="auto" w:fill="FFFFFF"/>
        </w:rPr>
        <w:t>Arduino Uno blocks</w:t>
      </w:r>
    </w:p>
    <w:p w14:paraId="41052CE9" w14:textId="77777777" w:rsidR="000C7FA1" w:rsidRPr="00DB0C80" w:rsidRDefault="000C7FA1">
      <w:pPr>
        <w:pStyle w:val="ListParagraph"/>
        <w:numPr>
          <w:ilvl w:val="0"/>
          <w:numId w:val="159"/>
        </w:numPr>
        <w:spacing w:after="160" w:line="240" w:lineRule="auto"/>
        <w:jc w:val="both"/>
        <w:rPr>
          <w:rFonts w:cs="Times New Roman"/>
          <w:color w:val="000000"/>
          <w:szCs w:val="24"/>
          <w:shd w:val="clear" w:color="auto" w:fill="FFFFFF"/>
        </w:rPr>
      </w:pPr>
      <w:r w:rsidRPr="00DB0C80">
        <w:rPr>
          <w:rFonts w:cs="Times New Roman"/>
          <w:color w:val="000000"/>
          <w:szCs w:val="24"/>
          <w:shd w:val="clear" w:color="auto" w:fill="FFFFFF"/>
        </w:rPr>
        <w:t>Actuators blocks.</w:t>
      </w:r>
    </w:p>
    <w:p w14:paraId="7E98CF51" w14:textId="77777777" w:rsidR="000C7FA1" w:rsidRPr="00DB0C80" w:rsidRDefault="000C7FA1">
      <w:pPr>
        <w:pStyle w:val="ListParagraph"/>
        <w:numPr>
          <w:ilvl w:val="0"/>
          <w:numId w:val="159"/>
        </w:numPr>
        <w:spacing w:after="160" w:line="240" w:lineRule="auto"/>
        <w:jc w:val="both"/>
        <w:rPr>
          <w:rFonts w:cs="Times New Roman"/>
          <w:color w:val="000000"/>
          <w:szCs w:val="24"/>
          <w:shd w:val="clear" w:color="auto" w:fill="FFFFFF"/>
        </w:rPr>
      </w:pPr>
      <w:r w:rsidRPr="00DB0C80">
        <w:rPr>
          <w:rFonts w:cs="Times New Roman"/>
          <w:color w:val="000000"/>
          <w:szCs w:val="24"/>
          <w:shd w:val="clear" w:color="auto" w:fill="FFFFFF"/>
        </w:rPr>
        <w:t>Arduino Motor Driver Shield</w:t>
      </w:r>
    </w:p>
    <w:p w14:paraId="47564D1D" w14:textId="77777777" w:rsidR="000C7FA1" w:rsidRPr="00DB0C80" w:rsidRDefault="000C7FA1">
      <w:pPr>
        <w:pStyle w:val="ListParagraph"/>
        <w:numPr>
          <w:ilvl w:val="0"/>
          <w:numId w:val="159"/>
        </w:numPr>
        <w:spacing w:after="160" w:line="240" w:lineRule="auto"/>
        <w:jc w:val="both"/>
        <w:rPr>
          <w:rFonts w:cs="Times New Roman"/>
          <w:color w:val="000000"/>
          <w:szCs w:val="24"/>
          <w:shd w:val="clear" w:color="auto" w:fill="FFFFFF"/>
        </w:rPr>
      </w:pPr>
      <w:r w:rsidRPr="00DB0C80">
        <w:rPr>
          <w:rFonts w:cs="Times New Roman"/>
          <w:color w:val="000000"/>
          <w:szCs w:val="24"/>
          <w:shd w:val="clear" w:color="auto" w:fill="FFFFFF"/>
        </w:rPr>
        <w:t xml:space="preserve">Sensor </w:t>
      </w:r>
    </w:p>
    <w:p w14:paraId="54D92095" w14:textId="77777777" w:rsidR="000C7FA1" w:rsidRPr="00DB0C80" w:rsidRDefault="000C7FA1">
      <w:pPr>
        <w:pStyle w:val="ListParagraph"/>
        <w:numPr>
          <w:ilvl w:val="0"/>
          <w:numId w:val="159"/>
        </w:numPr>
        <w:spacing w:after="160" w:line="240" w:lineRule="auto"/>
        <w:jc w:val="both"/>
        <w:rPr>
          <w:rFonts w:cs="Times New Roman"/>
          <w:color w:val="000000"/>
          <w:szCs w:val="24"/>
          <w:shd w:val="clear" w:color="auto" w:fill="FFFFFF"/>
        </w:rPr>
      </w:pPr>
      <w:r w:rsidRPr="00DB0C80">
        <w:rPr>
          <w:rFonts w:cs="Times New Roman"/>
          <w:color w:val="000000"/>
          <w:szCs w:val="24"/>
          <w:shd w:val="clear" w:color="auto" w:fill="FFFFFF"/>
        </w:rPr>
        <w:t>Display Module</w:t>
      </w:r>
    </w:p>
    <w:p w14:paraId="28C3E62C" w14:textId="77777777" w:rsidR="000C7FA1" w:rsidRPr="00DB0C80" w:rsidRDefault="000C7FA1">
      <w:pPr>
        <w:pStyle w:val="ListParagraph"/>
        <w:numPr>
          <w:ilvl w:val="0"/>
          <w:numId w:val="159"/>
        </w:numPr>
        <w:spacing w:after="160" w:line="240" w:lineRule="auto"/>
        <w:jc w:val="both"/>
        <w:rPr>
          <w:rFonts w:cs="Times New Roman"/>
          <w:color w:val="000000"/>
          <w:szCs w:val="24"/>
          <w:shd w:val="clear" w:color="auto" w:fill="FFFFFF"/>
        </w:rPr>
      </w:pPr>
      <w:r w:rsidRPr="00DB0C80">
        <w:rPr>
          <w:rFonts w:cs="Times New Roman"/>
          <w:color w:val="000000"/>
          <w:szCs w:val="24"/>
          <w:shd w:val="clear" w:color="auto" w:fill="FFFFFF"/>
        </w:rPr>
        <w:t>Dabble blocks, LED brightness blocks, Terminal module blocks, Game Module blocks, IOT , Music Module</w:t>
      </w:r>
    </w:p>
    <w:p w14:paraId="7E61EAFD" w14:textId="77777777" w:rsidR="000C7FA1" w:rsidRPr="00DB0C80" w:rsidRDefault="000C7FA1">
      <w:pPr>
        <w:pStyle w:val="ListParagraph"/>
        <w:numPr>
          <w:ilvl w:val="0"/>
          <w:numId w:val="159"/>
        </w:numPr>
        <w:spacing w:after="160" w:line="240" w:lineRule="auto"/>
        <w:jc w:val="both"/>
        <w:rPr>
          <w:rFonts w:cs="Times New Roman"/>
          <w:color w:val="000000"/>
          <w:szCs w:val="24"/>
          <w:shd w:val="clear" w:color="auto" w:fill="FFFFFF"/>
        </w:rPr>
      </w:pPr>
      <w:r w:rsidRPr="00DB0C80">
        <w:rPr>
          <w:rFonts w:cs="Times New Roman"/>
          <w:color w:val="000000"/>
          <w:szCs w:val="24"/>
          <w:shd w:val="clear" w:color="auto" w:fill="FFFFFF"/>
        </w:rPr>
        <w:t>Oscilloscope</w:t>
      </w:r>
    </w:p>
    <w:p w14:paraId="0D80F748" w14:textId="77777777" w:rsidR="000C7FA1" w:rsidRPr="00DB0C80" w:rsidRDefault="000C7FA1">
      <w:pPr>
        <w:pStyle w:val="ListParagraph"/>
        <w:numPr>
          <w:ilvl w:val="0"/>
          <w:numId w:val="159"/>
        </w:numPr>
        <w:spacing w:after="160" w:line="240" w:lineRule="auto"/>
        <w:jc w:val="both"/>
        <w:rPr>
          <w:rFonts w:cs="Times New Roman"/>
          <w:color w:val="000000"/>
          <w:szCs w:val="24"/>
          <w:shd w:val="clear" w:color="auto" w:fill="FFFFFF"/>
        </w:rPr>
      </w:pPr>
      <w:r w:rsidRPr="00DB0C80">
        <w:rPr>
          <w:rFonts w:cs="Times New Roman"/>
          <w:color w:val="000000"/>
          <w:szCs w:val="24"/>
          <w:shd w:val="clear" w:color="auto" w:fill="FFFFFF"/>
        </w:rPr>
        <w:t>Colour Detector Module</w:t>
      </w:r>
    </w:p>
    <w:p w14:paraId="279B32F0" w14:textId="77777777" w:rsidR="000C7FA1" w:rsidRPr="00DB0C80" w:rsidRDefault="000C7FA1">
      <w:pPr>
        <w:pStyle w:val="ListParagraph"/>
        <w:numPr>
          <w:ilvl w:val="0"/>
          <w:numId w:val="159"/>
        </w:numPr>
        <w:spacing w:after="160" w:line="240" w:lineRule="auto"/>
        <w:jc w:val="both"/>
        <w:rPr>
          <w:rFonts w:cs="Times New Roman"/>
          <w:color w:val="000000"/>
          <w:szCs w:val="24"/>
          <w:shd w:val="clear" w:color="auto" w:fill="FFFFFF"/>
        </w:rPr>
      </w:pPr>
      <w:r w:rsidRPr="00DB0C80">
        <w:rPr>
          <w:rFonts w:cs="Times New Roman"/>
          <w:color w:val="000000"/>
          <w:szCs w:val="24"/>
          <w:shd w:val="clear" w:color="auto" w:fill="FFFFFF"/>
        </w:rPr>
        <w:t>Camera Module</w:t>
      </w:r>
    </w:p>
    <w:p w14:paraId="07FDFA5B" w14:textId="77777777" w:rsidR="000C7FA1" w:rsidRPr="00DB0C80" w:rsidRDefault="000C7FA1">
      <w:pPr>
        <w:pStyle w:val="ListParagraph"/>
        <w:numPr>
          <w:ilvl w:val="0"/>
          <w:numId w:val="159"/>
        </w:numPr>
        <w:spacing w:after="160" w:line="240" w:lineRule="auto"/>
        <w:jc w:val="both"/>
        <w:rPr>
          <w:rFonts w:cs="Times New Roman"/>
          <w:color w:val="000000"/>
          <w:szCs w:val="24"/>
          <w:shd w:val="clear" w:color="auto" w:fill="FFFFFF"/>
        </w:rPr>
      </w:pPr>
      <w:r w:rsidRPr="00DB0C80">
        <w:rPr>
          <w:rFonts w:cs="Times New Roman"/>
          <w:color w:val="000000"/>
          <w:szCs w:val="24"/>
          <w:shd w:val="clear" w:color="auto" w:fill="FFFFFF"/>
        </w:rPr>
        <w:t>Phone Sensors Module</w:t>
      </w:r>
    </w:p>
    <w:p w14:paraId="357A2E61" w14:textId="77777777" w:rsidR="000C7FA1" w:rsidRPr="00DB0C80" w:rsidRDefault="000C7FA1">
      <w:pPr>
        <w:pStyle w:val="ListParagraph"/>
        <w:numPr>
          <w:ilvl w:val="0"/>
          <w:numId w:val="159"/>
        </w:numPr>
        <w:spacing w:after="160" w:line="240" w:lineRule="auto"/>
        <w:jc w:val="both"/>
        <w:rPr>
          <w:rFonts w:cs="Times New Roman"/>
          <w:color w:val="000000"/>
          <w:szCs w:val="24"/>
          <w:shd w:val="clear" w:color="auto" w:fill="FFFFFF"/>
        </w:rPr>
      </w:pPr>
      <w:r w:rsidRPr="00DB0C80">
        <w:rPr>
          <w:rFonts w:cs="Times New Roman"/>
          <w:color w:val="000000"/>
          <w:szCs w:val="24"/>
          <w:shd w:val="clear" w:color="auto" w:fill="FFFFFF"/>
        </w:rPr>
        <w:t>Inputs Module</w:t>
      </w:r>
    </w:p>
    <w:p w14:paraId="2B52175B" w14:textId="77777777" w:rsidR="000C7FA1" w:rsidRPr="006D6099" w:rsidRDefault="000C7FA1" w:rsidP="000C7FA1">
      <w:pPr>
        <w:rPr>
          <w:rFonts w:cs="Times New Roman"/>
          <w:b/>
          <w:bCs/>
          <w:lang w:eastAsia="en-ZA"/>
        </w:rPr>
      </w:pPr>
      <w:r w:rsidRPr="006D6099">
        <w:rPr>
          <w:rFonts w:cs="Times New Roman"/>
          <w:b/>
          <w:bCs/>
          <w:lang w:eastAsia="en-ZA"/>
        </w:rPr>
        <w:t>Mode</w:t>
      </w:r>
    </w:p>
    <w:p w14:paraId="0756C8EA" w14:textId="77777777" w:rsidR="000C7FA1" w:rsidRPr="00DB0C80" w:rsidRDefault="000C7FA1" w:rsidP="00DB0C80">
      <w:pPr>
        <w:spacing w:after="0" w:line="360" w:lineRule="auto"/>
        <w:jc w:val="both"/>
        <w:rPr>
          <w:rFonts w:cs="Times New Roman"/>
          <w:szCs w:val="24"/>
          <w:shd w:val="clear" w:color="auto" w:fill="FFFFFF"/>
        </w:rPr>
      </w:pPr>
      <w:r w:rsidRPr="004B6A7D">
        <w:rPr>
          <w:rFonts w:cs="Times New Roman"/>
          <w:szCs w:val="24"/>
          <w:shd w:val="clear" w:color="auto" w:fill="FFFFFF"/>
        </w:rPr>
        <w:t xml:space="preserve">Well, this </w:t>
      </w:r>
      <w:r w:rsidRPr="00DB0C80">
        <w:rPr>
          <w:rFonts w:cs="Times New Roman"/>
          <w:szCs w:val="24"/>
          <w:shd w:val="clear" w:color="auto" w:fill="FFFFFF"/>
        </w:rPr>
        <w:t>is like the new dish on the platter. Unlike Scratch, you can work in two modes in PictoBlox:</w:t>
      </w:r>
    </w:p>
    <w:p w14:paraId="27667E18" w14:textId="77777777" w:rsidR="000C7FA1" w:rsidRPr="00DB0C80" w:rsidRDefault="000C7FA1">
      <w:pPr>
        <w:numPr>
          <w:ilvl w:val="0"/>
          <w:numId w:val="160"/>
        </w:numPr>
        <w:shd w:val="clear" w:color="auto" w:fill="FFFFFF"/>
        <w:tabs>
          <w:tab w:val="clear" w:pos="720"/>
        </w:tabs>
        <w:spacing w:after="150" w:line="360" w:lineRule="auto"/>
        <w:ind w:left="426" w:hanging="426"/>
        <w:jc w:val="both"/>
        <w:textAlignment w:val="baseline"/>
        <w:rPr>
          <w:rFonts w:eastAsia="Times New Roman" w:cs="Times New Roman"/>
          <w:szCs w:val="24"/>
          <w:lang w:eastAsia="en-ZA"/>
        </w:rPr>
      </w:pPr>
      <w:r w:rsidRPr="00DB0C80">
        <w:rPr>
          <w:rFonts w:eastAsia="Times New Roman" w:cs="Times New Roman"/>
          <w:b/>
          <w:bCs/>
          <w:szCs w:val="24"/>
          <w:lang w:eastAsia="en-ZA"/>
        </w:rPr>
        <w:t>Stage Mode:</w:t>
      </w:r>
      <w:r w:rsidRPr="00DB0C80">
        <w:rPr>
          <w:rFonts w:eastAsia="Times New Roman" w:cs="Times New Roman"/>
          <w:szCs w:val="24"/>
          <w:lang w:eastAsia="en-ZA"/>
        </w:rPr>
        <w:t xml:space="preserve"> In this mode, you can program boards like the Arduino Uno, Nano, Mega, and eVive to interact in real time with sprites using scripts. You can no longer interact in PictoBlox if the board is disconnected.</w:t>
      </w:r>
    </w:p>
    <w:p w14:paraId="22002454" w14:textId="77777777" w:rsidR="000C7FA1" w:rsidRPr="00DB0C80" w:rsidRDefault="000C7FA1">
      <w:pPr>
        <w:numPr>
          <w:ilvl w:val="0"/>
          <w:numId w:val="160"/>
        </w:numPr>
        <w:shd w:val="clear" w:color="auto" w:fill="FFFFFF"/>
        <w:tabs>
          <w:tab w:val="clear" w:pos="720"/>
        </w:tabs>
        <w:spacing w:after="150" w:line="360" w:lineRule="auto"/>
        <w:ind w:left="426" w:hanging="426"/>
        <w:jc w:val="both"/>
        <w:textAlignment w:val="baseline"/>
        <w:rPr>
          <w:rFonts w:eastAsia="Times New Roman" w:cs="Times New Roman"/>
          <w:szCs w:val="24"/>
          <w:lang w:eastAsia="en-ZA"/>
        </w:rPr>
      </w:pPr>
      <w:r w:rsidRPr="00DB0C80">
        <w:rPr>
          <w:rFonts w:eastAsia="Times New Roman" w:cs="Times New Roman"/>
          <w:b/>
          <w:bCs/>
          <w:szCs w:val="24"/>
          <w:lang w:eastAsia="en-ZA"/>
        </w:rPr>
        <w:t>Upload Mode</w:t>
      </w:r>
      <w:r w:rsidRPr="00DB0C80">
        <w:rPr>
          <w:rFonts w:eastAsia="Times New Roman" w:cs="Times New Roman"/>
          <w:szCs w:val="24"/>
          <w:lang w:eastAsia="en-ZA"/>
        </w:rPr>
        <w:t>: In this mode, you can create scripts and upload them to the chosen board, enabling you to utilize it even when it is not connected to your computer.</w:t>
      </w:r>
    </w:p>
    <w:p w14:paraId="7A7E7A89" w14:textId="77777777" w:rsidR="000C7FA1" w:rsidRPr="006D6099" w:rsidRDefault="000C7FA1" w:rsidP="000C7FA1">
      <w:pPr>
        <w:spacing w:line="360" w:lineRule="auto"/>
        <w:jc w:val="both"/>
        <w:rPr>
          <w:rFonts w:cs="Times New Roman"/>
          <w:color w:val="000000"/>
          <w:sz w:val="21"/>
          <w:szCs w:val="21"/>
          <w:shd w:val="clear" w:color="auto" w:fill="FFFFFF"/>
        </w:rPr>
      </w:pPr>
    </w:p>
    <w:p w14:paraId="612FD9AC" w14:textId="7FB43228" w:rsidR="000C7FA1" w:rsidRDefault="000C7FA1" w:rsidP="000C7FA1">
      <w:pPr>
        <w:spacing w:line="360" w:lineRule="auto"/>
        <w:jc w:val="both"/>
        <w:rPr>
          <w:rFonts w:cs="Times New Roman"/>
          <w:color w:val="000000"/>
          <w:sz w:val="21"/>
          <w:szCs w:val="21"/>
          <w:shd w:val="clear" w:color="auto" w:fill="FFFFFF"/>
        </w:rPr>
      </w:pPr>
    </w:p>
    <w:p w14:paraId="3EF52271" w14:textId="5D3710E8" w:rsidR="00DB0C80" w:rsidRDefault="00DB0C80" w:rsidP="000C7FA1">
      <w:pPr>
        <w:spacing w:line="360" w:lineRule="auto"/>
        <w:jc w:val="both"/>
        <w:rPr>
          <w:rFonts w:cs="Times New Roman"/>
          <w:color w:val="000000"/>
          <w:sz w:val="21"/>
          <w:szCs w:val="21"/>
          <w:shd w:val="clear" w:color="auto" w:fill="FFFFFF"/>
        </w:rPr>
      </w:pPr>
    </w:p>
    <w:p w14:paraId="2490758A" w14:textId="77777777" w:rsidR="00DB0C80" w:rsidRDefault="00DB0C80" w:rsidP="000C7FA1">
      <w:pPr>
        <w:spacing w:line="360" w:lineRule="auto"/>
        <w:jc w:val="both"/>
        <w:rPr>
          <w:rFonts w:cs="Times New Roman"/>
          <w:color w:val="000000"/>
          <w:sz w:val="21"/>
          <w:szCs w:val="21"/>
          <w:shd w:val="clear" w:color="auto" w:fill="FFFFFF"/>
        </w:rPr>
      </w:pPr>
    </w:p>
    <w:p w14:paraId="03BE77BA" w14:textId="77777777" w:rsidR="000C7FA1" w:rsidRDefault="000C7FA1" w:rsidP="000C7FA1">
      <w:pPr>
        <w:spacing w:line="360" w:lineRule="auto"/>
        <w:jc w:val="both"/>
        <w:rPr>
          <w:rFonts w:cs="Times New Roman"/>
          <w:b/>
          <w:bCs/>
          <w:color w:val="000000"/>
          <w:sz w:val="21"/>
          <w:szCs w:val="21"/>
          <w:shd w:val="clear" w:color="auto" w:fill="FFFFFF"/>
        </w:rPr>
      </w:pPr>
      <w:r w:rsidRPr="001B29DE">
        <w:rPr>
          <w:rFonts w:cs="Times New Roman"/>
          <w:b/>
          <w:bCs/>
          <w:color w:val="000000"/>
          <w:sz w:val="21"/>
          <w:szCs w:val="21"/>
          <w:shd w:val="clear" w:color="auto" w:fill="FFFFFF"/>
        </w:rPr>
        <w:lastRenderedPageBreak/>
        <w:t>Lighting an LED using Arduino and Pictoblox</w:t>
      </w:r>
    </w:p>
    <w:p w14:paraId="3D03BEB0" w14:textId="77777777" w:rsidR="000C7FA1" w:rsidRPr="004B6A7D" w:rsidRDefault="000C7FA1" w:rsidP="00065A26">
      <w:pPr>
        <w:shd w:val="clear" w:color="auto" w:fill="BFBFBF" w:themeFill="background1" w:themeFillShade="BF"/>
        <w:spacing w:after="0" w:line="360" w:lineRule="auto"/>
        <w:jc w:val="both"/>
        <w:rPr>
          <w:rFonts w:eastAsia="Times New Roman" w:cs="Times New Roman"/>
          <w:szCs w:val="24"/>
          <w:lang w:eastAsia="en-ZA"/>
        </w:rPr>
      </w:pPr>
      <w:r w:rsidRPr="004B6A7D">
        <w:rPr>
          <w:rFonts w:eastAsia="Times New Roman" w:cs="Times New Roman"/>
          <w:b/>
          <w:bCs/>
          <w:szCs w:val="24"/>
          <w:lang w:eastAsia="en-ZA"/>
        </w:rPr>
        <w:t>Step 1:</w:t>
      </w:r>
      <w:r w:rsidRPr="004B6A7D">
        <w:rPr>
          <w:rFonts w:eastAsia="Times New Roman" w:cs="Times New Roman"/>
          <w:szCs w:val="24"/>
          <w:lang w:eastAsia="en-ZA"/>
        </w:rPr>
        <w:tab/>
        <w:t xml:space="preserve">To control the LED connected to pin 13, we’re going to use the set digital pin () </w:t>
      </w:r>
      <w:r>
        <w:rPr>
          <w:rFonts w:eastAsia="Times New Roman" w:cs="Times New Roman"/>
          <w:szCs w:val="24"/>
          <w:lang w:eastAsia="en-ZA"/>
        </w:rPr>
        <w:tab/>
      </w:r>
      <w:r w:rsidRPr="004B6A7D">
        <w:rPr>
          <w:rFonts w:eastAsia="Times New Roman" w:cs="Times New Roman"/>
          <w:szCs w:val="24"/>
          <w:lang w:eastAsia="en-ZA"/>
        </w:rPr>
        <w:t>output block.</w:t>
      </w:r>
      <w:hyperlink r:id="rId37" w:history="1">
        <w:r w:rsidRPr="004B6A7D">
          <w:rPr>
            <w:rFonts w:eastAsia="Times New Roman" w:cs="Times New Roman"/>
            <w:szCs w:val="24"/>
            <w:lang w:eastAsia="en-ZA"/>
          </w:rPr>
          <w:t xml:space="preserve"> </w:t>
        </w:r>
      </w:hyperlink>
    </w:p>
    <w:p w14:paraId="53B72E8B" w14:textId="77777777" w:rsidR="000C7FA1" w:rsidRDefault="000C7FA1" w:rsidP="000C7FA1">
      <w:pPr>
        <w:spacing w:line="360" w:lineRule="auto"/>
        <w:jc w:val="both"/>
        <w:rPr>
          <w:rFonts w:cs="Times New Roman"/>
          <w:b/>
          <w:bCs/>
          <w:color w:val="000000"/>
          <w:sz w:val="21"/>
          <w:szCs w:val="21"/>
          <w:shd w:val="clear" w:color="auto" w:fill="FFFFFF"/>
        </w:rPr>
      </w:pPr>
      <w:r>
        <w:rPr>
          <w:noProof/>
        </w:rPr>
        <w:drawing>
          <wp:inline distT="0" distB="0" distL="0" distR="0" wp14:anchorId="0A74536C" wp14:editId="2BB10FEE">
            <wp:extent cx="2777490" cy="474453"/>
            <wp:effectExtent l="0" t="0" r="3810" b="1905"/>
            <wp:docPr id="52310" name="Picture 52310" descr="set digital pin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t digital pin bloc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89663" cy="476532"/>
                    </a:xfrm>
                    <a:prstGeom prst="rect">
                      <a:avLst/>
                    </a:prstGeom>
                    <a:noFill/>
                    <a:ln>
                      <a:noFill/>
                    </a:ln>
                  </pic:spPr>
                </pic:pic>
              </a:graphicData>
            </a:graphic>
          </wp:inline>
        </w:drawing>
      </w:r>
    </w:p>
    <w:p w14:paraId="358164B6" w14:textId="77777777" w:rsidR="000C7FA1" w:rsidRPr="004B6A7D" w:rsidRDefault="000C7FA1" w:rsidP="00065A26">
      <w:pPr>
        <w:shd w:val="clear" w:color="auto" w:fill="BFBFBF" w:themeFill="background1" w:themeFillShade="BF"/>
        <w:spacing w:after="0" w:line="360" w:lineRule="auto"/>
        <w:jc w:val="both"/>
        <w:rPr>
          <w:rFonts w:eastAsia="Times New Roman" w:cs="Times New Roman"/>
          <w:szCs w:val="24"/>
          <w:lang w:eastAsia="en-ZA"/>
        </w:rPr>
      </w:pPr>
      <w:r w:rsidRPr="004B6A7D">
        <w:rPr>
          <w:rFonts w:eastAsia="Times New Roman" w:cs="Times New Roman"/>
          <w:b/>
          <w:bCs/>
          <w:szCs w:val="24"/>
          <w:lang w:eastAsia="en-ZA"/>
        </w:rPr>
        <w:t>Step 2:</w:t>
      </w:r>
      <w:r w:rsidRPr="004B6A7D">
        <w:rPr>
          <w:rFonts w:eastAsia="Times New Roman" w:cs="Times New Roman"/>
          <w:szCs w:val="24"/>
          <w:lang w:eastAsia="en-ZA"/>
        </w:rPr>
        <w:t xml:space="preserve"> We need two such blocks to make the LED blink. So, duplicate it by right-clicking on </w:t>
      </w:r>
      <w:r>
        <w:rPr>
          <w:rFonts w:eastAsia="Times New Roman" w:cs="Times New Roman"/>
          <w:szCs w:val="24"/>
          <w:lang w:eastAsia="en-ZA"/>
        </w:rPr>
        <w:tab/>
      </w:r>
      <w:r w:rsidRPr="004B6A7D">
        <w:rPr>
          <w:rFonts w:eastAsia="Times New Roman" w:cs="Times New Roman"/>
          <w:szCs w:val="24"/>
          <w:lang w:eastAsia="en-ZA"/>
        </w:rPr>
        <w:t>it.</w:t>
      </w:r>
      <w:hyperlink r:id="rId39" w:history="1">
        <w:r w:rsidRPr="004B6A7D">
          <w:rPr>
            <w:rFonts w:eastAsia="Times New Roman" w:cs="Times New Roman"/>
            <w:szCs w:val="24"/>
            <w:lang w:eastAsia="en-ZA"/>
          </w:rPr>
          <w:t xml:space="preserve"> </w:t>
        </w:r>
      </w:hyperlink>
    </w:p>
    <w:p w14:paraId="40016845" w14:textId="77777777" w:rsidR="000C7FA1" w:rsidRDefault="000C7FA1" w:rsidP="000C7FA1">
      <w:pPr>
        <w:spacing w:line="360" w:lineRule="auto"/>
        <w:jc w:val="both"/>
        <w:rPr>
          <w:rFonts w:cs="Times New Roman"/>
          <w:b/>
          <w:bCs/>
          <w:color w:val="000000"/>
          <w:sz w:val="21"/>
          <w:szCs w:val="21"/>
          <w:shd w:val="clear" w:color="auto" w:fill="FFFFFF"/>
        </w:rPr>
      </w:pPr>
      <w:r>
        <w:rPr>
          <w:noProof/>
        </w:rPr>
        <w:drawing>
          <wp:inline distT="0" distB="0" distL="0" distR="0" wp14:anchorId="42BCF20E" wp14:editId="659EDFB2">
            <wp:extent cx="3321101" cy="1306164"/>
            <wp:effectExtent l="0" t="0" r="0" b="8890"/>
            <wp:docPr id="52311" name="Picture 52311" descr="Dupl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plica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59335" cy="1321201"/>
                    </a:xfrm>
                    <a:prstGeom prst="rect">
                      <a:avLst/>
                    </a:prstGeom>
                    <a:noFill/>
                    <a:ln>
                      <a:noFill/>
                    </a:ln>
                  </pic:spPr>
                </pic:pic>
              </a:graphicData>
            </a:graphic>
          </wp:inline>
        </w:drawing>
      </w:r>
    </w:p>
    <w:p w14:paraId="1109E3DB" w14:textId="77777777" w:rsidR="000C7FA1" w:rsidRPr="004B6A7D" w:rsidRDefault="000C7FA1" w:rsidP="00065A26">
      <w:pPr>
        <w:shd w:val="clear" w:color="auto" w:fill="BFBFBF" w:themeFill="background1" w:themeFillShade="BF"/>
        <w:spacing w:line="360" w:lineRule="auto"/>
        <w:jc w:val="both"/>
        <w:rPr>
          <w:rFonts w:eastAsia="Times New Roman" w:cs="Times New Roman"/>
          <w:szCs w:val="24"/>
          <w:lang w:eastAsia="en-ZA"/>
        </w:rPr>
      </w:pPr>
      <w:r w:rsidRPr="00065A26">
        <w:rPr>
          <w:rFonts w:cs="Times New Roman"/>
          <w:b/>
          <w:bCs/>
          <w:color w:val="000000"/>
          <w:sz w:val="21"/>
          <w:szCs w:val="21"/>
          <w:shd w:val="clear" w:color="auto" w:fill="BFBFBF" w:themeFill="background1" w:themeFillShade="BF"/>
        </w:rPr>
        <w:t xml:space="preserve">Step 3: </w:t>
      </w:r>
      <w:r w:rsidRPr="00065A26">
        <w:rPr>
          <w:rFonts w:eastAsia="Times New Roman" w:cs="Times New Roman"/>
          <w:szCs w:val="24"/>
          <w:shd w:val="clear" w:color="auto" w:fill="BFBFBF" w:themeFill="background1" w:themeFillShade="BF"/>
          <w:lang w:eastAsia="en-ZA"/>
        </w:rPr>
        <w:t>Set</w:t>
      </w:r>
      <w:r w:rsidRPr="004B6A7D">
        <w:rPr>
          <w:rFonts w:eastAsia="Times New Roman" w:cs="Times New Roman"/>
          <w:szCs w:val="24"/>
          <w:lang w:eastAsia="en-ZA"/>
        </w:rPr>
        <w:t xml:space="preserve"> the output in this block to LOW.</w:t>
      </w:r>
    </w:p>
    <w:p w14:paraId="4376F24B" w14:textId="77777777" w:rsidR="000C7FA1" w:rsidRDefault="000C7FA1" w:rsidP="000C7FA1">
      <w:pPr>
        <w:spacing w:line="360" w:lineRule="auto"/>
        <w:rPr>
          <w:rFonts w:cs="Times New Roman"/>
          <w:b/>
          <w:bCs/>
          <w:color w:val="000000"/>
          <w:sz w:val="21"/>
          <w:szCs w:val="21"/>
          <w:shd w:val="clear" w:color="auto" w:fill="FFFFFF"/>
        </w:rPr>
      </w:pPr>
      <w:r>
        <w:rPr>
          <w:noProof/>
        </w:rPr>
        <w:drawing>
          <wp:inline distT="0" distB="0" distL="0" distR="0" wp14:anchorId="1AF89CFD" wp14:editId="4EAB49E9">
            <wp:extent cx="2640787" cy="1252343"/>
            <wp:effectExtent l="0" t="0" r="7620" b="5080"/>
            <wp:docPr id="52312" name="Picture 52312" descr="set digital pin to 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t digital pin to lo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70539" cy="1266452"/>
                    </a:xfrm>
                    <a:prstGeom prst="rect">
                      <a:avLst/>
                    </a:prstGeom>
                    <a:noFill/>
                    <a:ln>
                      <a:noFill/>
                    </a:ln>
                  </pic:spPr>
                </pic:pic>
              </a:graphicData>
            </a:graphic>
          </wp:inline>
        </w:drawing>
      </w:r>
    </w:p>
    <w:p w14:paraId="453A07C1" w14:textId="77777777" w:rsidR="000C7FA1" w:rsidRPr="004B6A7D" w:rsidRDefault="000C7FA1" w:rsidP="00065A26">
      <w:pPr>
        <w:shd w:val="clear" w:color="auto" w:fill="BFBFBF" w:themeFill="background1" w:themeFillShade="BF"/>
        <w:spacing w:after="0" w:line="360" w:lineRule="auto"/>
        <w:jc w:val="both"/>
        <w:textAlignment w:val="baseline"/>
        <w:rPr>
          <w:rFonts w:eastAsia="Times New Roman" w:cs="Times New Roman"/>
          <w:szCs w:val="24"/>
          <w:lang w:eastAsia="en-ZA"/>
        </w:rPr>
      </w:pPr>
      <w:r w:rsidRPr="004B6A7D">
        <w:rPr>
          <w:rFonts w:eastAsia="Times New Roman" w:cs="Times New Roman"/>
          <w:b/>
          <w:bCs/>
          <w:szCs w:val="24"/>
          <w:lang w:eastAsia="en-ZA"/>
        </w:rPr>
        <w:t>Step 4:</w:t>
      </w:r>
      <w:r w:rsidRPr="004B6A7D">
        <w:rPr>
          <w:rFonts w:eastAsia="Times New Roman" w:cs="Times New Roman"/>
          <w:szCs w:val="24"/>
          <w:lang w:eastAsia="en-ZA"/>
        </w:rPr>
        <w:t xml:space="preserve"> Now, to control the speed of blinking, we’re going to use the wait block. Go to </w:t>
      </w:r>
      <w:r w:rsidRPr="004B6A7D">
        <w:rPr>
          <w:rFonts w:eastAsia="Times New Roman" w:cs="Times New Roman"/>
          <w:szCs w:val="24"/>
          <w:lang w:eastAsia="en-ZA"/>
        </w:rPr>
        <w:tab/>
      </w:r>
      <w:r w:rsidRPr="004B6A7D">
        <w:rPr>
          <w:rFonts w:eastAsia="Times New Roman" w:cs="Times New Roman"/>
          <w:szCs w:val="24"/>
          <w:lang w:eastAsia="en-ZA"/>
        </w:rPr>
        <w:tab/>
        <w:t xml:space="preserve">the Control palette and drag and drop one below each set digital pin () output block. </w:t>
      </w:r>
    </w:p>
    <w:p w14:paraId="5E484F27" w14:textId="77777777" w:rsidR="000C7FA1" w:rsidRPr="004B6A7D" w:rsidRDefault="000C7FA1" w:rsidP="00065A26">
      <w:pPr>
        <w:shd w:val="clear" w:color="auto" w:fill="BFBFBF" w:themeFill="background1" w:themeFillShade="BF"/>
        <w:spacing w:after="0" w:line="240" w:lineRule="auto"/>
        <w:jc w:val="both"/>
        <w:textAlignment w:val="baseline"/>
        <w:rPr>
          <w:rFonts w:eastAsia="Times New Roman" w:cs="Times New Roman"/>
          <w:szCs w:val="24"/>
          <w:lang w:eastAsia="en-ZA"/>
        </w:rPr>
      </w:pPr>
      <w:r w:rsidRPr="004B6A7D">
        <w:rPr>
          <w:rFonts w:eastAsia="Times New Roman" w:cs="Times New Roman"/>
          <w:b/>
          <w:bCs/>
          <w:szCs w:val="24"/>
          <w:lang w:eastAsia="en-ZA"/>
        </w:rPr>
        <w:t>Step 5:</w:t>
      </w:r>
      <w:r w:rsidRPr="004B6A7D">
        <w:rPr>
          <w:rFonts w:eastAsia="Times New Roman" w:cs="Times New Roman"/>
          <w:szCs w:val="24"/>
          <w:lang w:eastAsia="en-ZA"/>
        </w:rPr>
        <w:tab/>
        <w:t>Now let’s stack all the blocks together.</w:t>
      </w:r>
    </w:p>
    <w:p w14:paraId="113391DE" w14:textId="77777777" w:rsidR="00AA0C5B" w:rsidRDefault="000C7FA1" w:rsidP="00AA0C5B">
      <w:pPr>
        <w:keepNext/>
        <w:shd w:val="clear" w:color="auto" w:fill="FFFFFF"/>
        <w:spacing w:after="0" w:line="240" w:lineRule="auto"/>
        <w:jc w:val="both"/>
        <w:textAlignment w:val="baseline"/>
      </w:pPr>
      <w:r w:rsidRPr="00E53883">
        <w:rPr>
          <w:rFonts w:eastAsia="Times New Roman" w:cs="Times New Roman"/>
          <w:noProof/>
          <w:sz w:val="21"/>
          <w:szCs w:val="21"/>
          <w:lang w:eastAsia="en-ZA"/>
        </w:rPr>
        <w:drawing>
          <wp:inline distT="0" distB="0" distL="0" distR="0" wp14:anchorId="1C3F4BBC" wp14:editId="434927D7">
            <wp:extent cx="2772162" cy="2343477"/>
            <wp:effectExtent l="0" t="0" r="9525" b="0"/>
            <wp:docPr id="52313" name="Picture 5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72162" cy="2343477"/>
                    </a:xfrm>
                    <a:prstGeom prst="rect">
                      <a:avLst/>
                    </a:prstGeom>
                  </pic:spPr>
                </pic:pic>
              </a:graphicData>
            </a:graphic>
          </wp:inline>
        </w:drawing>
      </w:r>
    </w:p>
    <w:p w14:paraId="434C06AC" w14:textId="1B7409BA" w:rsidR="00943A76" w:rsidRPr="00AA0C5B" w:rsidRDefault="00AA0C5B" w:rsidP="00AA0C5B">
      <w:pPr>
        <w:pStyle w:val="Caption"/>
        <w:jc w:val="both"/>
        <w:rPr>
          <w:i w:val="0"/>
          <w:iCs w:val="0"/>
          <w:color w:val="auto"/>
          <w:sz w:val="24"/>
          <w:szCs w:val="24"/>
        </w:rPr>
      </w:pPr>
      <w:r w:rsidRPr="00AA0C5B">
        <w:rPr>
          <w:i w:val="0"/>
          <w:iCs w:val="0"/>
          <w:color w:val="auto"/>
          <w:sz w:val="24"/>
          <w:szCs w:val="24"/>
        </w:rPr>
        <w:t xml:space="preserve">Figure 3. </w:t>
      </w:r>
      <w:r w:rsidRPr="00AA0C5B">
        <w:rPr>
          <w:i w:val="0"/>
          <w:iCs w:val="0"/>
          <w:color w:val="auto"/>
          <w:sz w:val="24"/>
          <w:szCs w:val="24"/>
        </w:rPr>
        <w:fldChar w:fldCharType="begin"/>
      </w:r>
      <w:r w:rsidRPr="00AA0C5B">
        <w:rPr>
          <w:i w:val="0"/>
          <w:iCs w:val="0"/>
          <w:color w:val="auto"/>
          <w:sz w:val="24"/>
          <w:szCs w:val="24"/>
        </w:rPr>
        <w:instrText xml:space="preserve"> SEQ Figure_3. \* ARABIC </w:instrText>
      </w:r>
      <w:r w:rsidRPr="00AA0C5B">
        <w:rPr>
          <w:i w:val="0"/>
          <w:iCs w:val="0"/>
          <w:color w:val="auto"/>
          <w:sz w:val="24"/>
          <w:szCs w:val="24"/>
        </w:rPr>
        <w:fldChar w:fldCharType="separate"/>
      </w:r>
      <w:r w:rsidR="00AF1BF5">
        <w:rPr>
          <w:i w:val="0"/>
          <w:iCs w:val="0"/>
          <w:noProof/>
          <w:color w:val="auto"/>
          <w:sz w:val="24"/>
          <w:szCs w:val="24"/>
        </w:rPr>
        <w:t>20</w:t>
      </w:r>
      <w:r w:rsidRPr="00AA0C5B">
        <w:rPr>
          <w:i w:val="0"/>
          <w:iCs w:val="0"/>
          <w:color w:val="auto"/>
          <w:sz w:val="24"/>
          <w:szCs w:val="24"/>
        </w:rPr>
        <w:fldChar w:fldCharType="end"/>
      </w:r>
      <w:r w:rsidRPr="00AA0C5B">
        <w:rPr>
          <w:i w:val="0"/>
          <w:iCs w:val="0"/>
          <w:color w:val="auto"/>
          <w:sz w:val="24"/>
          <w:szCs w:val="24"/>
        </w:rPr>
        <w:t>:  Blink LED</w:t>
      </w:r>
    </w:p>
    <w:p w14:paraId="13D25314" w14:textId="77777777" w:rsidR="000C7FA1" w:rsidRPr="004B6A7D" w:rsidRDefault="000C7FA1" w:rsidP="000C7FA1">
      <w:pPr>
        <w:spacing w:line="360" w:lineRule="auto"/>
        <w:rPr>
          <w:rFonts w:cs="Times New Roman"/>
          <w:b/>
          <w:bCs/>
          <w:color w:val="000000"/>
          <w:szCs w:val="24"/>
          <w:shd w:val="clear" w:color="auto" w:fill="FFFFFF"/>
        </w:rPr>
      </w:pPr>
      <w:r w:rsidRPr="004B6A7D">
        <w:rPr>
          <w:rFonts w:cs="Times New Roman"/>
          <w:b/>
          <w:bCs/>
          <w:color w:val="000000"/>
          <w:szCs w:val="24"/>
          <w:shd w:val="clear" w:color="auto" w:fill="FFFFFF"/>
        </w:rPr>
        <w:t>NOTE: Make sure to click on the upload mode</w:t>
      </w:r>
    </w:p>
    <w:p w14:paraId="06C9EB81" w14:textId="77777777" w:rsidR="000C7FA1" w:rsidRPr="004B6A7D" w:rsidRDefault="000C7FA1" w:rsidP="000C7FA1">
      <w:pPr>
        <w:spacing w:line="360" w:lineRule="auto"/>
        <w:rPr>
          <w:rFonts w:cs="Times New Roman"/>
          <w:color w:val="000000"/>
          <w:szCs w:val="24"/>
          <w:shd w:val="clear" w:color="auto" w:fill="FFFFFF"/>
        </w:rPr>
      </w:pPr>
      <w:r w:rsidRPr="004B6A7D">
        <w:rPr>
          <w:rFonts w:cs="Times New Roman"/>
          <w:color w:val="000000"/>
          <w:szCs w:val="24"/>
          <w:shd w:val="clear" w:color="auto" w:fill="FFFFFF"/>
        </w:rPr>
        <w:lastRenderedPageBreak/>
        <w:t>Step 6: Tu run the project, click on upload code. Also notice the source code available</w:t>
      </w:r>
    </w:p>
    <w:p w14:paraId="0B5C610C" w14:textId="77777777" w:rsidR="000C7FA1" w:rsidRPr="004B6A7D" w:rsidRDefault="000C7FA1" w:rsidP="000C7FA1">
      <w:pPr>
        <w:shd w:val="clear" w:color="auto" w:fill="D9D9D9" w:themeFill="background1" w:themeFillShade="D9"/>
        <w:spacing w:after="0" w:line="240" w:lineRule="auto"/>
        <w:ind w:left="567" w:right="1088"/>
        <w:rPr>
          <w:rFonts w:ascii="Courier New" w:hAnsi="Courier New" w:cs="Courier New"/>
          <w:color w:val="000000"/>
          <w:sz w:val="20"/>
          <w:szCs w:val="20"/>
          <w:shd w:val="clear" w:color="auto" w:fill="D9D9D9" w:themeFill="background1" w:themeFillShade="D9"/>
        </w:rPr>
      </w:pPr>
      <w:r w:rsidRPr="004B6A7D">
        <w:rPr>
          <w:rFonts w:ascii="Courier New" w:hAnsi="Courier New" w:cs="Courier New"/>
          <w:color w:val="000000"/>
          <w:sz w:val="20"/>
          <w:szCs w:val="20"/>
          <w:shd w:val="clear" w:color="auto" w:fill="D9D9D9" w:themeFill="background1" w:themeFillShade="D9"/>
        </w:rPr>
        <w:t>{</w:t>
      </w:r>
    </w:p>
    <w:p w14:paraId="7203D123" w14:textId="77777777" w:rsidR="000C7FA1" w:rsidRPr="004B6A7D" w:rsidRDefault="000C7FA1" w:rsidP="000C7FA1">
      <w:pPr>
        <w:shd w:val="clear" w:color="auto" w:fill="D9D9D9" w:themeFill="background1" w:themeFillShade="D9"/>
        <w:spacing w:after="0" w:line="240" w:lineRule="auto"/>
        <w:ind w:left="567" w:right="1088"/>
        <w:rPr>
          <w:rFonts w:ascii="Courier New" w:hAnsi="Courier New" w:cs="Courier New"/>
          <w:color w:val="000000"/>
          <w:sz w:val="20"/>
          <w:szCs w:val="20"/>
          <w:shd w:val="clear" w:color="auto" w:fill="D9D9D9" w:themeFill="background1" w:themeFillShade="D9"/>
        </w:rPr>
      </w:pPr>
      <w:r w:rsidRPr="004B6A7D">
        <w:rPr>
          <w:rFonts w:ascii="Courier New" w:hAnsi="Courier New" w:cs="Courier New"/>
          <w:color w:val="000000"/>
          <w:sz w:val="20"/>
          <w:szCs w:val="20"/>
          <w:shd w:val="clear" w:color="auto" w:fill="D9D9D9" w:themeFill="background1" w:themeFillShade="D9"/>
        </w:rPr>
        <w:t xml:space="preserve">  pinMode(13, OUTPUT);          // sets the digital pin 13 as output</w:t>
      </w:r>
    </w:p>
    <w:p w14:paraId="177B2C5F" w14:textId="77777777" w:rsidR="000C7FA1" w:rsidRPr="004B6A7D" w:rsidRDefault="000C7FA1" w:rsidP="000C7FA1">
      <w:pPr>
        <w:shd w:val="clear" w:color="auto" w:fill="D9D9D9" w:themeFill="background1" w:themeFillShade="D9"/>
        <w:spacing w:after="0" w:line="240" w:lineRule="auto"/>
        <w:ind w:left="567" w:right="1088"/>
        <w:rPr>
          <w:rFonts w:ascii="Courier New" w:hAnsi="Courier New" w:cs="Courier New"/>
          <w:color w:val="000000"/>
          <w:sz w:val="20"/>
          <w:szCs w:val="20"/>
          <w:shd w:val="clear" w:color="auto" w:fill="D9D9D9" w:themeFill="background1" w:themeFillShade="D9"/>
        </w:rPr>
      </w:pPr>
      <w:r w:rsidRPr="004B6A7D">
        <w:rPr>
          <w:rFonts w:ascii="Courier New" w:hAnsi="Courier New" w:cs="Courier New"/>
          <w:color w:val="000000"/>
          <w:sz w:val="20"/>
          <w:szCs w:val="20"/>
          <w:shd w:val="clear" w:color="auto" w:fill="D9D9D9" w:themeFill="background1" w:themeFillShade="D9"/>
        </w:rPr>
        <w:t>}</w:t>
      </w:r>
    </w:p>
    <w:p w14:paraId="6B61E757" w14:textId="77777777" w:rsidR="000C7FA1" w:rsidRPr="004B6A7D" w:rsidRDefault="000C7FA1" w:rsidP="000C7FA1">
      <w:pPr>
        <w:shd w:val="clear" w:color="auto" w:fill="D9D9D9" w:themeFill="background1" w:themeFillShade="D9"/>
        <w:spacing w:after="0" w:line="240" w:lineRule="auto"/>
        <w:ind w:left="567" w:right="1088"/>
        <w:rPr>
          <w:rFonts w:ascii="Courier New" w:hAnsi="Courier New" w:cs="Courier New"/>
          <w:sz w:val="20"/>
          <w:szCs w:val="20"/>
          <w:shd w:val="clear" w:color="auto" w:fill="D9D9D9" w:themeFill="background1" w:themeFillShade="D9"/>
        </w:rPr>
      </w:pPr>
      <w:r w:rsidRPr="004B6A7D">
        <w:rPr>
          <w:rFonts w:ascii="Courier New" w:hAnsi="Courier New" w:cs="Courier New"/>
          <w:color w:val="000000"/>
          <w:sz w:val="20"/>
          <w:szCs w:val="20"/>
          <w:shd w:val="clear" w:color="auto" w:fill="D9D9D9" w:themeFill="background1" w:themeFillShade="D9"/>
        </w:rPr>
        <w:t>void</w:t>
      </w:r>
      <w:r w:rsidRPr="004B6A7D">
        <w:rPr>
          <w:rFonts w:ascii="Courier New" w:hAnsi="Courier New" w:cs="Courier New"/>
          <w:sz w:val="20"/>
          <w:szCs w:val="20"/>
          <w:shd w:val="clear" w:color="auto" w:fill="D9D9D9" w:themeFill="background1" w:themeFillShade="D9"/>
        </w:rPr>
        <w:t xml:space="preserve"> </w:t>
      </w:r>
      <w:r w:rsidRPr="004B6A7D">
        <w:rPr>
          <w:rFonts w:ascii="Courier New" w:hAnsi="Courier New" w:cs="Courier New"/>
          <w:color w:val="000000"/>
          <w:sz w:val="20"/>
          <w:szCs w:val="20"/>
          <w:shd w:val="clear" w:color="auto" w:fill="D9D9D9" w:themeFill="background1" w:themeFillShade="D9"/>
        </w:rPr>
        <w:t>loop</w:t>
      </w:r>
      <w:r w:rsidRPr="004B6A7D">
        <w:rPr>
          <w:rFonts w:ascii="Courier New" w:hAnsi="Courier New" w:cs="Courier New"/>
          <w:sz w:val="20"/>
          <w:szCs w:val="20"/>
          <w:shd w:val="clear" w:color="auto" w:fill="D9D9D9" w:themeFill="background1" w:themeFillShade="D9"/>
        </w:rPr>
        <w:t>()</w:t>
      </w:r>
    </w:p>
    <w:p w14:paraId="25F4E29A" w14:textId="77777777" w:rsidR="000C7FA1" w:rsidRPr="004B6A7D" w:rsidRDefault="000C7FA1" w:rsidP="000C7FA1">
      <w:pPr>
        <w:shd w:val="clear" w:color="auto" w:fill="D9D9D9" w:themeFill="background1" w:themeFillShade="D9"/>
        <w:spacing w:after="0" w:line="240" w:lineRule="auto"/>
        <w:ind w:left="567" w:right="1088"/>
        <w:rPr>
          <w:rFonts w:ascii="Courier New" w:hAnsi="Courier New" w:cs="Courier New"/>
          <w:color w:val="000000"/>
          <w:sz w:val="20"/>
          <w:szCs w:val="20"/>
          <w:shd w:val="clear" w:color="auto" w:fill="D9D9D9" w:themeFill="background1" w:themeFillShade="D9"/>
        </w:rPr>
      </w:pPr>
      <w:r w:rsidRPr="004B6A7D">
        <w:rPr>
          <w:rFonts w:ascii="Courier New" w:hAnsi="Courier New" w:cs="Courier New"/>
          <w:color w:val="000000"/>
          <w:sz w:val="20"/>
          <w:szCs w:val="20"/>
          <w:shd w:val="clear" w:color="auto" w:fill="D9D9D9" w:themeFill="background1" w:themeFillShade="D9"/>
        </w:rPr>
        <w:t>{</w:t>
      </w:r>
    </w:p>
    <w:p w14:paraId="3EA5FA4C" w14:textId="77777777" w:rsidR="000C7FA1" w:rsidRPr="004B6A7D" w:rsidRDefault="000C7FA1" w:rsidP="000C7FA1">
      <w:pPr>
        <w:shd w:val="clear" w:color="auto" w:fill="D9D9D9" w:themeFill="background1" w:themeFillShade="D9"/>
        <w:spacing w:after="0" w:line="240" w:lineRule="auto"/>
        <w:ind w:left="567" w:right="1088"/>
        <w:rPr>
          <w:rFonts w:ascii="Courier New" w:hAnsi="Courier New" w:cs="Courier New"/>
          <w:color w:val="000000"/>
          <w:sz w:val="20"/>
          <w:szCs w:val="20"/>
          <w:shd w:val="clear" w:color="auto" w:fill="D9D9D9" w:themeFill="background1" w:themeFillShade="D9"/>
        </w:rPr>
      </w:pPr>
      <w:r w:rsidRPr="004B6A7D">
        <w:rPr>
          <w:rFonts w:ascii="Courier New" w:hAnsi="Courier New" w:cs="Courier New"/>
          <w:color w:val="000000"/>
          <w:sz w:val="20"/>
          <w:szCs w:val="20"/>
          <w:shd w:val="clear" w:color="auto" w:fill="D9D9D9" w:themeFill="background1" w:themeFillShade="D9"/>
        </w:rPr>
        <w:t xml:space="preserve">  digitalWrite(13, HIGH);       // sets the digital pin 13 on</w:t>
      </w:r>
    </w:p>
    <w:p w14:paraId="008012F9" w14:textId="77777777" w:rsidR="000C7FA1" w:rsidRPr="004B6A7D" w:rsidRDefault="000C7FA1" w:rsidP="000C7FA1">
      <w:pPr>
        <w:shd w:val="clear" w:color="auto" w:fill="D9D9D9" w:themeFill="background1" w:themeFillShade="D9"/>
        <w:spacing w:after="0" w:line="240" w:lineRule="auto"/>
        <w:ind w:left="567" w:right="1088"/>
        <w:rPr>
          <w:rFonts w:ascii="Courier New" w:hAnsi="Courier New" w:cs="Courier New"/>
          <w:color w:val="000000"/>
          <w:sz w:val="20"/>
          <w:szCs w:val="20"/>
          <w:shd w:val="clear" w:color="auto" w:fill="D9D9D9" w:themeFill="background1" w:themeFillShade="D9"/>
        </w:rPr>
      </w:pPr>
      <w:r w:rsidRPr="004B6A7D">
        <w:rPr>
          <w:rFonts w:ascii="Courier New" w:hAnsi="Courier New" w:cs="Courier New"/>
          <w:color w:val="000000"/>
          <w:sz w:val="20"/>
          <w:szCs w:val="20"/>
          <w:shd w:val="clear" w:color="auto" w:fill="D9D9D9" w:themeFill="background1" w:themeFillShade="D9"/>
        </w:rPr>
        <w:t xml:space="preserve">  delay(1000);                  // waits for a second</w:t>
      </w:r>
    </w:p>
    <w:p w14:paraId="4C649A5F" w14:textId="77777777" w:rsidR="000C7FA1" w:rsidRPr="004B6A7D" w:rsidRDefault="000C7FA1" w:rsidP="000C7FA1">
      <w:pPr>
        <w:shd w:val="clear" w:color="auto" w:fill="D9D9D9" w:themeFill="background1" w:themeFillShade="D9"/>
        <w:spacing w:after="0" w:line="240" w:lineRule="auto"/>
        <w:ind w:left="567" w:right="1088"/>
        <w:rPr>
          <w:rFonts w:ascii="Courier New" w:hAnsi="Courier New" w:cs="Courier New"/>
          <w:color w:val="000000"/>
          <w:sz w:val="20"/>
          <w:szCs w:val="20"/>
          <w:shd w:val="clear" w:color="auto" w:fill="D9D9D9" w:themeFill="background1" w:themeFillShade="D9"/>
        </w:rPr>
      </w:pPr>
      <w:r w:rsidRPr="004B6A7D">
        <w:rPr>
          <w:rFonts w:ascii="Courier New" w:hAnsi="Courier New" w:cs="Courier New"/>
          <w:color w:val="000000"/>
          <w:sz w:val="20"/>
          <w:szCs w:val="20"/>
          <w:shd w:val="clear" w:color="auto" w:fill="D9D9D9" w:themeFill="background1" w:themeFillShade="D9"/>
        </w:rPr>
        <w:t xml:space="preserve">  digitalWrite(13, LOW);        // sets the digital pin 13 off</w:t>
      </w:r>
    </w:p>
    <w:p w14:paraId="4A830607" w14:textId="77777777" w:rsidR="000C7FA1" w:rsidRPr="004B6A7D" w:rsidRDefault="000C7FA1" w:rsidP="000C7FA1">
      <w:pPr>
        <w:shd w:val="clear" w:color="auto" w:fill="D9D9D9" w:themeFill="background1" w:themeFillShade="D9"/>
        <w:spacing w:after="0" w:line="240" w:lineRule="auto"/>
        <w:ind w:left="567" w:right="1088"/>
        <w:rPr>
          <w:rFonts w:ascii="Courier New" w:hAnsi="Courier New" w:cs="Courier New"/>
          <w:color w:val="000000"/>
          <w:sz w:val="20"/>
          <w:szCs w:val="20"/>
          <w:shd w:val="clear" w:color="auto" w:fill="D9D9D9" w:themeFill="background1" w:themeFillShade="D9"/>
        </w:rPr>
      </w:pPr>
      <w:r w:rsidRPr="004B6A7D">
        <w:rPr>
          <w:rFonts w:ascii="Courier New" w:hAnsi="Courier New" w:cs="Courier New"/>
          <w:color w:val="000000"/>
          <w:sz w:val="20"/>
          <w:szCs w:val="20"/>
          <w:shd w:val="clear" w:color="auto" w:fill="D9D9D9" w:themeFill="background1" w:themeFillShade="D9"/>
        </w:rPr>
        <w:t xml:space="preserve">  delay(1000);                  // waits for a second</w:t>
      </w:r>
    </w:p>
    <w:p w14:paraId="1F8B25D8" w14:textId="77777777" w:rsidR="000C7FA1" w:rsidRPr="004B6A7D" w:rsidRDefault="000C7FA1" w:rsidP="000C7FA1">
      <w:pPr>
        <w:shd w:val="clear" w:color="auto" w:fill="D9D9D9" w:themeFill="background1" w:themeFillShade="D9"/>
        <w:spacing w:after="0" w:line="240" w:lineRule="auto"/>
        <w:ind w:left="567" w:right="1088"/>
        <w:rPr>
          <w:rFonts w:ascii="Courier New" w:hAnsi="Courier New" w:cs="Courier New"/>
          <w:color w:val="000000"/>
          <w:sz w:val="20"/>
          <w:szCs w:val="20"/>
          <w:shd w:val="clear" w:color="auto" w:fill="D9D9D9" w:themeFill="background1" w:themeFillShade="D9"/>
        </w:rPr>
      </w:pPr>
      <w:r w:rsidRPr="004B6A7D">
        <w:rPr>
          <w:rFonts w:ascii="Courier New" w:hAnsi="Courier New" w:cs="Courier New"/>
          <w:color w:val="000000"/>
          <w:sz w:val="20"/>
          <w:szCs w:val="20"/>
          <w:shd w:val="clear" w:color="auto" w:fill="D9D9D9" w:themeFill="background1" w:themeFillShade="D9"/>
        </w:rPr>
        <w:t>}</w:t>
      </w:r>
    </w:p>
    <w:p w14:paraId="38378724" w14:textId="77777777" w:rsidR="000C7FA1" w:rsidRDefault="000C7FA1" w:rsidP="000C7FA1">
      <w:pPr>
        <w:spacing w:line="360" w:lineRule="auto"/>
        <w:rPr>
          <w:rFonts w:cs="Times New Roman"/>
          <w:color w:val="000000"/>
          <w:sz w:val="21"/>
          <w:szCs w:val="21"/>
          <w:shd w:val="clear" w:color="auto" w:fill="FFFFFF"/>
        </w:rPr>
      </w:pPr>
    </w:p>
    <w:p w14:paraId="45484858" w14:textId="13ABC575" w:rsidR="000C7FA1" w:rsidRPr="004B6A7D" w:rsidRDefault="000C7FA1" w:rsidP="000C7FA1">
      <w:pPr>
        <w:spacing w:line="360" w:lineRule="auto"/>
        <w:rPr>
          <w:rFonts w:cs="Times New Roman"/>
          <w:color w:val="000000"/>
          <w:szCs w:val="24"/>
          <w:shd w:val="clear" w:color="auto" w:fill="FFFFFF"/>
        </w:rPr>
      </w:pPr>
      <w:r w:rsidRPr="004B6A7D">
        <w:rPr>
          <w:rFonts w:cs="Times New Roman"/>
          <w:color w:val="000000"/>
          <w:szCs w:val="24"/>
          <w:shd w:val="clear" w:color="auto" w:fill="FFFFFF"/>
        </w:rPr>
        <w:t xml:space="preserve">You will see the LED blinking. If we remove the forever block, the code will not </w:t>
      </w:r>
      <w:r>
        <w:rPr>
          <w:rFonts w:cs="Times New Roman"/>
          <w:color w:val="000000"/>
          <w:szCs w:val="24"/>
          <w:shd w:val="clear" w:color="auto" w:fill="FFFFFF"/>
        </w:rPr>
        <w:tab/>
      </w:r>
      <w:r w:rsidRPr="004B6A7D">
        <w:rPr>
          <w:rFonts w:cs="Times New Roman"/>
          <w:color w:val="000000"/>
          <w:szCs w:val="24"/>
          <w:shd w:val="clear" w:color="auto" w:fill="FFFFFF"/>
        </w:rPr>
        <w:t xml:space="preserve">repeat blinking as it is executed following </w:t>
      </w:r>
      <w:r w:rsidRPr="001E10ED">
        <w:rPr>
          <w:rFonts w:cs="Times New Roman"/>
          <w:b/>
          <w:bCs/>
          <w:color w:val="000000"/>
          <w:szCs w:val="24"/>
          <w:shd w:val="clear" w:color="auto" w:fill="FFFFFF"/>
        </w:rPr>
        <w:t>sequential construct</w:t>
      </w:r>
      <w:r w:rsidRPr="004B6A7D">
        <w:rPr>
          <w:rFonts w:cs="Times New Roman"/>
          <w:color w:val="000000"/>
          <w:szCs w:val="24"/>
          <w:shd w:val="clear" w:color="auto" w:fill="FFFFFF"/>
        </w:rPr>
        <w:t xml:space="preserve">. For the process to be repeated several times, use a </w:t>
      </w:r>
      <w:r w:rsidRPr="004B6A7D">
        <w:rPr>
          <w:rFonts w:cs="Times New Roman"/>
          <w:color w:val="000000"/>
          <w:szCs w:val="24"/>
          <w:shd w:val="clear" w:color="auto" w:fill="FFFFFF"/>
        </w:rPr>
        <w:tab/>
        <w:t>forever block which causes iteration of the blinking.</w:t>
      </w:r>
    </w:p>
    <w:p w14:paraId="010C30C3" w14:textId="01064ECF" w:rsidR="000C7FA1" w:rsidRDefault="001E10ED" w:rsidP="000C7FA1">
      <w:pPr>
        <w:spacing w:after="0"/>
        <w:rPr>
          <w:b/>
          <w:bCs/>
          <w:shd w:val="clear" w:color="auto" w:fill="FFFFFF"/>
        </w:rPr>
      </w:pPr>
      <w:r>
        <w:rPr>
          <w:b/>
          <w:bCs/>
          <w:shd w:val="clear" w:color="auto" w:fill="FFFFFF"/>
        </w:rPr>
        <w:t>Selection Program</w:t>
      </w:r>
    </w:p>
    <w:p w14:paraId="6A0A10D8" w14:textId="12627FEC" w:rsidR="001E10ED" w:rsidRDefault="00F348CD" w:rsidP="00DB0C80">
      <w:pPr>
        <w:spacing w:after="0" w:line="360" w:lineRule="auto"/>
        <w:rPr>
          <w:rFonts w:cs="Times New Roman"/>
          <w:color w:val="000000"/>
          <w:szCs w:val="24"/>
          <w:shd w:val="clear" w:color="auto" w:fill="FFFFFF"/>
        </w:rPr>
      </w:pPr>
      <w:r>
        <w:t>We will use selection if we want to make a choice. We want to enter a number and if the number entered is greater than 5 onboard LED turns off, and if the number is less than 5, it doesn’t turn on. Use Pictoblox as shown in Figure 3.21.</w:t>
      </w:r>
      <w:r w:rsidR="00BA0C61">
        <w:rPr>
          <w:rFonts w:cs="Times New Roman"/>
          <w:color w:val="000000"/>
          <w:szCs w:val="24"/>
          <w:shd w:val="clear" w:color="auto" w:fill="FFFFFF"/>
        </w:rPr>
        <w:t xml:space="preserve"> </w:t>
      </w:r>
    </w:p>
    <w:p w14:paraId="450568BB" w14:textId="1A48E337" w:rsidR="00BA0C61" w:rsidRDefault="00BA0C61" w:rsidP="000C7FA1">
      <w:pPr>
        <w:spacing w:after="0"/>
        <w:rPr>
          <w:rFonts w:cs="Times New Roman"/>
          <w:color w:val="000000"/>
          <w:szCs w:val="24"/>
          <w:shd w:val="clear" w:color="auto" w:fill="FFFFFF"/>
        </w:rPr>
      </w:pPr>
      <w:r>
        <w:rPr>
          <w:rFonts w:cs="Times New Roman"/>
          <w:color w:val="000000"/>
          <w:szCs w:val="24"/>
          <w:shd w:val="clear" w:color="auto" w:fill="FFFFFF"/>
        </w:rPr>
        <w:t>Solution</w:t>
      </w:r>
    </w:p>
    <w:p w14:paraId="56043C4D" w14:textId="77777777" w:rsidR="00AA0C5B" w:rsidRDefault="00BA0C61" w:rsidP="00AA0C5B">
      <w:pPr>
        <w:keepNext/>
        <w:spacing w:after="0"/>
      </w:pPr>
      <w:r w:rsidRPr="00BA0C61">
        <w:rPr>
          <w:rFonts w:cs="Times New Roman"/>
          <w:noProof/>
          <w:color w:val="000000"/>
          <w:szCs w:val="24"/>
          <w:shd w:val="clear" w:color="auto" w:fill="FFFFFF"/>
        </w:rPr>
        <w:drawing>
          <wp:inline distT="0" distB="0" distL="0" distR="0" wp14:anchorId="6695B2F4" wp14:editId="17FF33E1">
            <wp:extent cx="3038899" cy="2905530"/>
            <wp:effectExtent l="0" t="0" r="9525" b="9525"/>
            <wp:docPr id="52324" name="Picture 5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38899" cy="2905530"/>
                    </a:xfrm>
                    <a:prstGeom prst="rect">
                      <a:avLst/>
                    </a:prstGeom>
                  </pic:spPr>
                </pic:pic>
              </a:graphicData>
            </a:graphic>
          </wp:inline>
        </w:drawing>
      </w:r>
    </w:p>
    <w:p w14:paraId="08A3E75B" w14:textId="22972443" w:rsidR="00E45E85" w:rsidRPr="00AA0C5B" w:rsidRDefault="00AA0C5B" w:rsidP="00AA0C5B">
      <w:pPr>
        <w:pStyle w:val="Caption"/>
        <w:rPr>
          <w:i w:val="0"/>
          <w:iCs w:val="0"/>
          <w:color w:val="auto"/>
          <w:sz w:val="24"/>
          <w:szCs w:val="24"/>
        </w:rPr>
      </w:pPr>
      <w:r w:rsidRPr="00AA0C5B">
        <w:rPr>
          <w:i w:val="0"/>
          <w:iCs w:val="0"/>
          <w:color w:val="auto"/>
          <w:sz w:val="24"/>
          <w:szCs w:val="24"/>
        </w:rPr>
        <w:t xml:space="preserve">Figure 3. </w:t>
      </w:r>
      <w:r w:rsidRPr="00AA0C5B">
        <w:rPr>
          <w:i w:val="0"/>
          <w:iCs w:val="0"/>
          <w:color w:val="auto"/>
          <w:sz w:val="24"/>
          <w:szCs w:val="24"/>
        </w:rPr>
        <w:fldChar w:fldCharType="begin"/>
      </w:r>
      <w:r w:rsidRPr="00AA0C5B">
        <w:rPr>
          <w:i w:val="0"/>
          <w:iCs w:val="0"/>
          <w:color w:val="auto"/>
          <w:sz w:val="24"/>
          <w:szCs w:val="24"/>
        </w:rPr>
        <w:instrText xml:space="preserve"> SEQ Figure_3. \* ARABIC </w:instrText>
      </w:r>
      <w:r w:rsidRPr="00AA0C5B">
        <w:rPr>
          <w:i w:val="0"/>
          <w:iCs w:val="0"/>
          <w:color w:val="auto"/>
          <w:sz w:val="24"/>
          <w:szCs w:val="24"/>
        </w:rPr>
        <w:fldChar w:fldCharType="separate"/>
      </w:r>
      <w:r w:rsidR="00AF1BF5">
        <w:rPr>
          <w:i w:val="0"/>
          <w:iCs w:val="0"/>
          <w:noProof/>
          <w:color w:val="auto"/>
          <w:sz w:val="24"/>
          <w:szCs w:val="24"/>
        </w:rPr>
        <w:t>21</w:t>
      </w:r>
      <w:r w:rsidRPr="00AA0C5B">
        <w:rPr>
          <w:i w:val="0"/>
          <w:iCs w:val="0"/>
          <w:color w:val="auto"/>
          <w:sz w:val="24"/>
          <w:szCs w:val="24"/>
        </w:rPr>
        <w:fldChar w:fldCharType="end"/>
      </w:r>
      <w:r w:rsidRPr="00AA0C5B">
        <w:rPr>
          <w:i w:val="0"/>
          <w:iCs w:val="0"/>
          <w:color w:val="auto"/>
          <w:sz w:val="24"/>
          <w:szCs w:val="24"/>
        </w:rPr>
        <w:t>: Comparing numbers</w:t>
      </w:r>
    </w:p>
    <w:p w14:paraId="128F449F" w14:textId="77777777" w:rsidR="00BA0C61" w:rsidRPr="003E57BA" w:rsidRDefault="00BA0C61" w:rsidP="000C7FA1">
      <w:pPr>
        <w:spacing w:after="0"/>
        <w:rPr>
          <w:rFonts w:cs="Times New Roman"/>
          <w:color w:val="000000"/>
          <w:szCs w:val="24"/>
          <w:shd w:val="clear" w:color="auto" w:fill="FFFFFF"/>
        </w:rPr>
      </w:pPr>
    </w:p>
    <w:p w14:paraId="3B5B6E1D" w14:textId="5F3D78F9" w:rsidR="001E10ED" w:rsidRPr="00AD6EB2" w:rsidRDefault="00BA0C61" w:rsidP="00BA0C61">
      <w:pPr>
        <w:shd w:val="clear" w:color="auto" w:fill="D9D9D9" w:themeFill="background1" w:themeFillShade="D9"/>
        <w:spacing w:after="0"/>
        <w:rPr>
          <w:b/>
          <w:bCs/>
          <w:shd w:val="clear" w:color="auto" w:fill="D9D9D9" w:themeFill="background1" w:themeFillShade="D9"/>
        </w:rPr>
      </w:pPr>
      <w:r w:rsidRPr="00AD6EB2">
        <w:rPr>
          <w:b/>
          <w:bCs/>
          <w:shd w:val="clear" w:color="auto" w:fill="D9D9D9" w:themeFill="background1" w:themeFillShade="D9"/>
        </w:rPr>
        <w:t>NOTE</w:t>
      </w:r>
    </w:p>
    <w:p w14:paraId="5456D746" w14:textId="567E30CC" w:rsidR="00BA0C61" w:rsidRPr="00BA0C61" w:rsidRDefault="00BA0C61" w:rsidP="00DB0C80">
      <w:pPr>
        <w:shd w:val="clear" w:color="auto" w:fill="D9D9D9" w:themeFill="background1" w:themeFillShade="D9"/>
        <w:spacing w:after="0" w:line="360" w:lineRule="auto"/>
        <w:rPr>
          <w:shd w:val="clear" w:color="auto" w:fill="D9D9D9" w:themeFill="background1" w:themeFillShade="D9"/>
        </w:rPr>
      </w:pPr>
      <w:r w:rsidRPr="00BA0C61">
        <w:rPr>
          <w:shd w:val="clear" w:color="auto" w:fill="D9D9D9" w:themeFill="background1" w:themeFillShade="D9"/>
        </w:rPr>
        <w:t>Unlike in previous program, we did not use the “when  Arduino Uno starts up” block because we want this to happen only after we enter our own number.</w:t>
      </w:r>
    </w:p>
    <w:p w14:paraId="4D099A36" w14:textId="57055F8B" w:rsidR="00BA0C61" w:rsidRDefault="00BA0C61" w:rsidP="000C7FA1">
      <w:pPr>
        <w:spacing w:after="0"/>
        <w:rPr>
          <w:b/>
          <w:bCs/>
          <w:shd w:val="clear" w:color="auto" w:fill="FFFFFF"/>
        </w:rPr>
      </w:pPr>
    </w:p>
    <w:p w14:paraId="042F3203" w14:textId="5E0502D5" w:rsidR="00BA0C61" w:rsidRDefault="00BA0C61" w:rsidP="00DB0C80">
      <w:pPr>
        <w:spacing w:after="0" w:line="360" w:lineRule="auto"/>
        <w:rPr>
          <w:shd w:val="clear" w:color="auto" w:fill="FFFFFF"/>
        </w:rPr>
      </w:pPr>
      <w:r w:rsidRPr="0006158F">
        <w:rPr>
          <w:shd w:val="clear" w:color="auto" w:fill="FFFFFF"/>
        </w:rPr>
        <w:lastRenderedPageBreak/>
        <w:t xml:space="preserve">We </w:t>
      </w:r>
      <w:r w:rsidR="0006158F" w:rsidRPr="0006158F">
        <w:rPr>
          <w:shd w:val="clear" w:color="auto" w:fill="FFFFFF"/>
        </w:rPr>
        <w:t>could display a message if the number entered is below 5. This is done by adding a</w:t>
      </w:r>
      <w:r w:rsidR="003E198D">
        <w:rPr>
          <w:shd w:val="clear" w:color="auto" w:fill="FFFFFF"/>
        </w:rPr>
        <w:t>n</w:t>
      </w:r>
      <w:r w:rsidR="0006158F" w:rsidRPr="0006158F">
        <w:rPr>
          <w:shd w:val="clear" w:color="auto" w:fill="FFFFFF"/>
        </w:rPr>
        <w:t xml:space="preserve"> if … then else block. The script will then look as </w:t>
      </w:r>
      <w:r w:rsidR="00DB0C80">
        <w:rPr>
          <w:shd w:val="clear" w:color="auto" w:fill="FFFFFF"/>
        </w:rPr>
        <w:t xml:space="preserve">in </w:t>
      </w:r>
      <w:r w:rsidR="003E198D">
        <w:rPr>
          <w:shd w:val="clear" w:color="auto" w:fill="FFFFFF"/>
        </w:rPr>
        <w:t>Figure</w:t>
      </w:r>
      <w:r w:rsidR="00DB0C80">
        <w:rPr>
          <w:shd w:val="clear" w:color="auto" w:fill="FFFFFF"/>
        </w:rPr>
        <w:t xml:space="preserve"> 3.</w:t>
      </w:r>
      <w:r w:rsidR="003E198D">
        <w:rPr>
          <w:shd w:val="clear" w:color="auto" w:fill="FFFFFF"/>
        </w:rPr>
        <w:t>22</w:t>
      </w:r>
      <w:r w:rsidR="0006158F" w:rsidRPr="0006158F">
        <w:rPr>
          <w:shd w:val="clear" w:color="auto" w:fill="FFFFFF"/>
        </w:rPr>
        <w:t>:</w:t>
      </w:r>
    </w:p>
    <w:p w14:paraId="04627506" w14:textId="77777777" w:rsidR="00AA0C5B" w:rsidRDefault="0006158F" w:rsidP="00AA0C5B">
      <w:pPr>
        <w:keepNext/>
        <w:spacing w:after="0"/>
      </w:pPr>
      <w:r w:rsidRPr="0006158F">
        <w:rPr>
          <w:b/>
          <w:bCs/>
          <w:noProof/>
          <w:shd w:val="clear" w:color="auto" w:fill="FFFFFF"/>
        </w:rPr>
        <w:drawing>
          <wp:inline distT="0" distB="0" distL="0" distR="0" wp14:anchorId="0A35DBE1" wp14:editId="4F40FF29">
            <wp:extent cx="3353268" cy="3505689"/>
            <wp:effectExtent l="0" t="0" r="0" b="0"/>
            <wp:docPr id="52325" name="Picture 523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5" name="Picture 52325" descr="Graphical user interface, text, application, chat or text message&#10;&#10;Description automatically generated"/>
                    <pic:cNvPicPr/>
                  </pic:nvPicPr>
                  <pic:blipFill>
                    <a:blip r:embed="rId44"/>
                    <a:stretch>
                      <a:fillRect/>
                    </a:stretch>
                  </pic:blipFill>
                  <pic:spPr>
                    <a:xfrm>
                      <a:off x="0" y="0"/>
                      <a:ext cx="3353268" cy="3505689"/>
                    </a:xfrm>
                    <a:prstGeom prst="rect">
                      <a:avLst/>
                    </a:prstGeom>
                  </pic:spPr>
                </pic:pic>
              </a:graphicData>
            </a:graphic>
          </wp:inline>
        </w:drawing>
      </w:r>
    </w:p>
    <w:p w14:paraId="750CD7F6" w14:textId="57E169C0" w:rsidR="00E45E85" w:rsidRPr="00AA0C5B" w:rsidRDefault="00AA0C5B" w:rsidP="00AA0C5B">
      <w:pPr>
        <w:pStyle w:val="Caption"/>
        <w:rPr>
          <w:i w:val="0"/>
          <w:iCs w:val="0"/>
          <w:color w:val="auto"/>
          <w:sz w:val="24"/>
          <w:szCs w:val="24"/>
        </w:rPr>
      </w:pPr>
      <w:r w:rsidRPr="00AA0C5B">
        <w:rPr>
          <w:i w:val="0"/>
          <w:iCs w:val="0"/>
          <w:color w:val="auto"/>
          <w:sz w:val="24"/>
          <w:szCs w:val="24"/>
        </w:rPr>
        <w:t xml:space="preserve">Figure 3. </w:t>
      </w:r>
      <w:r w:rsidRPr="00AA0C5B">
        <w:rPr>
          <w:i w:val="0"/>
          <w:iCs w:val="0"/>
          <w:color w:val="auto"/>
          <w:sz w:val="24"/>
          <w:szCs w:val="24"/>
        </w:rPr>
        <w:fldChar w:fldCharType="begin"/>
      </w:r>
      <w:r w:rsidRPr="00AA0C5B">
        <w:rPr>
          <w:i w:val="0"/>
          <w:iCs w:val="0"/>
          <w:color w:val="auto"/>
          <w:sz w:val="24"/>
          <w:szCs w:val="24"/>
        </w:rPr>
        <w:instrText xml:space="preserve"> SEQ Figure_3. \* ARABIC </w:instrText>
      </w:r>
      <w:r w:rsidRPr="00AA0C5B">
        <w:rPr>
          <w:i w:val="0"/>
          <w:iCs w:val="0"/>
          <w:color w:val="auto"/>
          <w:sz w:val="24"/>
          <w:szCs w:val="24"/>
        </w:rPr>
        <w:fldChar w:fldCharType="separate"/>
      </w:r>
      <w:r w:rsidR="00AF1BF5">
        <w:rPr>
          <w:i w:val="0"/>
          <w:iCs w:val="0"/>
          <w:noProof/>
          <w:color w:val="auto"/>
          <w:sz w:val="24"/>
          <w:szCs w:val="24"/>
        </w:rPr>
        <w:t>22</w:t>
      </w:r>
      <w:r w:rsidRPr="00AA0C5B">
        <w:rPr>
          <w:i w:val="0"/>
          <w:iCs w:val="0"/>
          <w:color w:val="auto"/>
          <w:sz w:val="24"/>
          <w:szCs w:val="24"/>
        </w:rPr>
        <w:fldChar w:fldCharType="end"/>
      </w:r>
      <w:r w:rsidRPr="00AA0C5B">
        <w:rPr>
          <w:i w:val="0"/>
          <w:iCs w:val="0"/>
          <w:color w:val="auto"/>
          <w:sz w:val="24"/>
          <w:szCs w:val="24"/>
        </w:rPr>
        <w:t>: Comparing numbers using if else</w:t>
      </w:r>
    </w:p>
    <w:p w14:paraId="38C3E9D8" w14:textId="7A1F7347" w:rsidR="0006158F" w:rsidRPr="0006158F" w:rsidRDefault="0006158F" w:rsidP="00DB0C80">
      <w:pPr>
        <w:spacing w:after="0" w:line="360" w:lineRule="auto"/>
        <w:rPr>
          <w:shd w:val="clear" w:color="auto" w:fill="FFFFFF"/>
        </w:rPr>
      </w:pPr>
      <w:r w:rsidRPr="0006158F">
        <w:rPr>
          <w:shd w:val="clear" w:color="auto" w:fill="FFFFFF"/>
        </w:rPr>
        <w:t>In the above script, if a number less than 5 is entered, a message will be displayed but the onboard LED will not turn on because we never instructed it to.</w:t>
      </w:r>
    </w:p>
    <w:p w14:paraId="04CD676C" w14:textId="3D09BBCF" w:rsidR="00BA0C61" w:rsidRDefault="00BA0C61" w:rsidP="00DB0C80">
      <w:pPr>
        <w:spacing w:after="0" w:line="360" w:lineRule="auto"/>
        <w:rPr>
          <w:b/>
          <w:bCs/>
          <w:shd w:val="clear" w:color="auto" w:fill="FFFFFF"/>
        </w:rPr>
      </w:pPr>
    </w:p>
    <w:p w14:paraId="6EF8CD4A" w14:textId="25CEE757" w:rsidR="0006158F" w:rsidRDefault="00040381" w:rsidP="00DB0C80">
      <w:pPr>
        <w:spacing w:after="0" w:line="360" w:lineRule="auto"/>
      </w:pPr>
      <w:r>
        <w:t>Sometimes we want to execute certain steps repeatedly; we will have to use a forever block. Whatever is in the forever block will be executed repeatedly. A practical example is the traffic lights which will have to run continuously.</w:t>
      </w:r>
    </w:p>
    <w:p w14:paraId="1589BED8" w14:textId="77777777" w:rsidR="00590C51" w:rsidRDefault="00590C51" w:rsidP="00F43858">
      <w:pPr>
        <w:spacing w:after="0" w:line="360" w:lineRule="auto"/>
        <w:rPr>
          <w:rFonts w:cs="Times New Roman"/>
          <w:color w:val="000000"/>
          <w:szCs w:val="24"/>
          <w:shd w:val="clear" w:color="auto" w:fill="FFFFFF"/>
        </w:rPr>
      </w:pPr>
    </w:p>
    <w:p w14:paraId="58525834" w14:textId="77777777" w:rsidR="000C7FA1" w:rsidRPr="00040381" w:rsidRDefault="000C7FA1" w:rsidP="00040381">
      <w:pPr>
        <w:shd w:val="clear" w:color="auto" w:fill="D9D9D9" w:themeFill="background1" w:themeFillShade="D9"/>
        <w:spacing w:line="360" w:lineRule="auto"/>
        <w:rPr>
          <w:rFonts w:cs="Times New Roman"/>
          <w:b/>
          <w:bCs/>
          <w:color w:val="000000"/>
          <w:szCs w:val="24"/>
          <w:shd w:val="clear" w:color="auto" w:fill="D9D9D9" w:themeFill="background1" w:themeFillShade="D9"/>
        </w:rPr>
      </w:pPr>
      <w:r w:rsidRPr="00040381">
        <w:rPr>
          <w:rFonts w:cs="Times New Roman"/>
          <w:b/>
          <w:bCs/>
          <w:color w:val="000000"/>
          <w:szCs w:val="24"/>
          <w:shd w:val="clear" w:color="auto" w:fill="D9D9D9" w:themeFill="background1" w:themeFillShade="D9"/>
        </w:rPr>
        <w:t>NOTE</w:t>
      </w:r>
    </w:p>
    <w:p w14:paraId="6A0EA14C" w14:textId="77777777" w:rsidR="000C7FA1" w:rsidRPr="00040381" w:rsidRDefault="000C7FA1" w:rsidP="00040381">
      <w:pPr>
        <w:shd w:val="clear" w:color="auto" w:fill="D9D9D9" w:themeFill="background1" w:themeFillShade="D9"/>
        <w:spacing w:line="360" w:lineRule="auto"/>
        <w:rPr>
          <w:rFonts w:cs="Times New Roman"/>
          <w:color w:val="000000"/>
          <w:szCs w:val="24"/>
          <w:shd w:val="clear" w:color="auto" w:fill="D9D9D9" w:themeFill="background1" w:themeFillShade="D9"/>
        </w:rPr>
      </w:pPr>
      <w:r w:rsidRPr="00040381">
        <w:rPr>
          <w:rFonts w:cs="Times New Roman"/>
          <w:color w:val="000000"/>
          <w:szCs w:val="24"/>
          <w:shd w:val="clear" w:color="auto" w:fill="D9D9D9" w:themeFill="background1" w:themeFillShade="D9"/>
        </w:rPr>
        <w:t>The upload mode shows the full code as you would apply when typing in Arduino IDE.</w:t>
      </w:r>
    </w:p>
    <w:p w14:paraId="477585C6" w14:textId="77777777" w:rsidR="000C7FA1" w:rsidRDefault="000C7FA1" w:rsidP="005F6D4B">
      <w:pPr>
        <w:spacing w:line="240" w:lineRule="auto"/>
        <w:ind w:left="708" w:hanging="708"/>
        <w:contextualSpacing/>
        <w:rPr>
          <w:sz w:val="16"/>
          <w:szCs w:val="16"/>
        </w:rPr>
      </w:pPr>
    </w:p>
    <w:p w14:paraId="62B9E71B" w14:textId="77777777" w:rsidR="005F6D4B" w:rsidRDefault="005F6D4B" w:rsidP="00343848">
      <w:pPr>
        <w:spacing w:after="0" w:line="240" w:lineRule="auto"/>
        <w:ind w:left="698" w:hanging="709"/>
        <w:contextualSpacing/>
        <w:rPr>
          <w:sz w:val="16"/>
          <w:szCs w:val="16"/>
        </w:rPr>
      </w:pPr>
    </w:p>
    <w:p w14:paraId="45AEBFFB" w14:textId="73C39BDC" w:rsidR="008C6D7C" w:rsidRDefault="005F6D4B" w:rsidP="006E6630">
      <w:pPr>
        <w:pStyle w:val="Heading3"/>
      </w:pPr>
      <w:r>
        <w:t xml:space="preserve">3.2.1 Construct (code/write) </w:t>
      </w:r>
      <w:r w:rsidR="00334576">
        <w:t>using</w:t>
      </w:r>
      <w:r>
        <w:t xml:space="preserve"> the visual tool </w:t>
      </w:r>
    </w:p>
    <w:p w14:paraId="323F4E05" w14:textId="757DA7A4" w:rsidR="004A3948" w:rsidRPr="004A3948" w:rsidDel="00760B8F" w:rsidRDefault="00760B8F" w:rsidP="00D15B76">
      <w:pPr>
        <w:shd w:val="clear" w:color="auto" w:fill="FFD966" w:themeFill="accent4" w:themeFillTint="99"/>
        <w:spacing w:after="0" w:line="360" w:lineRule="auto"/>
        <w:rPr>
          <w:del w:id="45" w:author="Godwin Pedzisai Dzvapatsva" w:date="2023-03-24T22:22:00Z"/>
        </w:rPr>
      </w:pPr>
      <w:r>
        <w:t>The purpose of this section is to introduce you to visual tools for writing code. You will also learn concepts from a visual perspective as well as from a hard-coding perspective using Arduino IDE.</w:t>
      </w:r>
    </w:p>
    <w:p w14:paraId="65CF6E84" w14:textId="77777777" w:rsidR="004A3948" w:rsidRDefault="004A3948" w:rsidP="004A3948">
      <w:pPr>
        <w:pStyle w:val="Heading4"/>
        <w:rPr>
          <w:rFonts w:eastAsia="Calibri" w:cs="Basic Roman"/>
          <w:iCs w:val="0"/>
          <w:color w:val="auto"/>
        </w:rPr>
      </w:pPr>
    </w:p>
    <w:p w14:paraId="5FB025C6" w14:textId="291355CD" w:rsidR="005F6D4B" w:rsidRPr="00DF2EE0" w:rsidRDefault="005F6D4B" w:rsidP="004A3948">
      <w:pPr>
        <w:pStyle w:val="Heading4"/>
      </w:pPr>
      <w:r w:rsidRPr="00DF2EE0">
        <w:t xml:space="preserve">3.2.1.1 retrieving remainders: modulus </w:t>
      </w:r>
    </w:p>
    <w:p w14:paraId="66B7666C" w14:textId="77777777" w:rsidR="00791032" w:rsidRDefault="00791032" w:rsidP="0073345C">
      <w:r w:rsidRPr="00791032">
        <w:t>The modulo operator, denoted by%, is an arithmetic operator that produces the remainder of an integer division, as detailed in Section 3.2.</w:t>
      </w:r>
    </w:p>
    <w:p w14:paraId="2F31CC81" w14:textId="4AC445D2" w:rsidR="00850215" w:rsidRPr="00791032" w:rsidRDefault="00850215" w:rsidP="0073345C">
      <w:pPr>
        <w:rPr>
          <w:b/>
          <w:bCs/>
        </w:rPr>
      </w:pPr>
      <w:r w:rsidRPr="00791032">
        <w:rPr>
          <w:b/>
          <w:bCs/>
        </w:rPr>
        <w:t>Syntax</w:t>
      </w:r>
    </w:p>
    <w:p w14:paraId="24987D40" w14:textId="2517CA0F" w:rsidR="00850215" w:rsidRDefault="00850215" w:rsidP="0073345C">
      <w:r>
        <w:t>Answer= num1 % num2</w:t>
      </w:r>
    </w:p>
    <w:p w14:paraId="499F68C9" w14:textId="2CE4C445" w:rsidR="00850215" w:rsidRDefault="00850215" w:rsidP="00943A76">
      <w:pPr>
        <w:shd w:val="clear" w:color="auto" w:fill="FFFFFF"/>
        <w:spacing w:after="0" w:line="360" w:lineRule="auto"/>
        <w:textAlignment w:val="baseline"/>
      </w:pPr>
      <w:r>
        <w:t xml:space="preserve">The above syntax will </w:t>
      </w:r>
      <w:r w:rsidR="00F805AA" w:rsidRPr="00850215">
        <w:t>produce</w:t>
      </w:r>
      <w:r w:rsidRPr="00850215">
        <w:t xml:space="preserve"> the remainder when </w:t>
      </w:r>
      <w:r>
        <w:t>num1</w:t>
      </w:r>
      <w:r w:rsidRPr="00850215">
        <w:t xml:space="preserve"> is divided by </w:t>
      </w:r>
      <w:r>
        <w:t>num2</w:t>
      </w:r>
      <w:r w:rsidRPr="00850215">
        <w:t>.</w:t>
      </w:r>
      <w:r>
        <w:t xml:space="preserve"> </w:t>
      </w:r>
      <w:r w:rsidRPr="004E6DF2">
        <w:t>If num2 completely divides num1, the result of the expression is 0.</w:t>
      </w:r>
    </w:p>
    <w:p w14:paraId="316BA854" w14:textId="02425DFE" w:rsidR="00E45E85" w:rsidRDefault="00E45E85" w:rsidP="00E45E85">
      <w:pPr>
        <w:keepNext/>
        <w:shd w:val="clear" w:color="auto" w:fill="FFFFFF"/>
        <w:spacing w:after="0" w:line="240" w:lineRule="auto"/>
        <w:textAlignment w:val="baseline"/>
      </w:pPr>
    </w:p>
    <w:p w14:paraId="54DCC78B" w14:textId="77777777" w:rsidR="003E198D" w:rsidRDefault="0090613B" w:rsidP="003E198D">
      <w:pPr>
        <w:keepNext/>
        <w:shd w:val="clear" w:color="auto" w:fill="FFFFFF"/>
        <w:spacing w:after="0" w:line="240" w:lineRule="auto"/>
        <w:textAlignment w:val="baseline"/>
      </w:pPr>
      <w:r w:rsidRPr="003E57BA">
        <w:rPr>
          <w:noProof/>
        </w:rPr>
        <w:drawing>
          <wp:inline distT="0" distB="0" distL="0" distR="0" wp14:anchorId="5B6172F8" wp14:editId="44847474">
            <wp:extent cx="2781688" cy="2333951"/>
            <wp:effectExtent l="0" t="0" r="0" b="9525"/>
            <wp:docPr id="52321" name="Picture 5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81688" cy="2333951"/>
                    </a:xfrm>
                    <a:prstGeom prst="rect">
                      <a:avLst/>
                    </a:prstGeom>
                  </pic:spPr>
                </pic:pic>
              </a:graphicData>
            </a:graphic>
          </wp:inline>
        </w:drawing>
      </w:r>
    </w:p>
    <w:p w14:paraId="00C97809" w14:textId="596CCE33" w:rsidR="004E6DF2" w:rsidRPr="003E198D" w:rsidRDefault="003E198D" w:rsidP="003E198D">
      <w:pPr>
        <w:pStyle w:val="Caption"/>
        <w:rPr>
          <w:i w:val="0"/>
          <w:iCs w:val="0"/>
          <w:color w:val="auto"/>
          <w:sz w:val="24"/>
          <w:szCs w:val="24"/>
        </w:rPr>
      </w:pPr>
      <w:r w:rsidRPr="003E198D">
        <w:rPr>
          <w:i w:val="0"/>
          <w:iCs w:val="0"/>
          <w:color w:val="auto"/>
          <w:sz w:val="24"/>
          <w:szCs w:val="24"/>
        </w:rPr>
        <w:t xml:space="preserve">Figure 3. </w:t>
      </w:r>
      <w:r w:rsidRPr="003E198D">
        <w:rPr>
          <w:i w:val="0"/>
          <w:iCs w:val="0"/>
          <w:color w:val="auto"/>
          <w:sz w:val="24"/>
          <w:szCs w:val="24"/>
        </w:rPr>
        <w:fldChar w:fldCharType="begin"/>
      </w:r>
      <w:r w:rsidRPr="003E198D">
        <w:rPr>
          <w:i w:val="0"/>
          <w:iCs w:val="0"/>
          <w:color w:val="auto"/>
          <w:sz w:val="24"/>
          <w:szCs w:val="24"/>
        </w:rPr>
        <w:instrText xml:space="preserve"> SEQ Figure_3. \* ARABIC </w:instrText>
      </w:r>
      <w:r w:rsidRPr="003E198D">
        <w:rPr>
          <w:i w:val="0"/>
          <w:iCs w:val="0"/>
          <w:color w:val="auto"/>
          <w:sz w:val="24"/>
          <w:szCs w:val="24"/>
        </w:rPr>
        <w:fldChar w:fldCharType="separate"/>
      </w:r>
      <w:r w:rsidR="00AF1BF5">
        <w:rPr>
          <w:i w:val="0"/>
          <w:iCs w:val="0"/>
          <w:noProof/>
          <w:color w:val="auto"/>
          <w:sz w:val="24"/>
          <w:szCs w:val="24"/>
        </w:rPr>
        <w:t>23</w:t>
      </w:r>
      <w:r w:rsidRPr="003E198D">
        <w:rPr>
          <w:i w:val="0"/>
          <w:iCs w:val="0"/>
          <w:color w:val="auto"/>
          <w:sz w:val="24"/>
          <w:szCs w:val="24"/>
        </w:rPr>
        <w:fldChar w:fldCharType="end"/>
      </w:r>
      <w:r w:rsidRPr="003E198D">
        <w:rPr>
          <w:i w:val="0"/>
          <w:iCs w:val="0"/>
          <w:color w:val="auto"/>
          <w:sz w:val="24"/>
          <w:szCs w:val="24"/>
        </w:rPr>
        <w:t>: Retrieving remainders</w:t>
      </w:r>
    </w:p>
    <w:p w14:paraId="01132E85" w14:textId="0A4BF1F5" w:rsidR="00A55F95" w:rsidRDefault="00630F65" w:rsidP="00943A76">
      <w:pPr>
        <w:shd w:val="clear" w:color="auto" w:fill="FFFFFF"/>
        <w:spacing w:after="0" w:line="360" w:lineRule="auto"/>
        <w:jc w:val="both"/>
        <w:textAlignment w:val="baseline"/>
      </w:pPr>
      <w:r w:rsidRPr="00630F65">
        <w:t>The following example explains how to compute modulus with the Arduino Uno and display the results on the serial monitor. Take note that the principle is the same as the output we get when we use visual programming.</w:t>
      </w:r>
    </w:p>
    <w:p w14:paraId="1E8E0831" w14:textId="77777777" w:rsidR="00630F65" w:rsidRPr="004E6DF2" w:rsidRDefault="00630F65" w:rsidP="00943A76">
      <w:pPr>
        <w:shd w:val="clear" w:color="auto" w:fill="FFFFFF"/>
        <w:spacing w:after="0" w:line="360" w:lineRule="auto"/>
        <w:jc w:val="both"/>
        <w:textAlignment w:val="baseline"/>
      </w:pPr>
    </w:p>
    <w:p w14:paraId="16088BC5" w14:textId="3464116D" w:rsidR="004E6DF2" w:rsidRPr="00F805AA" w:rsidRDefault="004E6DF2" w:rsidP="00943A76">
      <w:pPr>
        <w:shd w:val="clear" w:color="auto" w:fill="FFFFFF"/>
        <w:spacing w:after="0" w:line="360" w:lineRule="auto"/>
        <w:textAlignment w:val="baseline"/>
        <w:rPr>
          <w:b/>
          <w:bCs/>
        </w:rPr>
      </w:pPr>
      <w:r w:rsidRPr="00F805AA">
        <w:rPr>
          <w:b/>
          <w:bCs/>
        </w:rPr>
        <w:t>EXAMPLE</w:t>
      </w:r>
      <w:r w:rsidR="00516C3D">
        <w:rPr>
          <w:b/>
          <w:bCs/>
        </w:rPr>
        <w:t xml:space="preserve"> 3.</w:t>
      </w:r>
      <w:r w:rsidR="00943A76">
        <w:rPr>
          <w:b/>
          <w:bCs/>
        </w:rPr>
        <w:t>1</w:t>
      </w:r>
      <w:r w:rsidR="00E45E85">
        <w:rPr>
          <w:b/>
          <w:bCs/>
        </w:rPr>
        <w:t>1</w:t>
      </w:r>
    </w:p>
    <w:p w14:paraId="2A5FBBEF" w14:textId="77777777" w:rsidR="00F805AA" w:rsidRPr="00F805AA" w:rsidRDefault="00F805AA" w:rsidP="00943A76">
      <w:pPr>
        <w:shd w:val="clear" w:color="auto" w:fill="1F272A"/>
        <w:spacing w:after="0" w:line="360" w:lineRule="auto"/>
        <w:rPr>
          <w:rFonts w:ascii="Consolas" w:eastAsia="Times New Roman" w:hAnsi="Consolas" w:cs="Times New Roman"/>
          <w:color w:val="DAE3E3"/>
          <w:kern w:val="0"/>
          <w:sz w:val="21"/>
          <w:szCs w:val="21"/>
          <w:lang w:val="en-ZA" w:eastAsia="en-ZA"/>
        </w:rPr>
      </w:pPr>
      <w:bookmarkStart w:id="46" w:name="_Hlk128349886"/>
      <w:r w:rsidRPr="00F805AA">
        <w:rPr>
          <w:rFonts w:ascii="Consolas" w:eastAsia="Times New Roman" w:hAnsi="Consolas" w:cs="Times New Roman"/>
          <w:color w:val="7F8C8D"/>
          <w:kern w:val="0"/>
          <w:sz w:val="21"/>
          <w:szCs w:val="21"/>
          <w:lang w:val="en-ZA" w:eastAsia="en-ZA"/>
        </w:rPr>
        <w:t>//declaring variables</w:t>
      </w:r>
    </w:p>
    <w:p w14:paraId="35B985CF" w14:textId="77777777" w:rsidR="00F805AA" w:rsidRPr="00F805AA" w:rsidRDefault="00F805AA" w:rsidP="000E6212">
      <w:pPr>
        <w:shd w:val="clear" w:color="auto" w:fill="1F272A"/>
        <w:spacing w:after="0" w:line="240" w:lineRule="auto"/>
        <w:rPr>
          <w:rFonts w:ascii="Consolas" w:eastAsia="Times New Roman" w:hAnsi="Consolas" w:cs="Times New Roman"/>
          <w:color w:val="DAE3E3"/>
          <w:kern w:val="0"/>
          <w:sz w:val="21"/>
          <w:szCs w:val="21"/>
          <w:lang w:val="en-ZA" w:eastAsia="en-ZA"/>
        </w:rPr>
      </w:pPr>
      <w:r w:rsidRPr="00F805AA">
        <w:rPr>
          <w:rFonts w:ascii="Consolas" w:eastAsia="Times New Roman" w:hAnsi="Consolas" w:cs="Times New Roman"/>
          <w:color w:val="0CA1A6"/>
          <w:kern w:val="0"/>
          <w:sz w:val="21"/>
          <w:szCs w:val="21"/>
          <w:lang w:val="en-ZA" w:eastAsia="en-ZA"/>
        </w:rPr>
        <w:t>int</w:t>
      </w:r>
      <w:r w:rsidRPr="00F805AA">
        <w:rPr>
          <w:rFonts w:ascii="Consolas" w:eastAsia="Times New Roman" w:hAnsi="Consolas" w:cs="Times New Roman"/>
          <w:color w:val="DAE3E3"/>
          <w:kern w:val="0"/>
          <w:sz w:val="21"/>
          <w:szCs w:val="21"/>
          <w:lang w:val="en-ZA" w:eastAsia="en-ZA"/>
        </w:rPr>
        <w:t xml:space="preserve"> num1, answer;</w:t>
      </w:r>
    </w:p>
    <w:p w14:paraId="294F22B4" w14:textId="77777777" w:rsidR="00F805AA" w:rsidRPr="00F805AA" w:rsidRDefault="00F805AA" w:rsidP="000E6212">
      <w:pPr>
        <w:shd w:val="clear" w:color="auto" w:fill="1F272A"/>
        <w:spacing w:after="0" w:line="240" w:lineRule="auto"/>
        <w:rPr>
          <w:rFonts w:ascii="Consolas" w:eastAsia="Times New Roman" w:hAnsi="Consolas" w:cs="Times New Roman"/>
          <w:color w:val="DAE3E3"/>
          <w:kern w:val="0"/>
          <w:sz w:val="21"/>
          <w:szCs w:val="21"/>
          <w:lang w:val="en-ZA" w:eastAsia="en-ZA"/>
        </w:rPr>
      </w:pPr>
      <w:r w:rsidRPr="00F805AA">
        <w:rPr>
          <w:rFonts w:ascii="Consolas" w:eastAsia="Times New Roman" w:hAnsi="Consolas" w:cs="Times New Roman"/>
          <w:color w:val="0CA1A6"/>
          <w:kern w:val="0"/>
          <w:sz w:val="21"/>
          <w:szCs w:val="21"/>
          <w:lang w:val="en-ZA" w:eastAsia="en-ZA"/>
        </w:rPr>
        <w:t>int</w:t>
      </w:r>
      <w:r w:rsidRPr="00F805AA">
        <w:rPr>
          <w:rFonts w:ascii="Consolas" w:eastAsia="Times New Roman" w:hAnsi="Consolas" w:cs="Times New Roman"/>
          <w:color w:val="DAE3E3"/>
          <w:kern w:val="0"/>
          <w:sz w:val="21"/>
          <w:szCs w:val="21"/>
          <w:lang w:val="en-ZA" w:eastAsia="en-ZA"/>
        </w:rPr>
        <w:t xml:space="preserve"> num2 =</w:t>
      </w:r>
      <w:r w:rsidRPr="00F805AA">
        <w:rPr>
          <w:rFonts w:ascii="Consolas" w:eastAsia="Times New Roman" w:hAnsi="Consolas" w:cs="Times New Roman"/>
          <w:color w:val="7FCBCD"/>
          <w:kern w:val="0"/>
          <w:sz w:val="21"/>
          <w:szCs w:val="21"/>
          <w:lang w:val="en-ZA" w:eastAsia="en-ZA"/>
        </w:rPr>
        <w:t>5</w:t>
      </w:r>
      <w:r w:rsidRPr="00F805AA">
        <w:rPr>
          <w:rFonts w:ascii="Consolas" w:eastAsia="Times New Roman" w:hAnsi="Consolas" w:cs="Times New Roman"/>
          <w:color w:val="DAE3E3"/>
          <w:kern w:val="0"/>
          <w:sz w:val="21"/>
          <w:szCs w:val="21"/>
          <w:lang w:val="en-ZA" w:eastAsia="en-ZA"/>
        </w:rPr>
        <w:t>;</w:t>
      </w:r>
    </w:p>
    <w:p w14:paraId="5BF31853" w14:textId="77777777" w:rsidR="00F805AA" w:rsidRPr="00F805AA" w:rsidRDefault="00F805AA" w:rsidP="000E6212">
      <w:pPr>
        <w:shd w:val="clear" w:color="auto" w:fill="1F272A"/>
        <w:spacing w:after="0" w:line="240" w:lineRule="auto"/>
        <w:rPr>
          <w:rFonts w:ascii="Consolas" w:eastAsia="Times New Roman" w:hAnsi="Consolas" w:cs="Times New Roman"/>
          <w:color w:val="DAE3E3"/>
          <w:kern w:val="0"/>
          <w:sz w:val="21"/>
          <w:szCs w:val="21"/>
          <w:lang w:val="en-ZA" w:eastAsia="en-ZA"/>
        </w:rPr>
      </w:pPr>
      <w:r w:rsidRPr="00F805AA">
        <w:rPr>
          <w:rFonts w:ascii="Consolas" w:eastAsia="Times New Roman" w:hAnsi="Consolas" w:cs="Times New Roman"/>
          <w:color w:val="0CA1A6"/>
          <w:kern w:val="0"/>
          <w:sz w:val="21"/>
          <w:szCs w:val="21"/>
          <w:lang w:val="en-ZA" w:eastAsia="en-ZA"/>
        </w:rPr>
        <w:t>void</w:t>
      </w:r>
      <w:r w:rsidRPr="00F805AA">
        <w:rPr>
          <w:rFonts w:ascii="Consolas" w:eastAsia="Times New Roman" w:hAnsi="Consolas" w:cs="Times New Roman"/>
          <w:color w:val="DAE3E3"/>
          <w:kern w:val="0"/>
          <w:sz w:val="21"/>
          <w:szCs w:val="21"/>
          <w:lang w:val="en-ZA" w:eastAsia="en-ZA"/>
        </w:rPr>
        <w:t xml:space="preserve"> </w:t>
      </w:r>
      <w:r w:rsidRPr="00F805AA">
        <w:rPr>
          <w:rFonts w:ascii="Consolas" w:eastAsia="Times New Roman" w:hAnsi="Consolas" w:cs="Times New Roman"/>
          <w:color w:val="F39C12"/>
          <w:kern w:val="0"/>
          <w:sz w:val="21"/>
          <w:szCs w:val="21"/>
          <w:lang w:val="en-ZA" w:eastAsia="en-ZA"/>
        </w:rPr>
        <w:t>setup</w:t>
      </w:r>
      <w:r w:rsidRPr="00F805AA">
        <w:rPr>
          <w:rFonts w:ascii="Consolas" w:eastAsia="Times New Roman" w:hAnsi="Consolas" w:cs="Times New Roman"/>
          <w:color w:val="DAE3E3"/>
          <w:kern w:val="0"/>
          <w:sz w:val="21"/>
          <w:szCs w:val="21"/>
          <w:lang w:val="en-ZA" w:eastAsia="en-ZA"/>
        </w:rPr>
        <w:t>() {</w:t>
      </w:r>
    </w:p>
    <w:p w14:paraId="17F90631" w14:textId="77777777" w:rsidR="00F805AA" w:rsidRPr="00F805AA" w:rsidRDefault="00F805AA" w:rsidP="000E6212">
      <w:pPr>
        <w:shd w:val="clear" w:color="auto" w:fill="1F272A"/>
        <w:spacing w:after="0" w:line="240" w:lineRule="auto"/>
        <w:rPr>
          <w:rFonts w:ascii="Consolas" w:eastAsia="Times New Roman" w:hAnsi="Consolas" w:cs="Times New Roman"/>
          <w:color w:val="DAE3E3"/>
          <w:kern w:val="0"/>
          <w:sz w:val="21"/>
          <w:szCs w:val="21"/>
          <w:lang w:val="en-ZA" w:eastAsia="en-ZA"/>
        </w:rPr>
      </w:pPr>
      <w:r w:rsidRPr="00F805AA">
        <w:rPr>
          <w:rFonts w:ascii="Consolas" w:eastAsia="Times New Roman" w:hAnsi="Consolas" w:cs="Times New Roman"/>
          <w:color w:val="7F8C8D"/>
          <w:kern w:val="0"/>
          <w:sz w:val="21"/>
          <w:szCs w:val="21"/>
          <w:lang w:val="en-ZA" w:eastAsia="en-ZA"/>
        </w:rPr>
        <w:t>  // put your setup code here, to run once:</w:t>
      </w:r>
    </w:p>
    <w:p w14:paraId="476F37B4" w14:textId="77777777" w:rsidR="00F805AA" w:rsidRPr="00F805AA" w:rsidRDefault="00F805AA" w:rsidP="000E6212">
      <w:pPr>
        <w:shd w:val="clear" w:color="auto" w:fill="1F272A"/>
        <w:spacing w:after="0" w:line="240" w:lineRule="auto"/>
        <w:rPr>
          <w:rFonts w:ascii="Consolas" w:eastAsia="Times New Roman" w:hAnsi="Consolas" w:cs="Times New Roman"/>
          <w:color w:val="DAE3E3"/>
          <w:kern w:val="0"/>
          <w:sz w:val="21"/>
          <w:szCs w:val="21"/>
          <w:lang w:val="en-ZA" w:eastAsia="en-ZA"/>
        </w:rPr>
      </w:pPr>
      <w:r w:rsidRPr="00F805AA">
        <w:rPr>
          <w:rFonts w:ascii="Consolas" w:eastAsia="Times New Roman" w:hAnsi="Consolas" w:cs="Times New Roman"/>
          <w:color w:val="F39C12"/>
          <w:kern w:val="0"/>
          <w:sz w:val="21"/>
          <w:szCs w:val="21"/>
          <w:lang w:val="en-ZA" w:eastAsia="en-ZA"/>
        </w:rPr>
        <w:t>Serial</w:t>
      </w:r>
      <w:r w:rsidRPr="00F805AA">
        <w:rPr>
          <w:rFonts w:ascii="Consolas" w:eastAsia="Times New Roman" w:hAnsi="Consolas" w:cs="Times New Roman"/>
          <w:color w:val="DAE3E3"/>
          <w:kern w:val="0"/>
          <w:sz w:val="21"/>
          <w:szCs w:val="21"/>
          <w:lang w:val="en-ZA" w:eastAsia="en-ZA"/>
        </w:rPr>
        <w:t>.</w:t>
      </w:r>
      <w:r w:rsidRPr="00F805AA">
        <w:rPr>
          <w:rFonts w:ascii="Consolas" w:eastAsia="Times New Roman" w:hAnsi="Consolas" w:cs="Times New Roman"/>
          <w:color w:val="F39C12"/>
          <w:kern w:val="0"/>
          <w:sz w:val="21"/>
          <w:szCs w:val="21"/>
          <w:lang w:val="en-ZA" w:eastAsia="en-ZA"/>
        </w:rPr>
        <w:t>begin</w:t>
      </w:r>
      <w:r w:rsidRPr="00F805AA">
        <w:rPr>
          <w:rFonts w:ascii="Consolas" w:eastAsia="Times New Roman" w:hAnsi="Consolas" w:cs="Times New Roman"/>
          <w:color w:val="DAE3E3"/>
          <w:kern w:val="0"/>
          <w:sz w:val="21"/>
          <w:szCs w:val="21"/>
          <w:lang w:val="en-ZA" w:eastAsia="en-ZA"/>
        </w:rPr>
        <w:t>(</w:t>
      </w:r>
      <w:r w:rsidRPr="00F805AA">
        <w:rPr>
          <w:rFonts w:ascii="Consolas" w:eastAsia="Times New Roman" w:hAnsi="Consolas" w:cs="Times New Roman"/>
          <w:color w:val="7FCBCD"/>
          <w:kern w:val="0"/>
          <w:sz w:val="21"/>
          <w:szCs w:val="21"/>
          <w:lang w:val="en-ZA" w:eastAsia="en-ZA"/>
        </w:rPr>
        <w:t>9600</w:t>
      </w:r>
      <w:r w:rsidRPr="00F805AA">
        <w:rPr>
          <w:rFonts w:ascii="Consolas" w:eastAsia="Times New Roman" w:hAnsi="Consolas" w:cs="Times New Roman"/>
          <w:color w:val="DAE3E3"/>
          <w:kern w:val="0"/>
          <w:sz w:val="21"/>
          <w:szCs w:val="21"/>
          <w:lang w:val="en-ZA" w:eastAsia="en-ZA"/>
        </w:rPr>
        <w:t>);</w:t>
      </w:r>
    </w:p>
    <w:p w14:paraId="10B8CD2F" w14:textId="77777777" w:rsidR="00F805AA" w:rsidRPr="00F805AA" w:rsidRDefault="00F805AA" w:rsidP="000E6212">
      <w:pPr>
        <w:shd w:val="clear" w:color="auto" w:fill="1F272A"/>
        <w:spacing w:after="0" w:line="240" w:lineRule="auto"/>
        <w:rPr>
          <w:rFonts w:ascii="Consolas" w:eastAsia="Times New Roman" w:hAnsi="Consolas" w:cs="Times New Roman"/>
          <w:color w:val="DAE3E3"/>
          <w:kern w:val="0"/>
          <w:sz w:val="21"/>
          <w:szCs w:val="21"/>
          <w:lang w:val="en-ZA" w:eastAsia="en-ZA"/>
        </w:rPr>
      </w:pPr>
      <w:r w:rsidRPr="00F805AA">
        <w:rPr>
          <w:rFonts w:ascii="Consolas" w:eastAsia="Times New Roman" w:hAnsi="Consolas" w:cs="Times New Roman"/>
          <w:color w:val="DAE3E3"/>
          <w:kern w:val="0"/>
          <w:sz w:val="21"/>
          <w:szCs w:val="21"/>
          <w:lang w:val="en-ZA" w:eastAsia="en-ZA"/>
        </w:rPr>
        <w:t>}</w:t>
      </w:r>
    </w:p>
    <w:p w14:paraId="1CA440EB" w14:textId="77777777" w:rsidR="00F805AA" w:rsidRPr="00F805AA" w:rsidRDefault="00F805AA" w:rsidP="000E6212">
      <w:pPr>
        <w:shd w:val="clear" w:color="auto" w:fill="1F272A"/>
        <w:spacing w:after="0" w:line="240" w:lineRule="auto"/>
        <w:rPr>
          <w:rFonts w:ascii="Consolas" w:eastAsia="Times New Roman" w:hAnsi="Consolas" w:cs="Times New Roman"/>
          <w:color w:val="DAE3E3"/>
          <w:kern w:val="0"/>
          <w:sz w:val="21"/>
          <w:szCs w:val="21"/>
          <w:lang w:val="en-ZA" w:eastAsia="en-ZA"/>
        </w:rPr>
      </w:pPr>
    </w:p>
    <w:p w14:paraId="645B3DBA" w14:textId="77777777" w:rsidR="00F805AA" w:rsidRPr="00F805AA" w:rsidRDefault="00F805AA" w:rsidP="000E6212">
      <w:pPr>
        <w:shd w:val="clear" w:color="auto" w:fill="1F272A"/>
        <w:spacing w:after="0" w:line="240" w:lineRule="auto"/>
        <w:rPr>
          <w:rFonts w:ascii="Consolas" w:eastAsia="Times New Roman" w:hAnsi="Consolas" w:cs="Times New Roman"/>
          <w:color w:val="DAE3E3"/>
          <w:kern w:val="0"/>
          <w:sz w:val="21"/>
          <w:szCs w:val="21"/>
          <w:lang w:val="en-ZA" w:eastAsia="en-ZA"/>
        </w:rPr>
      </w:pPr>
      <w:r w:rsidRPr="00F805AA">
        <w:rPr>
          <w:rFonts w:ascii="Consolas" w:eastAsia="Times New Roman" w:hAnsi="Consolas" w:cs="Times New Roman"/>
          <w:color w:val="0CA1A6"/>
          <w:kern w:val="0"/>
          <w:sz w:val="21"/>
          <w:szCs w:val="21"/>
          <w:lang w:val="en-ZA" w:eastAsia="en-ZA"/>
        </w:rPr>
        <w:t>void</w:t>
      </w:r>
      <w:r w:rsidRPr="00F805AA">
        <w:rPr>
          <w:rFonts w:ascii="Consolas" w:eastAsia="Times New Roman" w:hAnsi="Consolas" w:cs="Times New Roman"/>
          <w:color w:val="DAE3E3"/>
          <w:kern w:val="0"/>
          <w:sz w:val="21"/>
          <w:szCs w:val="21"/>
          <w:lang w:val="en-ZA" w:eastAsia="en-ZA"/>
        </w:rPr>
        <w:t xml:space="preserve"> </w:t>
      </w:r>
      <w:r w:rsidRPr="00F805AA">
        <w:rPr>
          <w:rFonts w:ascii="Consolas" w:eastAsia="Times New Roman" w:hAnsi="Consolas" w:cs="Times New Roman"/>
          <w:color w:val="F39C12"/>
          <w:kern w:val="0"/>
          <w:sz w:val="21"/>
          <w:szCs w:val="21"/>
          <w:lang w:val="en-ZA" w:eastAsia="en-ZA"/>
        </w:rPr>
        <w:t>loop</w:t>
      </w:r>
      <w:r w:rsidRPr="00F805AA">
        <w:rPr>
          <w:rFonts w:ascii="Consolas" w:eastAsia="Times New Roman" w:hAnsi="Consolas" w:cs="Times New Roman"/>
          <w:color w:val="DAE3E3"/>
          <w:kern w:val="0"/>
          <w:sz w:val="21"/>
          <w:szCs w:val="21"/>
          <w:lang w:val="en-ZA" w:eastAsia="en-ZA"/>
        </w:rPr>
        <w:t>() {</w:t>
      </w:r>
    </w:p>
    <w:p w14:paraId="1B5BF7EB" w14:textId="77777777" w:rsidR="00F805AA" w:rsidRPr="00F805AA" w:rsidRDefault="00F805AA" w:rsidP="000E6212">
      <w:pPr>
        <w:shd w:val="clear" w:color="auto" w:fill="1F272A"/>
        <w:spacing w:after="0" w:line="240" w:lineRule="auto"/>
        <w:rPr>
          <w:rFonts w:ascii="Consolas" w:eastAsia="Times New Roman" w:hAnsi="Consolas" w:cs="Times New Roman"/>
          <w:color w:val="DAE3E3"/>
          <w:kern w:val="0"/>
          <w:sz w:val="21"/>
          <w:szCs w:val="21"/>
          <w:lang w:val="en-ZA" w:eastAsia="en-ZA"/>
        </w:rPr>
      </w:pPr>
      <w:r w:rsidRPr="00F805AA">
        <w:rPr>
          <w:rFonts w:ascii="Consolas" w:eastAsia="Times New Roman" w:hAnsi="Consolas" w:cs="Times New Roman"/>
          <w:color w:val="7F8C8D"/>
          <w:kern w:val="0"/>
          <w:sz w:val="21"/>
          <w:szCs w:val="21"/>
          <w:lang w:val="en-ZA" w:eastAsia="en-ZA"/>
        </w:rPr>
        <w:t>  // Capturing the value of num1</w:t>
      </w:r>
    </w:p>
    <w:p w14:paraId="3242A2B3" w14:textId="77777777" w:rsidR="00F805AA" w:rsidRPr="00F805AA" w:rsidRDefault="00F805AA" w:rsidP="000E6212">
      <w:pPr>
        <w:shd w:val="clear" w:color="auto" w:fill="1F272A"/>
        <w:spacing w:after="0" w:line="240" w:lineRule="auto"/>
        <w:rPr>
          <w:rFonts w:ascii="Consolas" w:eastAsia="Times New Roman" w:hAnsi="Consolas" w:cs="Times New Roman"/>
          <w:color w:val="DAE3E3"/>
          <w:kern w:val="0"/>
          <w:sz w:val="21"/>
          <w:szCs w:val="21"/>
          <w:lang w:val="en-ZA" w:eastAsia="en-ZA"/>
        </w:rPr>
      </w:pPr>
      <w:r w:rsidRPr="00F805AA">
        <w:rPr>
          <w:rFonts w:ascii="Consolas" w:eastAsia="Times New Roman" w:hAnsi="Consolas" w:cs="Times New Roman"/>
          <w:color w:val="F39C12"/>
          <w:kern w:val="0"/>
          <w:sz w:val="21"/>
          <w:szCs w:val="21"/>
          <w:lang w:val="en-ZA" w:eastAsia="en-ZA"/>
        </w:rPr>
        <w:t>Serial</w:t>
      </w:r>
      <w:r w:rsidRPr="00F805AA">
        <w:rPr>
          <w:rFonts w:ascii="Consolas" w:eastAsia="Times New Roman" w:hAnsi="Consolas" w:cs="Times New Roman"/>
          <w:color w:val="DAE3E3"/>
          <w:kern w:val="0"/>
          <w:sz w:val="21"/>
          <w:szCs w:val="21"/>
          <w:lang w:val="en-ZA" w:eastAsia="en-ZA"/>
        </w:rPr>
        <w:t>.</w:t>
      </w:r>
      <w:r w:rsidRPr="00F805AA">
        <w:rPr>
          <w:rFonts w:ascii="Consolas" w:eastAsia="Times New Roman" w:hAnsi="Consolas" w:cs="Times New Roman"/>
          <w:color w:val="F39C12"/>
          <w:kern w:val="0"/>
          <w:sz w:val="21"/>
          <w:szCs w:val="21"/>
          <w:lang w:val="en-ZA" w:eastAsia="en-ZA"/>
        </w:rPr>
        <w:t>println</w:t>
      </w:r>
      <w:r w:rsidRPr="00F805AA">
        <w:rPr>
          <w:rFonts w:ascii="Consolas" w:eastAsia="Times New Roman" w:hAnsi="Consolas" w:cs="Times New Roman"/>
          <w:color w:val="DAE3E3"/>
          <w:kern w:val="0"/>
          <w:sz w:val="21"/>
          <w:szCs w:val="21"/>
          <w:lang w:val="en-ZA" w:eastAsia="en-ZA"/>
        </w:rPr>
        <w:t>(</w:t>
      </w:r>
      <w:r w:rsidRPr="00F805AA">
        <w:rPr>
          <w:rFonts w:ascii="Consolas" w:eastAsia="Times New Roman" w:hAnsi="Consolas" w:cs="Times New Roman"/>
          <w:color w:val="7FCBCD"/>
          <w:kern w:val="0"/>
          <w:sz w:val="21"/>
          <w:szCs w:val="21"/>
          <w:lang w:val="en-ZA" w:eastAsia="en-ZA"/>
        </w:rPr>
        <w:t>"Please enter value of num1: "</w:t>
      </w:r>
      <w:r w:rsidRPr="00F805AA">
        <w:rPr>
          <w:rFonts w:ascii="Consolas" w:eastAsia="Times New Roman" w:hAnsi="Consolas" w:cs="Times New Roman"/>
          <w:color w:val="DAE3E3"/>
          <w:kern w:val="0"/>
          <w:sz w:val="21"/>
          <w:szCs w:val="21"/>
          <w:lang w:val="en-ZA" w:eastAsia="en-ZA"/>
        </w:rPr>
        <w:t>);</w:t>
      </w:r>
    </w:p>
    <w:p w14:paraId="41688CF0" w14:textId="77777777" w:rsidR="00F805AA" w:rsidRPr="00F805AA" w:rsidRDefault="00F805AA" w:rsidP="000E6212">
      <w:pPr>
        <w:shd w:val="clear" w:color="auto" w:fill="1F272A"/>
        <w:spacing w:after="0" w:line="240" w:lineRule="auto"/>
        <w:rPr>
          <w:rFonts w:ascii="Consolas" w:eastAsia="Times New Roman" w:hAnsi="Consolas" w:cs="Times New Roman"/>
          <w:color w:val="DAE3E3"/>
          <w:kern w:val="0"/>
          <w:sz w:val="21"/>
          <w:szCs w:val="21"/>
          <w:lang w:val="en-ZA" w:eastAsia="en-ZA"/>
        </w:rPr>
      </w:pPr>
      <w:r w:rsidRPr="00F805AA">
        <w:rPr>
          <w:rFonts w:ascii="Consolas" w:eastAsia="Times New Roman" w:hAnsi="Consolas" w:cs="Times New Roman"/>
          <w:color w:val="C586C0"/>
          <w:kern w:val="0"/>
          <w:sz w:val="21"/>
          <w:szCs w:val="21"/>
          <w:lang w:val="en-ZA" w:eastAsia="en-ZA"/>
        </w:rPr>
        <w:t>while</w:t>
      </w:r>
      <w:r w:rsidRPr="00F805AA">
        <w:rPr>
          <w:rFonts w:ascii="Consolas" w:eastAsia="Times New Roman" w:hAnsi="Consolas" w:cs="Times New Roman"/>
          <w:color w:val="DAE3E3"/>
          <w:kern w:val="0"/>
          <w:sz w:val="21"/>
          <w:szCs w:val="21"/>
          <w:lang w:val="en-ZA" w:eastAsia="en-ZA"/>
        </w:rPr>
        <w:t xml:space="preserve"> ( </w:t>
      </w:r>
      <w:r w:rsidRPr="00F805AA">
        <w:rPr>
          <w:rFonts w:ascii="Consolas" w:eastAsia="Times New Roman" w:hAnsi="Consolas" w:cs="Times New Roman"/>
          <w:color w:val="F39C12"/>
          <w:kern w:val="0"/>
          <w:sz w:val="21"/>
          <w:szCs w:val="21"/>
          <w:lang w:val="en-ZA" w:eastAsia="en-ZA"/>
        </w:rPr>
        <w:t>Serial</w:t>
      </w:r>
      <w:r w:rsidRPr="00F805AA">
        <w:rPr>
          <w:rFonts w:ascii="Consolas" w:eastAsia="Times New Roman" w:hAnsi="Consolas" w:cs="Times New Roman"/>
          <w:color w:val="DAE3E3"/>
          <w:kern w:val="0"/>
          <w:sz w:val="21"/>
          <w:szCs w:val="21"/>
          <w:lang w:val="en-ZA" w:eastAsia="en-ZA"/>
        </w:rPr>
        <w:t>.</w:t>
      </w:r>
      <w:r w:rsidRPr="00F805AA">
        <w:rPr>
          <w:rFonts w:ascii="Consolas" w:eastAsia="Times New Roman" w:hAnsi="Consolas" w:cs="Times New Roman"/>
          <w:color w:val="F39C12"/>
          <w:kern w:val="0"/>
          <w:sz w:val="21"/>
          <w:szCs w:val="21"/>
          <w:lang w:val="en-ZA" w:eastAsia="en-ZA"/>
        </w:rPr>
        <w:t>available</w:t>
      </w:r>
      <w:r w:rsidRPr="00F805AA">
        <w:rPr>
          <w:rFonts w:ascii="Consolas" w:eastAsia="Times New Roman" w:hAnsi="Consolas" w:cs="Times New Roman"/>
          <w:color w:val="DAE3E3"/>
          <w:kern w:val="0"/>
          <w:sz w:val="21"/>
          <w:szCs w:val="21"/>
          <w:lang w:val="en-ZA" w:eastAsia="en-ZA"/>
        </w:rPr>
        <w:t>()==</w:t>
      </w:r>
      <w:r w:rsidRPr="00F805AA">
        <w:rPr>
          <w:rFonts w:ascii="Consolas" w:eastAsia="Times New Roman" w:hAnsi="Consolas" w:cs="Times New Roman"/>
          <w:color w:val="7FCBCD"/>
          <w:kern w:val="0"/>
          <w:sz w:val="21"/>
          <w:szCs w:val="21"/>
          <w:lang w:val="en-ZA" w:eastAsia="en-ZA"/>
        </w:rPr>
        <w:t>0</w:t>
      </w:r>
      <w:r w:rsidRPr="00F805AA">
        <w:rPr>
          <w:rFonts w:ascii="Consolas" w:eastAsia="Times New Roman" w:hAnsi="Consolas" w:cs="Times New Roman"/>
          <w:color w:val="DAE3E3"/>
          <w:kern w:val="0"/>
          <w:sz w:val="21"/>
          <w:szCs w:val="21"/>
          <w:lang w:val="en-ZA" w:eastAsia="en-ZA"/>
        </w:rPr>
        <w:t>){}</w:t>
      </w:r>
    </w:p>
    <w:p w14:paraId="62F399D8" w14:textId="77777777" w:rsidR="00F805AA" w:rsidRPr="00F805AA" w:rsidRDefault="00F805AA" w:rsidP="000E6212">
      <w:pPr>
        <w:shd w:val="clear" w:color="auto" w:fill="1F272A"/>
        <w:spacing w:after="0" w:line="240" w:lineRule="auto"/>
        <w:rPr>
          <w:rFonts w:ascii="Consolas" w:eastAsia="Times New Roman" w:hAnsi="Consolas" w:cs="Times New Roman"/>
          <w:color w:val="DAE3E3"/>
          <w:kern w:val="0"/>
          <w:sz w:val="21"/>
          <w:szCs w:val="21"/>
          <w:lang w:val="en-ZA" w:eastAsia="en-ZA"/>
        </w:rPr>
      </w:pPr>
      <w:r w:rsidRPr="00F805AA">
        <w:rPr>
          <w:rFonts w:ascii="Consolas" w:eastAsia="Times New Roman" w:hAnsi="Consolas" w:cs="Times New Roman"/>
          <w:color w:val="DAE3E3"/>
          <w:kern w:val="0"/>
          <w:sz w:val="21"/>
          <w:szCs w:val="21"/>
          <w:lang w:val="en-ZA" w:eastAsia="en-ZA"/>
        </w:rPr>
        <w:t>num1=</w:t>
      </w:r>
      <w:r w:rsidRPr="00F805AA">
        <w:rPr>
          <w:rFonts w:ascii="Consolas" w:eastAsia="Times New Roman" w:hAnsi="Consolas" w:cs="Times New Roman"/>
          <w:color w:val="F39C12"/>
          <w:kern w:val="0"/>
          <w:sz w:val="21"/>
          <w:szCs w:val="21"/>
          <w:lang w:val="en-ZA" w:eastAsia="en-ZA"/>
        </w:rPr>
        <w:t>Serial</w:t>
      </w:r>
      <w:r w:rsidRPr="00F805AA">
        <w:rPr>
          <w:rFonts w:ascii="Consolas" w:eastAsia="Times New Roman" w:hAnsi="Consolas" w:cs="Times New Roman"/>
          <w:color w:val="DAE3E3"/>
          <w:kern w:val="0"/>
          <w:sz w:val="21"/>
          <w:szCs w:val="21"/>
          <w:lang w:val="en-ZA" w:eastAsia="en-ZA"/>
        </w:rPr>
        <w:t>.</w:t>
      </w:r>
      <w:r w:rsidRPr="00F805AA">
        <w:rPr>
          <w:rFonts w:ascii="Consolas" w:eastAsia="Times New Roman" w:hAnsi="Consolas" w:cs="Times New Roman"/>
          <w:color w:val="F39C12"/>
          <w:kern w:val="0"/>
          <w:sz w:val="21"/>
          <w:szCs w:val="21"/>
          <w:lang w:val="en-ZA" w:eastAsia="en-ZA"/>
        </w:rPr>
        <w:t>parseInt</w:t>
      </w:r>
      <w:r w:rsidRPr="00F805AA">
        <w:rPr>
          <w:rFonts w:ascii="Consolas" w:eastAsia="Times New Roman" w:hAnsi="Consolas" w:cs="Times New Roman"/>
          <w:color w:val="DAE3E3"/>
          <w:kern w:val="0"/>
          <w:sz w:val="21"/>
          <w:szCs w:val="21"/>
          <w:lang w:val="en-ZA" w:eastAsia="en-ZA"/>
        </w:rPr>
        <w:t>();</w:t>
      </w:r>
    </w:p>
    <w:p w14:paraId="3661D853" w14:textId="77777777" w:rsidR="00F805AA" w:rsidRPr="00F805AA" w:rsidRDefault="00F805AA" w:rsidP="000E6212">
      <w:pPr>
        <w:shd w:val="clear" w:color="auto" w:fill="1F272A"/>
        <w:spacing w:after="0" w:line="240" w:lineRule="auto"/>
        <w:rPr>
          <w:rFonts w:ascii="Consolas" w:eastAsia="Times New Roman" w:hAnsi="Consolas" w:cs="Times New Roman"/>
          <w:color w:val="DAE3E3"/>
          <w:kern w:val="0"/>
          <w:sz w:val="21"/>
          <w:szCs w:val="21"/>
          <w:lang w:val="en-ZA" w:eastAsia="en-ZA"/>
        </w:rPr>
      </w:pPr>
      <w:r w:rsidRPr="00F805AA">
        <w:rPr>
          <w:rFonts w:ascii="Consolas" w:eastAsia="Times New Roman" w:hAnsi="Consolas" w:cs="Times New Roman"/>
          <w:color w:val="F39C12"/>
          <w:kern w:val="0"/>
          <w:sz w:val="21"/>
          <w:szCs w:val="21"/>
          <w:lang w:val="en-ZA" w:eastAsia="en-ZA"/>
        </w:rPr>
        <w:t>Serial</w:t>
      </w:r>
      <w:r w:rsidRPr="00F805AA">
        <w:rPr>
          <w:rFonts w:ascii="Consolas" w:eastAsia="Times New Roman" w:hAnsi="Consolas" w:cs="Times New Roman"/>
          <w:color w:val="DAE3E3"/>
          <w:kern w:val="0"/>
          <w:sz w:val="21"/>
          <w:szCs w:val="21"/>
          <w:lang w:val="en-ZA" w:eastAsia="en-ZA"/>
        </w:rPr>
        <w:t>.</w:t>
      </w:r>
      <w:r w:rsidRPr="00F805AA">
        <w:rPr>
          <w:rFonts w:ascii="Consolas" w:eastAsia="Times New Roman" w:hAnsi="Consolas" w:cs="Times New Roman"/>
          <w:color w:val="F39C12"/>
          <w:kern w:val="0"/>
          <w:sz w:val="21"/>
          <w:szCs w:val="21"/>
          <w:lang w:val="en-ZA" w:eastAsia="en-ZA"/>
        </w:rPr>
        <w:t>print</w:t>
      </w:r>
      <w:r w:rsidRPr="00F805AA">
        <w:rPr>
          <w:rFonts w:ascii="Consolas" w:eastAsia="Times New Roman" w:hAnsi="Consolas" w:cs="Times New Roman"/>
          <w:color w:val="DAE3E3"/>
          <w:kern w:val="0"/>
          <w:sz w:val="21"/>
          <w:szCs w:val="21"/>
          <w:lang w:val="en-ZA" w:eastAsia="en-ZA"/>
        </w:rPr>
        <w:t>(</w:t>
      </w:r>
      <w:r w:rsidRPr="00F805AA">
        <w:rPr>
          <w:rFonts w:ascii="Consolas" w:eastAsia="Times New Roman" w:hAnsi="Consolas" w:cs="Times New Roman"/>
          <w:color w:val="7FCBCD"/>
          <w:kern w:val="0"/>
          <w:sz w:val="21"/>
          <w:szCs w:val="21"/>
          <w:lang w:val="en-ZA" w:eastAsia="en-ZA"/>
        </w:rPr>
        <w:t>"The value of num1 is : "</w:t>
      </w:r>
      <w:r w:rsidRPr="00F805AA">
        <w:rPr>
          <w:rFonts w:ascii="Consolas" w:eastAsia="Times New Roman" w:hAnsi="Consolas" w:cs="Times New Roman"/>
          <w:color w:val="DAE3E3"/>
          <w:kern w:val="0"/>
          <w:sz w:val="21"/>
          <w:szCs w:val="21"/>
          <w:lang w:val="en-ZA" w:eastAsia="en-ZA"/>
        </w:rPr>
        <w:t>);</w:t>
      </w:r>
    </w:p>
    <w:p w14:paraId="62B4AE5C" w14:textId="77777777" w:rsidR="00F805AA" w:rsidRPr="00F805AA" w:rsidRDefault="00F805AA" w:rsidP="000E6212">
      <w:pPr>
        <w:shd w:val="clear" w:color="auto" w:fill="1F272A"/>
        <w:spacing w:after="0" w:line="240" w:lineRule="auto"/>
        <w:rPr>
          <w:rFonts w:ascii="Consolas" w:eastAsia="Times New Roman" w:hAnsi="Consolas" w:cs="Times New Roman"/>
          <w:color w:val="DAE3E3"/>
          <w:kern w:val="0"/>
          <w:sz w:val="21"/>
          <w:szCs w:val="21"/>
          <w:lang w:val="en-ZA" w:eastAsia="en-ZA"/>
        </w:rPr>
      </w:pPr>
      <w:r w:rsidRPr="00F805AA">
        <w:rPr>
          <w:rFonts w:ascii="Consolas" w:eastAsia="Times New Roman" w:hAnsi="Consolas" w:cs="Times New Roman"/>
          <w:color w:val="DAE3E3"/>
          <w:kern w:val="0"/>
          <w:sz w:val="21"/>
          <w:szCs w:val="21"/>
          <w:lang w:val="en-ZA" w:eastAsia="en-ZA"/>
        </w:rPr>
        <w:t> </w:t>
      </w:r>
      <w:r w:rsidRPr="00F805AA">
        <w:rPr>
          <w:rFonts w:ascii="Consolas" w:eastAsia="Times New Roman" w:hAnsi="Consolas" w:cs="Times New Roman"/>
          <w:color w:val="F39C12"/>
          <w:kern w:val="0"/>
          <w:sz w:val="21"/>
          <w:szCs w:val="21"/>
          <w:lang w:val="en-ZA" w:eastAsia="en-ZA"/>
        </w:rPr>
        <w:t>Serial</w:t>
      </w:r>
      <w:r w:rsidRPr="00F805AA">
        <w:rPr>
          <w:rFonts w:ascii="Consolas" w:eastAsia="Times New Roman" w:hAnsi="Consolas" w:cs="Times New Roman"/>
          <w:color w:val="DAE3E3"/>
          <w:kern w:val="0"/>
          <w:sz w:val="21"/>
          <w:szCs w:val="21"/>
          <w:lang w:val="en-ZA" w:eastAsia="en-ZA"/>
        </w:rPr>
        <w:t>.</w:t>
      </w:r>
      <w:r w:rsidRPr="00F805AA">
        <w:rPr>
          <w:rFonts w:ascii="Consolas" w:eastAsia="Times New Roman" w:hAnsi="Consolas" w:cs="Times New Roman"/>
          <w:color w:val="F39C12"/>
          <w:kern w:val="0"/>
          <w:sz w:val="21"/>
          <w:szCs w:val="21"/>
          <w:lang w:val="en-ZA" w:eastAsia="en-ZA"/>
        </w:rPr>
        <w:t>println</w:t>
      </w:r>
      <w:r w:rsidRPr="00F805AA">
        <w:rPr>
          <w:rFonts w:ascii="Consolas" w:eastAsia="Times New Roman" w:hAnsi="Consolas" w:cs="Times New Roman"/>
          <w:color w:val="DAE3E3"/>
          <w:kern w:val="0"/>
          <w:sz w:val="21"/>
          <w:szCs w:val="21"/>
          <w:lang w:val="en-ZA" w:eastAsia="en-ZA"/>
        </w:rPr>
        <w:t>(num1);</w:t>
      </w:r>
    </w:p>
    <w:p w14:paraId="4891E0D4" w14:textId="77777777" w:rsidR="00F805AA" w:rsidRPr="00F805AA" w:rsidRDefault="00F805AA" w:rsidP="000E6212">
      <w:pPr>
        <w:shd w:val="clear" w:color="auto" w:fill="1F272A"/>
        <w:spacing w:after="0" w:line="240" w:lineRule="auto"/>
        <w:rPr>
          <w:rFonts w:ascii="Consolas" w:eastAsia="Times New Roman" w:hAnsi="Consolas" w:cs="Times New Roman"/>
          <w:color w:val="DAE3E3"/>
          <w:kern w:val="0"/>
          <w:sz w:val="21"/>
          <w:szCs w:val="21"/>
          <w:lang w:val="en-ZA" w:eastAsia="en-ZA"/>
        </w:rPr>
      </w:pPr>
      <w:r w:rsidRPr="00F805AA">
        <w:rPr>
          <w:rFonts w:ascii="Consolas" w:eastAsia="Times New Roman" w:hAnsi="Consolas" w:cs="Times New Roman"/>
          <w:color w:val="7F8C8D"/>
          <w:kern w:val="0"/>
          <w:sz w:val="21"/>
          <w:szCs w:val="21"/>
          <w:lang w:val="en-ZA" w:eastAsia="en-ZA"/>
        </w:rPr>
        <w:t>//calculating the remainder (modulus)</w:t>
      </w:r>
    </w:p>
    <w:p w14:paraId="1F6B03F4" w14:textId="77777777" w:rsidR="00F805AA" w:rsidRPr="00F805AA" w:rsidRDefault="00F805AA" w:rsidP="000E6212">
      <w:pPr>
        <w:shd w:val="clear" w:color="auto" w:fill="1F272A"/>
        <w:spacing w:after="0" w:line="240" w:lineRule="auto"/>
        <w:rPr>
          <w:rFonts w:ascii="Consolas" w:eastAsia="Times New Roman" w:hAnsi="Consolas" w:cs="Times New Roman"/>
          <w:color w:val="DAE3E3"/>
          <w:kern w:val="0"/>
          <w:sz w:val="21"/>
          <w:szCs w:val="21"/>
          <w:lang w:val="en-ZA" w:eastAsia="en-ZA"/>
        </w:rPr>
      </w:pPr>
      <w:r w:rsidRPr="00F805AA">
        <w:rPr>
          <w:rFonts w:ascii="Consolas" w:eastAsia="Times New Roman" w:hAnsi="Consolas" w:cs="Times New Roman"/>
          <w:color w:val="DAE3E3"/>
          <w:kern w:val="0"/>
          <w:sz w:val="21"/>
          <w:szCs w:val="21"/>
          <w:lang w:val="en-ZA" w:eastAsia="en-ZA"/>
        </w:rPr>
        <w:lastRenderedPageBreak/>
        <w:t>answer = num1 % num2;</w:t>
      </w:r>
    </w:p>
    <w:p w14:paraId="6783606F" w14:textId="77777777" w:rsidR="00F805AA" w:rsidRPr="00F805AA" w:rsidRDefault="00F805AA" w:rsidP="000E6212">
      <w:pPr>
        <w:shd w:val="clear" w:color="auto" w:fill="1F272A"/>
        <w:spacing w:after="0" w:line="240" w:lineRule="auto"/>
        <w:rPr>
          <w:rFonts w:ascii="Consolas" w:eastAsia="Times New Roman" w:hAnsi="Consolas" w:cs="Times New Roman"/>
          <w:color w:val="DAE3E3"/>
          <w:kern w:val="0"/>
          <w:sz w:val="21"/>
          <w:szCs w:val="21"/>
          <w:lang w:val="en-ZA" w:eastAsia="en-ZA"/>
        </w:rPr>
      </w:pPr>
      <w:r w:rsidRPr="00F805AA">
        <w:rPr>
          <w:rFonts w:ascii="Consolas" w:eastAsia="Times New Roman" w:hAnsi="Consolas" w:cs="Times New Roman"/>
          <w:color w:val="7F8C8D"/>
          <w:kern w:val="0"/>
          <w:sz w:val="21"/>
          <w:szCs w:val="21"/>
          <w:lang w:val="en-ZA" w:eastAsia="en-ZA"/>
        </w:rPr>
        <w:t>// Displaying output</w:t>
      </w:r>
    </w:p>
    <w:p w14:paraId="36177664" w14:textId="77777777" w:rsidR="00F805AA" w:rsidRPr="00F805AA" w:rsidRDefault="00F805AA" w:rsidP="000E6212">
      <w:pPr>
        <w:shd w:val="clear" w:color="auto" w:fill="1F272A"/>
        <w:spacing w:after="0" w:line="240" w:lineRule="auto"/>
        <w:rPr>
          <w:rFonts w:ascii="Consolas" w:eastAsia="Times New Roman" w:hAnsi="Consolas" w:cs="Times New Roman"/>
          <w:color w:val="DAE3E3"/>
          <w:kern w:val="0"/>
          <w:sz w:val="21"/>
          <w:szCs w:val="21"/>
          <w:lang w:val="en-ZA" w:eastAsia="en-ZA"/>
        </w:rPr>
      </w:pPr>
      <w:r w:rsidRPr="00F805AA">
        <w:rPr>
          <w:rFonts w:ascii="Consolas" w:eastAsia="Times New Roman" w:hAnsi="Consolas" w:cs="Times New Roman"/>
          <w:color w:val="F39C12"/>
          <w:kern w:val="0"/>
          <w:sz w:val="21"/>
          <w:szCs w:val="21"/>
          <w:lang w:val="en-ZA" w:eastAsia="en-ZA"/>
        </w:rPr>
        <w:t>Serial</w:t>
      </w:r>
      <w:r w:rsidRPr="00F805AA">
        <w:rPr>
          <w:rFonts w:ascii="Consolas" w:eastAsia="Times New Roman" w:hAnsi="Consolas" w:cs="Times New Roman"/>
          <w:color w:val="DAE3E3"/>
          <w:kern w:val="0"/>
          <w:sz w:val="21"/>
          <w:szCs w:val="21"/>
          <w:lang w:val="en-ZA" w:eastAsia="en-ZA"/>
        </w:rPr>
        <w:t>.</w:t>
      </w:r>
      <w:r w:rsidRPr="00F805AA">
        <w:rPr>
          <w:rFonts w:ascii="Consolas" w:eastAsia="Times New Roman" w:hAnsi="Consolas" w:cs="Times New Roman"/>
          <w:color w:val="F39C12"/>
          <w:kern w:val="0"/>
          <w:sz w:val="21"/>
          <w:szCs w:val="21"/>
          <w:lang w:val="en-ZA" w:eastAsia="en-ZA"/>
        </w:rPr>
        <w:t>print</w:t>
      </w:r>
      <w:r w:rsidRPr="00F805AA">
        <w:rPr>
          <w:rFonts w:ascii="Consolas" w:eastAsia="Times New Roman" w:hAnsi="Consolas" w:cs="Times New Roman"/>
          <w:color w:val="DAE3E3"/>
          <w:kern w:val="0"/>
          <w:sz w:val="21"/>
          <w:szCs w:val="21"/>
          <w:lang w:val="en-ZA" w:eastAsia="en-ZA"/>
        </w:rPr>
        <w:t>(</w:t>
      </w:r>
      <w:r w:rsidRPr="00F805AA">
        <w:rPr>
          <w:rFonts w:ascii="Consolas" w:eastAsia="Times New Roman" w:hAnsi="Consolas" w:cs="Times New Roman"/>
          <w:color w:val="7FCBCD"/>
          <w:kern w:val="0"/>
          <w:sz w:val="21"/>
          <w:szCs w:val="21"/>
          <w:lang w:val="en-ZA" w:eastAsia="en-ZA"/>
        </w:rPr>
        <w:t>"The answer is "</w:t>
      </w:r>
      <w:r w:rsidRPr="00F805AA">
        <w:rPr>
          <w:rFonts w:ascii="Consolas" w:eastAsia="Times New Roman" w:hAnsi="Consolas" w:cs="Times New Roman"/>
          <w:color w:val="DAE3E3"/>
          <w:kern w:val="0"/>
          <w:sz w:val="21"/>
          <w:szCs w:val="21"/>
          <w:lang w:val="en-ZA" w:eastAsia="en-ZA"/>
        </w:rPr>
        <w:t>);</w:t>
      </w:r>
    </w:p>
    <w:p w14:paraId="3D259BAB" w14:textId="77777777" w:rsidR="00F805AA" w:rsidRPr="00F805AA" w:rsidRDefault="00F805AA" w:rsidP="000E6212">
      <w:pPr>
        <w:shd w:val="clear" w:color="auto" w:fill="1F272A"/>
        <w:spacing w:after="0" w:line="240" w:lineRule="auto"/>
        <w:rPr>
          <w:rFonts w:ascii="Consolas" w:eastAsia="Times New Roman" w:hAnsi="Consolas" w:cs="Times New Roman"/>
          <w:color w:val="DAE3E3"/>
          <w:kern w:val="0"/>
          <w:sz w:val="21"/>
          <w:szCs w:val="21"/>
          <w:lang w:val="en-ZA" w:eastAsia="en-ZA"/>
        </w:rPr>
      </w:pPr>
      <w:r w:rsidRPr="00F805AA">
        <w:rPr>
          <w:rFonts w:ascii="Consolas" w:eastAsia="Times New Roman" w:hAnsi="Consolas" w:cs="Times New Roman"/>
          <w:color w:val="F39C12"/>
          <w:kern w:val="0"/>
          <w:sz w:val="21"/>
          <w:szCs w:val="21"/>
          <w:lang w:val="en-ZA" w:eastAsia="en-ZA"/>
        </w:rPr>
        <w:t>Serial</w:t>
      </w:r>
      <w:r w:rsidRPr="00F805AA">
        <w:rPr>
          <w:rFonts w:ascii="Consolas" w:eastAsia="Times New Roman" w:hAnsi="Consolas" w:cs="Times New Roman"/>
          <w:color w:val="DAE3E3"/>
          <w:kern w:val="0"/>
          <w:sz w:val="21"/>
          <w:szCs w:val="21"/>
          <w:lang w:val="en-ZA" w:eastAsia="en-ZA"/>
        </w:rPr>
        <w:t>.</w:t>
      </w:r>
      <w:r w:rsidRPr="00F805AA">
        <w:rPr>
          <w:rFonts w:ascii="Consolas" w:eastAsia="Times New Roman" w:hAnsi="Consolas" w:cs="Times New Roman"/>
          <w:color w:val="F39C12"/>
          <w:kern w:val="0"/>
          <w:sz w:val="21"/>
          <w:szCs w:val="21"/>
          <w:lang w:val="en-ZA" w:eastAsia="en-ZA"/>
        </w:rPr>
        <w:t>println</w:t>
      </w:r>
      <w:r w:rsidRPr="00F805AA">
        <w:rPr>
          <w:rFonts w:ascii="Consolas" w:eastAsia="Times New Roman" w:hAnsi="Consolas" w:cs="Times New Roman"/>
          <w:color w:val="DAE3E3"/>
          <w:kern w:val="0"/>
          <w:sz w:val="21"/>
          <w:szCs w:val="21"/>
          <w:lang w:val="en-ZA" w:eastAsia="en-ZA"/>
        </w:rPr>
        <w:t>(answer);</w:t>
      </w:r>
    </w:p>
    <w:p w14:paraId="66D1B195" w14:textId="77777777" w:rsidR="00F805AA" w:rsidRPr="00F805AA" w:rsidRDefault="00F805AA" w:rsidP="000E6212">
      <w:pPr>
        <w:shd w:val="clear" w:color="auto" w:fill="1F272A"/>
        <w:spacing w:after="0" w:line="240" w:lineRule="auto"/>
        <w:rPr>
          <w:rFonts w:ascii="Consolas" w:eastAsia="Times New Roman" w:hAnsi="Consolas" w:cs="Times New Roman"/>
          <w:color w:val="DAE3E3"/>
          <w:kern w:val="0"/>
          <w:sz w:val="21"/>
          <w:szCs w:val="21"/>
          <w:lang w:val="en-ZA" w:eastAsia="en-ZA"/>
        </w:rPr>
      </w:pPr>
      <w:r w:rsidRPr="00F805AA">
        <w:rPr>
          <w:rFonts w:ascii="Consolas" w:eastAsia="Times New Roman" w:hAnsi="Consolas" w:cs="Times New Roman"/>
          <w:color w:val="F39C12"/>
          <w:kern w:val="0"/>
          <w:sz w:val="21"/>
          <w:szCs w:val="21"/>
          <w:lang w:val="en-ZA" w:eastAsia="en-ZA"/>
        </w:rPr>
        <w:t>delay</w:t>
      </w:r>
      <w:r w:rsidRPr="00F805AA">
        <w:rPr>
          <w:rFonts w:ascii="Consolas" w:eastAsia="Times New Roman" w:hAnsi="Consolas" w:cs="Times New Roman"/>
          <w:color w:val="DAE3E3"/>
          <w:kern w:val="0"/>
          <w:sz w:val="21"/>
          <w:szCs w:val="21"/>
          <w:lang w:val="en-ZA" w:eastAsia="en-ZA"/>
        </w:rPr>
        <w:t>(</w:t>
      </w:r>
      <w:r w:rsidRPr="00F805AA">
        <w:rPr>
          <w:rFonts w:ascii="Consolas" w:eastAsia="Times New Roman" w:hAnsi="Consolas" w:cs="Times New Roman"/>
          <w:color w:val="7FCBCD"/>
          <w:kern w:val="0"/>
          <w:sz w:val="21"/>
          <w:szCs w:val="21"/>
          <w:lang w:val="en-ZA" w:eastAsia="en-ZA"/>
        </w:rPr>
        <w:t>5000</w:t>
      </w:r>
      <w:r w:rsidRPr="00F805AA">
        <w:rPr>
          <w:rFonts w:ascii="Consolas" w:eastAsia="Times New Roman" w:hAnsi="Consolas" w:cs="Times New Roman"/>
          <w:color w:val="DAE3E3"/>
          <w:kern w:val="0"/>
          <w:sz w:val="21"/>
          <w:szCs w:val="21"/>
          <w:lang w:val="en-ZA" w:eastAsia="en-ZA"/>
        </w:rPr>
        <w:t>);</w:t>
      </w:r>
    </w:p>
    <w:p w14:paraId="15967F64" w14:textId="77777777" w:rsidR="00F805AA" w:rsidRPr="00F805AA" w:rsidRDefault="00F805AA" w:rsidP="000E6212">
      <w:pPr>
        <w:shd w:val="clear" w:color="auto" w:fill="1F272A"/>
        <w:spacing w:after="0" w:line="240" w:lineRule="auto"/>
        <w:rPr>
          <w:rFonts w:ascii="Consolas" w:eastAsia="Times New Roman" w:hAnsi="Consolas" w:cs="Times New Roman"/>
          <w:color w:val="DAE3E3"/>
          <w:kern w:val="0"/>
          <w:sz w:val="21"/>
          <w:szCs w:val="21"/>
          <w:lang w:val="en-ZA" w:eastAsia="en-ZA"/>
        </w:rPr>
      </w:pPr>
      <w:r w:rsidRPr="00F805AA">
        <w:rPr>
          <w:rFonts w:ascii="Consolas" w:eastAsia="Times New Roman" w:hAnsi="Consolas" w:cs="Times New Roman"/>
          <w:color w:val="7F8C8D"/>
          <w:kern w:val="0"/>
          <w:sz w:val="21"/>
          <w:szCs w:val="21"/>
          <w:lang w:val="en-ZA" w:eastAsia="en-ZA"/>
        </w:rPr>
        <w:t>//incrementing the dividend</w:t>
      </w:r>
    </w:p>
    <w:p w14:paraId="49A1E623" w14:textId="77777777" w:rsidR="00F805AA" w:rsidRPr="00F805AA" w:rsidRDefault="00F805AA" w:rsidP="000E6212">
      <w:pPr>
        <w:shd w:val="clear" w:color="auto" w:fill="1F272A"/>
        <w:spacing w:after="0" w:line="240" w:lineRule="auto"/>
        <w:rPr>
          <w:rFonts w:ascii="Consolas" w:eastAsia="Times New Roman" w:hAnsi="Consolas" w:cs="Times New Roman"/>
          <w:color w:val="DAE3E3"/>
          <w:kern w:val="0"/>
          <w:sz w:val="21"/>
          <w:szCs w:val="21"/>
          <w:lang w:val="en-ZA" w:eastAsia="en-ZA"/>
        </w:rPr>
      </w:pPr>
      <w:r w:rsidRPr="00F805AA">
        <w:rPr>
          <w:rFonts w:ascii="Consolas" w:eastAsia="Times New Roman" w:hAnsi="Consolas" w:cs="Times New Roman"/>
          <w:color w:val="DAE3E3"/>
          <w:kern w:val="0"/>
          <w:sz w:val="21"/>
          <w:szCs w:val="21"/>
          <w:lang w:val="en-ZA" w:eastAsia="en-ZA"/>
        </w:rPr>
        <w:t>num1++;</w:t>
      </w:r>
    </w:p>
    <w:p w14:paraId="63069924" w14:textId="77777777" w:rsidR="00F805AA" w:rsidRPr="00F805AA" w:rsidRDefault="00F805AA" w:rsidP="000E6212">
      <w:pPr>
        <w:shd w:val="clear" w:color="auto" w:fill="1F272A"/>
        <w:spacing w:after="0" w:line="240" w:lineRule="auto"/>
        <w:rPr>
          <w:rFonts w:ascii="Consolas" w:eastAsia="Times New Roman" w:hAnsi="Consolas" w:cs="Times New Roman"/>
          <w:color w:val="DAE3E3"/>
          <w:kern w:val="0"/>
          <w:sz w:val="21"/>
          <w:szCs w:val="21"/>
          <w:lang w:val="en-ZA" w:eastAsia="en-ZA"/>
        </w:rPr>
      </w:pPr>
      <w:r w:rsidRPr="00F805AA">
        <w:rPr>
          <w:rFonts w:ascii="Consolas" w:eastAsia="Times New Roman" w:hAnsi="Consolas" w:cs="Times New Roman"/>
          <w:color w:val="DAE3E3"/>
          <w:kern w:val="0"/>
          <w:sz w:val="21"/>
          <w:szCs w:val="21"/>
          <w:lang w:val="en-ZA" w:eastAsia="en-ZA"/>
        </w:rPr>
        <w:t>}</w:t>
      </w:r>
    </w:p>
    <w:bookmarkEnd w:id="46"/>
    <w:p w14:paraId="0F2DDE69" w14:textId="77777777" w:rsidR="00F805AA" w:rsidRPr="00F805AA" w:rsidRDefault="00F805AA" w:rsidP="000E6212">
      <w:pPr>
        <w:shd w:val="clear" w:color="auto" w:fill="1F272A"/>
        <w:spacing w:after="0" w:line="240" w:lineRule="auto"/>
        <w:rPr>
          <w:rFonts w:ascii="Consolas" w:eastAsia="Times New Roman" w:hAnsi="Consolas" w:cs="Times New Roman"/>
          <w:color w:val="DAE3E3"/>
          <w:kern w:val="0"/>
          <w:sz w:val="21"/>
          <w:szCs w:val="21"/>
          <w:lang w:val="en-ZA" w:eastAsia="en-ZA"/>
        </w:rPr>
      </w:pPr>
    </w:p>
    <w:p w14:paraId="573E5893" w14:textId="0DD8F0B3" w:rsidR="004E6DF2" w:rsidRDefault="004E6DF2" w:rsidP="000E6212">
      <w:pPr>
        <w:shd w:val="clear" w:color="auto" w:fill="1F272A"/>
        <w:spacing w:after="0" w:line="240" w:lineRule="auto"/>
        <w:rPr>
          <w:rFonts w:ascii="Consolas" w:eastAsia="Times New Roman" w:hAnsi="Consolas" w:cs="Times New Roman"/>
          <w:color w:val="DAE3E3"/>
          <w:kern w:val="0"/>
          <w:sz w:val="21"/>
          <w:szCs w:val="21"/>
          <w:lang w:val="en-ZA" w:eastAsia="en-ZA"/>
        </w:rPr>
      </w:pPr>
    </w:p>
    <w:p w14:paraId="6DF3F4F2" w14:textId="77777777" w:rsidR="00F805AA" w:rsidRDefault="004E6DF2" w:rsidP="000E6212">
      <w:pPr>
        <w:pStyle w:val="HTMLPreformatted"/>
        <w:shd w:val="clear" w:color="auto" w:fill="1F272A"/>
        <w:rPr>
          <w:color w:val="DAE3E3"/>
        </w:rPr>
      </w:pPr>
      <w:r>
        <w:rPr>
          <w:rFonts w:ascii="Consolas" w:hAnsi="Consolas" w:cs="Times New Roman"/>
          <w:color w:val="DAE3E3"/>
          <w:sz w:val="21"/>
          <w:szCs w:val="21"/>
        </w:rPr>
        <w:t>Sample Output</w:t>
      </w:r>
      <w:r w:rsidR="00F805AA" w:rsidRPr="00F805AA">
        <w:rPr>
          <w:color w:val="DAE3E3"/>
        </w:rPr>
        <w:t xml:space="preserve"> </w:t>
      </w:r>
    </w:p>
    <w:p w14:paraId="74C87FE5" w14:textId="189A2E6E" w:rsidR="00F805AA" w:rsidRPr="00F805AA" w:rsidRDefault="00F805AA" w:rsidP="000E6212">
      <w:pPr>
        <w:pStyle w:val="HTMLPreformatted"/>
        <w:shd w:val="clear" w:color="auto" w:fill="1F272A"/>
        <w:spacing w:after="0"/>
        <w:rPr>
          <w:color w:val="DAE3E3"/>
        </w:rPr>
      </w:pPr>
      <w:r w:rsidRPr="00F805AA">
        <w:rPr>
          <w:color w:val="DAE3E3"/>
        </w:rPr>
        <w:t xml:space="preserve">23:01:56.394 -&gt; Please enter value of num1: </w:t>
      </w:r>
    </w:p>
    <w:p w14:paraId="4ADF5A78" w14:textId="77777777" w:rsidR="00F805AA" w:rsidRPr="00F805AA" w:rsidRDefault="00F805AA" w:rsidP="000E621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F805AA">
        <w:rPr>
          <w:rFonts w:ascii="Courier New" w:eastAsia="Times New Roman" w:hAnsi="Courier New" w:cs="Courier New"/>
          <w:color w:val="DAE3E3"/>
          <w:kern w:val="0"/>
          <w:sz w:val="20"/>
          <w:szCs w:val="20"/>
          <w:lang w:val="en-ZA" w:eastAsia="en-ZA"/>
        </w:rPr>
        <w:t>23:02:00.933 -&gt; The value of num1 is : 26</w:t>
      </w:r>
    </w:p>
    <w:p w14:paraId="759E852F" w14:textId="77777777" w:rsidR="00F805AA" w:rsidRPr="00F805AA" w:rsidRDefault="00F805AA" w:rsidP="000E621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F805AA">
        <w:rPr>
          <w:rFonts w:ascii="Courier New" w:eastAsia="Times New Roman" w:hAnsi="Courier New" w:cs="Courier New"/>
          <w:color w:val="DAE3E3"/>
          <w:kern w:val="0"/>
          <w:sz w:val="20"/>
          <w:szCs w:val="20"/>
          <w:lang w:val="en-ZA" w:eastAsia="en-ZA"/>
        </w:rPr>
        <w:t>23:02:00.978 -&gt; The answer is 1</w:t>
      </w:r>
    </w:p>
    <w:p w14:paraId="5D6842E0" w14:textId="77777777" w:rsidR="00F805AA" w:rsidRPr="00F805AA" w:rsidRDefault="00F805AA" w:rsidP="000E621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F805AA">
        <w:rPr>
          <w:rFonts w:ascii="Courier New" w:eastAsia="Times New Roman" w:hAnsi="Courier New" w:cs="Courier New"/>
          <w:color w:val="DAE3E3"/>
          <w:kern w:val="0"/>
          <w:sz w:val="20"/>
          <w:szCs w:val="20"/>
          <w:lang w:val="en-ZA" w:eastAsia="en-ZA"/>
        </w:rPr>
        <w:t xml:space="preserve">23:02:05.937 -&gt; Please enter value of num1: </w:t>
      </w:r>
    </w:p>
    <w:p w14:paraId="03DA6D4F" w14:textId="77777777" w:rsidR="00F805AA" w:rsidRPr="00F805AA" w:rsidRDefault="00F805AA" w:rsidP="000E621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F805AA">
        <w:rPr>
          <w:rFonts w:ascii="Courier New" w:eastAsia="Times New Roman" w:hAnsi="Courier New" w:cs="Courier New"/>
          <w:color w:val="DAE3E3"/>
          <w:kern w:val="0"/>
          <w:sz w:val="20"/>
          <w:szCs w:val="20"/>
          <w:lang w:val="en-ZA" w:eastAsia="en-ZA"/>
        </w:rPr>
        <w:t>23:02:15.136 -&gt; The value of num1 is : 10</w:t>
      </w:r>
    </w:p>
    <w:p w14:paraId="6DA032AF" w14:textId="77777777" w:rsidR="00F805AA" w:rsidRPr="00F805AA" w:rsidRDefault="00F805AA" w:rsidP="000E621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F805AA">
        <w:rPr>
          <w:rFonts w:ascii="Courier New" w:eastAsia="Times New Roman" w:hAnsi="Courier New" w:cs="Courier New"/>
          <w:color w:val="DAE3E3"/>
          <w:kern w:val="0"/>
          <w:sz w:val="20"/>
          <w:szCs w:val="20"/>
          <w:lang w:val="en-ZA" w:eastAsia="en-ZA"/>
        </w:rPr>
        <w:t>23:02:15.136 -&gt; The answer is 0</w:t>
      </w:r>
    </w:p>
    <w:p w14:paraId="66D835B7" w14:textId="7207C95C" w:rsidR="004E6DF2" w:rsidRPr="004E6DF2" w:rsidRDefault="00F805AA" w:rsidP="00F805AA">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color w:val="DAE3E3"/>
          <w:kern w:val="0"/>
          <w:sz w:val="21"/>
          <w:szCs w:val="21"/>
          <w:lang w:val="en-ZA" w:eastAsia="en-ZA"/>
        </w:rPr>
      </w:pPr>
      <w:r w:rsidRPr="00F805AA">
        <w:rPr>
          <w:rFonts w:ascii="Courier New" w:eastAsia="Times New Roman" w:hAnsi="Courier New" w:cs="Courier New"/>
          <w:color w:val="DAE3E3"/>
          <w:kern w:val="0"/>
          <w:sz w:val="20"/>
          <w:szCs w:val="20"/>
          <w:lang w:val="en-ZA" w:eastAsia="en-ZA"/>
        </w:rPr>
        <w:t xml:space="preserve">23:02:20.140 -&gt; Please enter value of num1: </w:t>
      </w:r>
    </w:p>
    <w:p w14:paraId="65C2485D" w14:textId="77777777" w:rsidR="004E6DF2" w:rsidRPr="004E6DF2" w:rsidRDefault="004E6DF2" w:rsidP="004E6DF2">
      <w:pPr>
        <w:shd w:val="clear" w:color="auto" w:fill="FFFFFF"/>
        <w:spacing w:after="0" w:line="240" w:lineRule="auto"/>
        <w:textAlignment w:val="baseline"/>
      </w:pPr>
    </w:p>
    <w:p w14:paraId="1CAF7812" w14:textId="459C1DB7" w:rsidR="00850215" w:rsidRPr="0073345C" w:rsidRDefault="00850215" w:rsidP="00F805AA">
      <w:pPr>
        <w:spacing w:line="360" w:lineRule="auto"/>
        <w:jc w:val="both"/>
      </w:pPr>
      <w:r w:rsidRPr="00850215">
        <w:t> </w:t>
      </w:r>
      <w:r w:rsidR="00F805AA">
        <w:t xml:space="preserve">As discussed, the sample output confirms what we highlighted. When </w:t>
      </w:r>
      <w:r w:rsidR="00807C77">
        <w:t xml:space="preserve">the </w:t>
      </w:r>
      <w:r w:rsidR="00F805AA">
        <w:t>value of num1 is 10, the output is 0. Output is only greater than 1 and less than 5 (divisor) if the remainder is not 0.</w:t>
      </w:r>
    </w:p>
    <w:p w14:paraId="1CF7BDD6" w14:textId="77777777" w:rsidR="00760B8F" w:rsidRDefault="00760B8F" w:rsidP="00D15B76">
      <w:pPr>
        <w:rPr>
          <w:ins w:id="47" w:author="Godwin Pedzisai Dzvapatsva" w:date="2023-03-24T22:22:00Z"/>
        </w:rPr>
      </w:pPr>
    </w:p>
    <w:p w14:paraId="03A5F713" w14:textId="0B06BFC6" w:rsidR="005F6D4B" w:rsidRPr="0090613B" w:rsidRDefault="005F6D4B" w:rsidP="004A3948">
      <w:pPr>
        <w:pStyle w:val="Heading4"/>
      </w:pPr>
      <w:r w:rsidRPr="0090613B">
        <w:t xml:space="preserve">3.2.1.2 differentiate between real value division and integer division </w:t>
      </w:r>
    </w:p>
    <w:p w14:paraId="5AA8E521" w14:textId="77777777" w:rsidR="00630F65" w:rsidRDefault="00630F65" w:rsidP="00630F65">
      <w:pPr>
        <w:spacing w:line="360" w:lineRule="auto"/>
        <w:jc w:val="both"/>
        <w:rPr>
          <w:rFonts w:eastAsia="Times New Roman" w:cs="Times New Roman"/>
          <w:kern w:val="0"/>
          <w:szCs w:val="24"/>
          <w:lang w:val="en-ZA" w:eastAsia="en-ZA"/>
        </w:rPr>
      </w:pPr>
      <w:r w:rsidRPr="00630F65">
        <w:rPr>
          <w:rFonts w:eastAsia="Times New Roman" w:cs="Times New Roman"/>
          <w:kern w:val="0"/>
          <w:szCs w:val="24"/>
          <w:lang w:val="en-ZA" w:eastAsia="en-ZA"/>
        </w:rPr>
        <w:t>Because of rational and irrational numbers, real numbers can include fractions, whereas integer division splits two numbers and delivers the integer component of the result. Division is performed in C++ using the arithmetic operator /. The operator returns the division of the left operand by the right operand based on two operands:</w:t>
      </w:r>
    </w:p>
    <w:p w14:paraId="23AAFAFE" w14:textId="4EC44571" w:rsidR="00E10EE1" w:rsidRPr="00F10E48" w:rsidRDefault="00E10EE1" w:rsidP="00E10EE1">
      <w:pPr>
        <w:rPr>
          <w:i/>
          <w:iCs/>
        </w:rPr>
      </w:pPr>
      <w:r w:rsidRPr="00F10E48">
        <w:rPr>
          <w:i/>
          <w:iCs/>
        </w:rPr>
        <w:t>Result= op</w:t>
      </w:r>
      <w:r w:rsidR="000218DE">
        <w:rPr>
          <w:i/>
          <w:iCs/>
        </w:rPr>
        <w:t>e</w:t>
      </w:r>
      <w:r w:rsidRPr="00F10E48">
        <w:rPr>
          <w:i/>
          <w:iCs/>
        </w:rPr>
        <w:t>rand_1/operand_2</w:t>
      </w:r>
    </w:p>
    <w:p w14:paraId="716BAE8C" w14:textId="3C43059B" w:rsidR="00E10EE1" w:rsidRDefault="00630F65" w:rsidP="00F10E48">
      <w:pPr>
        <w:jc w:val="both"/>
      </w:pPr>
      <w:r w:rsidRPr="00630F65">
        <w:t>The dividend is operand _1, the divisor is operand_2, and the result is the quotient. It is best to think of the division operator as having two different "modes". The division operator executes floating point division if either operand is a floating point value. Floating point division yields a floating point value and keeps the fraction. As an example:</w:t>
      </w:r>
    </w:p>
    <w:p w14:paraId="4B142D9D" w14:textId="77777777" w:rsidR="00E10EE1" w:rsidRPr="00703E5C" w:rsidRDefault="00E10EE1" w:rsidP="00E10EE1">
      <w:pPr>
        <w:shd w:val="clear" w:color="auto" w:fill="1F272A"/>
        <w:spacing w:after="0" w:line="285" w:lineRule="atLeast"/>
        <w:rPr>
          <w:rFonts w:ascii="Consolas" w:eastAsia="Times New Roman" w:hAnsi="Consolas" w:cs="Times New Roman"/>
          <w:color w:val="DAE3E3"/>
          <w:sz w:val="21"/>
          <w:szCs w:val="21"/>
          <w:lang w:eastAsia="en-ZA"/>
        </w:rPr>
      </w:pPr>
      <w:r w:rsidRPr="00703E5C">
        <w:rPr>
          <w:rFonts w:ascii="Consolas" w:eastAsia="Times New Roman" w:hAnsi="Consolas" w:cs="Times New Roman"/>
          <w:color w:val="F39C12"/>
          <w:sz w:val="21"/>
          <w:szCs w:val="21"/>
          <w:lang w:eastAsia="en-ZA"/>
        </w:rPr>
        <w:t>Serial</w:t>
      </w:r>
      <w:r w:rsidRPr="00703E5C">
        <w:rPr>
          <w:rFonts w:ascii="Consolas" w:eastAsia="Times New Roman" w:hAnsi="Consolas" w:cs="Times New Roman"/>
          <w:color w:val="DAE3E3"/>
          <w:sz w:val="21"/>
          <w:szCs w:val="21"/>
          <w:lang w:eastAsia="en-ZA"/>
        </w:rPr>
        <w:t>.</w:t>
      </w:r>
      <w:r w:rsidRPr="00703E5C">
        <w:rPr>
          <w:rFonts w:ascii="Consolas" w:eastAsia="Times New Roman" w:hAnsi="Consolas" w:cs="Times New Roman"/>
          <w:color w:val="F39C12"/>
          <w:sz w:val="21"/>
          <w:szCs w:val="21"/>
          <w:lang w:eastAsia="en-ZA"/>
        </w:rPr>
        <w:t>begin</w:t>
      </w:r>
      <w:r w:rsidRPr="00703E5C">
        <w:rPr>
          <w:rFonts w:ascii="Consolas" w:eastAsia="Times New Roman" w:hAnsi="Consolas" w:cs="Times New Roman"/>
          <w:color w:val="DAE3E3"/>
          <w:sz w:val="21"/>
          <w:szCs w:val="21"/>
          <w:lang w:eastAsia="en-ZA"/>
        </w:rPr>
        <w:t>(</w:t>
      </w:r>
      <w:r w:rsidRPr="00703E5C">
        <w:rPr>
          <w:rFonts w:ascii="Consolas" w:eastAsia="Times New Roman" w:hAnsi="Consolas" w:cs="Times New Roman"/>
          <w:color w:val="7FCBCD"/>
          <w:sz w:val="21"/>
          <w:szCs w:val="21"/>
          <w:lang w:eastAsia="en-ZA"/>
        </w:rPr>
        <w:t>9600</w:t>
      </w:r>
      <w:r w:rsidRPr="00703E5C">
        <w:rPr>
          <w:rFonts w:ascii="Consolas" w:eastAsia="Times New Roman" w:hAnsi="Consolas" w:cs="Times New Roman"/>
          <w:color w:val="DAE3E3"/>
          <w:sz w:val="21"/>
          <w:szCs w:val="21"/>
          <w:lang w:eastAsia="en-ZA"/>
        </w:rPr>
        <w:t>);</w:t>
      </w:r>
    </w:p>
    <w:p w14:paraId="6026CA82" w14:textId="77777777" w:rsidR="00E10EE1" w:rsidRPr="00703E5C" w:rsidRDefault="00E10EE1" w:rsidP="00E10EE1">
      <w:pPr>
        <w:shd w:val="clear" w:color="auto" w:fill="1F272A"/>
        <w:spacing w:after="0" w:line="285" w:lineRule="atLeast"/>
        <w:rPr>
          <w:rFonts w:ascii="Consolas" w:eastAsia="Times New Roman" w:hAnsi="Consolas" w:cs="Times New Roman"/>
          <w:color w:val="DAE3E3"/>
          <w:sz w:val="21"/>
          <w:szCs w:val="21"/>
          <w:lang w:eastAsia="en-ZA"/>
        </w:rPr>
      </w:pPr>
      <w:r>
        <w:rPr>
          <w:rFonts w:ascii="Consolas" w:eastAsia="Times New Roman" w:hAnsi="Consolas" w:cs="Times New Roman"/>
          <w:color w:val="0CA1A6"/>
          <w:sz w:val="21"/>
          <w:szCs w:val="21"/>
          <w:lang w:eastAsia="en-ZA"/>
        </w:rPr>
        <w:t>integer</w:t>
      </w:r>
      <w:r w:rsidRPr="00703E5C">
        <w:rPr>
          <w:rFonts w:ascii="Consolas" w:eastAsia="Times New Roman" w:hAnsi="Consolas" w:cs="Times New Roman"/>
          <w:color w:val="DAE3E3"/>
          <w:sz w:val="21"/>
          <w:szCs w:val="21"/>
          <w:lang w:eastAsia="en-ZA"/>
        </w:rPr>
        <w:t xml:space="preserve"> num1=</w:t>
      </w:r>
      <w:r w:rsidRPr="00703E5C">
        <w:rPr>
          <w:rFonts w:ascii="Consolas" w:eastAsia="Times New Roman" w:hAnsi="Consolas" w:cs="Times New Roman"/>
          <w:color w:val="7FCBCD"/>
          <w:sz w:val="21"/>
          <w:szCs w:val="21"/>
          <w:lang w:eastAsia="en-ZA"/>
        </w:rPr>
        <w:t>45.7</w:t>
      </w:r>
      <w:r w:rsidRPr="00703E5C">
        <w:rPr>
          <w:rFonts w:ascii="Consolas" w:eastAsia="Times New Roman" w:hAnsi="Consolas" w:cs="Times New Roman"/>
          <w:color w:val="DAE3E3"/>
          <w:sz w:val="21"/>
          <w:szCs w:val="21"/>
          <w:lang w:eastAsia="en-ZA"/>
        </w:rPr>
        <w:t>;</w:t>
      </w:r>
    </w:p>
    <w:p w14:paraId="4B33BB56" w14:textId="77777777" w:rsidR="00E10EE1" w:rsidRPr="00703E5C" w:rsidRDefault="00E10EE1" w:rsidP="00E10EE1">
      <w:pPr>
        <w:shd w:val="clear" w:color="auto" w:fill="1F272A"/>
        <w:spacing w:after="0" w:line="285" w:lineRule="atLeast"/>
        <w:rPr>
          <w:rFonts w:ascii="Consolas" w:eastAsia="Times New Roman" w:hAnsi="Consolas" w:cs="Times New Roman"/>
          <w:color w:val="DAE3E3"/>
          <w:sz w:val="21"/>
          <w:szCs w:val="21"/>
          <w:lang w:eastAsia="en-ZA"/>
        </w:rPr>
      </w:pPr>
      <w:r>
        <w:rPr>
          <w:rFonts w:ascii="Consolas" w:eastAsia="Times New Roman" w:hAnsi="Consolas" w:cs="Times New Roman"/>
          <w:color w:val="0CA1A6"/>
          <w:sz w:val="21"/>
          <w:szCs w:val="21"/>
          <w:lang w:eastAsia="en-ZA"/>
        </w:rPr>
        <w:t xml:space="preserve">int </w:t>
      </w:r>
      <w:r w:rsidRPr="00703E5C">
        <w:rPr>
          <w:rFonts w:ascii="Consolas" w:eastAsia="Times New Roman" w:hAnsi="Consolas" w:cs="Times New Roman"/>
          <w:color w:val="DAE3E3"/>
          <w:sz w:val="21"/>
          <w:szCs w:val="21"/>
          <w:lang w:eastAsia="en-ZA"/>
        </w:rPr>
        <w:t>num2=</w:t>
      </w:r>
      <w:r w:rsidRPr="00703E5C">
        <w:rPr>
          <w:rFonts w:ascii="Consolas" w:eastAsia="Times New Roman" w:hAnsi="Consolas" w:cs="Times New Roman"/>
          <w:color w:val="7FCBCD"/>
          <w:sz w:val="21"/>
          <w:szCs w:val="21"/>
          <w:lang w:eastAsia="en-ZA"/>
        </w:rPr>
        <w:t>5</w:t>
      </w:r>
      <w:r w:rsidRPr="00703E5C">
        <w:rPr>
          <w:rFonts w:ascii="Consolas" w:eastAsia="Times New Roman" w:hAnsi="Consolas" w:cs="Times New Roman"/>
          <w:color w:val="DAE3E3"/>
          <w:sz w:val="21"/>
          <w:szCs w:val="21"/>
          <w:lang w:eastAsia="en-ZA"/>
        </w:rPr>
        <w:t>;</w:t>
      </w:r>
    </w:p>
    <w:p w14:paraId="1AA6B17B" w14:textId="77777777" w:rsidR="00E10EE1" w:rsidRPr="00703E5C" w:rsidRDefault="00E10EE1" w:rsidP="00E10EE1">
      <w:pPr>
        <w:shd w:val="clear" w:color="auto" w:fill="1F272A"/>
        <w:spacing w:after="0" w:line="285" w:lineRule="atLeast"/>
        <w:rPr>
          <w:rFonts w:ascii="Consolas" w:eastAsia="Times New Roman" w:hAnsi="Consolas" w:cs="Times New Roman"/>
          <w:color w:val="DAE3E3"/>
          <w:sz w:val="21"/>
          <w:szCs w:val="21"/>
          <w:lang w:eastAsia="en-ZA"/>
        </w:rPr>
      </w:pPr>
      <w:r>
        <w:rPr>
          <w:rFonts w:ascii="Consolas" w:eastAsia="Times New Roman" w:hAnsi="Consolas" w:cs="Times New Roman"/>
          <w:color w:val="0CA1A6"/>
          <w:sz w:val="21"/>
          <w:szCs w:val="21"/>
          <w:lang w:eastAsia="en-ZA"/>
        </w:rPr>
        <w:t>int</w:t>
      </w:r>
      <w:r w:rsidRPr="00703E5C">
        <w:rPr>
          <w:rFonts w:ascii="Consolas" w:eastAsia="Times New Roman" w:hAnsi="Consolas" w:cs="Times New Roman"/>
          <w:color w:val="DAE3E3"/>
          <w:sz w:val="21"/>
          <w:szCs w:val="21"/>
          <w:lang w:eastAsia="en-ZA"/>
        </w:rPr>
        <w:t xml:space="preserve"> result;</w:t>
      </w:r>
    </w:p>
    <w:p w14:paraId="07F369FE" w14:textId="77777777" w:rsidR="00E10EE1" w:rsidRPr="00703E5C" w:rsidRDefault="00E10EE1" w:rsidP="00E10EE1">
      <w:pPr>
        <w:shd w:val="clear" w:color="auto" w:fill="1F272A"/>
        <w:spacing w:after="0" w:line="285" w:lineRule="atLeast"/>
        <w:rPr>
          <w:rFonts w:ascii="Consolas" w:eastAsia="Times New Roman" w:hAnsi="Consolas" w:cs="Times New Roman"/>
          <w:color w:val="DAE3E3"/>
          <w:sz w:val="21"/>
          <w:szCs w:val="21"/>
          <w:lang w:eastAsia="en-ZA"/>
        </w:rPr>
      </w:pPr>
      <w:r w:rsidRPr="00703E5C">
        <w:rPr>
          <w:rFonts w:ascii="Consolas" w:eastAsia="Times New Roman" w:hAnsi="Consolas" w:cs="Times New Roman"/>
          <w:color w:val="DAE3E3"/>
          <w:sz w:val="21"/>
          <w:szCs w:val="21"/>
          <w:lang w:eastAsia="en-ZA"/>
        </w:rPr>
        <w:t> result=</w:t>
      </w:r>
      <w:r>
        <w:rPr>
          <w:rFonts w:ascii="Consolas" w:eastAsia="Times New Roman" w:hAnsi="Consolas" w:cs="Times New Roman"/>
          <w:color w:val="DAE3E3"/>
          <w:sz w:val="21"/>
          <w:szCs w:val="21"/>
          <w:lang w:eastAsia="en-ZA"/>
        </w:rPr>
        <w:t>45.7</w:t>
      </w:r>
      <w:r w:rsidRPr="00703E5C">
        <w:rPr>
          <w:rFonts w:ascii="Consolas" w:eastAsia="Times New Roman" w:hAnsi="Consolas" w:cs="Times New Roman"/>
          <w:color w:val="DAE3E3"/>
          <w:sz w:val="21"/>
          <w:szCs w:val="21"/>
          <w:lang w:eastAsia="en-ZA"/>
        </w:rPr>
        <w:t>/</w:t>
      </w:r>
      <w:r>
        <w:rPr>
          <w:rFonts w:ascii="Consolas" w:eastAsia="Times New Roman" w:hAnsi="Consolas" w:cs="Times New Roman"/>
          <w:color w:val="DAE3E3"/>
          <w:sz w:val="21"/>
          <w:szCs w:val="21"/>
          <w:lang w:eastAsia="en-ZA"/>
        </w:rPr>
        <w:t>5</w:t>
      </w:r>
      <w:r w:rsidRPr="00703E5C">
        <w:rPr>
          <w:rFonts w:ascii="Consolas" w:eastAsia="Times New Roman" w:hAnsi="Consolas" w:cs="Times New Roman"/>
          <w:color w:val="DAE3E3"/>
          <w:sz w:val="21"/>
          <w:szCs w:val="21"/>
          <w:lang w:eastAsia="en-ZA"/>
        </w:rPr>
        <w:t>;</w:t>
      </w:r>
    </w:p>
    <w:p w14:paraId="2035F27E" w14:textId="77777777" w:rsidR="00E10EE1" w:rsidRPr="00703E5C" w:rsidRDefault="00E10EE1" w:rsidP="00E10EE1">
      <w:pPr>
        <w:shd w:val="clear" w:color="auto" w:fill="1F272A"/>
        <w:spacing w:after="0" w:line="285" w:lineRule="atLeast"/>
        <w:rPr>
          <w:rFonts w:ascii="Consolas" w:eastAsia="Times New Roman" w:hAnsi="Consolas" w:cs="Times New Roman"/>
          <w:color w:val="DAE3E3"/>
          <w:sz w:val="21"/>
          <w:szCs w:val="21"/>
          <w:lang w:eastAsia="en-ZA"/>
        </w:rPr>
      </w:pPr>
      <w:r w:rsidRPr="00703E5C">
        <w:rPr>
          <w:rFonts w:ascii="Consolas" w:eastAsia="Times New Roman" w:hAnsi="Consolas" w:cs="Times New Roman"/>
          <w:color w:val="F39C12"/>
          <w:sz w:val="21"/>
          <w:szCs w:val="21"/>
          <w:lang w:eastAsia="en-ZA"/>
        </w:rPr>
        <w:t>Serial</w:t>
      </w:r>
      <w:r w:rsidRPr="00703E5C">
        <w:rPr>
          <w:rFonts w:ascii="Consolas" w:eastAsia="Times New Roman" w:hAnsi="Consolas" w:cs="Times New Roman"/>
          <w:color w:val="DAE3E3"/>
          <w:sz w:val="21"/>
          <w:szCs w:val="21"/>
          <w:lang w:eastAsia="en-ZA"/>
        </w:rPr>
        <w:t>.</w:t>
      </w:r>
      <w:r w:rsidRPr="00703E5C">
        <w:rPr>
          <w:rFonts w:ascii="Consolas" w:eastAsia="Times New Roman" w:hAnsi="Consolas" w:cs="Times New Roman"/>
          <w:color w:val="F39C12"/>
          <w:sz w:val="21"/>
          <w:szCs w:val="21"/>
          <w:lang w:eastAsia="en-ZA"/>
        </w:rPr>
        <w:t>print</w:t>
      </w:r>
      <w:r w:rsidRPr="00703E5C">
        <w:rPr>
          <w:rFonts w:ascii="Consolas" w:eastAsia="Times New Roman" w:hAnsi="Consolas" w:cs="Times New Roman"/>
          <w:color w:val="DAE3E3"/>
          <w:sz w:val="21"/>
          <w:szCs w:val="21"/>
          <w:lang w:eastAsia="en-ZA"/>
        </w:rPr>
        <w:t>(result);</w:t>
      </w:r>
    </w:p>
    <w:p w14:paraId="50A48E9C" w14:textId="77777777" w:rsidR="00E10EE1" w:rsidRPr="00703E5C" w:rsidRDefault="00E10EE1" w:rsidP="00E10EE1">
      <w:pPr>
        <w:shd w:val="clear" w:color="auto" w:fill="1F272A"/>
        <w:spacing w:after="0" w:line="285" w:lineRule="atLeast"/>
        <w:rPr>
          <w:rFonts w:ascii="Consolas" w:eastAsia="Times New Roman" w:hAnsi="Consolas" w:cs="Times New Roman"/>
          <w:color w:val="DAE3E3"/>
          <w:sz w:val="21"/>
          <w:szCs w:val="21"/>
          <w:lang w:eastAsia="en-ZA"/>
        </w:rPr>
      </w:pPr>
      <w:r w:rsidRPr="00703E5C">
        <w:rPr>
          <w:rFonts w:ascii="Consolas" w:eastAsia="Times New Roman" w:hAnsi="Consolas" w:cs="Times New Roman"/>
          <w:color w:val="F39C12"/>
          <w:sz w:val="21"/>
          <w:szCs w:val="21"/>
          <w:lang w:eastAsia="en-ZA"/>
        </w:rPr>
        <w:t>delay</w:t>
      </w:r>
      <w:r w:rsidRPr="00703E5C">
        <w:rPr>
          <w:rFonts w:ascii="Consolas" w:eastAsia="Times New Roman" w:hAnsi="Consolas" w:cs="Times New Roman"/>
          <w:color w:val="DAE3E3"/>
          <w:sz w:val="21"/>
          <w:szCs w:val="21"/>
          <w:lang w:eastAsia="en-ZA"/>
        </w:rPr>
        <w:t>(</w:t>
      </w:r>
      <w:r w:rsidRPr="00703E5C">
        <w:rPr>
          <w:rFonts w:ascii="Consolas" w:eastAsia="Times New Roman" w:hAnsi="Consolas" w:cs="Times New Roman"/>
          <w:color w:val="7FCBCD"/>
          <w:sz w:val="21"/>
          <w:szCs w:val="21"/>
          <w:lang w:eastAsia="en-ZA"/>
        </w:rPr>
        <w:t>50000</w:t>
      </w:r>
      <w:r w:rsidRPr="00703E5C">
        <w:rPr>
          <w:rFonts w:ascii="Consolas" w:eastAsia="Times New Roman" w:hAnsi="Consolas" w:cs="Times New Roman"/>
          <w:color w:val="DAE3E3"/>
          <w:sz w:val="21"/>
          <w:szCs w:val="21"/>
          <w:lang w:eastAsia="en-ZA"/>
        </w:rPr>
        <w:t>);</w:t>
      </w:r>
    </w:p>
    <w:p w14:paraId="53FFD169" w14:textId="77777777" w:rsidR="00E10EE1" w:rsidRDefault="00E10EE1" w:rsidP="00E10EE1"/>
    <w:p w14:paraId="72A9F16A" w14:textId="6ED4B1B3" w:rsidR="00E10EE1" w:rsidRDefault="00E10EE1" w:rsidP="00E10EE1">
      <w:r>
        <w:t xml:space="preserve">The output is 9.14. </w:t>
      </w:r>
      <w:r w:rsidRPr="00703E5C">
        <w:t> Integer division drops any fractions and returns an integer value.</w:t>
      </w:r>
      <w:r>
        <w:t xml:space="preserve"> For example: 45/5 will give </w:t>
      </w:r>
      <w:r w:rsidR="00941A80">
        <w:t>9.</w:t>
      </w:r>
    </w:p>
    <w:p w14:paraId="7C9F6897" w14:textId="77777777" w:rsidR="00E10EE1" w:rsidRDefault="00E10EE1" w:rsidP="00E10EE1">
      <w:pPr>
        <w:shd w:val="clear" w:color="auto" w:fill="1F272A"/>
        <w:spacing w:after="0" w:line="285" w:lineRule="atLeast"/>
        <w:rPr>
          <w:rFonts w:ascii="Consolas" w:eastAsia="Times New Roman" w:hAnsi="Consolas" w:cs="Times New Roman"/>
          <w:color w:val="DAE3E3"/>
          <w:sz w:val="21"/>
          <w:szCs w:val="21"/>
          <w:lang w:eastAsia="en-ZA"/>
        </w:rPr>
      </w:pPr>
      <w:r w:rsidRPr="00703E5C">
        <w:rPr>
          <w:rFonts w:ascii="Consolas" w:eastAsia="Times New Roman" w:hAnsi="Consolas" w:cs="Times New Roman"/>
          <w:color w:val="F39C12"/>
          <w:sz w:val="21"/>
          <w:szCs w:val="21"/>
          <w:lang w:eastAsia="en-ZA"/>
        </w:rPr>
        <w:t>Serial</w:t>
      </w:r>
      <w:r w:rsidRPr="00703E5C">
        <w:rPr>
          <w:rFonts w:ascii="Consolas" w:eastAsia="Times New Roman" w:hAnsi="Consolas" w:cs="Times New Roman"/>
          <w:color w:val="DAE3E3"/>
          <w:sz w:val="21"/>
          <w:szCs w:val="21"/>
          <w:lang w:eastAsia="en-ZA"/>
        </w:rPr>
        <w:t>.</w:t>
      </w:r>
      <w:r w:rsidRPr="00703E5C">
        <w:rPr>
          <w:rFonts w:ascii="Consolas" w:eastAsia="Times New Roman" w:hAnsi="Consolas" w:cs="Times New Roman"/>
          <w:color w:val="F39C12"/>
          <w:sz w:val="21"/>
          <w:szCs w:val="21"/>
          <w:lang w:eastAsia="en-ZA"/>
        </w:rPr>
        <w:t>print</w:t>
      </w:r>
      <w:r w:rsidRPr="00703E5C">
        <w:rPr>
          <w:rFonts w:ascii="Consolas" w:eastAsia="Times New Roman" w:hAnsi="Consolas" w:cs="Times New Roman"/>
          <w:color w:val="DAE3E3"/>
          <w:sz w:val="21"/>
          <w:szCs w:val="21"/>
          <w:lang w:eastAsia="en-ZA"/>
        </w:rPr>
        <w:t>(</w:t>
      </w:r>
      <w:r w:rsidRPr="00703E5C">
        <w:rPr>
          <w:rFonts w:ascii="Consolas" w:eastAsia="Times New Roman" w:hAnsi="Consolas" w:cs="Times New Roman"/>
          <w:color w:val="7FCBCD"/>
          <w:sz w:val="21"/>
          <w:szCs w:val="21"/>
          <w:lang w:eastAsia="en-ZA"/>
        </w:rPr>
        <w:t>45</w:t>
      </w:r>
      <w:r w:rsidRPr="00703E5C">
        <w:rPr>
          <w:rFonts w:ascii="Consolas" w:eastAsia="Times New Roman" w:hAnsi="Consolas" w:cs="Times New Roman"/>
          <w:color w:val="DAE3E3"/>
          <w:sz w:val="21"/>
          <w:szCs w:val="21"/>
          <w:lang w:eastAsia="en-ZA"/>
        </w:rPr>
        <w:t>/</w:t>
      </w:r>
      <w:r w:rsidRPr="00703E5C">
        <w:rPr>
          <w:rFonts w:ascii="Consolas" w:eastAsia="Times New Roman" w:hAnsi="Consolas" w:cs="Times New Roman"/>
          <w:color w:val="7FCBCD"/>
          <w:sz w:val="21"/>
          <w:szCs w:val="21"/>
          <w:lang w:eastAsia="en-ZA"/>
        </w:rPr>
        <w:t>5</w:t>
      </w:r>
      <w:r w:rsidRPr="00703E5C">
        <w:rPr>
          <w:rFonts w:ascii="Consolas" w:eastAsia="Times New Roman" w:hAnsi="Consolas" w:cs="Times New Roman"/>
          <w:color w:val="DAE3E3"/>
          <w:sz w:val="21"/>
          <w:szCs w:val="21"/>
          <w:lang w:eastAsia="en-ZA"/>
        </w:rPr>
        <w:t>);</w:t>
      </w:r>
    </w:p>
    <w:p w14:paraId="0A7C5714" w14:textId="77777777" w:rsidR="00E10EE1" w:rsidRDefault="00E10EE1" w:rsidP="00E10EE1">
      <w:pPr>
        <w:shd w:val="clear" w:color="auto" w:fill="1F272A"/>
        <w:spacing w:after="0" w:line="285" w:lineRule="atLeast"/>
        <w:rPr>
          <w:rFonts w:ascii="Consolas" w:eastAsia="Times New Roman" w:hAnsi="Consolas" w:cs="Times New Roman"/>
          <w:color w:val="DAE3E3"/>
          <w:sz w:val="21"/>
          <w:szCs w:val="21"/>
          <w:lang w:eastAsia="en-ZA"/>
        </w:rPr>
      </w:pPr>
      <w:r>
        <w:rPr>
          <w:rFonts w:ascii="Consolas" w:eastAsia="Times New Roman" w:hAnsi="Consolas" w:cs="Times New Roman"/>
          <w:color w:val="DAE3E3"/>
          <w:sz w:val="21"/>
          <w:szCs w:val="21"/>
          <w:lang w:eastAsia="en-ZA"/>
        </w:rPr>
        <w:t>Output</w:t>
      </w:r>
    </w:p>
    <w:p w14:paraId="5F25553C" w14:textId="77777777" w:rsidR="00E10EE1" w:rsidRPr="00703E5C" w:rsidRDefault="00E10EE1" w:rsidP="00E10EE1">
      <w:pPr>
        <w:pStyle w:val="HTMLPreformatted"/>
        <w:shd w:val="clear" w:color="auto" w:fill="1F272A"/>
        <w:rPr>
          <w:color w:val="DAE3E3"/>
        </w:rPr>
      </w:pPr>
      <w:r>
        <w:rPr>
          <w:color w:val="DAE3E3"/>
        </w:rPr>
        <w:lastRenderedPageBreak/>
        <w:t>9</w:t>
      </w:r>
    </w:p>
    <w:p w14:paraId="3643B6C3" w14:textId="77777777" w:rsidR="00E10EE1" w:rsidRPr="00D745D5" w:rsidRDefault="00E10EE1" w:rsidP="00E10EE1"/>
    <w:p w14:paraId="3680DF8B" w14:textId="77777777" w:rsidR="00764D11" w:rsidRDefault="005F6D4B" w:rsidP="004A3948">
      <w:pPr>
        <w:pStyle w:val="Heading4"/>
      </w:pPr>
      <w:r>
        <w:t xml:space="preserve">3.2.1.3 comparison operators and performing logical comparisons </w:t>
      </w:r>
      <w:r w:rsidR="00764D11">
        <w:t>.</w:t>
      </w:r>
    </w:p>
    <w:p w14:paraId="64A95256" w14:textId="77777777" w:rsidR="00653CDC" w:rsidRDefault="00630F65" w:rsidP="00343848">
      <w:pPr>
        <w:pStyle w:val="NormalWeb"/>
        <w:keepNext/>
        <w:spacing w:before="0" w:beforeAutospacing="0" w:after="0" w:afterAutospacing="0" w:line="360" w:lineRule="auto"/>
        <w:jc w:val="both"/>
      </w:pPr>
      <w:r>
        <w:t>We introduced various operators in Section 3.2, including comparison operators. Two values (or variables) can be compared using comparison operators. We need this to make decisions and find answers in programming. The output is Boolean. If the result is true, the output will be 1 and if the result is false, the output will be 0. Of course, when we do the same with PictoBlox, you won’t see the 0s and 1s, but using Arduino will show them. We are first going to depict a scenario of comparing two numbers using Pictoblox, as shown in Figure 3</w:t>
      </w:r>
      <w:r w:rsidR="00932119">
        <w:t>.24.</w:t>
      </w:r>
    </w:p>
    <w:p w14:paraId="2B7D6B6F" w14:textId="77777777" w:rsidR="00653CDC" w:rsidRDefault="00653CDC" w:rsidP="00343848">
      <w:pPr>
        <w:pStyle w:val="NormalWeb"/>
        <w:keepNext/>
        <w:spacing w:before="0" w:beforeAutospacing="0" w:after="0" w:afterAutospacing="0" w:line="360" w:lineRule="auto"/>
        <w:jc w:val="both"/>
      </w:pPr>
    </w:p>
    <w:p w14:paraId="16B1FA28" w14:textId="79A43475" w:rsidR="00343848" w:rsidRDefault="0051781D" w:rsidP="00343848">
      <w:pPr>
        <w:pStyle w:val="NormalWeb"/>
        <w:keepNext/>
        <w:spacing w:before="0" w:beforeAutospacing="0" w:after="0" w:afterAutospacing="0" w:line="360" w:lineRule="auto"/>
        <w:jc w:val="both"/>
      </w:pPr>
      <w:r>
        <w:rPr>
          <w:noProof/>
        </w:rPr>
        <w:drawing>
          <wp:inline distT="0" distB="0" distL="0" distR="0" wp14:anchorId="3C370C2E" wp14:editId="18715766">
            <wp:extent cx="3467100" cy="2990403"/>
            <wp:effectExtent l="0" t="0" r="0" b="635"/>
            <wp:docPr id="52333" name="Picture 52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72922" cy="2995424"/>
                    </a:xfrm>
                    <a:prstGeom prst="rect">
                      <a:avLst/>
                    </a:prstGeom>
                    <a:noFill/>
                    <a:ln>
                      <a:noFill/>
                    </a:ln>
                  </pic:spPr>
                </pic:pic>
              </a:graphicData>
            </a:graphic>
          </wp:inline>
        </w:drawing>
      </w:r>
    </w:p>
    <w:p w14:paraId="18A5B622" w14:textId="71194075" w:rsidR="00E45E85" w:rsidRDefault="00343848" w:rsidP="00343848">
      <w:pPr>
        <w:pStyle w:val="Caption"/>
        <w:spacing w:after="0"/>
        <w:jc w:val="both"/>
        <w:rPr>
          <w:i w:val="0"/>
          <w:iCs w:val="0"/>
          <w:color w:val="auto"/>
          <w:sz w:val="24"/>
          <w:szCs w:val="24"/>
        </w:rPr>
      </w:pPr>
      <w:r w:rsidRPr="00343848">
        <w:rPr>
          <w:i w:val="0"/>
          <w:iCs w:val="0"/>
          <w:color w:val="auto"/>
          <w:sz w:val="24"/>
          <w:szCs w:val="24"/>
        </w:rPr>
        <w:t xml:space="preserve">Figure 3. </w:t>
      </w:r>
      <w:r w:rsidRPr="00343848">
        <w:rPr>
          <w:i w:val="0"/>
          <w:iCs w:val="0"/>
          <w:color w:val="auto"/>
          <w:sz w:val="24"/>
          <w:szCs w:val="24"/>
        </w:rPr>
        <w:fldChar w:fldCharType="begin"/>
      </w:r>
      <w:r w:rsidRPr="00343848">
        <w:rPr>
          <w:i w:val="0"/>
          <w:iCs w:val="0"/>
          <w:color w:val="auto"/>
          <w:sz w:val="24"/>
          <w:szCs w:val="24"/>
        </w:rPr>
        <w:instrText xml:space="preserve"> SEQ Figure_3. \* ARABIC </w:instrText>
      </w:r>
      <w:r w:rsidRPr="00343848">
        <w:rPr>
          <w:i w:val="0"/>
          <w:iCs w:val="0"/>
          <w:color w:val="auto"/>
          <w:sz w:val="24"/>
          <w:szCs w:val="24"/>
        </w:rPr>
        <w:fldChar w:fldCharType="separate"/>
      </w:r>
      <w:r w:rsidR="00AF1BF5">
        <w:rPr>
          <w:i w:val="0"/>
          <w:iCs w:val="0"/>
          <w:noProof/>
          <w:color w:val="auto"/>
          <w:sz w:val="24"/>
          <w:szCs w:val="24"/>
        </w:rPr>
        <w:t>24</w:t>
      </w:r>
      <w:r w:rsidRPr="00343848">
        <w:rPr>
          <w:i w:val="0"/>
          <w:iCs w:val="0"/>
          <w:color w:val="auto"/>
          <w:sz w:val="24"/>
          <w:szCs w:val="24"/>
        </w:rPr>
        <w:fldChar w:fldCharType="end"/>
      </w:r>
      <w:r w:rsidRPr="00343848">
        <w:rPr>
          <w:i w:val="0"/>
          <w:iCs w:val="0"/>
          <w:color w:val="auto"/>
          <w:sz w:val="24"/>
          <w:szCs w:val="24"/>
        </w:rPr>
        <w:t>: Comparison Operators</w:t>
      </w:r>
    </w:p>
    <w:p w14:paraId="2D30221E" w14:textId="77777777" w:rsidR="00343848" w:rsidRPr="00343848" w:rsidRDefault="00343848" w:rsidP="00343848"/>
    <w:p w14:paraId="64929B11" w14:textId="0DC5C2F5" w:rsidR="0051781D" w:rsidRDefault="0051781D" w:rsidP="005B4D48">
      <w:pPr>
        <w:pStyle w:val="NormalWeb"/>
        <w:spacing w:before="0" w:beforeAutospacing="0" w:line="360" w:lineRule="auto"/>
        <w:jc w:val="both"/>
        <w:rPr>
          <w:i/>
          <w:iCs/>
        </w:rPr>
      </w:pPr>
      <w:r>
        <w:t xml:space="preserve">As stated earlier, if the num1 is greater, the binary output is a 1 meaning its true and the statement </w:t>
      </w:r>
      <w:r w:rsidRPr="0051781D">
        <w:rPr>
          <w:i/>
          <w:iCs/>
        </w:rPr>
        <w:t>num1 “is  greater than “ num2</w:t>
      </w:r>
      <w:r>
        <w:t xml:space="preserve"> will be displayed in the staging area. If the second number is greater then it means the output of the condition is false which is a zero. In this instance, our output will be </w:t>
      </w:r>
      <w:r w:rsidRPr="0051781D">
        <w:rPr>
          <w:i/>
          <w:iCs/>
        </w:rPr>
        <w:t>num2 “is  greater than “ num1</w:t>
      </w:r>
      <w:r w:rsidR="009541C0">
        <w:rPr>
          <w:i/>
          <w:iCs/>
        </w:rPr>
        <w:t>.</w:t>
      </w:r>
    </w:p>
    <w:p w14:paraId="3F144A87" w14:textId="712732CB" w:rsidR="009541C0" w:rsidRDefault="009541C0" w:rsidP="009541C0">
      <w:pPr>
        <w:pStyle w:val="NormalWeb"/>
        <w:spacing w:before="0" w:beforeAutospacing="0" w:line="360" w:lineRule="auto"/>
        <w:jc w:val="both"/>
        <w:rPr>
          <w:color w:val="252525"/>
        </w:rPr>
      </w:pPr>
      <w:r>
        <w:rPr>
          <w:color w:val="252525"/>
        </w:rPr>
        <w:t>Example 12 demonstrates how you could do it using Arduino. Take note that in the example with Pictoblox, we accepted input from the user.</w:t>
      </w:r>
    </w:p>
    <w:p w14:paraId="7D4ACDE8" w14:textId="77777777" w:rsidR="009541C0" w:rsidRDefault="009541C0" w:rsidP="005B4D48">
      <w:pPr>
        <w:pStyle w:val="NormalWeb"/>
        <w:spacing w:before="0" w:beforeAutospacing="0" w:line="360" w:lineRule="auto"/>
        <w:jc w:val="both"/>
      </w:pPr>
    </w:p>
    <w:p w14:paraId="1D5AFE98" w14:textId="77777777" w:rsidR="009541C0" w:rsidRDefault="009541C0" w:rsidP="005B4D48">
      <w:pPr>
        <w:pStyle w:val="NormalWeb"/>
        <w:spacing w:before="0" w:beforeAutospacing="0" w:line="360" w:lineRule="auto"/>
        <w:jc w:val="both"/>
      </w:pPr>
    </w:p>
    <w:p w14:paraId="791547B3" w14:textId="77777777" w:rsidR="009541C0" w:rsidRDefault="009541C0" w:rsidP="005B4D48">
      <w:pPr>
        <w:pStyle w:val="NormalWeb"/>
        <w:spacing w:before="0" w:beforeAutospacing="0" w:line="360" w:lineRule="auto"/>
        <w:jc w:val="both"/>
      </w:pPr>
    </w:p>
    <w:p w14:paraId="59AE546B" w14:textId="3AB03868" w:rsidR="00512B47" w:rsidRPr="00512B47" w:rsidRDefault="00512B47" w:rsidP="00512B47">
      <w:pPr>
        <w:pStyle w:val="NormalWeb"/>
        <w:spacing w:before="0" w:beforeAutospacing="0" w:after="0" w:afterAutospacing="0" w:line="360" w:lineRule="auto"/>
        <w:jc w:val="both"/>
        <w:rPr>
          <w:b/>
          <w:bCs/>
        </w:rPr>
      </w:pPr>
      <w:r w:rsidRPr="00512B47">
        <w:rPr>
          <w:b/>
          <w:bCs/>
        </w:rPr>
        <w:t>EXAMPLE 3.12</w:t>
      </w:r>
    </w:p>
    <w:p w14:paraId="55B9F162" w14:textId="77777777" w:rsidR="00B07D68" w:rsidRPr="00B07D68" w:rsidRDefault="00B07D68"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B07D68">
        <w:rPr>
          <w:rFonts w:ascii="Consolas" w:eastAsia="Times New Roman" w:hAnsi="Consolas" w:cs="Times New Roman"/>
          <w:color w:val="7F8C8D"/>
          <w:kern w:val="0"/>
          <w:sz w:val="21"/>
          <w:szCs w:val="21"/>
          <w:lang w:val="en-ZA" w:eastAsia="en-ZA"/>
        </w:rPr>
        <w:t>//variables</w:t>
      </w:r>
    </w:p>
    <w:p w14:paraId="596E1DDB" w14:textId="77777777" w:rsidR="00B07D68" w:rsidRPr="00B07D68" w:rsidRDefault="00B07D68"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B07D68">
        <w:rPr>
          <w:rFonts w:ascii="Consolas" w:eastAsia="Times New Roman" w:hAnsi="Consolas" w:cs="Times New Roman"/>
          <w:color w:val="0CA1A6"/>
          <w:kern w:val="0"/>
          <w:sz w:val="21"/>
          <w:szCs w:val="21"/>
          <w:lang w:val="en-ZA" w:eastAsia="en-ZA"/>
        </w:rPr>
        <w:t>int</w:t>
      </w:r>
      <w:r w:rsidRPr="00B07D68">
        <w:rPr>
          <w:rFonts w:ascii="Consolas" w:eastAsia="Times New Roman" w:hAnsi="Consolas" w:cs="Times New Roman"/>
          <w:color w:val="DAE3E3"/>
          <w:kern w:val="0"/>
          <w:sz w:val="21"/>
          <w:szCs w:val="21"/>
          <w:lang w:val="en-ZA" w:eastAsia="en-ZA"/>
        </w:rPr>
        <w:t xml:space="preserve"> num1=</w:t>
      </w:r>
      <w:r w:rsidRPr="00B07D68">
        <w:rPr>
          <w:rFonts w:ascii="Consolas" w:eastAsia="Times New Roman" w:hAnsi="Consolas" w:cs="Times New Roman"/>
          <w:color w:val="7FCBCD"/>
          <w:kern w:val="0"/>
          <w:sz w:val="21"/>
          <w:szCs w:val="21"/>
          <w:lang w:val="en-ZA" w:eastAsia="en-ZA"/>
        </w:rPr>
        <w:t>56</w:t>
      </w:r>
      <w:r w:rsidRPr="00B07D68">
        <w:rPr>
          <w:rFonts w:ascii="Consolas" w:eastAsia="Times New Roman" w:hAnsi="Consolas" w:cs="Times New Roman"/>
          <w:color w:val="DAE3E3"/>
          <w:kern w:val="0"/>
          <w:sz w:val="21"/>
          <w:szCs w:val="21"/>
          <w:lang w:val="en-ZA" w:eastAsia="en-ZA"/>
        </w:rPr>
        <w:t>;</w:t>
      </w:r>
    </w:p>
    <w:p w14:paraId="707C51EB" w14:textId="77777777" w:rsidR="00B07D68" w:rsidRPr="00B07D68" w:rsidRDefault="00B07D68"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B07D68">
        <w:rPr>
          <w:rFonts w:ascii="Consolas" w:eastAsia="Times New Roman" w:hAnsi="Consolas" w:cs="Times New Roman"/>
          <w:color w:val="0CA1A6"/>
          <w:kern w:val="0"/>
          <w:sz w:val="21"/>
          <w:szCs w:val="21"/>
          <w:lang w:val="en-ZA" w:eastAsia="en-ZA"/>
        </w:rPr>
        <w:t>int</w:t>
      </w:r>
      <w:r w:rsidRPr="00B07D68">
        <w:rPr>
          <w:rFonts w:ascii="Consolas" w:eastAsia="Times New Roman" w:hAnsi="Consolas" w:cs="Times New Roman"/>
          <w:color w:val="DAE3E3"/>
          <w:kern w:val="0"/>
          <w:sz w:val="21"/>
          <w:szCs w:val="21"/>
          <w:lang w:val="en-ZA" w:eastAsia="en-ZA"/>
        </w:rPr>
        <w:t xml:space="preserve"> num2=</w:t>
      </w:r>
      <w:r w:rsidRPr="00B07D68">
        <w:rPr>
          <w:rFonts w:ascii="Consolas" w:eastAsia="Times New Roman" w:hAnsi="Consolas" w:cs="Times New Roman"/>
          <w:color w:val="7FCBCD"/>
          <w:kern w:val="0"/>
          <w:sz w:val="21"/>
          <w:szCs w:val="21"/>
          <w:lang w:val="en-ZA" w:eastAsia="en-ZA"/>
        </w:rPr>
        <w:t>44</w:t>
      </w:r>
      <w:r w:rsidRPr="00B07D68">
        <w:rPr>
          <w:rFonts w:ascii="Consolas" w:eastAsia="Times New Roman" w:hAnsi="Consolas" w:cs="Times New Roman"/>
          <w:color w:val="DAE3E3"/>
          <w:kern w:val="0"/>
          <w:sz w:val="21"/>
          <w:szCs w:val="21"/>
          <w:lang w:val="en-ZA" w:eastAsia="en-ZA"/>
        </w:rPr>
        <w:t>;</w:t>
      </w:r>
    </w:p>
    <w:p w14:paraId="6C5F8BC5" w14:textId="77777777" w:rsidR="00B07D68" w:rsidRPr="00B07D68" w:rsidRDefault="00B07D68"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p>
    <w:p w14:paraId="2881F7E2" w14:textId="77777777" w:rsidR="00B07D68" w:rsidRPr="00B07D68" w:rsidRDefault="00B07D68"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B07D68">
        <w:rPr>
          <w:rFonts w:ascii="Consolas" w:eastAsia="Times New Roman" w:hAnsi="Consolas" w:cs="Times New Roman"/>
          <w:color w:val="0CA1A6"/>
          <w:kern w:val="0"/>
          <w:sz w:val="21"/>
          <w:szCs w:val="21"/>
          <w:lang w:val="en-ZA" w:eastAsia="en-ZA"/>
        </w:rPr>
        <w:t>void</w:t>
      </w:r>
      <w:r w:rsidRPr="00B07D68">
        <w:rPr>
          <w:rFonts w:ascii="Consolas" w:eastAsia="Times New Roman" w:hAnsi="Consolas" w:cs="Times New Roman"/>
          <w:color w:val="DAE3E3"/>
          <w:kern w:val="0"/>
          <w:sz w:val="21"/>
          <w:szCs w:val="21"/>
          <w:lang w:val="en-ZA" w:eastAsia="en-ZA"/>
        </w:rPr>
        <w:t xml:space="preserve"> </w:t>
      </w:r>
      <w:r w:rsidRPr="00B07D68">
        <w:rPr>
          <w:rFonts w:ascii="Consolas" w:eastAsia="Times New Roman" w:hAnsi="Consolas" w:cs="Times New Roman"/>
          <w:color w:val="F39C12"/>
          <w:kern w:val="0"/>
          <w:sz w:val="21"/>
          <w:szCs w:val="21"/>
          <w:lang w:val="en-ZA" w:eastAsia="en-ZA"/>
        </w:rPr>
        <w:t>setup</w:t>
      </w:r>
      <w:r w:rsidRPr="00B07D68">
        <w:rPr>
          <w:rFonts w:ascii="Consolas" w:eastAsia="Times New Roman" w:hAnsi="Consolas" w:cs="Times New Roman"/>
          <w:color w:val="DAE3E3"/>
          <w:kern w:val="0"/>
          <w:sz w:val="21"/>
          <w:szCs w:val="21"/>
          <w:lang w:val="en-ZA" w:eastAsia="en-ZA"/>
        </w:rPr>
        <w:t>() {</w:t>
      </w:r>
    </w:p>
    <w:p w14:paraId="1D0F618F" w14:textId="77777777" w:rsidR="00B07D68" w:rsidRPr="00B07D68" w:rsidRDefault="00B07D68"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B07D68">
        <w:rPr>
          <w:rFonts w:ascii="Consolas" w:eastAsia="Times New Roman" w:hAnsi="Consolas" w:cs="Times New Roman"/>
          <w:color w:val="7F8C8D"/>
          <w:kern w:val="0"/>
          <w:sz w:val="21"/>
          <w:szCs w:val="21"/>
          <w:lang w:val="en-ZA" w:eastAsia="en-ZA"/>
        </w:rPr>
        <w:t>  // put your setup code here, to run once:</w:t>
      </w:r>
    </w:p>
    <w:p w14:paraId="721E7739" w14:textId="77777777" w:rsidR="00B07D68" w:rsidRPr="00B07D68" w:rsidRDefault="00B07D68"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B07D68">
        <w:rPr>
          <w:rFonts w:ascii="Consolas" w:eastAsia="Times New Roman" w:hAnsi="Consolas" w:cs="Times New Roman"/>
          <w:color w:val="F39C12"/>
          <w:kern w:val="0"/>
          <w:sz w:val="21"/>
          <w:szCs w:val="21"/>
          <w:lang w:val="en-ZA" w:eastAsia="en-ZA"/>
        </w:rPr>
        <w:t>Serial</w:t>
      </w:r>
      <w:r w:rsidRPr="00B07D68">
        <w:rPr>
          <w:rFonts w:ascii="Consolas" w:eastAsia="Times New Roman" w:hAnsi="Consolas" w:cs="Times New Roman"/>
          <w:color w:val="DAE3E3"/>
          <w:kern w:val="0"/>
          <w:sz w:val="21"/>
          <w:szCs w:val="21"/>
          <w:lang w:val="en-ZA" w:eastAsia="en-ZA"/>
        </w:rPr>
        <w:t>.</w:t>
      </w:r>
      <w:r w:rsidRPr="00B07D68">
        <w:rPr>
          <w:rFonts w:ascii="Consolas" w:eastAsia="Times New Roman" w:hAnsi="Consolas" w:cs="Times New Roman"/>
          <w:color w:val="F39C12"/>
          <w:kern w:val="0"/>
          <w:sz w:val="21"/>
          <w:szCs w:val="21"/>
          <w:lang w:val="en-ZA" w:eastAsia="en-ZA"/>
        </w:rPr>
        <w:t>begin</w:t>
      </w:r>
      <w:r w:rsidRPr="00B07D68">
        <w:rPr>
          <w:rFonts w:ascii="Consolas" w:eastAsia="Times New Roman" w:hAnsi="Consolas" w:cs="Times New Roman"/>
          <w:color w:val="DAE3E3"/>
          <w:kern w:val="0"/>
          <w:sz w:val="21"/>
          <w:szCs w:val="21"/>
          <w:lang w:val="en-ZA" w:eastAsia="en-ZA"/>
        </w:rPr>
        <w:t>(</w:t>
      </w:r>
      <w:r w:rsidRPr="00B07D68">
        <w:rPr>
          <w:rFonts w:ascii="Consolas" w:eastAsia="Times New Roman" w:hAnsi="Consolas" w:cs="Times New Roman"/>
          <w:color w:val="7FCBCD"/>
          <w:kern w:val="0"/>
          <w:sz w:val="21"/>
          <w:szCs w:val="21"/>
          <w:lang w:val="en-ZA" w:eastAsia="en-ZA"/>
        </w:rPr>
        <w:t>9600</w:t>
      </w:r>
      <w:r w:rsidRPr="00B07D68">
        <w:rPr>
          <w:rFonts w:ascii="Consolas" w:eastAsia="Times New Roman" w:hAnsi="Consolas" w:cs="Times New Roman"/>
          <w:color w:val="DAE3E3"/>
          <w:kern w:val="0"/>
          <w:sz w:val="21"/>
          <w:szCs w:val="21"/>
          <w:lang w:val="en-ZA" w:eastAsia="en-ZA"/>
        </w:rPr>
        <w:t>);</w:t>
      </w:r>
    </w:p>
    <w:p w14:paraId="15D0C277" w14:textId="77777777" w:rsidR="00B07D68" w:rsidRPr="00B07D68" w:rsidRDefault="00B07D68"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B07D68">
        <w:rPr>
          <w:rFonts w:ascii="Consolas" w:eastAsia="Times New Roman" w:hAnsi="Consolas" w:cs="Times New Roman"/>
          <w:color w:val="7F8C8D"/>
          <w:kern w:val="0"/>
          <w:sz w:val="21"/>
          <w:szCs w:val="21"/>
          <w:lang w:val="en-ZA" w:eastAsia="en-ZA"/>
        </w:rPr>
        <w:t>//logical operators</w:t>
      </w:r>
    </w:p>
    <w:p w14:paraId="04C11358" w14:textId="77777777" w:rsidR="00B07D68" w:rsidRPr="00B07D68" w:rsidRDefault="00B07D68"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B07D68">
        <w:rPr>
          <w:rFonts w:ascii="Consolas" w:eastAsia="Times New Roman" w:hAnsi="Consolas" w:cs="Times New Roman"/>
          <w:color w:val="F39C12"/>
          <w:kern w:val="0"/>
          <w:sz w:val="21"/>
          <w:szCs w:val="21"/>
          <w:lang w:val="en-ZA" w:eastAsia="en-ZA"/>
        </w:rPr>
        <w:t>Serial</w:t>
      </w:r>
      <w:r w:rsidRPr="00B07D68">
        <w:rPr>
          <w:rFonts w:ascii="Consolas" w:eastAsia="Times New Roman" w:hAnsi="Consolas" w:cs="Times New Roman"/>
          <w:color w:val="DAE3E3"/>
          <w:kern w:val="0"/>
          <w:sz w:val="21"/>
          <w:szCs w:val="21"/>
          <w:lang w:val="en-ZA" w:eastAsia="en-ZA"/>
        </w:rPr>
        <w:t>.</w:t>
      </w:r>
      <w:r w:rsidRPr="00B07D68">
        <w:rPr>
          <w:rFonts w:ascii="Consolas" w:eastAsia="Times New Roman" w:hAnsi="Consolas" w:cs="Times New Roman"/>
          <w:color w:val="F39C12"/>
          <w:kern w:val="0"/>
          <w:sz w:val="21"/>
          <w:szCs w:val="21"/>
          <w:lang w:val="en-ZA" w:eastAsia="en-ZA"/>
        </w:rPr>
        <w:t>println</w:t>
      </w:r>
      <w:r w:rsidRPr="00B07D68">
        <w:rPr>
          <w:rFonts w:ascii="Consolas" w:eastAsia="Times New Roman" w:hAnsi="Consolas" w:cs="Times New Roman"/>
          <w:color w:val="DAE3E3"/>
          <w:kern w:val="0"/>
          <w:sz w:val="21"/>
          <w:szCs w:val="21"/>
          <w:lang w:val="en-ZA" w:eastAsia="en-ZA"/>
        </w:rPr>
        <w:t>(num1&gt;num2);</w:t>
      </w:r>
    </w:p>
    <w:p w14:paraId="7E0FCEB6" w14:textId="77777777" w:rsidR="00B07D68" w:rsidRPr="00B07D68" w:rsidRDefault="00B07D68"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B07D68">
        <w:rPr>
          <w:rFonts w:ascii="Consolas" w:eastAsia="Times New Roman" w:hAnsi="Consolas" w:cs="Times New Roman"/>
          <w:color w:val="F39C12"/>
          <w:kern w:val="0"/>
          <w:sz w:val="21"/>
          <w:szCs w:val="21"/>
          <w:lang w:val="en-ZA" w:eastAsia="en-ZA"/>
        </w:rPr>
        <w:t>Serial</w:t>
      </w:r>
      <w:r w:rsidRPr="00B07D68">
        <w:rPr>
          <w:rFonts w:ascii="Consolas" w:eastAsia="Times New Roman" w:hAnsi="Consolas" w:cs="Times New Roman"/>
          <w:color w:val="DAE3E3"/>
          <w:kern w:val="0"/>
          <w:sz w:val="21"/>
          <w:szCs w:val="21"/>
          <w:lang w:val="en-ZA" w:eastAsia="en-ZA"/>
        </w:rPr>
        <w:t>.</w:t>
      </w:r>
      <w:r w:rsidRPr="00B07D68">
        <w:rPr>
          <w:rFonts w:ascii="Consolas" w:eastAsia="Times New Roman" w:hAnsi="Consolas" w:cs="Times New Roman"/>
          <w:color w:val="F39C12"/>
          <w:kern w:val="0"/>
          <w:sz w:val="21"/>
          <w:szCs w:val="21"/>
          <w:lang w:val="en-ZA" w:eastAsia="en-ZA"/>
        </w:rPr>
        <w:t>println</w:t>
      </w:r>
      <w:r w:rsidRPr="00B07D68">
        <w:rPr>
          <w:rFonts w:ascii="Consolas" w:eastAsia="Times New Roman" w:hAnsi="Consolas" w:cs="Times New Roman"/>
          <w:color w:val="DAE3E3"/>
          <w:kern w:val="0"/>
          <w:sz w:val="21"/>
          <w:szCs w:val="21"/>
          <w:lang w:val="en-ZA" w:eastAsia="en-ZA"/>
        </w:rPr>
        <w:t>(num1&lt;num2);</w:t>
      </w:r>
    </w:p>
    <w:p w14:paraId="3F7A21B7" w14:textId="77777777" w:rsidR="00B07D68" w:rsidRPr="00B07D68" w:rsidRDefault="00B07D68"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B07D68">
        <w:rPr>
          <w:rFonts w:ascii="Consolas" w:eastAsia="Times New Roman" w:hAnsi="Consolas" w:cs="Times New Roman"/>
          <w:color w:val="F39C12"/>
          <w:kern w:val="0"/>
          <w:sz w:val="21"/>
          <w:szCs w:val="21"/>
          <w:lang w:val="en-ZA" w:eastAsia="en-ZA"/>
        </w:rPr>
        <w:t>Serial</w:t>
      </w:r>
      <w:r w:rsidRPr="00B07D68">
        <w:rPr>
          <w:rFonts w:ascii="Consolas" w:eastAsia="Times New Roman" w:hAnsi="Consolas" w:cs="Times New Roman"/>
          <w:color w:val="DAE3E3"/>
          <w:kern w:val="0"/>
          <w:sz w:val="21"/>
          <w:szCs w:val="21"/>
          <w:lang w:val="en-ZA" w:eastAsia="en-ZA"/>
        </w:rPr>
        <w:t>.</w:t>
      </w:r>
      <w:r w:rsidRPr="00B07D68">
        <w:rPr>
          <w:rFonts w:ascii="Consolas" w:eastAsia="Times New Roman" w:hAnsi="Consolas" w:cs="Times New Roman"/>
          <w:color w:val="F39C12"/>
          <w:kern w:val="0"/>
          <w:sz w:val="21"/>
          <w:szCs w:val="21"/>
          <w:lang w:val="en-ZA" w:eastAsia="en-ZA"/>
        </w:rPr>
        <w:t>println</w:t>
      </w:r>
      <w:r w:rsidRPr="00B07D68">
        <w:rPr>
          <w:rFonts w:ascii="Consolas" w:eastAsia="Times New Roman" w:hAnsi="Consolas" w:cs="Times New Roman"/>
          <w:color w:val="DAE3E3"/>
          <w:kern w:val="0"/>
          <w:sz w:val="21"/>
          <w:szCs w:val="21"/>
          <w:lang w:val="en-ZA" w:eastAsia="en-ZA"/>
        </w:rPr>
        <w:t>(num1&gt;=num2);</w:t>
      </w:r>
    </w:p>
    <w:p w14:paraId="4B6C3E39" w14:textId="77777777" w:rsidR="00B07D68" w:rsidRPr="00B07D68" w:rsidRDefault="00B07D68"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B07D68">
        <w:rPr>
          <w:rFonts w:ascii="Consolas" w:eastAsia="Times New Roman" w:hAnsi="Consolas" w:cs="Times New Roman"/>
          <w:color w:val="F39C12"/>
          <w:kern w:val="0"/>
          <w:sz w:val="21"/>
          <w:szCs w:val="21"/>
          <w:lang w:val="en-ZA" w:eastAsia="en-ZA"/>
        </w:rPr>
        <w:t>Serial</w:t>
      </w:r>
      <w:r w:rsidRPr="00B07D68">
        <w:rPr>
          <w:rFonts w:ascii="Consolas" w:eastAsia="Times New Roman" w:hAnsi="Consolas" w:cs="Times New Roman"/>
          <w:color w:val="DAE3E3"/>
          <w:kern w:val="0"/>
          <w:sz w:val="21"/>
          <w:szCs w:val="21"/>
          <w:lang w:val="en-ZA" w:eastAsia="en-ZA"/>
        </w:rPr>
        <w:t>.</w:t>
      </w:r>
      <w:r w:rsidRPr="00B07D68">
        <w:rPr>
          <w:rFonts w:ascii="Consolas" w:eastAsia="Times New Roman" w:hAnsi="Consolas" w:cs="Times New Roman"/>
          <w:color w:val="F39C12"/>
          <w:kern w:val="0"/>
          <w:sz w:val="21"/>
          <w:szCs w:val="21"/>
          <w:lang w:val="en-ZA" w:eastAsia="en-ZA"/>
        </w:rPr>
        <w:t>println</w:t>
      </w:r>
      <w:r w:rsidRPr="00B07D68">
        <w:rPr>
          <w:rFonts w:ascii="Consolas" w:eastAsia="Times New Roman" w:hAnsi="Consolas" w:cs="Times New Roman"/>
          <w:color w:val="DAE3E3"/>
          <w:kern w:val="0"/>
          <w:sz w:val="21"/>
          <w:szCs w:val="21"/>
          <w:lang w:val="en-ZA" w:eastAsia="en-ZA"/>
        </w:rPr>
        <w:t>(num1&lt;=num2);</w:t>
      </w:r>
    </w:p>
    <w:p w14:paraId="129BFB42" w14:textId="77777777" w:rsidR="00B07D68" w:rsidRPr="00B07D68" w:rsidRDefault="00B07D68"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B07D68">
        <w:rPr>
          <w:rFonts w:ascii="Consolas" w:eastAsia="Times New Roman" w:hAnsi="Consolas" w:cs="Times New Roman"/>
          <w:color w:val="F39C12"/>
          <w:kern w:val="0"/>
          <w:sz w:val="21"/>
          <w:szCs w:val="21"/>
          <w:lang w:val="en-ZA" w:eastAsia="en-ZA"/>
        </w:rPr>
        <w:t>Serial</w:t>
      </w:r>
      <w:r w:rsidRPr="00B07D68">
        <w:rPr>
          <w:rFonts w:ascii="Consolas" w:eastAsia="Times New Roman" w:hAnsi="Consolas" w:cs="Times New Roman"/>
          <w:color w:val="DAE3E3"/>
          <w:kern w:val="0"/>
          <w:sz w:val="21"/>
          <w:szCs w:val="21"/>
          <w:lang w:val="en-ZA" w:eastAsia="en-ZA"/>
        </w:rPr>
        <w:t>.</w:t>
      </w:r>
      <w:r w:rsidRPr="00B07D68">
        <w:rPr>
          <w:rFonts w:ascii="Consolas" w:eastAsia="Times New Roman" w:hAnsi="Consolas" w:cs="Times New Roman"/>
          <w:color w:val="F39C12"/>
          <w:kern w:val="0"/>
          <w:sz w:val="21"/>
          <w:szCs w:val="21"/>
          <w:lang w:val="en-ZA" w:eastAsia="en-ZA"/>
        </w:rPr>
        <w:t>println</w:t>
      </w:r>
      <w:r w:rsidRPr="00B07D68">
        <w:rPr>
          <w:rFonts w:ascii="Consolas" w:eastAsia="Times New Roman" w:hAnsi="Consolas" w:cs="Times New Roman"/>
          <w:color w:val="DAE3E3"/>
          <w:kern w:val="0"/>
          <w:sz w:val="21"/>
          <w:szCs w:val="21"/>
          <w:lang w:val="en-ZA" w:eastAsia="en-ZA"/>
        </w:rPr>
        <w:t>(num1==num2);</w:t>
      </w:r>
    </w:p>
    <w:p w14:paraId="0502D1B2" w14:textId="77777777" w:rsidR="00B07D68" w:rsidRPr="00B07D68" w:rsidRDefault="00B07D68"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B07D68">
        <w:rPr>
          <w:rFonts w:ascii="Consolas" w:eastAsia="Times New Roman" w:hAnsi="Consolas" w:cs="Times New Roman"/>
          <w:color w:val="F39C12"/>
          <w:kern w:val="0"/>
          <w:sz w:val="21"/>
          <w:szCs w:val="21"/>
          <w:lang w:val="en-ZA" w:eastAsia="en-ZA"/>
        </w:rPr>
        <w:t>Serial</w:t>
      </w:r>
      <w:r w:rsidRPr="00B07D68">
        <w:rPr>
          <w:rFonts w:ascii="Consolas" w:eastAsia="Times New Roman" w:hAnsi="Consolas" w:cs="Times New Roman"/>
          <w:color w:val="DAE3E3"/>
          <w:kern w:val="0"/>
          <w:sz w:val="21"/>
          <w:szCs w:val="21"/>
          <w:lang w:val="en-ZA" w:eastAsia="en-ZA"/>
        </w:rPr>
        <w:t>.</w:t>
      </w:r>
      <w:r w:rsidRPr="00B07D68">
        <w:rPr>
          <w:rFonts w:ascii="Consolas" w:eastAsia="Times New Roman" w:hAnsi="Consolas" w:cs="Times New Roman"/>
          <w:color w:val="F39C12"/>
          <w:kern w:val="0"/>
          <w:sz w:val="21"/>
          <w:szCs w:val="21"/>
          <w:lang w:val="en-ZA" w:eastAsia="en-ZA"/>
        </w:rPr>
        <w:t>println</w:t>
      </w:r>
      <w:r w:rsidRPr="00B07D68">
        <w:rPr>
          <w:rFonts w:ascii="Consolas" w:eastAsia="Times New Roman" w:hAnsi="Consolas" w:cs="Times New Roman"/>
          <w:color w:val="DAE3E3"/>
          <w:kern w:val="0"/>
          <w:sz w:val="21"/>
          <w:szCs w:val="21"/>
          <w:lang w:val="en-ZA" w:eastAsia="en-ZA"/>
        </w:rPr>
        <w:t>(num1!=num2);</w:t>
      </w:r>
    </w:p>
    <w:p w14:paraId="58334E6A" w14:textId="77777777" w:rsidR="00B07D68" w:rsidRPr="00B07D68" w:rsidRDefault="00B07D68"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B07D68">
        <w:rPr>
          <w:rFonts w:ascii="Consolas" w:eastAsia="Times New Roman" w:hAnsi="Consolas" w:cs="Times New Roman"/>
          <w:color w:val="F39C12"/>
          <w:kern w:val="0"/>
          <w:sz w:val="21"/>
          <w:szCs w:val="21"/>
          <w:lang w:val="en-ZA" w:eastAsia="en-ZA"/>
        </w:rPr>
        <w:t>delay</w:t>
      </w:r>
      <w:r w:rsidRPr="00B07D68">
        <w:rPr>
          <w:rFonts w:ascii="Consolas" w:eastAsia="Times New Roman" w:hAnsi="Consolas" w:cs="Times New Roman"/>
          <w:color w:val="DAE3E3"/>
          <w:kern w:val="0"/>
          <w:sz w:val="21"/>
          <w:szCs w:val="21"/>
          <w:lang w:val="en-ZA" w:eastAsia="en-ZA"/>
        </w:rPr>
        <w:t>(</w:t>
      </w:r>
      <w:r w:rsidRPr="00B07D68">
        <w:rPr>
          <w:rFonts w:ascii="Consolas" w:eastAsia="Times New Roman" w:hAnsi="Consolas" w:cs="Times New Roman"/>
          <w:color w:val="7FCBCD"/>
          <w:kern w:val="0"/>
          <w:sz w:val="21"/>
          <w:szCs w:val="21"/>
          <w:lang w:val="en-ZA" w:eastAsia="en-ZA"/>
        </w:rPr>
        <w:t>50000</w:t>
      </w:r>
      <w:r w:rsidRPr="00B07D68">
        <w:rPr>
          <w:rFonts w:ascii="Consolas" w:eastAsia="Times New Roman" w:hAnsi="Consolas" w:cs="Times New Roman"/>
          <w:color w:val="DAE3E3"/>
          <w:kern w:val="0"/>
          <w:sz w:val="21"/>
          <w:szCs w:val="21"/>
          <w:lang w:val="en-ZA" w:eastAsia="en-ZA"/>
        </w:rPr>
        <w:t>);</w:t>
      </w:r>
    </w:p>
    <w:p w14:paraId="43540D8D" w14:textId="77777777" w:rsidR="00B07D68" w:rsidRPr="00B07D68" w:rsidRDefault="00B07D68"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B07D68">
        <w:rPr>
          <w:rFonts w:ascii="Consolas" w:eastAsia="Times New Roman" w:hAnsi="Consolas" w:cs="Times New Roman"/>
          <w:color w:val="DAE3E3"/>
          <w:kern w:val="0"/>
          <w:sz w:val="21"/>
          <w:szCs w:val="21"/>
          <w:lang w:val="en-ZA" w:eastAsia="en-ZA"/>
        </w:rPr>
        <w:t> }</w:t>
      </w:r>
    </w:p>
    <w:p w14:paraId="0A98BA49" w14:textId="77777777" w:rsidR="00B07D68" w:rsidRPr="00B07D68" w:rsidRDefault="00B07D68"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B07D68">
        <w:rPr>
          <w:rFonts w:ascii="Consolas" w:eastAsia="Times New Roman" w:hAnsi="Consolas" w:cs="Times New Roman"/>
          <w:color w:val="0CA1A6"/>
          <w:kern w:val="0"/>
          <w:sz w:val="21"/>
          <w:szCs w:val="21"/>
          <w:lang w:val="en-ZA" w:eastAsia="en-ZA"/>
        </w:rPr>
        <w:t>void</w:t>
      </w:r>
      <w:r w:rsidRPr="00B07D68">
        <w:rPr>
          <w:rFonts w:ascii="Consolas" w:eastAsia="Times New Roman" w:hAnsi="Consolas" w:cs="Times New Roman"/>
          <w:color w:val="DAE3E3"/>
          <w:kern w:val="0"/>
          <w:sz w:val="21"/>
          <w:szCs w:val="21"/>
          <w:lang w:val="en-ZA" w:eastAsia="en-ZA"/>
        </w:rPr>
        <w:t xml:space="preserve"> </w:t>
      </w:r>
      <w:r w:rsidRPr="00B07D68">
        <w:rPr>
          <w:rFonts w:ascii="Consolas" w:eastAsia="Times New Roman" w:hAnsi="Consolas" w:cs="Times New Roman"/>
          <w:color w:val="F39C12"/>
          <w:kern w:val="0"/>
          <w:sz w:val="21"/>
          <w:szCs w:val="21"/>
          <w:lang w:val="en-ZA" w:eastAsia="en-ZA"/>
        </w:rPr>
        <w:t>loop</w:t>
      </w:r>
      <w:r w:rsidRPr="00B07D68">
        <w:rPr>
          <w:rFonts w:ascii="Consolas" w:eastAsia="Times New Roman" w:hAnsi="Consolas" w:cs="Times New Roman"/>
          <w:color w:val="DAE3E3"/>
          <w:kern w:val="0"/>
          <w:sz w:val="21"/>
          <w:szCs w:val="21"/>
          <w:lang w:val="en-ZA" w:eastAsia="en-ZA"/>
        </w:rPr>
        <w:t>() {</w:t>
      </w:r>
    </w:p>
    <w:p w14:paraId="202F30C1" w14:textId="77777777" w:rsidR="00B07D68" w:rsidRPr="00B07D68" w:rsidRDefault="00B07D68"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B07D68">
        <w:rPr>
          <w:rFonts w:ascii="Consolas" w:eastAsia="Times New Roman" w:hAnsi="Consolas" w:cs="Times New Roman"/>
          <w:color w:val="7F8C8D"/>
          <w:kern w:val="0"/>
          <w:sz w:val="21"/>
          <w:szCs w:val="21"/>
          <w:lang w:val="en-ZA" w:eastAsia="en-ZA"/>
        </w:rPr>
        <w:t xml:space="preserve">  // put your main code here, to run repeatedly: </w:t>
      </w:r>
    </w:p>
    <w:p w14:paraId="4D6E125C" w14:textId="77777777" w:rsidR="00B07D68" w:rsidRPr="00B07D68" w:rsidRDefault="00B07D68"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B07D68">
        <w:rPr>
          <w:rFonts w:ascii="Consolas" w:eastAsia="Times New Roman" w:hAnsi="Consolas" w:cs="Times New Roman"/>
          <w:color w:val="DAE3E3"/>
          <w:kern w:val="0"/>
          <w:sz w:val="21"/>
          <w:szCs w:val="21"/>
          <w:lang w:val="en-ZA" w:eastAsia="en-ZA"/>
        </w:rPr>
        <w:t>}</w:t>
      </w:r>
    </w:p>
    <w:p w14:paraId="12C340BF" w14:textId="674F1001" w:rsidR="00B07D68" w:rsidRDefault="00B07D68"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p>
    <w:p w14:paraId="5F25F285" w14:textId="0B55AC88" w:rsidR="00853EEE" w:rsidRDefault="00853EEE"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Pr>
          <w:rFonts w:ascii="Consolas" w:eastAsia="Times New Roman" w:hAnsi="Consolas" w:cs="Times New Roman"/>
          <w:color w:val="DAE3E3"/>
          <w:kern w:val="0"/>
          <w:sz w:val="21"/>
          <w:szCs w:val="21"/>
          <w:lang w:val="en-ZA" w:eastAsia="en-ZA"/>
        </w:rPr>
        <w:t>Output</w:t>
      </w:r>
    </w:p>
    <w:p w14:paraId="762C3996" w14:textId="77777777" w:rsidR="00853EEE" w:rsidRPr="00853EEE" w:rsidRDefault="00853EEE" w:rsidP="00FD59B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853EEE">
        <w:rPr>
          <w:rFonts w:ascii="Courier New" w:eastAsia="Times New Roman" w:hAnsi="Courier New" w:cs="Courier New"/>
          <w:color w:val="DAE3E3"/>
          <w:kern w:val="0"/>
          <w:sz w:val="20"/>
          <w:szCs w:val="20"/>
          <w:lang w:val="en-ZA" w:eastAsia="en-ZA"/>
        </w:rPr>
        <w:t>21:22:10.020 -&gt; 1</w:t>
      </w:r>
    </w:p>
    <w:p w14:paraId="19AA3158" w14:textId="77777777" w:rsidR="00853EEE" w:rsidRPr="00853EEE" w:rsidRDefault="00853EEE" w:rsidP="00FD59B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853EEE">
        <w:rPr>
          <w:rFonts w:ascii="Courier New" w:eastAsia="Times New Roman" w:hAnsi="Courier New" w:cs="Courier New"/>
          <w:color w:val="DAE3E3"/>
          <w:kern w:val="0"/>
          <w:sz w:val="20"/>
          <w:szCs w:val="20"/>
          <w:lang w:val="en-ZA" w:eastAsia="en-ZA"/>
        </w:rPr>
        <w:t>21:22:10.020 -&gt; 0</w:t>
      </w:r>
    </w:p>
    <w:p w14:paraId="3133CE91" w14:textId="77777777" w:rsidR="00853EEE" w:rsidRPr="00853EEE" w:rsidRDefault="00853EEE" w:rsidP="00FD59B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853EEE">
        <w:rPr>
          <w:rFonts w:ascii="Courier New" w:eastAsia="Times New Roman" w:hAnsi="Courier New" w:cs="Courier New"/>
          <w:color w:val="DAE3E3"/>
          <w:kern w:val="0"/>
          <w:sz w:val="20"/>
          <w:szCs w:val="20"/>
          <w:lang w:val="en-ZA" w:eastAsia="en-ZA"/>
        </w:rPr>
        <w:t>21:22:10.020 -&gt; 1</w:t>
      </w:r>
    </w:p>
    <w:p w14:paraId="2B886319" w14:textId="77777777" w:rsidR="00853EEE" w:rsidRPr="00853EEE" w:rsidRDefault="00853EEE" w:rsidP="00FD59B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853EEE">
        <w:rPr>
          <w:rFonts w:ascii="Courier New" w:eastAsia="Times New Roman" w:hAnsi="Courier New" w:cs="Courier New"/>
          <w:color w:val="DAE3E3"/>
          <w:kern w:val="0"/>
          <w:sz w:val="20"/>
          <w:szCs w:val="20"/>
          <w:lang w:val="en-ZA" w:eastAsia="en-ZA"/>
        </w:rPr>
        <w:t>21:22:10.020 -&gt; 0</w:t>
      </w:r>
    </w:p>
    <w:p w14:paraId="2A4E886E" w14:textId="77777777" w:rsidR="00853EEE" w:rsidRPr="00853EEE" w:rsidRDefault="00853EEE" w:rsidP="00FD59B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853EEE">
        <w:rPr>
          <w:rFonts w:ascii="Courier New" w:eastAsia="Times New Roman" w:hAnsi="Courier New" w:cs="Courier New"/>
          <w:color w:val="DAE3E3"/>
          <w:kern w:val="0"/>
          <w:sz w:val="20"/>
          <w:szCs w:val="20"/>
          <w:lang w:val="en-ZA" w:eastAsia="en-ZA"/>
        </w:rPr>
        <w:t>21:22:10.020 -&gt; 0</w:t>
      </w:r>
    </w:p>
    <w:p w14:paraId="70C8947A" w14:textId="66393963" w:rsidR="00853EEE" w:rsidRPr="00B07D68" w:rsidRDefault="00853EEE" w:rsidP="00FD59B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color w:val="DAE3E3"/>
          <w:kern w:val="0"/>
          <w:sz w:val="21"/>
          <w:szCs w:val="21"/>
          <w:lang w:val="en-ZA" w:eastAsia="en-ZA"/>
        </w:rPr>
      </w:pPr>
      <w:r w:rsidRPr="00853EEE">
        <w:rPr>
          <w:rFonts w:ascii="Courier New" w:eastAsia="Times New Roman" w:hAnsi="Courier New" w:cs="Courier New"/>
          <w:color w:val="DAE3E3"/>
          <w:kern w:val="0"/>
          <w:sz w:val="20"/>
          <w:szCs w:val="20"/>
          <w:lang w:val="en-ZA" w:eastAsia="en-ZA"/>
        </w:rPr>
        <w:t>21:22:10.020 -&gt; 1</w:t>
      </w:r>
    </w:p>
    <w:p w14:paraId="73A874EE" w14:textId="77777777" w:rsidR="00B07D68" w:rsidRDefault="00B07D68" w:rsidP="005B4D48">
      <w:pPr>
        <w:pStyle w:val="NormalWeb"/>
        <w:spacing w:before="0" w:beforeAutospacing="0" w:line="360" w:lineRule="auto"/>
        <w:jc w:val="both"/>
      </w:pPr>
    </w:p>
    <w:p w14:paraId="6967661C" w14:textId="54B0D21E" w:rsidR="005F6D4B" w:rsidRPr="00853EEE" w:rsidRDefault="005F6D4B" w:rsidP="004A3948">
      <w:pPr>
        <w:pStyle w:val="Heading4"/>
      </w:pPr>
      <w:r w:rsidRPr="00853EEE">
        <w:t xml:space="preserve">3.2.1.4 </w:t>
      </w:r>
      <w:r w:rsidRPr="00B24858">
        <w:rPr>
          <w:rStyle w:val="Heading4Char"/>
        </w:rPr>
        <w:t>incorporate and write code constructs to perform basic calculations</w:t>
      </w:r>
    </w:p>
    <w:p w14:paraId="78A57AA7" w14:textId="0389530D" w:rsidR="00CD1CCB" w:rsidRDefault="0087278A" w:rsidP="00A71CFC">
      <w:pPr>
        <w:spacing w:after="0" w:line="360" w:lineRule="auto"/>
        <w:ind w:left="13"/>
        <w:contextualSpacing/>
        <w:jc w:val="both"/>
      </w:pPr>
      <w:r>
        <w:t>Now that we have learned about variables and operators, we will make use of the Arduino to solve some mathematical problems. We are going to start by calculating the area of a circle with a predefined radius. First, we use Pictoblox to represent the solution.</w:t>
      </w:r>
    </w:p>
    <w:p w14:paraId="51DCF851" w14:textId="77777777" w:rsidR="00267006" w:rsidRDefault="00CB7DDD" w:rsidP="00267006">
      <w:pPr>
        <w:keepNext/>
        <w:spacing w:after="0" w:line="360" w:lineRule="auto"/>
        <w:ind w:left="13"/>
        <w:contextualSpacing/>
        <w:jc w:val="both"/>
      </w:pPr>
      <w:r>
        <w:rPr>
          <w:noProof/>
        </w:rPr>
        <w:lastRenderedPageBreak/>
        <w:drawing>
          <wp:inline distT="0" distB="0" distL="0" distR="0" wp14:anchorId="5EE1556B" wp14:editId="21913D43">
            <wp:extent cx="5248275" cy="2493309"/>
            <wp:effectExtent l="0" t="0" r="0" b="0"/>
            <wp:docPr id="52334" name="Picture 5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56058" cy="2497006"/>
                    </a:xfrm>
                    <a:prstGeom prst="rect">
                      <a:avLst/>
                    </a:prstGeom>
                    <a:noFill/>
                    <a:ln>
                      <a:noFill/>
                    </a:ln>
                  </pic:spPr>
                </pic:pic>
              </a:graphicData>
            </a:graphic>
          </wp:inline>
        </w:drawing>
      </w:r>
    </w:p>
    <w:p w14:paraId="36C2E91C" w14:textId="283C5439" w:rsidR="00E81701" w:rsidRPr="00267006" w:rsidRDefault="00267006" w:rsidP="00267006">
      <w:pPr>
        <w:pStyle w:val="Caption"/>
        <w:jc w:val="both"/>
        <w:rPr>
          <w:i w:val="0"/>
          <w:iCs w:val="0"/>
          <w:color w:val="auto"/>
          <w:sz w:val="24"/>
          <w:szCs w:val="24"/>
        </w:rPr>
      </w:pPr>
      <w:r w:rsidRPr="00267006">
        <w:rPr>
          <w:i w:val="0"/>
          <w:iCs w:val="0"/>
          <w:color w:val="auto"/>
          <w:sz w:val="24"/>
          <w:szCs w:val="24"/>
        </w:rPr>
        <w:t xml:space="preserve">Figure 3. </w:t>
      </w:r>
      <w:r w:rsidRPr="00267006">
        <w:rPr>
          <w:i w:val="0"/>
          <w:iCs w:val="0"/>
          <w:color w:val="auto"/>
          <w:sz w:val="24"/>
          <w:szCs w:val="24"/>
        </w:rPr>
        <w:fldChar w:fldCharType="begin"/>
      </w:r>
      <w:r w:rsidRPr="00267006">
        <w:rPr>
          <w:i w:val="0"/>
          <w:iCs w:val="0"/>
          <w:color w:val="auto"/>
          <w:sz w:val="24"/>
          <w:szCs w:val="24"/>
        </w:rPr>
        <w:instrText xml:space="preserve"> SEQ Figure_3. \* ARABIC </w:instrText>
      </w:r>
      <w:r w:rsidRPr="00267006">
        <w:rPr>
          <w:i w:val="0"/>
          <w:iCs w:val="0"/>
          <w:color w:val="auto"/>
          <w:sz w:val="24"/>
          <w:szCs w:val="24"/>
        </w:rPr>
        <w:fldChar w:fldCharType="separate"/>
      </w:r>
      <w:r w:rsidR="00AF1BF5">
        <w:rPr>
          <w:i w:val="0"/>
          <w:iCs w:val="0"/>
          <w:noProof/>
          <w:color w:val="auto"/>
          <w:sz w:val="24"/>
          <w:szCs w:val="24"/>
        </w:rPr>
        <w:t>25</w:t>
      </w:r>
      <w:r w:rsidRPr="00267006">
        <w:rPr>
          <w:i w:val="0"/>
          <w:iCs w:val="0"/>
          <w:color w:val="auto"/>
          <w:sz w:val="24"/>
          <w:szCs w:val="24"/>
        </w:rPr>
        <w:fldChar w:fldCharType="end"/>
      </w:r>
      <w:r w:rsidRPr="00267006">
        <w:rPr>
          <w:i w:val="0"/>
          <w:iCs w:val="0"/>
          <w:color w:val="auto"/>
          <w:sz w:val="24"/>
          <w:szCs w:val="24"/>
        </w:rPr>
        <w:t>: Area of a circle</w:t>
      </w:r>
    </w:p>
    <w:p w14:paraId="4532D46C" w14:textId="19C6B6C6" w:rsidR="00CB7DDD" w:rsidRDefault="008F3EA3" w:rsidP="00E13E90">
      <w:pPr>
        <w:spacing w:after="0" w:line="240" w:lineRule="auto"/>
        <w:contextualSpacing/>
        <w:jc w:val="both"/>
      </w:pPr>
      <w:r>
        <w:t>Example 3.13 illustrates</w:t>
      </w:r>
      <w:r w:rsidR="00CB7DDD">
        <w:t xml:space="preserve"> how you would perform the same calculation using Arduino.</w:t>
      </w:r>
    </w:p>
    <w:p w14:paraId="31FAC2B0" w14:textId="77777777" w:rsidR="00CB7DDD" w:rsidRDefault="00CB7DDD" w:rsidP="00E13E90">
      <w:pPr>
        <w:spacing w:after="0" w:line="240" w:lineRule="auto"/>
        <w:contextualSpacing/>
        <w:jc w:val="both"/>
      </w:pPr>
    </w:p>
    <w:p w14:paraId="4656B8B2" w14:textId="2C5F02AB" w:rsidR="00E13E90" w:rsidRPr="00516C3D" w:rsidRDefault="00E13E90" w:rsidP="00E13E90">
      <w:pPr>
        <w:spacing w:after="0" w:line="240" w:lineRule="auto"/>
        <w:contextualSpacing/>
        <w:jc w:val="both"/>
        <w:rPr>
          <w:b/>
          <w:bCs/>
          <w:caps/>
          <w:kern w:val="24"/>
        </w:rPr>
      </w:pPr>
      <w:r w:rsidRPr="00516C3D">
        <w:rPr>
          <w:b/>
          <w:bCs/>
          <w:caps/>
          <w:kern w:val="24"/>
        </w:rPr>
        <w:t>Example</w:t>
      </w:r>
      <w:r w:rsidR="00516C3D">
        <w:rPr>
          <w:b/>
          <w:bCs/>
          <w:caps/>
          <w:kern w:val="24"/>
        </w:rPr>
        <w:t xml:space="preserve"> 3.</w:t>
      </w:r>
      <w:r w:rsidR="00FF26FB">
        <w:rPr>
          <w:b/>
          <w:bCs/>
          <w:caps/>
          <w:kern w:val="24"/>
        </w:rPr>
        <w:t>13</w:t>
      </w:r>
    </w:p>
    <w:p w14:paraId="5603CE31" w14:textId="77777777" w:rsidR="00E13E90" w:rsidRPr="00E13E90" w:rsidRDefault="00E13E9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E13E90">
        <w:rPr>
          <w:rFonts w:ascii="Consolas" w:eastAsia="Times New Roman" w:hAnsi="Consolas" w:cs="Times New Roman"/>
          <w:color w:val="0CA1A6"/>
          <w:kern w:val="0"/>
          <w:sz w:val="21"/>
          <w:szCs w:val="21"/>
          <w:lang w:val="en-ZA" w:eastAsia="en-ZA"/>
        </w:rPr>
        <w:t>float</w:t>
      </w:r>
      <w:r w:rsidRPr="00E13E90">
        <w:rPr>
          <w:rFonts w:ascii="Consolas" w:eastAsia="Times New Roman" w:hAnsi="Consolas" w:cs="Times New Roman"/>
          <w:color w:val="DAE3E3"/>
          <w:kern w:val="0"/>
          <w:sz w:val="21"/>
          <w:szCs w:val="21"/>
          <w:lang w:val="en-ZA" w:eastAsia="en-ZA"/>
        </w:rPr>
        <w:t xml:space="preserve"> pi=</w:t>
      </w:r>
      <w:r w:rsidRPr="00E13E90">
        <w:rPr>
          <w:rFonts w:ascii="Consolas" w:eastAsia="Times New Roman" w:hAnsi="Consolas" w:cs="Times New Roman"/>
          <w:color w:val="7FCBCD"/>
          <w:kern w:val="0"/>
          <w:sz w:val="21"/>
          <w:szCs w:val="21"/>
          <w:lang w:val="en-ZA" w:eastAsia="en-ZA"/>
        </w:rPr>
        <w:t>3.142</w:t>
      </w:r>
      <w:r w:rsidRPr="00E13E90">
        <w:rPr>
          <w:rFonts w:ascii="Consolas" w:eastAsia="Times New Roman" w:hAnsi="Consolas" w:cs="Times New Roman"/>
          <w:color w:val="DAE3E3"/>
          <w:kern w:val="0"/>
          <w:sz w:val="21"/>
          <w:szCs w:val="21"/>
          <w:lang w:val="en-ZA" w:eastAsia="en-ZA"/>
        </w:rPr>
        <w:t>;</w:t>
      </w:r>
    </w:p>
    <w:p w14:paraId="6B0A14C0" w14:textId="57563A05" w:rsidR="00E13E90" w:rsidRPr="00E13E90" w:rsidRDefault="00E13E9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E13E90">
        <w:rPr>
          <w:rFonts w:ascii="Consolas" w:eastAsia="Times New Roman" w:hAnsi="Consolas" w:cs="Times New Roman"/>
          <w:color w:val="0CA1A6"/>
          <w:kern w:val="0"/>
          <w:sz w:val="21"/>
          <w:szCs w:val="21"/>
          <w:lang w:val="en-ZA" w:eastAsia="en-ZA"/>
        </w:rPr>
        <w:t>float</w:t>
      </w:r>
      <w:r w:rsidRPr="00E13E90">
        <w:rPr>
          <w:rFonts w:ascii="Consolas" w:eastAsia="Times New Roman" w:hAnsi="Consolas" w:cs="Times New Roman"/>
          <w:color w:val="DAE3E3"/>
          <w:kern w:val="0"/>
          <w:sz w:val="21"/>
          <w:szCs w:val="21"/>
          <w:lang w:val="en-ZA" w:eastAsia="en-ZA"/>
        </w:rPr>
        <w:t xml:space="preserve"> radius=</w:t>
      </w:r>
      <w:r w:rsidRPr="00E13E90">
        <w:rPr>
          <w:rFonts w:ascii="Consolas" w:eastAsia="Times New Roman" w:hAnsi="Consolas" w:cs="Times New Roman"/>
          <w:color w:val="7FCBCD"/>
          <w:kern w:val="0"/>
          <w:sz w:val="21"/>
          <w:szCs w:val="21"/>
          <w:lang w:val="en-ZA" w:eastAsia="en-ZA"/>
        </w:rPr>
        <w:t>7</w:t>
      </w:r>
      <w:r w:rsidR="004250CF">
        <w:rPr>
          <w:rFonts w:ascii="Consolas" w:eastAsia="Times New Roman" w:hAnsi="Consolas" w:cs="Times New Roman"/>
          <w:color w:val="7FCBCD"/>
          <w:kern w:val="0"/>
          <w:sz w:val="21"/>
          <w:szCs w:val="21"/>
          <w:lang w:val="en-ZA" w:eastAsia="en-ZA"/>
        </w:rPr>
        <w:t>.00</w:t>
      </w:r>
      <w:r w:rsidRPr="00E13E90">
        <w:rPr>
          <w:rFonts w:ascii="Consolas" w:eastAsia="Times New Roman" w:hAnsi="Consolas" w:cs="Times New Roman"/>
          <w:color w:val="DAE3E3"/>
          <w:kern w:val="0"/>
          <w:sz w:val="21"/>
          <w:szCs w:val="21"/>
          <w:lang w:val="en-ZA" w:eastAsia="en-ZA"/>
        </w:rPr>
        <w:t>;</w:t>
      </w:r>
    </w:p>
    <w:p w14:paraId="7CCAF99D" w14:textId="77777777" w:rsidR="00E13E90" w:rsidRPr="00E13E90" w:rsidRDefault="00E13E9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E13E90">
        <w:rPr>
          <w:rFonts w:ascii="Consolas" w:eastAsia="Times New Roman" w:hAnsi="Consolas" w:cs="Times New Roman"/>
          <w:color w:val="0CA1A6"/>
          <w:kern w:val="0"/>
          <w:sz w:val="21"/>
          <w:szCs w:val="21"/>
          <w:lang w:val="en-ZA" w:eastAsia="en-ZA"/>
        </w:rPr>
        <w:t>float</w:t>
      </w:r>
      <w:r w:rsidRPr="00E13E90">
        <w:rPr>
          <w:rFonts w:ascii="Consolas" w:eastAsia="Times New Roman" w:hAnsi="Consolas" w:cs="Times New Roman"/>
          <w:color w:val="DAE3E3"/>
          <w:kern w:val="0"/>
          <w:sz w:val="21"/>
          <w:szCs w:val="21"/>
          <w:lang w:val="en-ZA" w:eastAsia="en-ZA"/>
        </w:rPr>
        <w:t xml:space="preserve"> area;</w:t>
      </w:r>
    </w:p>
    <w:p w14:paraId="11D70395" w14:textId="7D00D4AA" w:rsidR="00E13E90" w:rsidRPr="00E13E90" w:rsidRDefault="00E13E9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E13E90">
        <w:rPr>
          <w:rFonts w:ascii="Consolas" w:eastAsia="Times New Roman" w:hAnsi="Consolas" w:cs="Times New Roman"/>
          <w:color w:val="0CA1A6"/>
          <w:kern w:val="0"/>
          <w:sz w:val="21"/>
          <w:szCs w:val="21"/>
          <w:lang w:val="en-ZA" w:eastAsia="en-ZA"/>
        </w:rPr>
        <w:t>long</w:t>
      </w:r>
      <w:r w:rsidRPr="00E13E90">
        <w:rPr>
          <w:rFonts w:ascii="Consolas" w:eastAsia="Times New Roman" w:hAnsi="Consolas" w:cs="Times New Roman"/>
          <w:color w:val="DAE3E3"/>
          <w:kern w:val="0"/>
          <w:sz w:val="21"/>
          <w:szCs w:val="21"/>
          <w:lang w:val="en-ZA" w:eastAsia="en-ZA"/>
        </w:rPr>
        <w:t xml:space="preserve"> wait=</w:t>
      </w:r>
      <w:r w:rsidRPr="00E13E90">
        <w:rPr>
          <w:rFonts w:ascii="Consolas" w:eastAsia="Times New Roman" w:hAnsi="Consolas" w:cs="Times New Roman"/>
          <w:color w:val="7FCBCD"/>
          <w:kern w:val="0"/>
          <w:sz w:val="21"/>
          <w:szCs w:val="21"/>
          <w:lang w:val="en-ZA" w:eastAsia="en-ZA"/>
        </w:rPr>
        <w:t>5000</w:t>
      </w:r>
      <w:r w:rsidRPr="00E13E90">
        <w:rPr>
          <w:rFonts w:ascii="Consolas" w:eastAsia="Times New Roman" w:hAnsi="Consolas" w:cs="Times New Roman"/>
          <w:color w:val="DAE3E3"/>
          <w:kern w:val="0"/>
          <w:sz w:val="21"/>
          <w:szCs w:val="21"/>
          <w:lang w:val="en-ZA" w:eastAsia="en-ZA"/>
        </w:rPr>
        <w:t>;</w:t>
      </w:r>
    </w:p>
    <w:p w14:paraId="00B1353D" w14:textId="77777777" w:rsidR="00E13E90" w:rsidRPr="00E13E90" w:rsidRDefault="00E13E9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E13E90">
        <w:rPr>
          <w:rFonts w:ascii="Consolas" w:eastAsia="Times New Roman" w:hAnsi="Consolas" w:cs="Times New Roman"/>
          <w:color w:val="0CA1A6"/>
          <w:kern w:val="0"/>
          <w:sz w:val="21"/>
          <w:szCs w:val="21"/>
          <w:lang w:val="en-ZA" w:eastAsia="en-ZA"/>
        </w:rPr>
        <w:t>void</w:t>
      </w:r>
      <w:r w:rsidRPr="00E13E90">
        <w:rPr>
          <w:rFonts w:ascii="Consolas" w:eastAsia="Times New Roman" w:hAnsi="Consolas" w:cs="Times New Roman"/>
          <w:color w:val="DAE3E3"/>
          <w:kern w:val="0"/>
          <w:sz w:val="21"/>
          <w:szCs w:val="21"/>
          <w:lang w:val="en-ZA" w:eastAsia="en-ZA"/>
        </w:rPr>
        <w:t xml:space="preserve"> </w:t>
      </w:r>
      <w:r w:rsidRPr="00E13E90">
        <w:rPr>
          <w:rFonts w:ascii="Consolas" w:eastAsia="Times New Roman" w:hAnsi="Consolas" w:cs="Times New Roman"/>
          <w:color w:val="F39C12"/>
          <w:kern w:val="0"/>
          <w:sz w:val="21"/>
          <w:szCs w:val="21"/>
          <w:lang w:val="en-ZA" w:eastAsia="en-ZA"/>
        </w:rPr>
        <w:t>setup</w:t>
      </w:r>
      <w:r w:rsidRPr="00E13E90">
        <w:rPr>
          <w:rFonts w:ascii="Consolas" w:eastAsia="Times New Roman" w:hAnsi="Consolas" w:cs="Times New Roman"/>
          <w:color w:val="DAE3E3"/>
          <w:kern w:val="0"/>
          <w:sz w:val="21"/>
          <w:szCs w:val="21"/>
          <w:lang w:val="en-ZA" w:eastAsia="en-ZA"/>
        </w:rPr>
        <w:t>() {</w:t>
      </w:r>
    </w:p>
    <w:p w14:paraId="29540AED" w14:textId="77777777" w:rsidR="00E13E90" w:rsidRPr="00E13E90" w:rsidRDefault="00E13E9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E13E90">
        <w:rPr>
          <w:rFonts w:ascii="Consolas" w:eastAsia="Times New Roman" w:hAnsi="Consolas" w:cs="Times New Roman"/>
          <w:color w:val="7F8C8D"/>
          <w:kern w:val="0"/>
          <w:sz w:val="21"/>
          <w:szCs w:val="21"/>
          <w:lang w:val="en-ZA" w:eastAsia="en-ZA"/>
        </w:rPr>
        <w:t>  // put your setup code here, to run once:</w:t>
      </w:r>
    </w:p>
    <w:p w14:paraId="1833EE8F" w14:textId="77777777" w:rsidR="00E13E90" w:rsidRPr="00E13E90" w:rsidRDefault="00E13E9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E13E90">
        <w:rPr>
          <w:rFonts w:ascii="Consolas" w:eastAsia="Times New Roman" w:hAnsi="Consolas" w:cs="Times New Roman"/>
          <w:color w:val="DAE3E3"/>
          <w:kern w:val="0"/>
          <w:sz w:val="21"/>
          <w:szCs w:val="21"/>
          <w:lang w:val="en-ZA" w:eastAsia="en-ZA"/>
        </w:rPr>
        <w:t xml:space="preserve">  </w:t>
      </w:r>
      <w:r w:rsidRPr="00E13E90">
        <w:rPr>
          <w:rFonts w:ascii="Consolas" w:eastAsia="Times New Roman" w:hAnsi="Consolas" w:cs="Times New Roman"/>
          <w:color w:val="F39C12"/>
          <w:kern w:val="0"/>
          <w:sz w:val="21"/>
          <w:szCs w:val="21"/>
          <w:lang w:val="en-ZA" w:eastAsia="en-ZA"/>
        </w:rPr>
        <w:t>Serial</w:t>
      </w:r>
      <w:r w:rsidRPr="00E13E90">
        <w:rPr>
          <w:rFonts w:ascii="Consolas" w:eastAsia="Times New Roman" w:hAnsi="Consolas" w:cs="Times New Roman"/>
          <w:color w:val="DAE3E3"/>
          <w:kern w:val="0"/>
          <w:sz w:val="21"/>
          <w:szCs w:val="21"/>
          <w:lang w:val="en-ZA" w:eastAsia="en-ZA"/>
        </w:rPr>
        <w:t>.</w:t>
      </w:r>
      <w:r w:rsidRPr="00E13E90">
        <w:rPr>
          <w:rFonts w:ascii="Consolas" w:eastAsia="Times New Roman" w:hAnsi="Consolas" w:cs="Times New Roman"/>
          <w:color w:val="F39C12"/>
          <w:kern w:val="0"/>
          <w:sz w:val="21"/>
          <w:szCs w:val="21"/>
          <w:lang w:val="en-ZA" w:eastAsia="en-ZA"/>
        </w:rPr>
        <w:t>begin</w:t>
      </w:r>
      <w:r w:rsidRPr="00E13E90">
        <w:rPr>
          <w:rFonts w:ascii="Consolas" w:eastAsia="Times New Roman" w:hAnsi="Consolas" w:cs="Times New Roman"/>
          <w:color w:val="DAE3E3"/>
          <w:kern w:val="0"/>
          <w:sz w:val="21"/>
          <w:szCs w:val="21"/>
          <w:lang w:val="en-ZA" w:eastAsia="en-ZA"/>
        </w:rPr>
        <w:t>(</w:t>
      </w:r>
      <w:r w:rsidRPr="00E13E90">
        <w:rPr>
          <w:rFonts w:ascii="Consolas" w:eastAsia="Times New Roman" w:hAnsi="Consolas" w:cs="Times New Roman"/>
          <w:color w:val="7FCBCD"/>
          <w:kern w:val="0"/>
          <w:sz w:val="21"/>
          <w:szCs w:val="21"/>
          <w:lang w:val="en-ZA" w:eastAsia="en-ZA"/>
        </w:rPr>
        <w:t>9600</w:t>
      </w:r>
      <w:r w:rsidRPr="00E13E90">
        <w:rPr>
          <w:rFonts w:ascii="Consolas" w:eastAsia="Times New Roman" w:hAnsi="Consolas" w:cs="Times New Roman"/>
          <w:color w:val="DAE3E3"/>
          <w:kern w:val="0"/>
          <w:sz w:val="21"/>
          <w:szCs w:val="21"/>
          <w:lang w:val="en-ZA" w:eastAsia="en-ZA"/>
        </w:rPr>
        <w:t>);</w:t>
      </w:r>
    </w:p>
    <w:p w14:paraId="1B53955E" w14:textId="77777777" w:rsidR="00E13E90" w:rsidRPr="00E13E90" w:rsidRDefault="00E13E9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E13E90">
        <w:rPr>
          <w:rFonts w:ascii="Consolas" w:eastAsia="Times New Roman" w:hAnsi="Consolas" w:cs="Times New Roman"/>
          <w:color w:val="DAE3E3"/>
          <w:kern w:val="0"/>
          <w:sz w:val="21"/>
          <w:szCs w:val="21"/>
          <w:lang w:val="en-ZA" w:eastAsia="en-ZA"/>
        </w:rPr>
        <w:t>  }</w:t>
      </w:r>
    </w:p>
    <w:p w14:paraId="7095F5D3" w14:textId="77777777" w:rsidR="00E13E90" w:rsidRPr="00E13E90" w:rsidRDefault="00E13E9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p>
    <w:p w14:paraId="44048A76" w14:textId="77777777" w:rsidR="00E13E90" w:rsidRPr="00E13E90" w:rsidRDefault="00E13E9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E13E90">
        <w:rPr>
          <w:rFonts w:ascii="Consolas" w:eastAsia="Times New Roman" w:hAnsi="Consolas" w:cs="Times New Roman"/>
          <w:color w:val="0CA1A6"/>
          <w:kern w:val="0"/>
          <w:sz w:val="21"/>
          <w:szCs w:val="21"/>
          <w:lang w:val="en-ZA" w:eastAsia="en-ZA"/>
        </w:rPr>
        <w:t>void</w:t>
      </w:r>
      <w:r w:rsidRPr="00E13E90">
        <w:rPr>
          <w:rFonts w:ascii="Consolas" w:eastAsia="Times New Roman" w:hAnsi="Consolas" w:cs="Times New Roman"/>
          <w:color w:val="DAE3E3"/>
          <w:kern w:val="0"/>
          <w:sz w:val="21"/>
          <w:szCs w:val="21"/>
          <w:lang w:val="en-ZA" w:eastAsia="en-ZA"/>
        </w:rPr>
        <w:t xml:space="preserve"> </w:t>
      </w:r>
      <w:r w:rsidRPr="00E13E90">
        <w:rPr>
          <w:rFonts w:ascii="Consolas" w:eastAsia="Times New Roman" w:hAnsi="Consolas" w:cs="Times New Roman"/>
          <w:color w:val="F39C12"/>
          <w:kern w:val="0"/>
          <w:sz w:val="21"/>
          <w:szCs w:val="21"/>
          <w:lang w:val="en-ZA" w:eastAsia="en-ZA"/>
        </w:rPr>
        <w:t>loop</w:t>
      </w:r>
      <w:r w:rsidRPr="00E13E90">
        <w:rPr>
          <w:rFonts w:ascii="Consolas" w:eastAsia="Times New Roman" w:hAnsi="Consolas" w:cs="Times New Roman"/>
          <w:color w:val="DAE3E3"/>
          <w:kern w:val="0"/>
          <w:sz w:val="21"/>
          <w:szCs w:val="21"/>
          <w:lang w:val="en-ZA" w:eastAsia="en-ZA"/>
        </w:rPr>
        <w:t>() {</w:t>
      </w:r>
    </w:p>
    <w:p w14:paraId="7D40BB30" w14:textId="77777777" w:rsidR="00E13E90" w:rsidRPr="00E13E90" w:rsidRDefault="00E13E9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E13E90">
        <w:rPr>
          <w:rFonts w:ascii="Consolas" w:eastAsia="Times New Roman" w:hAnsi="Consolas" w:cs="Times New Roman"/>
          <w:color w:val="7F8C8D"/>
          <w:kern w:val="0"/>
          <w:sz w:val="21"/>
          <w:szCs w:val="21"/>
          <w:lang w:val="en-ZA" w:eastAsia="en-ZA"/>
        </w:rPr>
        <w:t>  // put your main code here, to run repeatedly:</w:t>
      </w:r>
    </w:p>
    <w:p w14:paraId="375A16FA" w14:textId="77777777" w:rsidR="00E13E90" w:rsidRPr="00E13E90" w:rsidRDefault="00E13E9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E13E90">
        <w:rPr>
          <w:rFonts w:ascii="Consolas" w:eastAsia="Times New Roman" w:hAnsi="Consolas" w:cs="Times New Roman"/>
          <w:color w:val="DAE3E3"/>
          <w:kern w:val="0"/>
          <w:sz w:val="21"/>
          <w:szCs w:val="21"/>
          <w:lang w:val="en-ZA" w:eastAsia="en-ZA"/>
        </w:rPr>
        <w:t>  area=pi  * radius*radius;</w:t>
      </w:r>
    </w:p>
    <w:p w14:paraId="16303616" w14:textId="77777777" w:rsidR="00E13E90" w:rsidRPr="00E13E90" w:rsidRDefault="00E13E9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p>
    <w:p w14:paraId="5297A57C" w14:textId="77777777" w:rsidR="00E13E90" w:rsidRPr="00E13E90" w:rsidRDefault="00E13E9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E13E90">
        <w:rPr>
          <w:rFonts w:ascii="Consolas" w:eastAsia="Times New Roman" w:hAnsi="Consolas" w:cs="Times New Roman"/>
          <w:color w:val="DAE3E3"/>
          <w:kern w:val="0"/>
          <w:sz w:val="21"/>
          <w:szCs w:val="21"/>
          <w:lang w:val="en-ZA" w:eastAsia="en-ZA"/>
        </w:rPr>
        <w:t xml:space="preserve">  </w:t>
      </w:r>
      <w:r w:rsidRPr="00E13E90">
        <w:rPr>
          <w:rFonts w:ascii="Consolas" w:eastAsia="Times New Roman" w:hAnsi="Consolas" w:cs="Times New Roman"/>
          <w:color w:val="F39C12"/>
          <w:kern w:val="0"/>
          <w:sz w:val="21"/>
          <w:szCs w:val="21"/>
          <w:lang w:val="en-ZA" w:eastAsia="en-ZA"/>
        </w:rPr>
        <w:t>Serial</w:t>
      </w:r>
      <w:r w:rsidRPr="00E13E90">
        <w:rPr>
          <w:rFonts w:ascii="Consolas" w:eastAsia="Times New Roman" w:hAnsi="Consolas" w:cs="Times New Roman"/>
          <w:color w:val="DAE3E3"/>
          <w:kern w:val="0"/>
          <w:sz w:val="21"/>
          <w:szCs w:val="21"/>
          <w:lang w:val="en-ZA" w:eastAsia="en-ZA"/>
        </w:rPr>
        <w:t>.</w:t>
      </w:r>
      <w:r w:rsidRPr="00E13E90">
        <w:rPr>
          <w:rFonts w:ascii="Consolas" w:eastAsia="Times New Roman" w:hAnsi="Consolas" w:cs="Times New Roman"/>
          <w:color w:val="F39C12"/>
          <w:kern w:val="0"/>
          <w:sz w:val="21"/>
          <w:szCs w:val="21"/>
          <w:lang w:val="en-ZA" w:eastAsia="en-ZA"/>
        </w:rPr>
        <w:t>print</w:t>
      </w:r>
      <w:r w:rsidRPr="00E13E90">
        <w:rPr>
          <w:rFonts w:ascii="Consolas" w:eastAsia="Times New Roman" w:hAnsi="Consolas" w:cs="Times New Roman"/>
          <w:color w:val="DAE3E3"/>
          <w:kern w:val="0"/>
          <w:sz w:val="21"/>
          <w:szCs w:val="21"/>
          <w:lang w:val="en-ZA" w:eastAsia="en-ZA"/>
        </w:rPr>
        <w:t>(</w:t>
      </w:r>
      <w:r w:rsidRPr="00E13E90">
        <w:rPr>
          <w:rFonts w:ascii="Consolas" w:eastAsia="Times New Roman" w:hAnsi="Consolas" w:cs="Times New Roman"/>
          <w:color w:val="7FCBCD"/>
          <w:kern w:val="0"/>
          <w:sz w:val="21"/>
          <w:szCs w:val="21"/>
          <w:lang w:val="en-ZA" w:eastAsia="en-ZA"/>
        </w:rPr>
        <w:t>"A circle with a radius of: "</w:t>
      </w:r>
      <w:r w:rsidRPr="00E13E90">
        <w:rPr>
          <w:rFonts w:ascii="Consolas" w:eastAsia="Times New Roman" w:hAnsi="Consolas" w:cs="Times New Roman"/>
          <w:color w:val="DAE3E3"/>
          <w:kern w:val="0"/>
          <w:sz w:val="21"/>
          <w:szCs w:val="21"/>
          <w:lang w:val="en-ZA" w:eastAsia="en-ZA"/>
        </w:rPr>
        <w:t>);</w:t>
      </w:r>
    </w:p>
    <w:p w14:paraId="1EB4686E" w14:textId="77777777" w:rsidR="00E13E90" w:rsidRPr="00E13E90" w:rsidRDefault="00E13E9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E13E90">
        <w:rPr>
          <w:rFonts w:ascii="Consolas" w:eastAsia="Times New Roman" w:hAnsi="Consolas" w:cs="Times New Roman"/>
          <w:color w:val="DAE3E3"/>
          <w:kern w:val="0"/>
          <w:sz w:val="21"/>
          <w:szCs w:val="21"/>
          <w:lang w:val="en-ZA" w:eastAsia="en-ZA"/>
        </w:rPr>
        <w:t xml:space="preserve">  </w:t>
      </w:r>
      <w:r w:rsidRPr="00E13E90">
        <w:rPr>
          <w:rFonts w:ascii="Consolas" w:eastAsia="Times New Roman" w:hAnsi="Consolas" w:cs="Times New Roman"/>
          <w:color w:val="F39C12"/>
          <w:kern w:val="0"/>
          <w:sz w:val="21"/>
          <w:szCs w:val="21"/>
          <w:lang w:val="en-ZA" w:eastAsia="en-ZA"/>
        </w:rPr>
        <w:t>Serial</w:t>
      </w:r>
      <w:r w:rsidRPr="00E13E90">
        <w:rPr>
          <w:rFonts w:ascii="Consolas" w:eastAsia="Times New Roman" w:hAnsi="Consolas" w:cs="Times New Roman"/>
          <w:color w:val="DAE3E3"/>
          <w:kern w:val="0"/>
          <w:sz w:val="21"/>
          <w:szCs w:val="21"/>
          <w:lang w:val="en-ZA" w:eastAsia="en-ZA"/>
        </w:rPr>
        <w:t>.</w:t>
      </w:r>
      <w:r w:rsidRPr="00E13E90">
        <w:rPr>
          <w:rFonts w:ascii="Consolas" w:eastAsia="Times New Roman" w:hAnsi="Consolas" w:cs="Times New Roman"/>
          <w:color w:val="F39C12"/>
          <w:kern w:val="0"/>
          <w:sz w:val="21"/>
          <w:szCs w:val="21"/>
          <w:lang w:val="en-ZA" w:eastAsia="en-ZA"/>
        </w:rPr>
        <w:t>print</w:t>
      </w:r>
      <w:r w:rsidRPr="00E13E90">
        <w:rPr>
          <w:rFonts w:ascii="Consolas" w:eastAsia="Times New Roman" w:hAnsi="Consolas" w:cs="Times New Roman"/>
          <w:color w:val="DAE3E3"/>
          <w:kern w:val="0"/>
          <w:sz w:val="21"/>
          <w:szCs w:val="21"/>
          <w:lang w:val="en-ZA" w:eastAsia="en-ZA"/>
        </w:rPr>
        <w:t>(radius );</w:t>
      </w:r>
    </w:p>
    <w:p w14:paraId="0A170A66" w14:textId="77777777" w:rsidR="00E13E90" w:rsidRPr="00E13E90" w:rsidRDefault="00E13E9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E13E90">
        <w:rPr>
          <w:rFonts w:ascii="Consolas" w:eastAsia="Times New Roman" w:hAnsi="Consolas" w:cs="Times New Roman"/>
          <w:color w:val="DAE3E3"/>
          <w:kern w:val="0"/>
          <w:sz w:val="21"/>
          <w:szCs w:val="21"/>
          <w:lang w:val="en-ZA" w:eastAsia="en-ZA"/>
        </w:rPr>
        <w:t xml:space="preserve">  </w:t>
      </w:r>
      <w:r w:rsidRPr="00E13E90">
        <w:rPr>
          <w:rFonts w:ascii="Consolas" w:eastAsia="Times New Roman" w:hAnsi="Consolas" w:cs="Times New Roman"/>
          <w:color w:val="F39C12"/>
          <w:kern w:val="0"/>
          <w:sz w:val="21"/>
          <w:szCs w:val="21"/>
          <w:lang w:val="en-ZA" w:eastAsia="en-ZA"/>
        </w:rPr>
        <w:t>Serial</w:t>
      </w:r>
      <w:r w:rsidRPr="00E13E90">
        <w:rPr>
          <w:rFonts w:ascii="Consolas" w:eastAsia="Times New Roman" w:hAnsi="Consolas" w:cs="Times New Roman"/>
          <w:color w:val="DAE3E3"/>
          <w:kern w:val="0"/>
          <w:sz w:val="21"/>
          <w:szCs w:val="21"/>
          <w:lang w:val="en-ZA" w:eastAsia="en-ZA"/>
        </w:rPr>
        <w:t>.</w:t>
      </w:r>
      <w:r w:rsidRPr="00E13E90">
        <w:rPr>
          <w:rFonts w:ascii="Consolas" w:eastAsia="Times New Roman" w:hAnsi="Consolas" w:cs="Times New Roman"/>
          <w:color w:val="F39C12"/>
          <w:kern w:val="0"/>
          <w:sz w:val="21"/>
          <w:szCs w:val="21"/>
          <w:lang w:val="en-ZA" w:eastAsia="en-ZA"/>
        </w:rPr>
        <w:t>print</w:t>
      </w:r>
      <w:r w:rsidRPr="00E13E90">
        <w:rPr>
          <w:rFonts w:ascii="Consolas" w:eastAsia="Times New Roman" w:hAnsi="Consolas" w:cs="Times New Roman"/>
          <w:color w:val="DAE3E3"/>
          <w:kern w:val="0"/>
          <w:sz w:val="21"/>
          <w:szCs w:val="21"/>
          <w:lang w:val="en-ZA" w:eastAsia="en-ZA"/>
        </w:rPr>
        <w:t>(</w:t>
      </w:r>
      <w:r w:rsidRPr="00E13E90">
        <w:rPr>
          <w:rFonts w:ascii="Consolas" w:eastAsia="Times New Roman" w:hAnsi="Consolas" w:cs="Times New Roman"/>
          <w:color w:val="7FCBCD"/>
          <w:kern w:val="0"/>
          <w:sz w:val="21"/>
          <w:szCs w:val="21"/>
          <w:lang w:val="en-ZA" w:eastAsia="en-ZA"/>
        </w:rPr>
        <w:t>" has an area of "</w:t>
      </w:r>
      <w:r w:rsidRPr="00E13E90">
        <w:rPr>
          <w:rFonts w:ascii="Consolas" w:eastAsia="Times New Roman" w:hAnsi="Consolas" w:cs="Times New Roman"/>
          <w:color w:val="DAE3E3"/>
          <w:kern w:val="0"/>
          <w:sz w:val="21"/>
          <w:szCs w:val="21"/>
          <w:lang w:val="en-ZA" w:eastAsia="en-ZA"/>
        </w:rPr>
        <w:t>);</w:t>
      </w:r>
    </w:p>
    <w:p w14:paraId="30F694A4" w14:textId="77777777" w:rsidR="00E13E90" w:rsidRPr="00E13E90" w:rsidRDefault="00E13E9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E13E90">
        <w:rPr>
          <w:rFonts w:ascii="Consolas" w:eastAsia="Times New Roman" w:hAnsi="Consolas" w:cs="Times New Roman"/>
          <w:color w:val="DAE3E3"/>
          <w:kern w:val="0"/>
          <w:sz w:val="21"/>
          <w:szCs w:val="21"/>
          <w:lang w:val="en-ZA" w:eastAsia="en-ZA"/>
        </w:rPr>
        <w:t xml:space="preserve">  </w:t>
      </w:r>
      <w:r w:rsidRPr="00E13E90">
        <w:rPr>
          <w:rFonts w:ascii="Consolas" w:eastAsia="Times New Roman" w:hAnsi="Consolas" w:cs="Times New Roman"/>
          <w:color w:val="F39C12"/>
          <w:kern w:val="0"/>
          <w:sz w:val="21"/>
          <w:szCs w:val="21"/>
          <w:lang w:val="en-ZA" w:eastAsia="en-ZA"/>
        </w:rPr>
        <w:t>Serial</w:t>
      </w:r>
      <w:r w:rsidRPr="00E13E90">
        <w:rPr>
          <w:rFonts w:ascii="Consolas" w:eastAsia="Times New Roman" w:hAnsi="Consolas" w:cs="Times New Roman"/>
          <w:color w:val="DAE3E3"/>
          <w:kern w:val="0"/>
          <w:sz w:val="21"/>
          <w:szCs w:val="21"/>
          <w:lang w:val="en-ZA" w:eastAsia="en-ZA"/>
        </w:rPr>
        <w:t>.</w:t>
      </w:r>
      <w:r w:rsidRPr="00E13E90">
        <w:rPr>
          <w:rFonts w:ascii="Consolas" w:eastAsia="Times New Roman" w:hAnsi="Consolas" w:cs="Times New Roman"/>
          <w:color w:val="F39C12"/>
          <w:kern w:val="0"/>
          <w:sz w:val="21"/>
          <w:szCs w:val="21"/>
          <w:lang w:val="en-ZA" w:eastAsia="en-ZA"/>
        </w:rPr>
        <w:t>print</w:t>
      </w:r>
      <w:r w:rsidRPr="00E13E90">
        <w:rPr>
          <w:rFonts w:ascii="Consolas" w:eastAsia="Times New Roman" w:hAnsi="Consolas" w:cs="Times New Roman"/>
          <w:color w:val="DAE3E3"/>
          <w:kern w:val="0"/>
          <w:sz w:val="21"/>
          <w:szCs w:val="21"/>
          <w:lang w:val="en-ZA" w:eastAsia="en-ZA"/>
        </w:rPr>
        <w:t>(area);</w:t>
      </w:r>
    </w:p>
    <w:p w14:paraId="7EB12A25" w14:textId="77777777" w:rsidR="00E13E90" w:rsidRPr="00E13E90" w:rsidRDefault="00E13E9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E13E90">
        <w:rPr>
          <w:rFonts w:ascii="Consolas" w:eastAsia="Times New Roman" w:hAnsi="Consolas" w:cs="Times New Roman"/>
          <w:color w:val="DAE3E3"/>
          <w:kern w:val="0"/>
          <w:sz w:val="21"/>
          <w:szCs w:val="21"/>
          <w:lang w:val="en-ZA" w:eastAsia="en-ZA"/>
        </w:rPr>
        <w:t xml:space="preserve">  </w:t>
      </w:r>
      <w:r w:rsidRPr="00E13E90">
        <w:rPr>
          <w:rFonts w:ascii="Consolas" w:eastAsia="Times New Roman" w:hAnsi="Consolas" w:cs="Times New Roman"/>
          <w:color w:val="F39C12"/>
          <w:kern w:val="0"/>
          <w:sz w:val="21"/>
          <w:szCs w:val="21"/>
          <w:lang w:val="en-ZA" w:eastAsia="en-ZA"/>
        </w:rPr>
        <w:t>Serial</w:t>
      </w:r>
      <w:r w:rsidRPr="00E13E90">
        <w:rPr>
          <w:rFonts w:ascii="Consolas" w:eastAsia="Times New Roman" w:hAnsi="Consolas" w:cs="Times New Roman"/>
          <w:color w:val="DAE3E3"/>
          <w:kern w:val="0"/>
          <w:sz w:val="21"/>
          <w:szCs w:val="21"/>
          <w:lang w:val="en-ZA" w:eastAsia="en-ZA"/>
        </w:rPr>
        <w:t>.</w:t>
      </w:r>
      <w:r w:rsidRPr="00E13E90">
        <w:rPr>
          <w:rFonts w:ascii="Consolas" w:eastAsia="Times New Roman" w:hAnsi="Consolas" w:cs="Times New Roman"/>
          <w:color w:val="F39C12"/>
          <w:kern w:val="0"/>
          <w:sz w:val="21"/>
          <w:szCs w:val="21"/>
          <w:lang w:val="en-ZA" w:eastAsia="en-ZA"/>
        </w:rPr>
        <w:t>println</w:t>
      </w:r>
      <w:r w:rsidRPr="00E13E90">
        <w:rPr>
          <w:rFonts w:ascii="Consolas" w:eastAsia="Times New Roman" w:hAnsi="Consolas" w:cs="Times New Roman"/>
          <w:color w:val="DAE3E3"/>
          <w:kern w:val="0"/>
          <w:sz w:val="21"/>
          <w:szCs w:val="21"/>
          <w:lang w:val="en-ZA" w:eastAsia="en-ZA"/>
        </w:rPr>
        <w:t>(</w:t>
      </w:r>
      <w:r w:rsidRPr="00E13E90">
        <w:rPr>
          <w:rFonts w:ascii="Consolas" w:eastAsia="Times New Roman" w:hAnsi="Consolas" w:cs="Times New Roman"/>
          <w:color w:val="7FCBCD"/>
          <w:kern w:val="0"/>
          <w:sz w:val="21"/>
          <w:szCs w:val="21"/>
          <w:lang w:val="en-ZA" w:eastAsia="en-ZA"/>
        </w:rPr>
        <w:t>"cm2"</w:t>
      </w:r>
      <w:r w:rsidRPr="00E13E90">
        <w:rPr>
          <w:rFonts w:ascii="Consolas" w:eastAsia="Times New Roman" w:hAnsi="Consolas" w:cs="Times New Roman"/>
          <w:color w:val="DAE3E3"/>
          <w:kern w:val="0"/>
          <w:sz w:val="21"/>
          <w:szCs w:val="21"/>
          <w:lang w:val="en-ZA" w:eastAsia="en-ZA"/>
        </w:rPr>
        <w:t>);</w:t>
      </w:r>
    </w:p>
    <w:p w14:paraId="6DAAD416" w14:textId="77777777" w:rsidR="00E13E90" w:rsidRPr="00E13E90" w:rsidRDefault="00E13E9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E13E90">
        <w:rPr>
          <w:rFonts w:ascii="Consolas" w:eastAsia="Times New Roman" w:hAnsi="Consolas" w:cs="Times New Roman"/>
          <w:color w:val="DAE3E3"/>
          <w:kern w:val="0"/>
          <w:sz w:val="21"/>
          <w:szCs w:val="21"/>
          <w:lang w:val="en-ZA" w:eastAsia="en-ZA"/>
        </w:rPr>
        <w:t xml:space="preserve">  </w:t>
      </w:r>
      <w:r w:rsidRPr="00E13E90">
        <w:rPr>
          <w:rFonts w:ascii="Consolas" w:eastAsia="Times New Roman" w:hAnsi="Consolas" w:cs="Times New Roman"/>
          <w:color w:val="F39C12"/>
          <w:kern w:val="0"/>
          <w:sz w:val="21"/>
          <w:szCs w:val="21"/>
          <w:lang w:val="en-ZA" w:eastAsia="en-ZA"/>
        </w:rPr>
        <w:t>delay</w:t>
      </w:r>
      <w:r w:rsidRPr="00E13E90">
        <w:rPr>
          <w:rFonts w:ascii="Consolas" w:eastAsia="Times New Roman" w:hAnsi="Consolas" w:cs="Times New Roman"/>
          <w:color w:val="DAE3E3"/>
          <w:kern w:val="0"/>
          <w:sz w:val="21"/>
          <w:szCs w:val="21"/>
          <w:lang w:val="en-ZA" w:eastAsia="en-ZA"/>
        </w:rPr>
        <w:t>(wait);</w:t>
      </w:r>
    </w:p>
    <w:p w14:paraId="4D973991" w14:textId="77777777" w:rsidR="00E13E90" w:rsidRPr="00E13E90" w:rsidRDefault="00E13E9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p>
    <w:p w14:paraId="3D8846F8" w14:textId="77777777" w:rsidR="00E13E90" w:rsidRPr="00E13E90" w:rsidRDefault="00E13E9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E13E90">
        <w:rPr>
          <w:rFonts w:ascii="Consolas" w:eastAsia="Times New Roman" w:hAnsi="Consolas" w:cs="Times New Roman"/>
          <w:color w:val="DAE3E3"/>
          <w:kern w:val="0"/>
          <w:sz w:val="21"/>
          <w:szCs w:val="21"/>
          <w:lang w:val="en-ZA" w:eastAsia="en-ZA"/>
        </w:rPr>
        <w:t>}</w:t>
      </w:r>
    </w:p>
    <w:p w14:paraId="66137CE3" w14:textId="787151C7" w:rsidR="00E13E90" w:rsidRDefault="00E13E9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p>
    <w:p w14:paraId="2E5B47D0" w14:textId="7EE543C1" w:rsidR="00E13E90" w:rsidRDefault="00E13E9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Pr>
          <w:rFonts w:ascii="Consolas" w:eastAsia="Times New Roman" w:hAnsi="Consolas" w:cs="Times New Roman"/>
          <w:color w:val="DAE3E3"/>
          <w:kern w:val="0"/>
          <w:sz w:val="21"/>
          <w:szCs w:val="21"/>
          <w:lang w:val="en-ZA" w:eastAsia="en-ZA"/>
        </w:rPr>
        <w:t>Sample Output</w:t>
      </w:r>
    </w:p>
    <w:p w14:paraId="3C65477A" w14:textId="7318F2A9" w:rsidR="00E13E90" w:rsidRPr="00E13E90" w:rsidRDefault="00E13E90" w:rsidP="00FD59B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color w:val="DAE3E3"/>
          <w:kern w:val="0"/>
          <w:sz w:val="21"/>
          <w:szCs w:val="21"/>
          <w:lang w:val="en-ZA" w:eastAsia="en-ZA"/>
        </w:rPr>
      </w:pPr>
      <w:r w:rsidRPr="00E13E90">
        <w:rPr>
          <w:rFonts w:ascii="Courier New" w:eastAsia="Times New Roman" w:hAnsi="Courier New" w:cs="Courier New"/>
          <w:color w:val="DAE3E3"/>
          <w:kern w:val="0"/>
          <w:sz w:val="20"/>
          <w:szCs w:val="20"/>
          <w:lang w:val="en-ZA" w:eastAsia="en-ZA"/>
        </w:rPr>
        <w:t>A circle with a radius of: 7.00has an area of 153.96cm2</w:t>
      </w:r>
    </w:p>
    <w:p w14:paraId="1D8D1911" w14:textId="616A8D2C" w:rsidR="00E13E90" w:rsidRDefault="00E13E90" w:rsidP="00E13E90">
      <w:pPr>
        <w:spacing w:after="0" w:line="240" w:lineRule="auto"/>
        <w:contextualSpacing/>
        <w:jc w:val="both"/>
      </w:pPr>
    </w:p>
    <w:p w14:paraId="4FB6C14D" w14:textId="077158AF" w:rsidR="00E13E90" w:rsidRDefault="00F425A3" w:rsidP="00E13E90">
      <w:pPr>
        <w:spacing w:after="0" w:line="360" w:lineRule="auto"/>
        <w:contextualSpacing/>
        <w:jc w:val="both"/>
      </w:pPr>
      <w:r>
        <w:t>In the above example, we used float as the data type because our values and the result will have decimal points. I also avoided hardcoding the value for the delay; instead, we declared a variable for that. This is considered a good practice. Also, to avoid seeing the same calculation, you can modify the code by incrementing the radius after the last delay statement as follows:</w:t>
      </w:r>
    </w:p>
    <w:p w14:paraId="11AD11A4" w14:textId="77777777" w:rsidR="00D24562" w:rsidRPr="00D24562" w:rsidRDefault="00D24562" w:rsidP="00D24562">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D24562">
        <w:rPr>
          <w:rFonts w:ascii="Consolas" w:eastAsia="Times New Roman" w:hAnsi="Consolas" w:cs="Times New Roman"/>
          <w:color w:val="DAE3E3"/>
          <w:kern w:val="0"/>
          <w:sz w:val="21"/>
          <w:szCs w:val="21"/>
          <w:lang w:val="en-ZA" w:eastAsia="en-ZA"/>
        </w:rPr>
        <w:t>  radius=radius +</w:t>
      </w:r>
      <w:r w:rsidRPr="00D24562">
        <w:rPr>
          <w:rFonts w:ascii="Consolas" w:eastAsia="Times New Roman" w:hAnsi="Consolas" w:cs="Times New Roman"/>
          <w:color w:val="7FCBCD"/>
          <w:kern w:val="0"/>
          <w:sz w:val="21"/>
          <w:szCs w:val="21"/>
          <w:lang w:val="en-ZA" w:eastAsia="en-ZA"/>
        </w:rPr>
        <w:t>.5</w:t>
      </w:r>
      <w:r w:rsidRPr="00D24562">
        <w:rPr>
          <w:rFonts w:ascii="Consolas" w:eastAsia="Times New Roman" w:hAnsi="Consolas" w:cs="Times New Roman"/>
          <w:color w:val="DAE3E3"/>
          <w:kern w:val="0"/>
          <w:sz w:val="21"/>
          <w:szCs w:val="21"/>
          <w:lang w:val="en-ZA" w:eastAsia="en-ZA"/>
        </w:rPr>
        <w:t>;</w:t>
      </w:r>
    </w:p>
    <w:p w14:paraId="492102C3" w14:textId="77777777" w:rsidR="00D24562" w:rsidRDefault="00D24562" w:rsidP="00E13E90">
      <w:pPr>
        <w:spacing w:after="0" w:line="360" w:lineRule="auto"/>
        <w:contextualSpacing/>
        <w:jc w:val="both"/>
      </w:pPr>
    </w:p>
    <w:p w14:paraId="54C06F8E" w14:textId="75847C24" w:rsidR="00906C66" w:rsidRDefault="00906C66" w:rsidP="00E13E90">
      <w:pPr>
        <w:spacing w:after="0" w:line="360" w:lineRule="auto"/>
        <w:contextualSpacing/>
        <w:jc w:val="both"/>
      </w:pPr>
    </w:p>
    <w:p w14:paraId="769B5DF2" w14:textId="1497B8A5" w:rsidR="00906C66" w:rsidRPr="002C6501" w:rsidRDefault="002C6501" w:rsidP="002C6501">
      <w:pPr>
        <w:shd w:val="clear" w:color="auto" w:fill="ACB9CA" w:themeFill="text2" w:themeFillTint="66"/>
        <w:spacing w:after="0" w:line="360" w:lineRule="auto"/>
        <w:contextualSpacing/>
        <w:jc w:val="both"/>
        <w:rPr>
          <w:b/>
          <w:bCs/>
        </w:rPr>
      </w:pPr>
      <w:bookmarkStart w:id="48" w:name="_Hlk128432050"/>
      <w:r>
        <w:rPr>
          <w:b/>
          <w:bCs/>
        </w:rPr>
        <w:t>CLASS EXERCISE</w:t>
      </w:r>
    </w:p>
    <w:p w14:paraId="7E50E265" w14:textId="6792665B" w:rsidR="00906C66" w:rsidRDefault="00906C66" w:rsidP="00E13E90">
      <w:pPr>
        <w:spacing w:after="0" w:line="360" w:lineRule="auto"/>
        <w:contextualSpacing/>
        <w:jc w:val="both"/>
      </w:pPr>
      <w:r>
        <w:t xml:space="preserve">Use an </w:t>
      </w:r>
      <w:r w:rsidR="00AC4202">
        <w:t>Arduino</w:t>
      </w:r>
      <w:r w:rsidR="00267006">
        <w:t xml:space="preserve"> to</w:t>
      </w:r>
      <w:r>
        <w:t xml:space="preserve"> calculate area of a rectangle </w:t>
      </w:r>
      <w:r w:rsidR="00267006">
        <w:t xml:space="preserve">whose </w:t>
      </w:r>
      <w:r>
        <w:t>length</w:t>
      </w:r>
      <w:r w:rsidR="00AC4202">
        <w:t>=8</w:t>
      </w:r>
      <w:r>
        <w:t xml:space="preserve"> and width</w:t>
      </w:r>
      <w:r w:rsidR="00AC4202">
        <w:t>=5</w:t>
      </w:r>
      <w:r>
        <w:t xml:space="preserve"> </w:t>
      </w:r>
      <w:r w:rsidR="00267006">
        <w:t xml:space="preserve"> is entered by the user</w:t>
      </w:r>
      <w:r>
        <w:t>.</w:t>
      </w:r>
      <w:r w:rsidR="00CE3B00">
        <w:t xml:space="preserve"> </w:t>
      </w:r>
    </w:p>
    <w:p w14:paraId="766DADA9" w14:textId="77777777" w:rsidR="00BD3FC9" w:rsidRDefault="00BD3FC9" w:rsidP="00E13E90">
      <w:pPr>
        <w:spacing w:after="0" w:line="360" w:lineRule="auto"/>
        <w:contextualSpacing/>
        <w:jc w:val="both"/>
      </w:pPr>
    </w:p>
    <w:bookmarkEnd w:id="48"/>
    <w:p w14:paraId="414CC7D6" w14:textId="77777777" w:rsidR="00AC4202" w:rsidRPr="00AC4202" w:rsidRDefault="00AC4202" w:rsidP="00E13E90">
      <w:pPr>
        <w:spacing w:after="0" w:line="360" w:lineRule="auto"/>
        <w:contextualSpacing/>
        <w:jc w:val="both"/>
        <w:rPr>
          <w:b/>
          <w:bCs/>
        </w:rPr>
      </w:pPr>
      <w:r w:rsidRPr="00AC4202">
        <w:rPr>
          <w:b/>
          <w:bCs/>
        </w:rPr>
        <w:t>SOLUTION</w:t>
      </w:r>
    </w:p>
    <w:p w14:paraId="3A656081" w14:textId="6D8BB0D3" w:rsidR="009A5BC9" w:rsidRDefault="00AC4202" w:rsidP="00E13E90">
      <w:pPr>
        <w:spacing w:after="0" w:line="360" w:lineRule="auto"/>
        <w:contextualSpacing/>
        <w:jc w:val="both"/>
      </w:pPr>
      <w:r>
        <w:t>Example 3.14 shows how to calculate a</w:t>
      </w:r>
      <w:r w:rsidR="009A5BC9" w:rsidRPr="009A5BC9">
        <w:t>rea of a rectangle whose sides are 8 and 5 respectively for length and width.</w:t>
      </w:r>
      <w:r w:rsidR="004A4623">
        <w:t xml:space="preserve"> (using Arduino)</w:t>
      </w:r>
    </w:p>
    <w:p w14:paraId="58CEBF67" w14:textId="77777777" w:rsidR="002C6501" w:rsidRDefault="002C6501" w:rsidP="00E13E90">
      <w:pPr>
        <w:spacing w:after="0" w:line="360" w:lineRule="auto"/>
        <w:contextualSpacing/>
        <w:jc w:val="both"/>
        <w:rPr>
          <w:b/>
          <w:bCs/>
        </w:rPr>
      </w:pPr>
    </w:p>
    <w:p w14:paraId="054AF47F" w14:textId="77777777" w:rsidR="002C6501" w:rsidRDefault="002C6501" w:rsidP="00E13E90">
      <w:pPr>
        <w:spacing w:after="0" w:line="360" w:lineRule="auto"/>
        <w:contextualSpacing/>
        <w:jc w:val="both"/>
        <w:rPr>
          <w:b/>
          <w:bCs/>
        </w:rPr>
      </w:pPr>
    </w:p>
    <w:p w14:paraId="22630D86" w14:textId="0E91AA9D" w:rsidR="00FF26FB" w:rsidRPr="00FF26FB" w:rsidRDefault="00FF26FB" w:rsidP="00E13E90">
      <w:pPr>
        <w:spacing w:after="0" w:line="360" w:lineRule="auto"/>
        <w:contextualSpacing/>
        <w:jc w:val="both"/>
        <w:rPr>
          <w:b/>
          <w:bCs/>
        </w:rPr>
      </w:pPr>
      <w:r w:rsidRPr="00FF26FB">
        <w:rPr>
          <w:b/>
          <w:bCs/>
        </w:rPr>
        <w:t>EXAMPLE 3.14</w:t>
      </w:r>
    </w:p>
    <w:p w14:paraId="6FAB2D65" w14:textId="77777777" w:rsidR="00BD3FC9" w:rsidRPr="00BD3FC9" w:rsidRDefault="00BD3FC9" w:rsidP="00BD3FC9">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BD3FC9">
        <w:rPr>
          <w:rFonts w:ascii="Consolas" w:eastAsia="Times New Roman" w:hAnsi="Consolas" w:cs="Times New Roman"/>
          <w:color w:val="0CA1A6"/>
          <w:kern w:val="0"/>
          <w:sz w:val="21"/>
          <w:szCs w:val="21"/>
          <w:lang w:val="en-ZA" w:eastAsia="en-ZA"/>
        </w:rPr>
        <w:t>int</w:t>
      </w:r>
      <w:r w:rsidRPr="00BD3FC9">
        <w:rPr>
          <w:rFonts w:ascii="Consolas" w:eastAsia="Times New Roman" w:hAnsi="Consolas" w:cs="Times New Roman"/>
          <w:color w:val="DAE3E3"/>
          <w:kern w:val="0"/>
          <w:sz w:val="21"/>
          <w:szCs w:val="21"/>
          <w:lang w:val="en-ZA" w:eastAsia="en-ZA"/>
        </w:rPr>
        <w:t xml:space="preserve"> length=</w:t>
      </w:r>
      <w:r w:rsidRPr="00BD3FC9">
        <w:rPr>
          <w:rFonts w:ascii="Consolas" w:eastAsia="Times New Roman" w:hAnsi="Consolas" w:cs="Times New Roman"/>
          <w:color w:val="7FCBCD"/>
          <w:kern w:val="0"/>
          <w:sz w:val="21"/>
          <w:szCs w:val="21"/>
          <w:lang w:val="en-ZA" w:eastAsia="en-ZA"/>
        </w:rPr>
        <w:t>0</w:t>
      </w:r>
      <w:r w:rsidRPr="00BD3FC9">
        <w:rPr>
          <w:rFonts w:ascii="Consolas" w:eastAsia="Times New Roman" w:hAnsi="Consolas" w:cs="Times New Roman"/>
          <w:color w:val="DAE3E3"/>
          <w:kern w:val="0"/>
          <w:sz w:val="21"/>
          <w:szCs w:val="21"/>
          <w:lang w:val="en-ZA" w:eastAsia="en-ZA"/>
        </w:rPr>
        <w:t>;</w:t>
      </w:r>
    </w:p>
    <w:p w14:paraId="14F98197" w14:textId="77777777" w:rsidR="00BD3FC9" w:rsidRPr="00BD3FC9" w:rsidRDefault="00BD3FC9" w:rsidP="00BD3FC9">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BD3FC9">
        <w:rPr>
          <w:rFonts w:ascii="Consolas" w:eastAsia="Times New Roman" w:hAnsi="Consolas" w:cs="Times New Roman"/>
          <w:color w:val="0CA1A6"/>
          <w:kern w:val="0"/>
          <w:sz w:val="21"/>
          <w:szCs w:val="21"/>
          <w:lang w:val="en-ZA" w:eastAsia="en-ZA"/>
        </w:rPr>
        <w:t>int</w:t>
      </w:r>
      <w:r w:rsidRPr="00BD3FC9">
        <w:rPr>
          <w:rFonts w:ascii="Consolas" w:eastAsia="Times New Roman" w:hAnsi="Consolas" w:cs="Times New Roman"/>
          <w:color w:val="DAE3E3"/>
          <w:kern w:val="0"/>
          <w:sz w:val="21"/>
          <w:szCs w:val="21"/>
          <w:lang w:val="en-ZA" w:eastAsia="en-ZA"/>
        </w:rPr>
        <w:t xml:space="preserve"> width=</w:t>
      </w:r>
      <w:r w:rsidRPr="00BD3FC9">
        <w:rPr>
          <w:rFonts w:ascii="Consolas" w:eastAsia="Times New Roman" w:hAnsi="Consolas" w:cs="Times New Roman"/>
          <w:color w:val="7FCBCD"/>
          <w:kern w:val="0"/>
          <w:sz w:val="21"/>
          <w:szCs w:val="21"/>
          <w:lang w:val="en-ZA" w:eastAsia="en-ZA"/>
        </w:rPr>
        <w:t>0</w:t>
      </w:r>
      <w:r w:rsidRPr="00BD3FC9">
        <w:rPr>
          <w:rFonts w:ascii="Consolas" w:eastAsia="Times New Roman" w:hAnsi="Consolas" w:cs="Times New Roman"/>
          <w:color w:val="DAE3E3"/>
          <w:kern w:val="0"/>
          <w:sz w:val="21"/>
          <w:szCs w:val="21"/>
          <w:lang w:val="en-ZA" w:eastAsia="en-ZA"/>
        </w:rPr>
        <w:t>;</w:t>
      </w:r>
    </w:p>
    <w:p w14:paraId="42ED481C" w14:textId="77777777" w:rsidR="00BD3FC9" w:rsidRPr="00BD3FC9" w:rsidRDefault="00BD3FC9" w:rsidP="00BD3FC9">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BD3FC9">
        <w:rPr>
          <w:rFonts w:ascii="Consolas" w:eastAsia="Times New Roman" w:hAnsi="Consolas" w:cs="Times New Roman"/>
          <w:color w:val="0CA1A6"/>
          <w:kern w:val="0"/>
          <w:sz w:val="21"/>
          <w:szCs w:val="21"/>
          <w:lang w:val="en-ZA" w:eastAsia="en-ZA"/>
        </w:rPr>
        <w:t>float</w:t>
      </w:r>
      <w:r w:rsidRPr="00BD3FC9">
        <w:rPr>
          <w:rFonts w:ascii="Consolas" w:eastAsia="Times New Roman" w:hAnsi="Consolas" w:cs="Times New Roman"/>
          <w:color w:val="DAE3E3"/>
          <w:kern w:val="0"/>
          <w:sz w:val="21"/>
          <w:szCs w:val="21"/>
          <w:lang w:val="en-ZA" w:eastAsia="en-ZA"/>
        </w:rPr>
        <w:t xml:space="preserve"> area;</w:t>
      </w:r>
    </w:p>
    <w:p w14:paraId="23F4343D" w14:textId="77777777" w:rsidR="00BD3FC9" w:rsidRPr="00BD3FC9" w:rsidRDefault="00BD3FC9" w:rsidP="00BD3FC9">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BD3FC9">
        <w:rPr>
          <w:rFonts w:ascii="Consolas" w:eastAsia="Times New Roman" w:hAnsi="Consolas" w:cs="Times New Roman"/>
          <w:color w:val="0CA1A6"/>
          <w:kern w:val="0"/>
          <w:sz w:val="21"/>
          <w:szCs w:val="21"/>
          <w:lang w:val="en-ZA" w:eastAsia="en-ZA"/>
        </w:rPr>
        <w:t>long</w:t>
      </w:r>
      <w:r w:rsidRPr="00BD3FC9">
        <w:rPr>
          <w:rFonts w:ascii="Consolas" w:eastAsia="Times New Roman" w:hAnsi="Consolas" w:cs="Times New Roman"/>
          <w:color w:val="DAE3E3"/>
          <w:kern w:val="0"/>
          <w:sz w:val="21"/>
          <w:szCs w:val="21"/>
          <w:lang w:val="en-ZA" w:eastAsia="en-ZA"/>
        </w:rPr>
        <w:t xml:space="preserve"> wait=</w:t>
      </w:r>
      <w:r w:rsidRPr="00BD3FC9">
        <w:rPr>
          <w:rFonts w:ascii="Consolas" w:eastAsia="Times New Roman" w:hAnsi="Consolas" w:cs="Times New Roman"/>
          <w:color w:val="7FCBCD"/>
          <w:kern w:val="0"/>
          <w:sz w:val="21"/>
          <w:szCs w:val="21"/>
          <w:lang w:val="en-ZA" w:eastAsia="en-ZA"/>
        </w:rPr>
        <w:t>5000</w:t>
      </w:r>
      <w:r w:rsidRPr="00BD3FC9">
        <w:rPr>
          <w:rFonts w:ascii="Consolas" w:eastAsia="Times New Roman" w:hAnsi="Consolas" w:cs="Times New Roman"/>
          <w:color w:val="DAE3E3"/>
          <w:kern w:val="0"/>
          <w:sz w:val="21"/>
          <w:szCs w:val="21"/>
          <w:lang w:val="en-ZA" w:eastAsia="en-ZA"/>
        </w:rPr>
        <w:t>;</w:t>
      </w:r>
    </w:p>
    <w:p w14:paraId="6A84C85F" w14:textId="77777777" w:rsidR="00BD3FC9" w:rsidRPr="00BD3FC9" w:rsidRDefault="00BD3FC9" w:rsidP="00BD3FC9">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BD3FC9">
        <w:rPr>
          <w:rFonts w:ascii="Consolas" w:eastAsia="Times New Roman" w:hAnsi="Consolas" w:cs="Times New Roman"/>
          <w:color w:val="0CA1A6"/>
          <w:kern w:val="0"/>
          <w:sz w:val="21"/>
          <w:szCs w:val="21"/>
          <w:lang w:val="en-ZA" w:eastAsia="en-ZA"/>
        </w:rPr>
        <w:t>void</w:t>
      </w:r>
      <w:r w:rsidRPr="00BD3FC9">
        <w:rPr>
          <w:rFonts w:ascii="Consolas" w:eastAsia="Times New Roman" w:hAnsi="Consolas" w:cs="Times New Roman"/>
          <w:color w:val="DAE3E3"/>
          <w:kern w:val="0"/>
          <w:sz w:val="21"/>
          <w:szCs w:val="21"/>
          <w:lang w:val="en-ZA" w:eastAsia="en-ZA"/>
        </w:rPr>
        <w:t xml:space="preserve"> </w:t>
      </w:r>
      <w:r w:rsidRPr="00BD3FC9">
        <w:rPr>
          <w:rFonts w:ascii="Consolas" w:eastAsia="Times New Roman" w:hAnsi="Consolas" w:cs="Times New Roman"/>
          <w:color w:val="F39C12"/>
          <w:kern w:val="0"/>
          <w:sz w:val="21"/>
          <w:szCs w:val="21"/>
          <w:lang w:val="en-ZA" w:eastAsia="en-ZA"/>
        </w:rPr>
        <w:t>setup</w:t>
      </w:r>
      <w:r w:rsidRPr="00BD3FC9">
        <w:rPr>
          <w:rFonts w:ascii="Consolas" w:eastAsia="Times New Roman" w:hAnsi="Consolas" w:cs="Times New Roman"/>
          <w:color w:val="DAE3E3"/>
          <w:kern w:val="0"/>
          <w:sz w:val="21"/>
          <w:szCs w:val="21"/>
          <w:lang w:val="en-ZA" w:eastAsia="en-ZA"/>
        </w:rPr>
        <w:t>() {</w:t>
      </w:r>
    </w:p>
    <w:p w14:paraId="0307D7E8" w14:textId="77777777" w:rsidR="00BD3FC9" w:rsidRPr="00BD3FC9" w:rsidRDefault="00BD3FC9" w:rsidP="00BD3FC9">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BD3FC9">
        <w:rPr>
          <w:rFonts w:ascii="Consolas" w:eastAsia="Times New Roman" w:hAnsi="Consolas" w:cs="Times New Roman"/>
          <w:color w:val="7F8C8D"/>
          <w:kern w:val="0"/>
          <w:sz w:val="21"/>
          <w:szCs w:val="21"/>
          <w:lang w:val="en-ZA" w:eastAsia="en-ZA"/>
        </w:rPr>
        <w:t>  // put your setup code here, to run once:</w:t>
      </w:r>
    </w:p>
    <w:p w14:paraId="5EF28844" w14:textId="77777777" w:rsidR="00BD3FC9" w:rsidRPr="00BD3FC9" w:rsidRDefault="00BD3FC9" w:rsidP="00BD3FC9">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BD3FC9">
        <w:rPr>
          <w:rFonts w:ascii="Consolas" w:eastAsia="Times New Roman" w:hAnsi="Consolas" w:cs="Times New Roman"/>
          <w:color w:val="DAE3E3"/>
          <w:kern w:val="0"/>
          <w:sz w:val="21"/>
          <w:szCs w:val="21"/>
          <w:lang w:val="en-ZA" w:eastAsia="en-ZA"/>
        </w:rPr>
        <w:t xml:space="preserve">  </w:t>
      </w:r>
      <w:r w:rsidRPr="00BD3FC9">
        <w:rPr>
          <w:rFonts w:ascii="Consolas" w:eastAsia="Times New Roman" w:hAnsi="Consolas" w:cs="Times New Roman"/>
          <w:color w:val="F39C12"/>
          <w:kern w:val="0"/>
          <w:sz w:val="21"/>
          <w:szCs w:val="21"/>
          <w:lang w:val="en-ZA" w:eastAsia="en-ZA"/>
        </w:rPr>
        <w:t>Serial</w:t>
      </w:r>
      <w:r w:rsidRPr="00BD3FC9">
        <w:rPr>
          <w:rFonts w:ascii="Consolas" w:eastAsia="Times New Roman" w:hAnsi="Consolas" w:cs="Times New Roman"/>
          <w:color w:val="DAE3E3"/>
          <w:kern w:val="0"/>
          <w:sz w:val="21"/>
          <w:szCs w:val="21"/>
          <w:lang w:val="en-ZA" w:eastAsia="en-ZA"/>
        </w:rPr>
        <w:t>.</w:t>
      </w:r>
      <w:r w:rsidRPr="00BD3FC9">
        <w:rPr>
          <w:rFonts w:ascii="Consolas" w:eastAsia="Times New Roman" w:hAnsi="Consolas" w:cs="Times New Roman"/>
          <w:color w:val="F39C12"/>
          <w:kern w:val="0"/>
          <w:sz w:val="21"/>
          <w:szCs w:val="21"/>
          <w:lang w:val="en-ZA" w:eastAsia="en-ZA"/>
        </w:rPr>
        <w:t>begin</w:t>
      </w:r>
      <w:r w:rsidRPr="00BD3FC9">
        <w:rPr>
          <w:rFonts w:ascii="Consolas" w:eastAsia="Times New Roman" w:hAnsi="Consolas" w:cs="Times New Roman"/>
          <w:color w:val="DAE3E3"/>
          <w:kern w:val="0"/>
          <w:sz w:val="21"/>
          <w:szCs w:val="21"/>
          <w:lang w:val="en-ZA" w:eastAsia="en-ZA"/>
        </w:rPr>
        <w:t>(</w:t>
      </w:r>
      <w:r w:rsidRPr="00BD3FC9">
        <w:rPr>
          <w:rFonts w:ascii="Consolas" w:eastAsia="Times New Roman" w:hAnsi="Consolas" w:cs="Times New Roman"/>
          <w:color w:val="7FCBCD"/>
          <w:kern w:val="0"/>
          <w:sz w:val="21"/>
          <w:szCs w:val="21"/>
          <w:lang w:val="en-ZA" w:eastAsia="en-ZA"/>
        </w:rPr>
        <w:t>9600</w:t>
      </w:r>
      <w:r w:rsidRPr="00BD3FC9">
        <w:rPr>
          <w:rFonts w:ascii="Consolas" w:eastAsia="Times New Roman" w:hAnsi="Consolas" w:cs="Times New Roman"/>
          <w:color w:val="DAE3E3"/>
          <w:kern w:val="0"/>
          <w:sz w:val="21"/>
          <w:szCs w:val="21"/>
          <w:lang w:val="en-ZA" w:eastAsia="en-ZA"/>
        </w:rPr>
        <w:t>);</w:t>
      </w:r>
    </w:p>
    <w:p w14:paraId="19628042" w14:textId="77777777" w:rsidR="00BD3FC9" w:rsidRPr="00BD3FC9" w:rsidRDefault="00BD3FC9" w:rsidP="00BD3FC9">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BD3FC9">
        <w:rPr>
          <w:rFonts w:ascii="Consolas" w:eastAsia="Times New Roman" w:hAnsi="Consolas" w:cs="Times New Roman"/>
          <w:color w:val="DAE3E3"/>
          <w:kern w:val="0"/>
          <w:sz w:val="21"/>
          <w:szCs w:val="21"/>
          <w:lang w:val="en-ZA" w:eastAsia="en-ZA"/>
        </w:rPr>
        <w:t>  }</w:t>
      </w:r>
    </w:p>
    <w:p w14:paraId="72DF2F80" w14:textId="77777777" w:rsidR="00BD3FC9" w:rsidRPr="00BD3FC9" w:rsidRDefault="00BD3FC9" w:rsidP="00BD3FC9">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BD3FC9">
        <w:rPr>
          <w:rFonts w:ascii="Consolas" w:eastAsia="Times New Roman" w:hAnsi="Consolas" w:cs="Times New Roman"/>
          <w:color w:val="0CA1A6"/>
          <w:kern w:val="0"/>
          <w:sz w:val="21"/>
          <w:szCs w:val="21"/>
          <w:lang w:val="en-ZA" w:eastAsia="en-ZA"/>
        </w:rPr>
        <w:t>void</w:t>
      </w:r>
      <w:r w:rsidRPr="00BD3FC9">
        <w:rPr>
          <w:rFonts w:ascii="Consolas" w:eastAsia="Times New Roman" w:hAnsi="Consolas" w:cs="Times New Roman"/>
          <w:color w:val="DAE3E3"/>
          <w:kern w:val="0"/>
          <w:sz w:val="21"/>
          <w:szCs w:val="21"/>
          <w:lang w:val="en-ZA" w:eastAsia="en-ZA"/>
        </w:rPr>
        <w:t xml:space="preserve"> </w:t>
      </w:r>
      <w:r w:rsidRPr="00BD3FC9">
        <w:rPr>
          <w:rFonts w:ascii="Consolas" w:eastAsia="Times New Roman" w:hAnsi="Consolas" w:cs="Times New Roman"/>
          <w:color w:val="F39C12"/>
          <w:kern w:val="0"/>
          <w:sz w:val="21"/>
          <w:szCs w:val="21"/>
          <w:lang w:val="en-ZA" w:eastAsia="en-ZA"/>
        </w:rPr>
        <w:t>loop</w:t>
      </w:r>
      <w:r w:rsidRPr="00BD3FC9">
        <w:rPr>
          <w:rFonts w:ascii="Consolas" w:eastAsia="Times New Roman" w:hAnsi="Consolas" w:cs="Times New Roman"/>
          <w:color w:val="DAE3E3"/>
          <w:kern w:val="0"/>
          <w:sz w:val="21"/>
          <w:szCs w:val="21"/>
          <w:lang w:val="en-ZA" w:eastAsia="en-ZA"/>
        </w:rPr>
        <w:t>() {</w:t>
      </w:r>
    </w:p>
    <w:p w14:paraId="772E454C" w14:textId="77777777" w:rsidR="00BD3FC9" w:rsidRPr="00BD3FC9" w:rsidRDefault="00BD3FC9" w:rsidP="00BD3FC9">
      <w:pPr>
        <w:shd w:val="clear" w:color="auto" w:fill="1F272A"/>
        <w:spacing w:after="0" w:line="285" w:lineRule="atLeast"/>
        <w:rPr>
          <w:rFonts w:ascii="Consolas" w:eastAsia="Times New Roman" w:hAnsi="Consolas" w:cs="Times New Roman"/>
          <w:color w:val="DAE3E3"/>
          <w:kern w:val="0"/>
          <w:sz w:val="21"/>
          <w:szCs w:val="21"/>
          <w:lang w:val="en-ZA" w:eastAsia="en-ZA"/>
        </w:rPr>
      </w:pPr>
    </w:p>
    <w:p w14:paraId="452561EE" w14:textId="77777777" w:rsidR="00BD3FC9" w:rsidRPr="00BD3FC9" w:rsidRDefault="00BD3FC9" w:rsidP="00BD3FC9">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BD3FC9">
        <w:rPr>
          <w:rFonts w:ascii="Consolas" w:eastAsia="Times New Roman" w:hAnsi="Consolas" w:cs="Times New Roman"/>
          <w:color w:val="F39C12"/>
          <w:kern w:val="0"/>
          <w:sz w:val="21"/>
          <w:szCs w:val="21"/>
          <w:lang w:val="en-ZA" w:eastAsia="en-ZA"/>
        </w:rPr>
        <w:t>Serial</w:t>
      </w:r>
      <w:r w:rsidRPr="00BD3FC9">
        <w:rPr>
          <w:rFonts w:ascii="Consolas" w:eastAsia="Times New Roman" w:hAnsi="Consolas" w:cs="Times New Roman"/>
          <w:color w:val="DAE3E3"/>
          <w:kern w:val="0"/>
          <w:sz w:val="21"/>
          <w:szCs w:val="21"/>
          <w:lang w:val="en-ZA" w:eastAsia="en-ZA"/>
        </w:rPr>
        <w:t>.</w:t>
      </w:r>
      <w:r w:rsidRPr="00BD3FC9">
        <w:rPr>
          <w:rFonts w:ascii="Consolas" w:eastAsia="Times New Roman" w:hAnsi="Consolas" w:cs="Times New Roman"/>
          <w:color w:val="F39C12"/>
          <w:kern w:val="0"/>
          <w:sz w:val="21"/>
          <w:szCs w:val="21"/>
          <w:lang w:val="en-ZA" w:eastAsia="en-ZA"/>
        </w:rPr>
        <w:t>println</w:t>
      </w:r>
      <w:r w:rsidRPr="00BD3FC9">
        <w:rPr>
          <w:rFonts w:ascii="Consolas" w:eastAsia="Times New Roman" w:hAnsi="Consolas" w:cs="Times New Roman"/>
          <w:color w:val="DAE3E3"/>
          <w:kern w:val="0"/>
          <w:sz w:val="21"/>
          <w:szCs w:val="21"/>
          <w:lang w:val="en-ZA" w:eastAsia="en-ZA"/>
        </w:rPr>
        <w:t>(</w:t>
      </w:r>
      <w:r w:rsidRPr="00BD3FC9">
        <w:rPr>
          <w:rFonts w:ascii="Consolas" w:eastAsia="Times New Roman" w:hAnsi="Consolas" w:cs="Times New Roman"/>
          <w:color w:val="7FCBCD"/>
          <w:kern w:val="0"/>
          <w:sz w:val="21"/>
          <w:szCs w:val="21"/>
          <w:lang w:val="en-ZA" w:eastAsia="en-ZA"/>
        </w:rPr>
        <w:t>"A rectangle with a length of  "</w:t>
      </w:r>
      <w:r w:rsidRPr="00BD3FC9">
        <w:rPr>
          <w:rFonts w:ascii="Consolas" w:eastAsia="Times New Roman" w:hAnsi="Consolas" w:cs="Times New Roman"/>
          <w:color w:val="DAE3E3"/>
          <w:kern w:val="0"/>
          <w:sz w:val="21"/>
          <w:szCs w:val="21"/>
          <w:lang w:val="en-ZA" w:eastAsia="en-ZA"/>
        </w:rPr>
        <w:t>);</w:t>
      </w:r>
    </w:p>
    <w:p w14:paraId="462AC1E6" w14:textId="77777777" w:rsidR="00BD3FC9" w:rsidRPr="00BD3FC9" w:rsidRDefault="00BD3FC9" w:rsidP="00BD3FC9">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BD3FC9">
        <w:rPr>
          <w:rFonts w:ascii="Consolas" w:eastAsia="Times New Roman" w:hAnsi="Consolas" w:cs="Times New Roman"/>
          <w:color w:val="F39C12"/>
          <w:kern w:val="0"/>
          <w:sz w:val="21"/>
          <w:szCs w:val="21"/>
          <w:lang w:val="en-ZA" w:eastAsia="en-ZA"/>
        </w:rPr>
        <w:t>Serial</w:t>
      </w:r>
      <w:r w:rsidRPr="00BD3FC9">
        <w:rPr>
          <w:rFonts w:ascii="Consolas" w:eastAsia="Times New Roman" w:hAnsi="Consolas" w:cs="Times New Roman"/>
          <w:color w:val="DAE3E3"/>
          <w:kern w:val="0"/>
          <w:sz w:val="21"/>
          <w:szCs w:val="21"/>
          <w:lang w:val="en-ZA" w:eastAsia="en-ZA"/>
        </w:rPr>
        <w:t>.</w:t>
      </w:r>
      <w:r w:rsidRPr="00BD3FC9">
        <w:rPr>
          <w:rFonts w:ascii="Consolas" w:eastAsia="Times New Roman" w:hAnsi="Consolas" w:cs="Times New Roman"/>
          <w:color w:val="F39C12"/>
          <w:kern w:val="0"/>
          <w:sz w:val="21"/>
          <w:szCs w:val="21"/>
          <w:lang w:val="en-ZA" w:eastAsia="en-ZA"/>
        </w:rPr>
        <w:t>println</w:t>
      </w:r>
      <w:r w:rsidRPr="00BD3FC9">
        <w:rPr>
          <w:rFonts w:ascii="Consolas" w:eastAsia="Times New Roman" w:hAnsi="Consolas" w:cs="Times New Roman"/>
          <w:color w:val="DAE3E3"/>
          <w:kern w:val="0"/>
          <w:sz w:val="21"/>
          <w:szCs w:val="21"/>
          <w:lang w:val="en-ZA" w:eastAsia="en-ZA"/>
        </w:rPr>
        <w:t>(</w:t>
      </w:r>
      <w:r w:rsidRPr="00BD3FC9">
        <w:rPr>
          <w:rFonts w:ascii="Consolas" w:eastAsia="Times New Roman" w:hAnsi="Consolas" w:cs="Times New Roman"/>
          <w:color w:val="7FCBCD"/>
          <w:kern w:val="0"/>
          <w:sz w:val="21"/>
          <w:szCs w:val="21"/>
          <w:lang w:val="en-ZA" w:eastAsia="en-ZA"/>
        </w:rPr>
        <w:t>"Please enter the length of the rectangle: "</w:t>
      </w:r>
      <w:r w:rsidRPr="00BD3FC9">
        <w:rPr>
          <w:rFonts w:ascii="Consolas" w:eastAsia="Times New Roman" w:hAnsi="Consolas" w:cs="Times New Roman"/>
          <w:color w:val="DAE3E3"/>
          <w:kern w:val="0"/>
          <w:sz w:val="21"/>
          <w:szCs w:val="21"/>
          <w:lang w:val="en-ZA" w:eastAsia="en-ZA"/>
        </w:rPr>
        <w:t>);</w:t>
      </w:r>
    </w:p>
    <w:p w14:paraId="715D779B" w14:textId="77777777" w:rsidR="00BD3FC9" w:rsidRPr="00BD3FC9" w:rsidRDefault="00BD3FC9" w:rsidP="00BD3FC9">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BD3FC9">
        <w:rPr>
          <w:rFonts w:ascii="Consolas" w:eastAsia="Times New Roman" w:hAnsi="Consolas" w:cs="Times New Roman"/>
          <w:color w:val="C586C0"/>
          <w:kern w:val="0"/>
          <w:sz w:val="21"/>
          <w:szCs w:val="21"/>
          <w:lang w:val="en-ZA" w:eastAsia="en-ZA"/>
        </w:rPr>
        <w:t>while</w:t>
      </w:r>
      <w:r w:rsidRPr="00BD3FC9">
        <w:rPr>
          <w:rFonts w:ascii="Consolas" w:eastAsia="Times New Roman" w:hAnsi="Consolas" w:cs="Times New Roman"/>
          <w:color w:val="DAE3E3"/>
          <w:kern w:val="0"/>
          <w:sz w:val="21"/>
          <w:szCs w:val="21"/>
          <w:lang w:val="en-ZA" w:eastAsia="en-ZA"/>
        </w:rPr>
        <w:t xml:space="preserve"> ( </w:t>
      </w:r>
      <w:r w:rsidRPr="00BD3FC9">
        <w:rPr>
          <w:rFonts w:ascii="Consolas" w:eastAsia="Times New Roman" w:hAnsi="Consolas" w:cs="Times New Roman"/>
          <w:color w:val="F39C12"/>
          <w:kern w:val="0"/>
          <w:sz w:val="21"/>
          <w:szCs w:val="21"/>
          <w:lang w:val="en-ZA" w:eastAsia="en-ZA"/>
        </w:rPr>
        <w:t>Serial</w:t>
      </w:r>
      <w:r w:rsidRPr="00BD3FC9">
        <w:rPr>
          <w:rFonts w:ascii="Consolas" w:eastAsia="Times New Roman" w:hAnsi="Consolas" w:cs="Times New Roman"/>
          <w:color w:val="DAE3E3"/>
          <w:kern w:val="0"/>
          <w:sz w:val="21"/>
          <w:szCs w:val="21"/>
          <w:lang w:val="en-ZA" w:eastAsia="en-ZA"/>
        </w:rPr>
        <w:t>.</w:t>
      </w:r>
      <w:r w:rsidRPr="00BD3FC9">
        <w:rPr>
          <w:rFonts w:ascii="Consolas" w:eastAsia="Times New Roman" w:hAnsi="Consolas" w:cs="Times New Roman"/>
          <w:color w:val="F39C12"/>
          <w:kern w:val="0"/>
          <w:sz w:val="21"/>
          <w:szCs w:val="21"/>
          <w:lang w:val="en-ZA" w:eastAsia="en-ZA"/>
        </w:rPr>
        <w:t>available</w:t>
      </w:r>
      <w:r w:rsidRPr="00BD3FC9">
        <w:rPr>
          <w:rFonts w:ascii="Consolas" w:eastAsia="Times New Roman" w:hAnsi="Consolas" w:cs="Times New Roman"/>
          <w:color w:val="DAE3E3"/>
          <w:kern w:val="0"/>
          <w:sz w:val="21"/>
          <w:szCs w:val="21"/>
          <w:lang w:val="en-ZA" w:eastAsia="en-ZA"/>
        </w:rPr>
        <w:t>()==</w:t>
      </w:r>
      <w:r w:rsidRPr="00BD3FC9">
        <w:rPr>
          <w:rFonts w:ascii="Consolas" w:eastAsia="Times New Roman" w:hAnsi="Consolas" w:cs="Times New Roman"/>
          <w:color w:val="7FCBCD"/>
          <w:kern w:val="0"/>
          <w:sz w:val="21"/>
          <w:szCs w:val="21"/>
          <w:lang w:val="en-ZA" w:eastAsia="en-ZA"/>
        </w:rPr>
        <w:t>0</w:t>
      </w:r>
      <w:r w:rsidRPr="00BD3FC9">
        <w:rPr>
          <w:rFonts w:ascii="Consolas" w:eastAsia="Times New Roman" w:hAnsi="Consolas" w:cs="Times New Roman"/>
          <w:color w:val="DAE3E3"/>
          <w:kern w:val="0"/>
          <w:sz w:val="21"/>
          <w:szCs w:val="21"/>
          <w:lang w:val="en-ZA" w:eastAsia="en-ZA"/>
        </w:rPr>
        <w:t>){}</w:t>
      </w:r>
    </w:p>
    <w:p w14:paraId="29C27A75" w14:textId="77777777" w:rsidR="00BD3FC9" w:rsidRPr="00BD3FC9" w:rsidRDefault="00BD3FC9" w:rsidP="00BD3FC9">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BD3FC9">
        <w:rPr>
          <w:rFonts w:ascii="Consolas" w:eastAsia="Times New Roman" w:hAnsi="Consolas" w:cs="Times New Roman"/>
          <w:color w:val="DAE3E3"/>
          <w:kern w:val="0"/>
          <w:sz w:val="21"/>
          <w:szCs w:val="21"/>
          <w:lang w:val="en-ZA" w:eastAsia="en-ZA"/>
        </w:rPr>
        <w:t>length=</w:t>
      </w:r>
      <w:r w:rsidRPr="00BD3FC9">
        <w:rPr>
          <w:rFonts w:ascii="Consolas" w:eastAsia="Times New Roman" w:hAnsi="Consolas" w:cs="Times New Roman"/>
          <w:color w:val="F39C12"/>
          <w:kern w:val="0"/>
          <w:sz w:val="21"/>
          <w:szCs w:val="21"/>
          <w:lang w:val="en-ZA" w:eastAsia="en-ZA"/>
        </w:rPr>
        <w:t>Serial</w:t>
      </w:r>
      <w:r w:rsidRPr="00BD3FC9">
        <w:rPr>
          <w:rFonts w:ascii="Consolas" w:eastAsia="Times New Roman" w:hAnsi="Consolas" w:cs="Times New Roman"/>
          <w:color w:val="DAE3E3"/>
          <w:kern w:val="0"/>
          <w:sz w:val="21"/>
          <w:szCs w:val="21"/>
          <w:lang w:val="en-ZA" w:eastAsia="en-ZA"/>
        </w:rPr>
        <w:t>.</w:t>
      </w:r>
      <w:r w:rsidRPr="00BD3FC9">
        <w:rPr>
          <w:rFonts w:ascii="Consolas" w:eastAsia="Times New Roman" w:hAnsi="Consolas" w:cs="Times New Roman"/>
          <w:color w:val="F39C12"/>
          <w:kern w:val="0"/>
          <w:sz w:val="21"/>
          <w:szCs w:val="21"/>
          <w:lang w:val="en-ZA" w:eastAsia="en-ZA"/>
        </w:rPr>
        <w:t>parseInt</w:t>
      </w:r>
      <w:r w:rsidRPr="00BD3FC9">
        <w:rPr>
          <w:rFonts w:ascii="Consolas" w:eastAsia="Times New Roman" w:hAnsi="Consolas" w:cs="Times New Roman"/>
          <w:color w:val="DAE3E3"/>
          <w:kern w:val="0"/>
          <w:sz w:val="21"/>
          <w:szCs w:val="21"/>
          <w:lang w:val="en-ZA" w:eastAsia="en-ZA"/>
        </w:rPr>
        <w:t>();</w:t>
      </w:r>
    </w:p>
    <w:p w14:paraId="24E0ABCE" w14:textId="77777777" w:rsidR="00BD3FC9" w:rsidRPr="00BD3FC9" w:rsidRDefault="00BD3FC9" w:rsidP="00BD3FC9">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BD3FC9">
        <w:rPr>
          <w:rFonts w:ascii="Consolas" w:eastAsia="Times New Roman" w:hAnsi="Consolas" w:cs="Times New Roman"/>
          <w:color w:val="F39C12"/>
          <w:kern w:val="0"/>
          <w:sz w:val="21"/>
          <w:szCs w:val="21"/>
          <w:lang w:val="en-ZA" w:eastAsia="en-ZA"/>
        </w:rPr>
        <w:t>Serial</w:t>
      </w:r>
      <w:r w:rsidRPr="00BD3FC9">
        <w:rPr>
          <w:rFonts w:ascii="Consolas" w:eastAsia="Times New Roman" w:hAnsi="Consolas" w:cs="Times New Roman"/>
          <w:color w:val="DAE3E3"/>
          <w:kern w:val="0"/>
          <w:sz w:val="21"/>
          <w:szCs w:val="21"/>
          <w:lang w:val="en-ZA" w:eastAsia="en-ZA"/>
        </w:rPr>
        <w:t>.</w:t>
      </w:r>
      <w:r w:rsidRPr="00BD3FC9">
        <w:rPr>
          <w:rFonts w:ascii="Consolas" w:eastAsia="Times New Roman" w:hAnsi="Consolas" w:cs="Times New Roman"/>
          <w:color w:val="F39C12"/>
          <w:kern w:val="0"/>
          <w:sz w:val="21"/>
          <w:szCs w:val="21"/>
          <w:lang w:val="en-ZA" w:eastAsia="en-ZA"/>
        </w:rPr>
        <w:t>println</w:t>
      </w:r>
      <w:r w:rsidRPr="00BD3FC9">
        <w:rPr>
          <w:rFonts w:ascii="Consolas" w:eastAsia="Times New Roman" w:hAnsi="Consolas" w:cs="Times New Roman"/>
          <w:color w:val="DAE3E3"/>
          <w:kern w:val="0"/>
          <w:sz w:val="21"/>
          <w:szCs w:val="21"/>
          <w:lang w:val="en-ZA" w:eastAsia="en-ZA"/>
        </w:rPr>
        <w:t>(length );</w:t>
      </w:r>
    </w:p>
    <w:p w14:paraId="5A2BB462" w14:textId="77777777" w:rsidR="00BD3FC9" w:rsidRPr="00BD3FC9" w:rsidRDefault="00BD3FC9" w:rsidP="00BD3FC9">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BD3FC9">
        <w:rPr>
          <w:rFonts w:ascii="Consolas" w:eastAsia="Times New Roman" w:hAnsi="Consolas" w:cs="Times New Roman"/>
          <w:color w:val="F39C12"/>
          <w:kern w:val="0"/>
          <w:sz w:val="21"/>
          <w:szCs w:val="21"/>
          <w:lang w:val="en-ZA" w:eastAsia="en-ZA"/>
        </w:rPr>
        <w:t>Serial</w:t>
      </w:r>
      <w:r w:rsidRPr="00BD3FC9">
        <w:rPr>
          <w:rFonts w:ascii="Consolas" w:eastAsia="Times New Roman" w:hAnsi="Consolas" w:cs="Times New Roman"/>
          <w:color w:val="DAE3E3"/>
          <w:kern w:val="0"/>
          <w:sz w:val="21"/>
          <w:szCs w:val="21"/>
          <w:lang w:val="en-ZA" w:eastAsia="en-ZA"/>
        </w:rPr>
        <w:t>.</w:t>
      </w:r>
      <w:r w:rsidRPr="00BD3FC9">
        <w:rPr>
          <w:rFonts w:ascii="Consolas" w:eastAsia="Times New Roman" w:hAnsi="Consolas" w:cs="Times New Roman"/>
          <w:color w:val="F39C12"/>
          <w:kern w:val="0"/>
          <w:sz w:val="21"/>
          <w:szCs w:val="21"/>
          <w:lang w:val="en-ZA" w:eastAsia="en-ZA"/>
        </w:rPr>
        <w:t>println</w:t>
      </w:r>
      <w:r w:rsidRPr="00BD3FC9">
        <w:rPr>
          <w:rFonts w:ascii="Consolas" w:eastAsia="Times New Roman" w:hAnsi="Consolas" w:cs="Times New Roman"/>
          <w:color w:val="DAE3E3"/>
          <w:kern w:val="0"/>
          <w:sz w:val="21"/>
          <w:szCs w:val="21"/>
          <w:lang w:val="en-ZA" w:eastAsia="en-ZA"/>
        </w:rPr>
        <w:t>(</w:t>
      </w:r>
      <w:r w:rsidRPr="00BD3FC9">
        <w:rPr>
          <w:rFonts w:ascii="Consolas" w:eastAsia="Times New Roman" w:hAnsi="Consolas" w:cs="Times New Roman"/>
          <w:color w:val="7FCBCD"/>
          <w:kern w:val="0"/>
          <w:sz w:val="21"/>
          <w:szCs w:val="21"/>
          <w:lang w:val="en-ZA" w:eastAsia="en-ZA"/>
        </w:rPr>
        <w:t>"Please enter the width of the rectangle: "</w:t>
      </w:r>
      <w:r w:rsidRPr="00BD3FC9">
        <w:rPr>
          <w:rFonts w:ascii="Consolas" w:eastAsia="Times New Roman" w:hAnsi="Consolas" w:cs="Times New Roman"/>
          <w:color w:val="DAE3E3"/>
          <w:kern w:val="0"/>
          <w:sz w:val="21"/>
          <w:szCs w:val="21"/>
          <w:lang w:val="en-ZA" w:eastAsia="en-ZA"/>
        </w:rPr>
        <w:t>);</w:t>
      </w:r>
    </w:p>
    <w:p w14:paraId="59B3F66E" w14:textId="77777777" w:rsidR="00BD3FC9" w:rsidRPr="00BD3FC9" w:rsidRDefault="00BD3FC9" w:rsidP="00BD3FC9">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BD3FC9">
        <w:rPr>
          <w:rFonts w:ascii="Consolas" w:eastAsia="Times New Roman" w:hAnsi="Consolas" w:cs="Times New Roman"/>
          <w:color w:val="C586C0"/>
          <w:kern w:val="0"/>
          <w:sz w:val="21"/>
          <w:szCs w:val="21"/>
          <w:lang w:val="en-ZA" w:eastAsia="en-ZA"/>
        </w:rPr>
        <w:t>while</w:t>
      </w:r>
      <w:r w:rsidRPr="00BD3FC9">
        <w:rPr>
          <w:rFonts w:ascii="Consolas" w:eastAsia="Times New Roman" w:hAnsi="Consolas" w:cs="Times New Roman"/>
          <w:color w:val="DAE3E3"/>
          <w:kern w:val="0"/>
          <w:sz w:val="21"/>
          <w:szCs w:val="21"/>
          <w:lang w:val="en-ZA" w:eastAsia="en-ZA"/>
        </w:rPr>
        <w:t xml:space="preserve"> ( </w:t>
      </w:r>
      <w:r w:rsidRPr="00BD3FC9">
        <w:rPr>
          <w:rFonts w:ascii="Consolas" w:eastAsia="Times New Roman" w:hAnsi="Consolas" w:cs="Times New Roman"/>
          <w:color w:val="F39C12"/>
          <w:kern w:val="0"/>
          <w:sz w:val="21"/>
          <w:szCs w:val="21"/>
          <w:lang w:val="en-ZA" w:eastAsia="en-ZA"/>
        </w:rPr>
        <w:t>Serial</w:t>
      </w:r>
      <w:r w:rsidRPr="00BD3FC9">
        <w:rPr>
          <w:rFonts w:ascii="Consolas" w:eastAsia="Times New Roman" w:hAnsi="Consolas" w:cs="Times New Roman"/>
          <w:color w:val="DAE3E3"/>
          <w:kern w:val="0"/>
          <w:sz w:val="21"/>
          <w:szCs w:val="21"/>
          <w:lang w:val="en-ZA" w:eastAsia="en-ZA"/>
        </w:rPr>
        <w:t>.</w:t>
      </w:r>
      <w:r w:rsidRPr="00BD3FC9">
        <w:rPr>
          <w:rFonts w:ascii="Consolas" w:eastAsia="Times New Roman" w:hAnsi="Consolas" w:cs="Times New Roman"/>
          <w:color w:val="F39C12"/>
          <w:kern w:val="0"/>
          <w:sz w:val="21"/>
          <w:szCs w:val="21"/>
          <w:lang w:val="en-ZA" w:eastAsia="en-ZA"/>
        </w:rPr>
        <w:t>available</w:t>
      </w:r>
      <w:r w:rsidRPr="00BD3FC9">
        <w:rPr>
          <w:rFonts w:ascii="Consolas" w:eastAsia="Times New Roman" w:hAnsi="Consolas" w:cs="Times New Roman"/>
          <w:color w:val="DAE3E3"/>
          <w:kern w:val="0"/>
          <w:sz w:val="21"/>
          <w:szCs w:val="21"/>
          <w:lang w:val="en-ZA" w:eastAsia="en-ZA"/>
        </w:rPr>
        <w:t>()==</w:t>
      </w:r>
      <w:r w:rsidRPr="00BD3FC9">
        <w:rPr>
          <w:rFonts w:ascii="Consolas" w:eastAsia="Times New Roman" w:hAnsi="Consolas" w:cs="Times New Roman"/>
          <w:color w:val="7FCBCD"/>
          <w:kern w:val="0"/>
          <w:sz w:val="21"/>
          <w:szCs w:val="21"/>
          <w:lang w:val="en-ZA" w:eastAsia="en-ZA"/>
        </w:rPr>
        <w:t>0</w:t>
      </w:r>
      <w:r w:rsidRPr="00BD3FC9">
        <w:rPr>
          <w:rFonts w:ascii="Consolas" w:eastAsia="Times New Roman" w:hAnsi="Consolas" w:cs="Times New Roman"/>
          <w:color w:val="DAE3E3"/>
          <w:kern w:val="0"/>
          <w:sz w:val="21"/>
          <w:szCs w:val="21"/>
          <w:lang w:val="en-ZA" w:eastAsia="en-ZA"/>
        </w:rPr>
        <w:t>){}</w:t>
      </w:r>
    </w:p>
    <w:p w14:paraId="6801CA34" w14:textId="77777777" w:rsidR="00BD3FC9" w:rsidRPr="00BD3FC9" w:rsidRDefault="00BD3FC9" w:rsidP="00BD3FC9">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BD3FC9">
        <w:rPr>
          <w:rFonts w:ascii="Consolas" w:eastAsia="Times New Roman" w:hAnsi="Consolas" w:cs="Times New Roman"/>
          <w:color w:val="DAE3E3"/>
          <w:kern w:val="0"/>
          <w:sz w:val="21"/>
          <w:szCs w:val="21"/>
          <w:lang w:val="en-ZA" w:eastAsia="en-ZA"/>
        </w:rPr>
        <w:t>width=</w:t>
      </w:r>
      <w:r w:rsidRPr="00BD3FC9">
        <w:rPr>
          <w:rFonts w:ascii="Consolas" w:eastAsia="Times New Roman" w:hAnsi="Consolas" w:cs="Times New Roman"/>
          <w:color w:val="F39C12"/>
          <w:kern w:val="0"/>
          <w:sz w:val="21"/>
          <w:szCs w:val="21"/>
          <w:lang w:val="en-ZA" w:eastAsia="en-ZA"/>
        </w:rPr>
        <w:t>Serial</w:t>
      </w:r>
      <w:r w:rsidRPr="00BD3FC9">
        <w:rPr>
          <w:rFonts w:ascii="Consolas" w:eastAsia="Times New Roman" w:hAnsi="Consolas" w:cs="Times New Roman"/>
          <w:color w:val="DAE3E3"/>
          <w:kern w:val="0"/>
          <w:sz w:val="21"/>
          <w:szCs w:val="21"/>
          <w:lang w:val="en-ZA" w:eastAsia="en-ZA"/>
        </w:rPr>
        <w:t>.</w:t>
      </w:r>
      <w:r w:rsidRPr="00BD3FC9">
        <w:rPr>
          <w:rFonts w:ascii="Consolas" w:eastAsia="Times New Roman" w:hAnsi="Consolas" w:cs="Times New Roman"/>
          <w:color w:val="F39C12"/>
          <w:kern w:val="0"/>
          <w:sz w:val="21"/>
          <w:szCs w:val="21"/>
          <w:lang w:val="en-ZA" w:eastAsia="en-ZA"/>
        </w:rPr>
        <w:t>parseInt</w:t>
      </w:r>
      <w:r w:rsidRPr="00BD3FC9">
        <w:rPr>
          <w:rFonts w:ascii="Consolas" w:eastAsia="Times New Roman" w:hAnsi="Consolas" w:cs="Times New Roman"/>
          <w:color w:val="DAE3E3"/>
          <w:kern w:val="0"/>
          <w:sz w:val="21"/>
          <w:szCs w:val="21"/>
          <w:lang w:val="en-ZA" w:eastAsia="en-ZA"/>
        </w:rPr>
        <w:t>();</w:t>
      </w:r>
    </w:p>
    <w:p w14:paraId="27B70A7A" w14:textId="77777777" w:rsidR="00BD3FC9" w:rsidRPr="00BD3FC9" w:rsidRDefault="00BD3FC9" w:rsidP="00BD3FC9">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BD3FC9">
        <w:rPr>
          <w:rFonts w:ascii="Consolas" w:eastAsia="Times New Roman" w:hAnsi="Consolas" w:cs="Times New Roman"/>
          <w:color w:val="F39C12"/>
          <w:kern w:val="0"/>
          <w:sz w:val="21"/>
          <w:szCs w:val="21"/>
          <w:lang w:val="en-ZA" w:eastAsia="en-ZA"/>
        </w:rPr>
        <w:t>Serial</w:t>
      </w:r>
      <w:r w:rsidRPr="00BD3FC9">
        <w:rPr>
          <w:rFonts w:ascii="Consolas" w:eastAsia="Times New Roman" w:hAnsi="Consolas" w:cs="Times New Roman"/>
          <w:color w:val="DAE3E3"/>
          <w:kern w:val="0"/>
          <w:sz w:val="21"/>
          <w:szCs w:val="21"/>
          <w:lang w:val="en-ZA" w:eastAsia="en-ZA"/>
        </w:rPr>
        <w:t>.</w:t>
      </w:r>
      <w:r w:rsidRPr="00BD3FC9">
        <w:rPr>
          <w:rFonts w:ascii="Consolas" w:eastAsia="Times New Roman" w:hAnsi="Consolas" w:cs="Times New Roman"/>
          <w:color w:val="F39C12"/>
          <w:kern w:val="0"/>
          <w:sz w:val="21"/>
          <w:szCs w:val="21"/>
          <w:lang w:val="en-ZA" w:eastAsia="en-ZA"/>
        </w:rPr>
        <w:t>println</w:t>
      </w:r>
      <w:r w:rsidRPr="00BD3FC9">
        <w:rPr>
          <w:rFonts w:ascii="Consolas" w:eastAsia="Times New Roman" w:hAnsi="Consolas" w:cs="Times New Roman"/>
          <w:color w:val="DAE3E3"/>
          <w:kern w:val="0"/>
          <w:sz w:val="21"/>
          <w:szCs w:val="21"/>
          <w:lang w:val="en-ZA" w:eastAsia="en-ZA"/>
        </w:rPr>
        <w:t>(width );</w:t>
      </w:r>
    </w:p>
    <w:p w14:paraId="3419BF24" w14:textId="77777777" w:rsidR="00BD3FC9" w:rsidRPr="00BD3FC9" w:rsidRDefault="00BD3FC9" w:rsidP="00BD3FC9">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BD3FC9">
        <w:rPr>
          <w:rFonts w:ascii="Consolas" w:eastAsia="Times New Roman" w:hAnsi="Consolas" w:cs="Times New Roman"/>
          <w:color w:val="DAE3E3"/>
          <w:kern w:val="0"/>
          <w:sz w:val="21"/>
          <w:szCs w:val="21"/>
          <w:lang w:val="en-ZA" w:eastAsia="en-ZA"/>
        </w:rPr>
        <w:t>area=length * width;</w:t>
      </w:r>
    </w:p>
    <w:p w14:paraId="5AC6933B" w14:textId="77777777" w:rsidR="00BD3FC9" w:rsidRPr="00BD3FC9" w:rsidRDefault="00BD3FC9" w:rsidP="00BD3FC9">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BD3FC9">
        <w:rPr>
          <w:rFonts w:ascii="Consolas" w:eastAsia="Times New Roman" w:hAnsi="Consolas" w:cs="Times New Roman"/>
          <w:color w:val="DAE3E3"/>
          <w:kern w:val="0"/>
          <w:sz w:val="21"/>
          <w:szCs w:val="21"/>
          <w:lang w:val="en-ZA" w:eastAsia="en-ZA"/>
        </w:rPr>
        <w:t xml:space="preserve">  </w:t>
      </w:r>
      <w:r w:rsidRPr="00BD3FC9">
        <w:rPr>
          <w:rFonts w:ascii="Consolas" w:eastAsia="Times New Roman" w:hAnsi="Consolas" w:cs="Times New Roman"/>
          <w:color w:val="F39C12"/>
          <w:kern w:val="0"/>
          <w:sz w:val="21"/>
          <w:szCs w:val="21"/>
          <w:lang w:val="en-ZA" w:eastAsia="en-ZA"/>
        </w:rPr>
        <w:t>Serial</w:t>
      </w:r>
      <w:r w:rsidRPr="00BD3FC9">
        <w:rPr>
          <w:rFonts w:ascii="Consolas" w:eastAsia="Times New Roman" w:hAnsi="Consolas" w:cs="Times New Roman"/>
          <w:color w:val="DAE3E3"/>
          <w:kern w:val="0"/>
          <w:sz w:val="21"/>
          <w:szCs w:val="21"/>
          <w:lang w:val="en-ZA" w:eastAsia="en-ZA"/>
        </w:rPr>
        <w:t>.</w:t>
      </w:r>
      <w:r w:rsidRPr="00BD3FC9">
        <w:rPr>
          <w:rFonts w:ascii="Consolas" w:eastAsia="Times New Roman" w:hAnsi="Consolas" w:cs="Times New Roman"/>
          <w:color w:val="F39C12"/>
          <w:kern w:val="0"/>
          <w:sz w:val="21"/>
          <w:szCs w:val="21"/>
          <w:lang w:val="en-ZA" w:eastAsia="en-ZA"/>
        </w:rPr>
        <w:t>print</w:t>
      </w:r>
      <w:r w:rsidRPr="00BD3FC9">
        <w:rPr>
          <w:rFonts w:ascii="Consolas" w:eastAsia="Times New Roman" w:hAnsi="Consolas" w:cs="Times New Roman"/>
          <w:color w:val="DAE3E3"/>
          <w:kern w:val="0"/>
          <w:sz w:val="21"/>
          <w:szCs w:val="21"/>
          <w:lang w:val="en-ZA" w:eastAsia="en-ZA"/>
        </w:rPr>
        <w:t>(</w:t>
      </w:r>
      <w:r w:rsidRPr="00BD3FC9">
        <w:rPr>
          <w:rFonts w:ascii="Consolas" w:eastAsia="Times New Roman" w:hAnsi="Consolas" w:cs="Times New Roman"/>
          <w:color w:val="7FCBCD"/>
          <w:kern w:val="0"/>
          <w:sz w:val="21"/>
          <w:szCs w:val="21"/>
          <w:lang w:val="en-ZA" w:eastAsia="en-ZA"/>
        </w:rPr>
        <w:t>"A rectangle with a length of  "</w:t>
      </w:r>
      <w:r w:rsidRPr="00BD3FC9">
        <w:rPr>
          <w:rFonts w:ascii="Consolas" w:eastAsia="Times New Roman" w:hAnsi="Consolas" w:cs="Times New Roman"/>
          <w:color w:val="DAE3E3"/>
          <w:kern w:val="0"/>
          <w:sz w:val="21"/>
          <w:szCs w:val="21"/>
          <w:lang w:val="en-ZA" w:eastAsia="en-ZA"/>
        </w:rPr>
        <w:t>);</w:t>
      </w:r>
    </w:p>
    <w:p w14:paraId="0F0B1F65" w14:textId="77777777" w:rsidR="00BD3FC9" w:rsidRPr="00BD3FC9" w:rsidRDefault="00BD3FC9" w:rsidP="00BD3FC9">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BD3FC9">
        <w:rPr>
          <w:rFonts w:ascii="Consolas" w:eastAsia="Times New Roman" w:hAnsi="Consolas" w:cs="Times New Roman"/>
          <w:color w:val="DAE3E3"/>
          <w:kern w:val="0"/>
          <w:sz w:val="21"/>
          <w:szCs w:val="21"/>
          <w:lang w:val="en-ZA" w:eastAsia="en-ZA"/>
        </w:rPr>
        <w:t xml:space="preserve">  </w:t>
      </w:r>
      <w:r w:rsidRPr="00BD3FC9">
        <w:rPr>
          <w:rFonts w:ascii="Consolas" w:eastAsia="Times New Roman" w:hAnsi="Consolas" w:cs="Times New Roman"/>
          <w:color w:val="F39C12"/>
          <w:kern w:val="0"/>
          <w:sz w:val="21"/>
          <w:szCs w:val="21"/>
          <w:lang w:val="en-ZA" w:eastAsia="en-ZA"/>
        </w:rPr>
        <w:t>Serial</w:t>
      </w:r>
      <w:r w:rsidRPr="00BD3FC9">
        <w:rPr>
          <w:rFonts w:ascii="Consolas" w:eastAsia="Times New Roman" w:hAnsi="Consolas" w:cs="Times New Roman"/>
          <w:color w:val="DAE3E3"/>
          <w:kern w:val="0"/>
          <w:sz w:val="21"/>
          <w:szCs w:val="21"/>
          <w:lang w:val="en-ZA" w:eastAsia="en-ZA"/>
        </w:rPr>
        <w:t>.</w:t>
      </w:r>
      <w:r w:rsidRPr="00BD3FC9">
        <w:rPr>
          <w:rFonts w:ascii="Consolas" w:eastAsia="Times New Roman" w:hAnsi="Consolas" w:cs="Times New Roman"/>
          <w:color w:val="F39C12"/>
          <w:kern w:val="0"/>
          <w:sz w:val="21"/>
          <w:szCs w:val="21"/>
          <w:lang w:val="en-ZA" w:eastAsia="en-ZA"/>
        </w:rPr>
        <w:t>print</w:t>
      </w:r>
      <w:r w:rsidRPr="00BD3FC9">
        <w:rPr>
          <w:rFonts w:ascii="Consolas" w:eastAsia="Times New Roman" w:hAnsi="Consolas" w:cs="Times New Roman"/>
          <w:color w:val="DAE3E3"/>
          <w:kern w:val="0"/>
          <w:sz w:val="21"/>
          <w:szCs w:val="21"/>
          <w:lang w:val="en-ZA" w:eastAsia="en-ZA"/>
        </w:rPr>
        <w:t>(length );</w:t>
      </w:r>
    </w:p>
    <w:p w14:paraId="38C01AD1" w14:textId="77777777" w:rsidR="00BD3FC9" w:rsidRPr="00BD3FC9" w:rsidRDefault="00BD3FC9" w:rsidP="00BD3FC9">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BD3FC9">
        <w:rPr>
          <w:rFonts w:ascii="Consolas" w:eastAsia="Times New Roman" w:hAnsi="Consolas" w:cs="Times New Roman"/>
          <w:color w:val="DAE3E3"/>
          <w:kern w:val="0"/>
          <w:sz w:val="21"/>
          <w:szCs w:val="21"/>
          <w:lang w:val="en-ZA" w:eastAsia="en-ZA"/>
        </w:rPr>
        <w:t xml:space="preserve">  </w:t>
      </w:r>
      <w:r w:rsidRPr="00BD3FC9">
        <w:rPr>
          <w:rFonts w:ascii="Consolas" w:eastAsia="Times New Roman" w:hAnsi="Consolas" w:cs="Times New Roman"/>
          <w:color w:val="F39C12"/>
          <w:kern w:val="0"/>
          <w:sz w:val="21"/>
          <w:szCs w:val="21"/>
          <w:lang w:val="en-ZA" w:eastAsia="en-ZA"/>
        </w:rPr>
        <w:t>Serial</w:t>
      </w:r>
      <w:r w:rsidRPr="00BD3FC9">
        <w:rPr>
          <w:rFonts w:ascii="Consolas" w:eastAsia="Times New Roman" w:hAnsi="Consolas" w:cs="Times New Roman"/>
          <w:color w:val="DAE3E3"/>
          <w:kern w:val="0"/>
          <w:sz w:val="21"/>
          <w:szCs w:val="21"/>
          <w:lang w:val="en-ZA" w:eastAsia="en-ZA"/>
        </w:rPr>
        <w:t>.</w:t>
      </w:r>
      <w:r w:rsidRPr="00BD3FC9">
        <w:rPr>
          <w:rFonts w:ascii="Consolas" w:eastAsia="Times New Roman" w:hAnsi="Consolas" w:cs="Times New Roman"/>
          <w:color w:val="F39C12"/>
          <w:kern w:val="0"/>
          <w:sz w:val="21"/>
          <w:szCs w:val="21"/>
          <w:lang w:val="en-ZA" w:eastAsia="en-ZA"/>
        </w:rPr>
        <w:t>print</w:t>
      </w:r>
      <w:r w:rsidRPr="00BD3FC9">
        <w:rPr>
          <w:rFonts w:ascii="Consolas" w:eastAsia="Times New Roman" w:hAnsi="Consolas" w:cs="Times New Roman"/>
          <w:color w:val="DAE3E3"/>
          <w:kern w:val="0"/>
          <w:sz w:val="21"/>
          <w:szCs w:val="21"/>
          <w:lang w:val="en-ZA" w:eastAsia="en-ZA"/>
        </w:rPr>
        <w:t>(</w:t>
      </w:r>
      <w:r w:rsidRPr="00BD3FC9">
        <w:rPr>
          <w:rFonts w:ascii="Consolas" w:eastAsia="Times New Roman" w:hAnsi="Consolas" w:cs="Times New Roman"/>
          <w:color w:val="7FCBCD"/>
          <w:kern w:val="0"/>
          <w:sz w:val="21"/>
          <w:szCs w:val="21"/>
          <w:lang w:val="en-ZA" w:eastAsia="en-ZA"/>
        </w:rPr>
        <w:t>" and width of "</w:t>
      </w:r>
      <w:r w:rsidRPr="00BD3FC9">
        <w:rPr>
          <w:rFonts w:ascii="Consolas" w:eastAsia="Times New Roman" w:hAnsi="Consolas" w:cs="Times New Roman"/>
          <w:color w:val="DAE3E3"/>
          <w:kern w:val="0"/>
          <w:sz w:val="21"/>
          <w:szCs w:val="21"/>
          <w:lang w:val="en-ZA" w:eastAsia="en-ZA"/>
        </w:rPr>
        <w:t xml:space="preserve"> );</w:t>
      </w:r>
    </w:p>
    <w:p w14:paraId="3CD19573" w14:textId="77777777" w:rsidR="00BD3FC9" w:rsidRPr="00BD3FC9" w:rsidRDefault="00BD3FC9" w:rsidP="00BD3FC9">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BD3FC9">
        <w:rPr>
          <w:rFonts w:ascii="Consolas" w:eastAsia="Times New Roman" w:hAnsi="Consolas" w:cs="Times New Roman"/>
          <w:color w:val="DAE3E3"/>
          <w:kern w:val="0"/>
          <w:sz w:val="21"/>
          <w:szCs w:val="21"/>
          <w:lang w:val="en-ZA" w:eastAsia="en-ZA"/>
        </w:rPr>
        <w:t xml:space="preserve">  </w:t>
      </w:r>
      <w:r w:rsidRPr="00BD3FC9">
        <w:rPr>
          <w:rFonts w:ascii="Consolas" w:eastAsia="Times New Roman" w:hAnsi="Consolas" w:cs="Times New Roman"/>
          <w:color w:val="F39C12"/>
          <w:kern w:val="0"/>
          <w:sz w:val="21"/>
          <w:szCs w:val="21"/>
          <w:lang w:val="en-ZA" w:eastAsia="en-ZA"/>
        </w:rPr>
        <w:t>Serial</w:t>
      </w:r>
      <w:r w:rsidRPr="00BD3FC9">
        <w:rPr>
          <w:rFonts w:ascii="Consolas" w:eastAsia="Times New Roman" w:hAnsi="Consolas" w:cs="Times New Roman"/>
          <w:color w:val="DAE3E3"/>
          <w:kern w:val="0"/>
          <w:sz w:val="21"/>
          <w:szCs w:val="21"/>
          <w:lang w:val="en-ZA" w:eastAsia="en-ZA"/>
        </w:rPr>
        <w:t>.</w:t>
      </w:r>
      <w:r w:rsidRPr="00BD3FC9">
        <w:rPr>
          <w:rFonts w:ascii="Consolas" w:eastAsia="Times New Roman" w:hAnsi="Consolas" w:cs="Times New Roman"/>
          <w:color w:val="F39C12"/>
          <w:kern w:val="0"/>
          <w:sz w:val="21"/>
          <w:szCs w:val="21"/>
          <w:lang w:val="en-ZA" w:eastAsia="en-ZA"/>
        </w:rPr>
        <w:t>print</w:t>
      </w:r>
      <w:r w:rsidRPr="00BD3FC9">
        <w:rPr>
          <w:rFonts w:ascii="Consolas" w:eastAsia="Times New Roman" w:hAnsi="Consolas" w:cs="Times New Roman"/>
          <w:color w:val="DAE3E3"/>
          <w:kern w:val="0"/>
          <w:sz w:val="21"/>
          <w:szCs w:val="21"/>
          <w:lang w:val="en-ZA" w:eastAsia="en-ZA"/>
        </w:rPr>
        <w:t>(width );</w:t>
      </w:r>
    </w:p>
    <w:p w14:paraId="4F5F283B" w14:textId="77777777" w:rsidR="00BD3FC9" w:rsidRPr="00BD3FC9" w:rsidRDefault="00BD3FC9" w:rsidP="00BD3FC9">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BD3FC9">
        <w:rPr>
          <w:rFonts w:ascii="Consolas" w:eastAsia="Times New Roman" w:hAnsi="Consolas" w:cs="Times New Roman"/>
          <w:color w:val="DAE3E3"/>
          <w:kern w:val="0"/>
          <w:sz w:val="21"/>
          <w:szCs w:val="21"/>
          <w:lang w:val="en-ZA" w:eastAsia="en-ZA"/>
        </w:rPr>
        <w:t xml:space="preserve">  </w:t>
      </w:r>
      <w:r w:rsidRPr="00BD3FC9">
        <w:rPr>
          <w:rFonts w:ascii="Consolas" w:eastAsia="Times New Roman" w:hAnsi="Consolas" w:cs="Times New Roman"/>
          <w:color w:val="F39C12"/>
          <w:kern w:val="0"/>
          <w:sz w:val="21"/>
          <w:szCs w:val="21"/>
          <w:lang w:val="en-ZA" w:eastAsia="en-ZA"/>
        </w:rPr>
        <w:t>Serial</w:t>
      </w:r>
      <w:r w:rsidRPr="00BD3FC9">
        <w:rPr>
          <w:rFonts w:ascii="Consolas" w:eastAsia="Times New Roman" w:hAnsi="Consolas" w:cs="Times New Roman"/>
          <w:color w:val="DAE3E3"/>
          <w:kern w:val="0"/>
          <w:sz w:val="21"/>
          <w:szCs w:val="21"/>
          <w:lang w:val="en-ZA" w:eastAsia="en-ZA"/>
        </w:rPr>
        <w:t>.</w:t>
      </w:r>
      <w:r w:rsidRPr="00BD3FC9">
        <w:rPr>
          <w:rFonts w:ascii="Consolas" w:eastAsia="Times New Roman" w:hAnsi="Consolas" w:cs="Times New Roman"/>
          <w:color w:val="F39C12"/>
          <w:kern w:val="0"/>
          <w:sz w:val="21"/>
          <w:szCs w:val="21"/>
          <w:lang w:val="en-ZA" w:eastAsia="en-ZA"/>
        </w:rPr>
        <w:t>print</w:t>
      </w:r>
      <w:r w:rsidRPr="00BD3FC9">
        <w:rPr>
          <w:rFonts w:ascii="Consolas" w:eastAsia="Times New Roman" w:hAnsi="Consolas" w:cs="Times New Roman"/>
          <w:color w:val="DAE3E3"/>
          <w:kern w:val="0"/>
          <w:sz w:val="21"/>
          <w:szCs w:val="21"/>
          <w:lang w:val="en-ZA" w:eastAsia="en-ZA"/>
        </w:rPr>
        <w:t>(</w:t>
      </w:r>
      <w:r w:rsidRPr="00BD3FC9">
        <w:rPr>
          <w:rFonts w:ascii="Consolas" w:eastAsia="Times New Roman" w:hAnsi="Consolas" w:cs="Times New Roman"/>
          <w:color w:val="7FCBCD"/>
          <w:kern w:val="0"/>
          <w:sz w:val="21"/>
          <w:szCs w:val="21"/>
          <w:lang w:val="en-ZA" w:eastAsia="en-ZA"/>
        </w:rPr>
        <w:t>" has an area of "</w:t>
      </w:r>
      <w:r w:rsidRPr="00BD3FC9">
        <w:rPr>
          <w:rFonts w:ascii="Consolas" w:eastAsia="Times New Roman" w:hAnsi="Consolas" w:cs="Times New Roman"/>
          <w:color w:val="DAE3E3"/>
          <w:kern w:val="0"/>
          <w:sz w:val="21"/>
          <w:szCs w:val="21"/>
          <w:lang w:val="en-ZA" w:eastAsia="en-ZA"/>
        </w:rPr>
        <w:t>);</w:t>
      </w:r>
    </w:p>
    <w:p w14:paraId="109735E7" w14:textId="77777777" w:rsidR="00BD3FC9" w:rsidRPr="00BD3FC9" w:rsidRDefault="00BD3FC9" w:rsidP="00BD3FC9">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BD3FC9">
        <w:rPr>
          <w:rFonts w:ascii="Consolas" w:eastAsia="Times New Roman" w:hAnsi="Consolas" w:cs="Times New Roman"/>
          <w:color w:val="DAE3E3"/>
          <w:kern w:val="0"/>
          <w:sz w:val="21"/>
          <w:szCs w:val="21"/>
          <w:lang w:val="en-ZA" w:eastAsia="en-ZA"/>
        </w:rPr>
        <w:t xml:space="preserve">  </w:t>
      </w:r>
      <w:r w:rsidRPr="00BD3FC9">
        <w:rPr>
          <w:rFonts w:ascii="Consolas" w:eastAsia="Times New Roman" w:hAnsi="Consolas" w:cs="Times New Roman"/>
          <w:color w:val="F39C12"/>
          <w:kern w:val="0"/>
          <w:sz w:val="21"/>
          <w:szCs w:val="21"/>
          <w:lang w:val="en-ZA" w:eastAsia="en-ZA"/>
        </w:rPr>
        <w:t>Serial</w:t>
      </w:r>
      <w:r w:rsidRPr="00BD3FC9">
        <w:rPr>
          <w:rFonts w:ascii="Consolas" w:eastAsia="Times New Roman" w:hAnsi="Consolas" w:cs="Times New Roman"/>
          <w:color w:val="DAE3E3"/>
          <w:kern w:val="0"/>
          <w:sz w:val="21"/>
          <w:szCs w:val="21"/>
          <w:lang w:val="en-ZA" w:eastAsia="en-ZA"/>
        </w:rPr>
        <w:t>.</w:t>
      </w:r>
      <w:r w:rsidRPr="00BD3FC9">
        <w:rPr>
          <w:rFonts w:ascii="Consolas" w:eastAsia="Times New Roman" w:hAnsi="Consolas" w:cs="Times New Roman"/>
          <w:color w:val="F39C12"/>
          <w:kern w:val="0"/>
          <w:sz w:val="21"/>
          <w:szCs w:val="21"/>
          <w:lang w:val="en-ZA" w:eastAsia="en-ZA"/>
        </w:rPr>
        <w:t>print</w:t>
      </w:r>
      <w:r w:rsidRPr="00BD3FC9">
        <w:rPr>
          <w:rFonts w:ascii="Consolas" w:eastAsia="Times New Roman" w:hAnsi="Consolas" w:cs="Times New Roman"/>
          <w:color w:val="DAE3E3"/>
          <w:kern w:val="0"/>
          <w:sz w:val="21"/>
          <w:szCs w:val="21"/>
          <w:lang w:val="en-ZA" w:eastAsia="en-ZA"/>
        </w:rPr>
        <w:t>(area);</w:t>
      </w:r>
    </w:p>
    <w:p w14:paraId="13FBA9ED" w14:textId="77777777" w:rsidR="00BD3FC9" w:rsidRPr="00BD3FC9" w:rsidRDefault="00BD3FC9" w:rsidP="00BD3FC9">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BD3FC9">
        <w:rPr>
          <w:rFonts w:ascii="Consolas" w:eastAsia="Times New Roman" w:hAnsi="Consolas" w:cs="Times New Roman"/>
          <w:color w:val="DAE3E3"/>
          <w:kern w:val="0"/>
          <w:sz w:val="21"/>
          <w:szCs w:val="21"/>
          <w:lang w:val="en-ZA" w:eastAsia="en-ZA"/>
        </w:rPr>
        <w:t xml:space="preserve">  </w:t>
      </w:r>
      <w:r w:rsidRPr="00BD3FC9">
        <w:rPr>
          <w:rFonts w:ascii="Consolas" w:eastAsia="Times New Roman" w:hAnsi="Consolas" w:cs="Times New Roman"/>
          <w:color w:val="F39C12"/>
          <w:kern w:val="0"/>
          <w:sz w:val="21"/>
          <w:szCs w:val="21"/>
          <w:lang w:val="en-ZA" w:eastAsia="en-ZA"/>
        </w:rPr>
        <w:t>Serial</w:t>
      </w:r>
      <w:r w:rsidRPr="00BD3FC9">
        <w:rPr>
          <w:rFonts w:ascii="Consolas" w:eastAsia="Times New Roman" w:hAnsi="Consolas" w:cs="Times New Roman"/>
          <w:color w:val="DAE3E3"/>
          <w:kern w:val="0"/>
          <w:sz w:val="21"/>
          <w:szCs w:val="21"/>
          <w:lang w:val="en-ZA" w:eastAsia="en-ZA"/>
        </w:rPr>
        <w:t>.</w:t>
      </w:r>
      <w:r w:rsidRPr="00BD3FC9">
        <w:rPr>
          <w:rFonts w:ascii="Consolas" w:eastAsia="Times New Roman" w:hAnsi="Consolas" w:cs="Times New Roman"/>
          <w:color w:val="F39C12"/>
          <w:kern w:val="0"/>
          <w:sz w:val="21"/>
          <w:szCs w:val="21"/>
          <w:lang w:val="en-ZA" w:eastAsia="en-ZA"/>
        </w:rPr>
        <w:t>println</w:t>
      </w:r>
      <w:r w:rsidRPr="00BD3FC9">
        <w:rPr>
          <w:rFonts w:ascii="Consolas" w:eastAsia="Times New Roman" w:hAnsi="Consolas" w:cs="Times New Roman"/>
          <w:color w:val="DAE3E3"/>
          <w:kern w:val="0"/>
          <w:sz w:val="21"/>
          <w:szCs w:val="21"/>
          <w:lang w:val="en-ZA" w:eastAsia="en-ZA"/>
        </w:rPr>
        <w:t>(</w:t>
      </w:r>
      <w:r w:rsidRPr="00BD3FC9">
        <w:rPr>
          <w:rFonts w:ascii="Consolas" w:eastAsia="Times New Roman" w:hAnsi="Consolas" w:cs="Times New Roman"/>
          <w:color w:val="7FCBCD"/>
          <w:kern w:val="0"/>
          <w:sz w:val="21"/>
          <w:szCs w:val="21"/>
          <w:lang w:val="en-ZA" w:eastAsia="en-ZA"/>
        </w:rPr>
        <w:t>"cm2"</w:t>
      </w:r>
      <w:r w:rsidRPr="00BD3FC9">
        <w:rPr>
          <w:rFonts w:ascii="Consolas" w:eastAsia="Times New Roman" w:hAnsi="Consolas" w:cs="Times New Roman"/>
          <w:color w:val="DAE3E3"/>
          <w:kern w:val="0"/>
          <w:sz w:val="21"/>
          <w:szCs w:val="21"/>
          <w:lang w:val="en-ZA" w:eastAsia="en-ZA"/>
        </w:rPr>
        <w:t>);</w:t>
      </w:r>
    </w:p>
    <w:p w14:paraId="38B295C1" w14:textId="77777777" w:rsidR="00BD3FC9" w:rsidRPr="00BD3FC9" w:rsidRDefault="00BD3FC9" w:rsidP="00BD3FC9">
      <w:pPr>
        <w:shd w:val="clear" w:color="auto" w:fill="1F272A"/>
        <w:spacing w:after="0" w:line="285" w:lineRule="atLeast"/>
        <w:rPr>
          <w:rFonts w:ascii="Consolas" w:eastAsia="Times New Roman" w:hAnsi="Consolas" w:cs="Times New Roman"/>
          <w:color w:val="DAE3E3"/>
          <w:kern w:val="0"/>
          <w:sz w:val="21"/>
          <w:szCs w:val="21"/>
          <w:lang w:val="en-ZA" w:eastAsia="en-ZA"/>
        </w:rPr>
      </w:pPr>
    </w:p>
    <w:p w14:paraId="3627F0D8" w14:textId="77777777" w:rsidR="00BD3FC9" w:rsidRPr="00BD3FC9" w:rsidRDefault="00BD3FC9" w:rsidP="00BD3FC9">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BD3FC9">
        <w:rPr>
          <w:rFonts w:ascii="Consolas" w:eastAsia="Times New Roman" w:hAnsi="Consolas" w:cs="Times New Roman"/>
          <w:color w:val="F39C12"/>
          <w:kern w:val="0"/>
          <w:sz w:val="21"/>
          <w:szCs w:val="21"/>
          <w:lang w:val="en-ZA" w:eastAsia="en-ZA"/>
        </w:rPr>
        <w:t>delay</w:t>
      </w:r>
      <w:r w:rsidRPr="00BD3FC9">
        <w:rPr>
          <w:rFonts w:ascii="Consolas" w:eastAsia="Times New Roman" w:hAnsi="Consolas" w:cs="Times New Roman"/>
          <w:color w:val="DAE3E3"/>
          <w:kern w:val="0"/>
          <w:sz w:val="21"/>
          <w:szCs w:val="21"/>
          <w:lang w:val="en-ZA" w:eastAsia="en-ZA"/>
        </w:rPr>
        <w:t>(</w:t>
      </w:r>
      <w:r w:rsidRPr="00BD3FC9">
        <w:rPr>
          <w:rFonts w:ascii="Consolas" w:eastAsia="Times New Roman" w:hAnsi="Consolas" w:cs="Times New Roman"/>
          <w:color w:val="7FCBCD"/>
          <w:kern w:val="0"/>
          <w:sz w:val="21"/>
          <w:szCs w:val="21"/>
          <w:lang w:val="en-ZA" w:eastAsia="en-ZA"/>
        </w:rPr>
        <w:t>5000</w:t>
      </w:r>
      <w:r w:rsidRPr="00BD3FC9">
        <w:rPr>
          <w:rFonts w:ascii="Consolas" w:eastAsia="Times New Roman" w:hAnsi="Consolas" w:cs="Times New Roman"/>
          <w:color w:val="DAE3E3"/>
          <w:kern w:val="0"/>
          <w:sz w:val="21"/>
          <w:szCs w:val="21"/>
          <w:lang w:val="en-ZA" w:eastAsia="en-ZA"/>
        </w:rPr>
        <w:t>);</w:t>
      </w:r>
    </w:p>
    <w:p w14:paraId="354F5F3E" w14:textId="77777777" w:rsidR="00BD3FC9" w:rsidRPr="00BD3FC9" w:rsidRDefault="00BD3FC9" w:rsidP="00BD3FC9">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BD3FC9">
        <w:rPr>
          <w:rFonts w:ascii="Consolas" w:eastAsia="Times New Roman" w:hAnsi="Consolas" w:cs="Times New Roman"/>
          <w:color w:val="C586C0"/>
          <w:kern w:val="0"/>
          <w:sz w:val="21"/>
          <w:szCs w:val="21"/>
          <w:lang w:val="en-ZA" w:eastAsia="en-ZA"/>
        </w:rPr>
        <w:t>while</w:t>
      </w:r>
      <w:r w:rsidRPr="00BD3FC9">
        <w:rPr>
          <w:rFonts w:ascii="Consolas" w:eastAsia="Times New Roman" w:hAnsi="Consolas" w:cs="Times New Roman"/>
          <w:color w:val="DAE3E3"/>
          <w:kern w:val="0"/>
          <w:sz w:val="21"/>
          <w:szCs w:val="21"/>
          <w:lang w:val="en-ZA" w:eastAsia="en-ZA"/>
        </w:rPr>
        <w:t xml:space="preserve"> ( </w:t>
      </w:r>
      <w:r w:rsidRPr="00BD3FC9">
        <w:rPr>
          <w:rFonts w:ascii="Consolas" w:eastAsia="Times New Roman" w:hAnsi="Consolas" w:cs="Times New Roman"/>
          <w:color w:val="F39C12"/>
          <w:kern w:val="0"/>
          <w:sz w:val="21"/>
          <w:szCs w:val="21"/>
          <w:lang w:val="en-ZA" w:eastAsia="en-ZA"/>
        </w:rPr>
        <w:t>Serial</w:t>
      </w:r>
      <w:r w:rsidRPr="00BD3FC9">
        <w:rPr>
          <w:rFonts w:ascii="Consolas" w:eastAsia="Times New Roman" w:hAnsi="Consolas" w:cs="Times New Roman"/>
          <w:color w:val="DAE3E3"/>
          <w:kern w:val="0"/>
          <w:sz w:val="21"/>
          <w:szCs w:val="21"/>
          <w:lang w:val="en-ZA" w:eastAsia="en-ZA"/>
        </w:rPr>
        <w:t>.</w:t>
      </w:r>
      <w:r w:rsidRPr="00BD3FC9">
        <w:rPr>
          <w:rFonts w:ascii="Consolas" w:eastAsia="Times New Roman" w:hAnsi="Consolas" w:cs="Times New Roman"/>
          <w:color w:val="F39C12"/>
          <w:kern w:val="0"/>
          <w:sz w:val="21"/>
          <w:szCs w:val="21"/>
          <w:lang w:val="en-ZA" w:eastAsia="en-ZA"/>
        </w:rPr>
        <w:t>available</w:t>
      </w:r>
      <w:r w:rsidRPr="00BD3FC9">
        <w:rPr>
          <w:rFonts w:ascii="Consolas" w:eastAsia="Times New Roman" w:hAnsi="Consolas" w:cs="Times New Roman"/>
          <w:color w:val="DAE3E3"/>
          <w:kern w:val="0"/>
          <w:sz w:val="21"/>
          <w:szCs w:val="21"/>
          <w:lang w:val="en-ZA" w:eastAsia="en-ZA"/>
        </w:rPr>
        <w:t>()==</w:t>
      </w:r>
      <w:r w:rsidRPr="00BD3FC9">
        <w:rPr>
          <w:rFonts w:ascii="Consolas" w:eastAsia="Times New Roman" w:hAnsi="Consolas" w:cs="Times New Roman"/>
          <w:color w:val="7FCBCD"/>
          <w:kern w:val="0"/>
          <w:sz w:val="21"/>
          <w:szCs w:val="21"/>
          <w:lang w:val="en-ZA" w:eastAsia="en-ZA"/>
        </w:rPr>
        <w:t>0</w:t>
      </w:r>
      <w:r w:rsidRPr="00BD3FC9">
        <w:rPr>
          <w:rFonts w:ascii="Consolas" w:eastAsia="Times New Roman" w:hAnsi="Consolas" w:cs="Times New Roman"/>
          <w:color w:val="DAE3E3"/>
          <w:kern w:val="0"/>
          <w:sz w:val="21"/>
          <w:szCs w:val="21"/>
          <w:lang w:val="en-ZA" w:eastAsia="en-ZA"/>
        </w:rPr>
        <w:t>){}</w:t>
      </w:r>
    </w:p>
    <w:p w14:paraId="4105A005" w14:textId="77777777" w:rsidR="00BD3FC9" w:rsidRPr="00BD3FC9" w:rsidRDefault="00BD3FC9" w:rsidP="00BD3FC9">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BD3FC9">
        <w:rPr>
          <w:rFonts w:ascii="Consolas" w:eastAsia="Times New Roman" w:hAnsi="Consolas" w:cs="Times New Roman"/>
          <w:color w:val="DAE3E3"/>
          <w:kern w:val="0"/>
          <w:sz w:val="21"/>
          <w:szCs w:val="21"/>
          <w:lang w:val="en-ZA" w:eastAsia="en-ZA"/>
        </w:rPr>
        <w:t>}</w:t>
      </w:r>
    </w:p>
    <w:p w14:paraId="0FD8B922" w14:textId="77777777" w:rsidR="00BD3FC9" w:rsidRPr="00BD3FC9" w:rsidRDefault="00BD3FC9" w:rsidP="00BD3FC9">
      <w:pPr>
        <w:shd w:val="clear" w:color="auto" w:fill="1F272A"/>
        <w:spacing w:after="240" w:line="285" w:lineRule="atLeast"/>
        <w:rPr>
          <w:rFonts w:ascii="Consolas" w:eastAsia="Times New Roman" w:hAnsi="Consolas" w:cs="Times New Roman"/>
          <w:color w:val="DAE3E3"/>
          <w:kern w:val="0"/>
          <w:sz w:val="21"/>
          <w:szCs w:val="21"/>
          <w:lang w:val="en-ZA" w:eastAsia="en-ZA"/>
        </w:rPr>
      </w:pPr>
    </w:p>
    <w:p w14:paraId="42741F02" w14:textId="77777777" w:rsidR="00F46A7C" w:rsidRPr="00F46A7C" w:rsidRDefault="00F46A7C" w:rsidP="00FD59BC">
      <w:pPr>
        <w:shd w:val="clear" w:color="auto" w:fill="1F272A"/>
        <w:spacing w:after="0" w:line="240" w:lineRule="auto"/>
        <w:rPr>
          <w:rFonts w:ascii="Courier New" w:eastAsia="Times New Roman" w:hAnsi="Courier New" w:cs="Courier New"/>
          <w:color w:val="DAE3E3"/>
          <w:kern w:val="0"/>
          <w:sz w:val="21"/>
          <w:szCs w:val="21"/>
          <w:lang w:val="en-ZA" w:eastAsia="en-ZA"/>
        </w:rPr>
      </w:pPr>
    </w:p>
    <w:p w14:paraId="17477876" w14:textId="58B289F9" w:rsidR="00F46A7C" w:rsidRPr="00F46A7C" w:rsidRDefault="00F46A7C" w:rsidP="00FD59BC">
      <w:pPr>
        <w:shd w:val="clear" w:color="auto" w:fill="1F272A"/>
        <w:spacing w:after="0" w:line="240" w:lineRule="auto"/>
        <w:rPr>
          <w:rFonts w:ascii="Courier New" w:eastAsia="Times New Roman" w:hAnsi="Courier New" w:cs="Courier New"/>
          <w:color w:val="DAE3E3"/>
          <w:kern w:val="0"/>
          <w:sz w:val="21"/>
          <w:szCs w:val="21"/>
          <w:lang w:val="en-ZA" w:eastAsia="en-ZA"/>
        </w:rPr>
      </w:pPr>
      <w:r w:rsidRPr="00F46A7C">
        <w:rPr>
          <w:rFonts w:ascii="Courier New" w:eastAsia="Times New Roman" w:hAnsi="Courier New" w:cs="Courier New"/>
          <w:color w:val="DAE3E3"/>
          <w:kern w:val="0"/>
          <w:sz w:val="21"/>
          <w:szCs w:val="21"/>
          <w:lang w:val="en-ZA" w:eastAsia="en-ZA"/>
        </w:rPr>
        <w:t>Sample output</w:t>
      </w:r>
    </w:p>
    <w:p w14:paraId="546409F8" w14:textId="0F582B7C" w:rsidR="00F46A7C" w:rsidRPr="00F46A7C" w:rsidRDefault="00F46A7C" w:rsidP="00FD59B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1"/>
          <w:szCs w:val="21"/>
          <w:lang w:val="en-ZA" w:eastAsia="en-ZA"/>
        </w:rPr>
      </w:pPr>
      <w:r w:rsidRPr="00F46A7C">
        <w:rPr>
          <w:rFonts w:ascii="Courier New" w:eastAsia="Times New Roman" w:hAnsi="Courier New" w:cs="Courier New"/>
          <w:color w:val="DAE3E3"/>
          <w:kern w:val="0"/>
          <w:sz w:val="20"/>
          <w:szCs w:val="20"/>
          <w:lang w:val="en-ZA" w:eastAsia="en-ZA"/>
        </w:rPr>
        <w:t>A rectangle with a length of  8 and width of 5 has an area of 40.00cm2</w:t>
      </w:r>
    </w:p>
    <w:p w14:paraId="731A18D0" w14:textId="77777777" w:rsidR="00F46A7C" w:rsidRDefault="00F46A7C" w:rsidP="00E13E90">
      <w:pPr>
        <w:spacing w:after="0" w:line="360" w:lineRule="auto"/>
        <w:contextualSpacing/>
        <w:jc w:val="both"/>
      </w:pPr>
    </w:p>
    <w:p w14:paraId="2C4B1C27" w14:textId="5883C581" w:rsidR="003E7140" w:rsidRDefault="003E7140" w:rsidP="005F6D4B">
      <w:pPr>
        <w:spacing w:after="0" w:line="240" w:lineRule="auto"/>
        <w:ind w:left="13" w:firstLine="707"/>
        <w:contextualSpacing/>
        <w:jc w:val="both"/>
      </w:pPr>
    </w:p>
    <w:p w14:paraId="735DAF55" w14:textId="1650348A" w:rsidR="003E7140" w:rsidRDefault="003E7140" w:rsidP="00624A6D">
      <w:pPr>
        <w:spacing w:after="0" w:line="360" w:lineRule="auto"/>
        <w:contextualSpacing/>
        <w:jc w:val="both"/>
      </w:pPr>
      <w:r>
        <w:t xml:space="preserve">Adding two numbers keyed in through the serial </w:t>
      </w:r>
      <w:r w:rsidR="00853EEE">
        <w:t>monitor.</w:t>
      </w:r>
      <w:r w:rsidR="00624A6D">
        <w:t xml:space="preserve"> Now that we have done a lot of examples using graphical representation, adding numbers should be pretty easy. Try it out with your classmate. Here is Arduino version of the same task</w:t>
      </w:r>
      <w:r w:rsidR="00FF26FB">
        <w:t xml:space="preserve"> shown in example 3.15</w:t>
      </w:r>
      <w:r w:rsidR="00624A6D">
        <w:t>.</w:t>
      </w:r>
    </w:p>
    <w:p w14:paraId="7803A8F7" w14:textId="77777777" w:rsidR="00624A6D" w:rsidRDefault="00624A6D" w:rsidP="00853EEE">
      <w:pPr>
        <w:spacing w:after="0" w:line="240" w:lineRule="auto"/>
        <w:contextualSpacing/>
        <w:jc w:val="both"/>
      </w:pPr>
    </w:p>
    <w:p w14:paraId="1D1DFCC2" w14:textId="27926D1A" w:rsidR="003E7140" w:rsidRDefault="003E7140" w:rsidP="005F6D4B">
      <w:pPr>
        <w:spacing w:after="0" w:line="240" w:lineRule="auto"/>
        <w:ind w:left="13" w:firstLine="707"/>
        <w:contextualSpacing/>
        <w:jc w:val="both"/>
      </w:pPr>
    </w:p>
    <w:p w14:paraId="3770446E" w14:textId="68FDFC76" w:rsidR="002C6501" w:rsidRDefault="002C6501" w:rsidP="005F6D4B">
      <w:pPr>
        <w:spacing w:after="0" w:line="240" w:lineRule="auto"/>
        <w:ind w:left="13" w:firstLine="707"/>
        <w:contextualSpacing/>
        <w:jc w:val="both"/>
      </w:pPr>
    </w:p>
    <w:p w14:paraId="72CB2629" w14:textId="7683F74A" w:rsidR="002C6501" w:rsidRDefault="002C6501" w:rsidP="005F6D4B">
      <w:pPr>
        <w:spacing w:after="0" w:line="240" w:lineRule="auto"/>
        <w:ind w:left="13" w:firstLine="707"/>
        <w:contextualSpacing/>
        <w:jc w:val="both"/>
      </w:pPr>
    </w:p>
    <w:p w14:paraId="3FB2D096" w14:textId="77777777" w:rsidR="002C6501" w:rsidRDefault="002C6501" w:rsidP="005F6D4B">
      <w:pPr>
        <w:spacing w:after="0" w:line="240" w:lineRule="auto"/>
        <w:ind w:left="13" w:firstLine="707"/>
        <w:contextualSpacing/>
        <w:jc w:val="both"/>
      </w:pPr>
    </w:p>
    <w:p w14:paraId="2F865713" w14:textId="05ACDF51" w:rsidR="003E7140" w:rsidRDefault="003E7140" w:rsidP="00FF26FB">
      <w:pPr>
        <w:spacing w:after="0" w:line="240" w:lineRule="auto"/>
        <w:ind w:left="13" w:hanging="13"/>
        <w:contextualSpacing/>
        <w:jc w:val="both"/>
        <w:rPr>
          <w:b/>
          <w:bCs/>
          <w:caps/>
          <w:kern w:val="24"/>
        </w:rPr>
      </w:pPr>
      <w:r w:rsidRPr="00516C3D">
        <w:rPr>
          <w:b/>
          <w:bCs/>
          <w:caps/>
          <w:kern w:val="24"/>
        </w:rPr>
        <w:t>Example</w:t>
      </w:r>
      <w:r w:rsidR="00516C3D">
        <w:rPr>
          <w:b/>
          <w:bCs/>
          <w:caps/>
          <w:kern w:val="24"/>
        </w:rPr>
        <w:t xml:space="preserve"> 3.</w:t>
      </w:r>
      <w:r w:rsidR="00FF26FB">
        <w:rPr>
          <w:b/>
          <w:bCs/>
          <w:caps/>
          <w:kern w:val="24"/>
        </w:rPr>
        <w:t>15</w:t>
      </w:r>
    </w:p>
    <w:p w14:paraId="53FFE54A" w14:textId="77777777" w:rsidR="00FF26FB" w:rsidRPr="00516C3D" w:rsidRDefault="00FF26FB" w:rsidP="00FF26FB">
      <w:pPr>
        <w:spacing w:after="0" w:line="240" w:lineRule="auto"/>
        <w:ind w:left="13" w:hanging="13"/>
        <w:contextualSpacing/>
        <w:jc w:val="both"/>
        <w:rPr>
          <w:b/>
          <w:bCs/>
          <w:caps/>
          <w:kern w:val="24"/>
        </w:rPr>
      </w:pPr>
    </w:p>
    <w:p w14:paraId="6B46FD43" w14:textId="77777777" w:rsidR="003E7140" w:rsidRPr="003E7140" w:rsidRDefault="003E7140" w:rsidP="00FF26FB">
      <w:pPr>
        <w:shd w:val="clear" w:color="auto" w:fill="1F272A"/>
        <w:spacing w:after="0" w:line="240" w:lineRule="auto"/>
        <w:ind w:left="284"/>
        <w:rPr>
          <w:rFonts w:ascii="Consolas" w:eastAsia="Times New Roman" w:hAnsi="Consolas" w:cs="Times New Roman"/>
          <w:color w:val="DAE3E3"/>
          <w:kern w:val="0"/>
          <w:sz w:val="21"/>
          <w:szCs w:val="21"/>
          <w:lang w:val="en-ZA" w:eastAsia="en-ZA"/>
        </w:rPr>
      </w:pPr>
      <w:r w:rsidRPr="003E7140">
        <w:rPr>
          <w:rFonts w:ascii="Consolas" w:eastAsia="Times New Roman" w:hAnsi="Consolas" w:cs="Times New Roman"/>
          <w:color w:val="7F8C8D"/>
          <w:kern w:val="0"/>
          <w:sz w:val="21"/>
          <w:szCs w:val="21"/>
          <w:lang w:val="en-ZA" w:eastAsia="en-ZA"/>
        </w:rPr>
        <w:t>//declaring the three variables</w:t>
      </w:r>
    </w:p>
    <w:p w14:paraId="1D6EDD24" w14:textId="77777777" w:rsidR="003E7140" w:rsidRPr="003E7140" w:rsidRDefault="003E7140" w:rsidP="00FF26FB">
      <w:pPr>
        <w:shd w:val="clear" w:color="auto" w:fill="1F272A"/>
        <w:spacing w:after="0" w:line="240" w:lineRule="auto"/>
        <w:ind w:left="284"/>
        <w:rPr>
          <w:rFonts w:ascii="Consolas" w:eastAsia="Times New Roman" w:hAnsi="Consolas" w:cs="Times New Roman"/>
          <w:color w:val="DAE3E3"/>
          <w:kern w:val="0"/>
          <w:sz w:val="21"/>
          <w:szCs w:val="21"/>
          <w:lang w:val="en-ZA" w:eastAsia="en-ZA"/>
        </w:rPr>
      </w:pPr>
      <w:r w:rsidRPr="003E7140">
        <w:rPr>
          <w:rFonts w:ascii="Consolas" w:eastAsia="Times New Roman" w:hAnsi="Consolas" w:cs="Times New Roman"/>
          <w:color w:val="0CA1A6"/>
          <w:kern w:val="0"/>
          <w:sz w:val="21"/>
          <w:szCs w:val="21"/>
          <w:lang w:val="en-ZA" w:eastAsia="en-ZA"/>
        </w:rPr>
        <w:t>int</w:t>
      </w:r>
      <w:r w:rsidRPr="003E7140">
        <w:rPr>
          <w:rFonts w:ascii="Consolas" w:eastAsia="Times New Roman" w:hAnsi="Consolas" w:cs="Times New Roman"/>
          <w:color w:val="DAE3E3"/>
          <w:kern w:val="0"/>
          <w:sz w:val="21"/>
          <w:szCs w:val="21"/>
          <w:lang w:val="en-ZA" w:eastAsia="en-ZA"/>
        </w:rPr>
        <w:t xml:space="preserve"> num1;</w:t>
      </w:r>
    </w:p>
    <w:p w14:paraId="412673D6" w14:textId="77777777" w:rsidR="003E7140" w:rsidRPr="003E7140" w:rsidRDefault="003E7140" w:rsidP="00FF26FB">
      <w:pPr>
        <w:shd w:val="clear" w:color="auto" w:fill="1F272A"/>
        <w:spacing w:after="0" w:line="240" w:lineRule="auto"/>
        <w:ind w:left="284"/>
        <w:rPr>
          <w:rFonts w:ascii="Consolas" w:eastAsia="Times New Roman" w:hAnsi="Consolas" w:cs="Times New Roman"/>
          <w:color w:val="DAE3E3"/>
          <w:kern w:val="0"/>
          <w:sz w:val="21"/>
          <w:szCs w:val="21"/>
          <w:lang w:val="en-ZA" w:eastAsia="en-ZA"/>
        </w:rPr>
      </w:pPr>
      <w:r w:rsidRPr="003E7140">
        <w:rPr>
          <w:rFonts w:ascii="Consolas" w:eastAsia="Times New Roman" w:hAnsi="Consolas" w:cs="Times New Roman"/>
          <w:color w:val="0CA1A6"/>
          <w:kern w:val="0"/>
          <w:sz w:val="21"/>
          <w:szCs w:val="21"/>
          <w:lang w:val="en-ZA" w:eastAsia="en-ZA"/>
        </w:rPr>
        <w:t>int</w:t>
      </w:r>
      <w:r w:rsidRPr="003E7140">
        <w:rPr>
          <w:rFonts w:ascii="Consolas" w:eastAsia="Times New Roman" w:hAnsi="Consolas" w:cs="Times New Roman"/>
          <w:color w:val="DAE3E3"/>
          <w:kern w:val="0"/>
          <w:sz w:val="21"/>
          <w:szCs w:val="21"/>
          <w:lang w:val="en-ZA" w:eastAsia="en-ZA"/>
        </w:rPr>
        <w:t xml:space="preserve"> num2;</w:t>
      </w:r>
    </w:p>
    <w:p w14:paraId="7B36B6B3" w14:textId="77777777" w:rsidR="003E7140" w:rsidRPr="003E7140" w:rsidRDefault="003E7140" w:rsidP="00FF26FB">
      <w:pPr>
        <w:shd w:val="clear" w:color="auto" w:fill="1F272A"/>
        <w:spacing w:after="0" w:line="240" w:lineRule="auto"/>
        <w:ind w:left="284"/>
        <w:rPr>
          <w:rFonts w:ascii="Consolas" w:eastAsia="Times New Roman" w:hAnsi="Consolas" w:cs="Times New Roman"/>
          <w:color w:val="DAE3E3"/>
          <w:kern w:val="0"/>
          <w:sz w:val="21"/>
          <w:szCs w:val="21"/>
          <w:lang w:val="en-ZA" w:eastAsia="en-ZA"/>
        </w:rPr>
      </w:pPr>
      <w:r w:rsidRPr="003E7140">
        <w:rPr>
          <w:rFonts w:ascii="Consolas" w:eastAsia="Times New Roman" w:hAnsi="Consolas" w:cs="Times New Roman"/>
          <w:color w:val="0CA1A6"/>
          <w:kern w:val="0"/>
          <w:sz w:val="21"/>
          <w:szCs w:val="21"/>
          <w:lang w:val="en-ZA" w:eastAsia="en-ZA"/>
        </w:rPr>
        <w:t>int</w:t>
      </w:r>
      <w:r w:rsidRPr="003E7140">
        <w:rPr>
          <w:rFonts w:ascii="Consolas" w:eastAsia="Times New Roman" w:hAnsi="Consolas" w:cs="Times New Roman"/>
          <w:color w:val="DAE3E3"/>
          <w:kern w:val="0"/>
          <w:sz w:val="21"/>
          <w:szCs w:val="21"/>
          <w:lang w:val="en-ZA" w:eastAsia="en-ZA"/>
        </w:rPr>
        <w:t xml:space="preserve"> answer;</w:t>
      </w:r>
    </w:p>
    <w:p w14:paraId="7D0BE8AF" w14:textId="77777777" w:rsidR="003E7140" w:rsidRPr="003E7140" w:rsidRDefault="003E7140" w:rsidP="00FF26FB">
      <w:pPr>
        <w:shd w:val="clear" w:color="auto" w:fill="1F272A"/>
        <w:spacing w:after="0" w:line="240" w:lineRule="auto"/>
        <w:ind w:left="284"/>
        <w:rPr>
          <w:rFonts w:ascii="Consolas" w:eastAsia="Times New Roman" w:hAnsi="Consolas" w:cs="Times New Roman"/>
          <w:color w:val="DAE3E3"/>
          <w:kern w:val="0"/>
          <w:sz w:val="21"/>
          <w:szCs w:val="21"/>
          <w:lang w:val="en-ZA" w:eastAsia="en-ZA"/>
        </w:rPr>
      </w:pPr>
    </w:p>
    <w:p w14:paraId="4CEA84EC" w14:textId="77777777" w:rsidR="003E7140" w:rsidRPr="003E7140" w:rsidRDefault="003E7140" w:rsidP="00FF26FB">
      <w:pPr>
        <w:shd w:val="clear" w:color="auto" w:fill="1F272A"/>
        <w:spacing w:after="0" w:line="240" w:lineRule="auto"/>
        <w:ind w:left="284"/>
        <w:rPr>
          <w:rFonts w:ascii="Consolas" w:eastAsia="Times New Roman" w:hAnsi="Consolas" w:cs="Times New Roman"/>
          <w:color w:val="DAE3E3"/>
          <w:kern w:val="0"/>
          <w:sz w:val="21"/>
          <w:szCs w:val="21"/>
          <w:lang w:val="en-ZA" w:eastAsia="en-ZA"/>
        </w:rPr>
      </w:pPr>
      <w:r w:rsidRPr="003E7140">
        <w:rPr>
          <w:rFonts w:ascii="Consolas" w:eastAsia="Times New Roman" w:hAnsi="Consolas" w:cs="Times New Roman"/>
          <w:color w:val="DAE3E3"/>
          <w:kern w:val="0"/>
          <w:sz w:val="21"/>
          <w:szCs w:val="21"/>
          <w:lang w:val="en-ZA" w:eastAsia="en-ZA"/>
        </w:rPr>
        <w:t>String message2=</w:t>
      </w:r>
      <w:r w:rsidRPr="003E7140">
        <w:rPr>
          <w:rFonts w:ascii="Consolas" w:eastAsia="Times New Roman" w:hAnsi="Consolas" w:cs="Times New Roman"/>
          <w:color w:val="7FCBCD"/>
          <w:kern w:val="0"/>
          <w:sz w:val="21"/>
          <w:szCs w:val="21"/>
          <w:lang w:val="en-ZA" w:eastAsia="en-ZA"/>
        </w:rPr>
        <w:t>" Num1 is"</w:t>
      </w:r>
      <w:r w:rsidRPr="003E7140">
        <w:rPr>
          <w:rFonts w:ascii="Consolas" w:eastAsia="Times New Roman" w:hAnsi="Consolas" w:cs="Times New Roman"/>
          <w:color w:val="DAE3E3"/>
          <w:kern w:val="0"/>
          <w:sz w:val="21"/>
          <w:szCs w:val="21"/>
          <w:lang w:val="en-ZA" w:eastAsia="en-ZA"/>
        </w:rPr>
        <w:t>;</w:t>
      </w:r>
    </w:p>
    <w:p w14:paraId="5BFA3B9B" w14:textId="77777777" w:rsidR="003E7140" w:rsidRPr="003E7140" w:rsidRDefault="003E7140" w:rsidP="00FF26FB">
      <w:pPr>
        <w:shd w:val="clear" w:color="auto" w:fill="1F272A"/>
        <w:spacing w:after="0" w:line="240" w:lineRule="auto"/>
        <w:ind w:left="284"/>
        <w:rPr>
          <w:rFonts w:ascii="Consolas" w:eastAsia="Times New Roman" w:hAnsi="Consolas" w:cs="Times New Roman"/>
          <w:color w:val="DAE3E3"/>
          <w:kern w:val="0"/>
          <w:sz w:val="21"/>
          <w:szCs w:val="21"/>
          <w:lang w:val="en-ZA" w:eastAsia="en-ZA"/>
        </w:rPr>
      </w:pPr>
      <w:r w:rsidRPr="003E7140">
        <w:rPr>
          <w:rFonts w:ascii="Consolas" w:eastAsia="Times New Roman" w:hAnsi="Consolas" w:cs="Times New Roman"/>
          <w:color w:val="0CA1A6"/>
          <w:kern w:val="0"/>
          <w:sz w:val="21"/>
          <w:szCs w:val="21"/>
          <w:lang w:val="en-ZA" w:eastAsia="en-ZA"/>
        </w:rPr>
        <w:t>void</w:t>
      </w:r>
      <w:r w:rsidRPr="003E7140">
        <w:rPr>
          <w:rFonts w:ascii="Consolas" w:eastAsia="Times New Roman" w:hAnsi="Consolas" w:cs="Times New Roman"/>
          <w:color w:val="DAE3E3"/>
          <w:kern w:val="0"/>
          <w:sz w:val="21"/>
          <w:szCs w:val="21"/>
          <w:lang w:val="en-ZA" w:eastAsia="en-ZA"/>
        </w:rPr>
        <w:t xml:space="preserve"> </w:t>
      </w:r>
      <w:r w:rsidRPr="003E7140">
        <w:rPr>
          <w:rFonts w:ascii="Consolas" w:eastAsia="Times New Roman" w:hAnsi="Consolas" w:cs="Times New Roman"/>
          <w:color w:val="F39C12"/>
          <w:kern w:val="0"/>
          <w:sz w:val="21"/>
          <w:szCs w:val="21"/>
          <w:lang w:val="en-ZA" w:eastAsia="en-ZA"/>
        </w:rPr>
        <w:t>setup</w:t>
      </w:r>
      <w:r w:rsidRPr="003E7140">
        <w:rPr>
          <w:rFonts w:ascii="Consolas" w:eastAsia="Times New Roman" w:hAnsi="Consolas" w:cs="Times New Roman"/>
          <w:color w:val="DAE3E3"/>
          <w:kern w:val="0"/>
          <w:sz w:val="21"/>
          <w:szCs w:val="21"/>
          <w:lang w:val="en-ZA" w:eastAsia="en-ZA"/>
        </w:rPr>
        <w:t>() {</w:t>
      </w:r>
    </w:p>
    <w:p w14:paraId="29CD9C66" w14:textId="77777777" w:rsidR="003E7140" w:rsidRPr="003E7140" w:rsidRDefault="003E7140" w:rsidP="00FF26FB">
      <w:pPr>
        <w:shd w:val="clear" w:color="auto" w:fill="1F272A"/>
        <w:spacing w:after="0" w:line="240" w:lineRule="auto"/>
        <w:ind w:left="284"/>
        <w:rPr>
          <w:rFonts w:ascii="Consolas" w:eastAsia="Times New Roman" w:hAnsi="Consolas" w:cs="Times New Roman"/>
          <w:color w:val="DAE3E3"/>
          <w:kern w:val="0"/>
          <w:sz w:val="21"/>
          <w:szCs w:val="21"/>
          <w:lang w:val="en-ZA" w:eastAsia="en-ZA"/>
        </w:rPr>
      </w:pPr>
      <w:r w:rsidRPr="003E7140">
        <w:rPr>
          <w:rFonts w:ascii="Consolas" w:eastAsia="Times New Roman" w:hAnsi="Consolas" w:cs="Times New Roman"/>
          <w:color w:val="7F8C8D"/>
          <w:kern w:val="0"/>
          <w:sz w:val="21"/>
          <w:szCs w:val="21"/>
          <w:lang w:val="en-ZA" w:eastAsia="en-ZA"/>
        </w:rPr>
        <w:t>  // put your setup code here, to run once:</w:t>
      </w:r>
    </w:p>
    <w:p w14:paraId="4FF5CEE5" w14:textId="77777777" w:rsidR="003E7140" w:rsidRPr="003E7140" w:rsidRDefault="003E7140" w:rsidP="00FF26FB">
      <w:pPr>
        <w:shd w:val="clear" w:color="auto" w:fill="1F272A"/>
        <w:spacing w:after="0" w:line="240" w:lineRule="auto"/>
        <w:ind w:left="284"/>
        <w:rPr>
          <w:rFonts w:ascii="Consolas" w:eastAsia="Times New Roman" w:hAnsi="Consolas" w:cs="Times New Roman"/>
          <w:color w:val="DAE3E3"/>
          <w:kern w:val="0"/>
          <w:sz w:val="21"/>
          <w:szCs w:val="21"/>
          <w:lang w:val="en-ZA" w:eastAsia="en-ZA"/>
        </w:rPr>
      </w:pPr>
      <w:r w:rsidRPr="003E7140">
        <w:rPr>
          <w:rFonts w:ascii="Consolas" w:eastAsia="Times New Roman" w:hAnsi="Consolas" w:cs="Times New Roman"/>
          <w:color w:val="DAE3E3"/>
          <w:kern w:val="0"/>
          <w:sz w:val="21"/>
          <w:szCs w:val="21"/>
          <w:lang w:val="en-ZA" w:eastAsia="en-ZA"/>
        </w:rPr>
        <w:t xml:space="preserve">  </w:t>
      </w:r>
      <w:r w:rsidRPr="003E7140">
        <w:rPr>
          <w:rFonts w:ascii="Consolas" w:eastAsia="Times New Roman" w:hAnsi="Consolas" w:cs="Times New Roman"/>
          <w:color w:val="F39C12"/>
          <w:kern w:val="0"/>
          <w:sz w:val="21"/>
          <w:szCs w:val="21"/>
          <w:lang w:val="en-ZA" w:eastAsia="en-ZA"/>
        </w:rPr>
        <w:t>Serial</w:t>
      </w:r>
      <w:r w:rsidRPr="003E7140">
        <w:rPr>
          <w:rFonts w:ascii="Consolas" w:eastAsia="Times New Roman" w:hAnsi="Consolas" w:cs="Times New Roman"/>
          <w:color w:val="DAE3E3"/>
          <w:kern w:val="0"/>
          <w:sz w:val="21"/>
          <w:szCs w:val="21"/>
          <w:lang w:val="en-ZA" w:eastAsia="en-ZA"/>
        </w:rPr>
        <w:t>.</w:t>
      </w:r>
      <w:r w:rsidRPr="003E7140">
        <w:rPr>
          <w:rFonts w:ascii="Consolas" w:eastAsia="Times New Roman" w:hAnsi="Consolas" w:cs="Times New Roman"/>
          <w:color w:val="F39C12"/>
          <w:kern w:val="0"/>
          <w:sz w:val="21"/>
          <w:szCs w:val="21"/>
          <w:lang w:val="en-ZA" w:eastAsia="en-ZA"/>
        </w:rPr>
        <w:t>begin</w:t>
      </w:r>
      <w:r w:rsidRPr="003E7140">
        <w:rPr>
          <w:rFonts w:ascii="Consolas" w:eastAsia="Times New Roman" w:hAnsi="Consolas" w:cs="Times New Roman"/>
          <w:color w:val="DAE3E3"/>
          <w:kern w:val="0"/>
          <w:sz w:val="21"/>
          <w:szCs w:val="21"/>
          <w:lang w:val="en-ZA" w:eastAsia="en-ZA"/>
        </w:rPr>
        <w:t>(</w:t>
      </w:r>
      <w:r w:rsidRPr="003E7140">
        <w:rPr>
          <w:rFonts w:ascii="Consolas" w:eastAsia="Times New Roman" w:hAnsi="Consolas" w:cs="Times New Roman"/>
          <w:color w:val="7FCBCD"/>
          <w:kern w:val="0"/>
          <w:sz w:val="21"/>
          <w:szCs w:val="21"/>
          <w:lang w:val="en-ZA" w:eastAsia="en-ZA"/>
        </w:rPr>
        <w:t>9600</w:t>
      </w:r>
      <w:r w:rsidRPr="003E7140">
        <w:rPr>
          <w:rFonts w:ascii="Consolas" w:eastAsia="Times New Roman" w:hAnsi="Consolas" w:cs="Times New Roman"/>
          <w:color w:val="DAE3E3"/>
          <w:kern w:val="0"/>
          <w:sz w:val="21"/>
          <w:szCs w:val="21"/>
          <w:lang w:val="en-ZA" w:eastAsia="en-ZA"/>
        </w:rPr>
        <w:t>);</w:t>
      </w:r>
    </w:p>
    <w:p w14:paraId="240EF8DE" w14:textId="77777777" w:rsidR="003E7140" w:rsidRPr="003E7140" w:rsidRDefault="003E7140" w:rsidP="00FF26FB">
      <w:pPr>
        <w:shd w:val="clear" w:color="auto" w:fill="1F272A"/>
        <w:spacing w:after="0" w:line="240" w:lineRule="auto"/>
        <w:ind w:left="284"/>
        <w:rPr>
          <w:rFonts w:ascii="Consolas" w:eastAsia="Times New Roman" w:hAnsi="Consolas" w:cs="Times New Roman"/>
          <w:color w:val="DAE3E3"/>
          <w:kern w:val="0"/>
          <w:sz w:val="21"/>
          <w:szCs w:val="21"/>
          <w:lang w:val="en-ZA" w:eastAsia="en-ZA"/>
        </w:rPr>
      </w:pPr>
    </w:p>
    <w:p w14:paraId="6D6E0FAC" w14:textId="77777777" w:rsidR="003E7140" w:rsidRPr="003E7140" w:rsidRDefault="003E7140" w:rsidP="00FF26FB">
      <w:pPr>
        <w:shd w:val="clear" w:color="auto" w:fill="1F272A"/>
        <w:spacing w:after="0" w:line="240" w:lineRule="auto"/>
        <w:ind w:left="284"/>
        <w:rPr>
          <w:rFonts w:ascii="Consolas" w:eastAsia="Times New Roman" w:hAnsi="Consolas" w:cs="Times New Roman"/>
          <w:color w:val="DAE3E3"/>
          <w:kern w:val="0"/>
          <w:sz w:val="21"/>
          <w:szCs w:val="21"/>
          <w:lang w:val="en-ZA" w:eastAsia="en-ZA"/>
        </w:rPr>
      </w:pPr>
      <w:r w:rsidRPr="003E7140">
        <w:rPr>
          <w:rFonts w:ascii="Consolas" w:eastAsia="Times New Roman" w:hAnsi="Consolas" w:cs="Times New Roman"/>
          <w:color w:val="DAE3E3"/>
          <w:kern w:val="0"/>
          <w:sz w:val="21"/>
          <w:szCs w:val="21"/>
          <w:lang w:val="en-ZA" w:eastAsia="en-ZA"/>
        </w:rPr>
        <w:t>}</w:t>
      </w:r>
    </w:p>
    <w:p w14:paraId="325C2E13" w14:textId="77777777" w:rsidR="003E7140" w:rsidRPr="003E7140" w:rsidRDefault="003E7140" w:rsidP="00FF26FB">
      <w:pPr>
        <w:shd w:val="clear" w:color="auto" w:fill="1F272A"/>
        <w:spacing w:after="0" w:line="240" w:lineRule="auto"/>
        <w:ind w:left="284"/>
        <w:rPr>
          <w:rFonts w:ascii="Consolas" w:eastAsia="Times New Roman" w:hAnsi="Consolas" w:cs="Times New Roman"/>
          <w:color w:val="DAE3E3"/>
          <w:kern w:val="0"/>
          <w:sz w:val="21"/>
          <w:szCs w:val="21"/>
          <w:lang w:val="en-ZA" w:eastAsia="en-ZA"/>
        </w:rPr>
      </w:pPr>
      <w:r w:rsidRPr="003E7140">
        <w:rPr>
          <w:rFonts w:ascii="Consolas" w:eastAsia="Times New Roman" w:hAnsi="Consolas" w:cs="Times New Roman"/>
          <w:color w:val="0CA1A6"/>
          <w:kern w:val="0"/>
          <w:sz w:val="21"/>
          <w:szCs w:val="21"/>
          <w:lang w:val="en-ZA" w:eastAsia="en-ZA"/>
        </w:rPr>
        <w:t>void</w:t>
      </w:r>
      <w:r w:rsidRPr="003E7140">
        <w:rPr>
          <w:rFonts w:ascii="Consolas" w:eastAsia="Times New Roman" w:hAnsi="Consolas" w:cs="Times New Roman"/>
          <w:color w:val="DAE3E3"/>
          <w:kern w:val="0"/>
          <w:sz w:val="21"/>
          <w:szCs w:val="21"/>
          <w:lang w:val="en-ZA" w:eastAsia="en-ZA"/>
        </w:rPr>
        <w:t xml:space="preserve"> </w:t>
      </w:r>
      <w:r w:rsidRPr="003E7140">
        <w:rPr>
          <w:rFonts w:ascii="Consolas" w:eastAsia="Times New Roman" w:hAnsi="Consolas" w:cs="Times New Roman"/>
          <w:color w:val="F39C12"/>
          <w:kern w:val="0"/>
          <w:sz w:val="21"/>
          <w:szCs w:val="21"/>
          <w:lang w:val="en-ZA" w:eastAsia="en-ZA"/>
        </w:rPr>
        <w:t>loop</w:t>
      </w:r>
      <w:r w:rsidRPr="003E7140">
        <w:rPr>
          <w:rFonts w:ascii="Consolas" w:eastAsia="Times New Roman" w:hAnsi="Consolas" w:cs="Times New Roman"/>
          <w:color w:val="DAE3E3"/>
          <w:kern w:val="0"/>
          <w:sz w:val="21"/>
          <w:szCs w:val="21"/>
          <w:lang w:val="en-ZA" w:eastAsia="en-ZA"/>
        </w:rPr>
        <w:t>() {</w:t>
      </w:r>
    </w:p>
    <w:p w14:paraId="15605AA8" w14:textId="77777777" w:rsidR="003E7140" w:rsidRPr="003E7140" w:rsidRDefault="003E7140" w:rsidP="00FF26FB">
      <w:pPr>
        <w:shd w:val="clear" w:color="auto" w:fill="1F272A"/>
        <w:spacing w:after="0" w:line="240" w:lineRule="auto"/>
        <w:ind w:left="284"/>
        <w:rPr>
          <w:rFonts w:ascii="Consolas" w:eastAsia="Times New Roman" w:hAnsi="Consolas" w:cs="Times New Roman"/>
          <w:color w:val="DAE3E3"/>
          <w:kern w:val="0"/>
          <w:sz w:val="21"/>
          <w:szCs w:val="21"/>
          <w:lang w:val="en-ZA" w:eastAsia="en-ZA"/>
        </w:rPr>
      </w:pPr>
      <w:r w:rsidRPr="003E7140">
        <w:rPr>
          <w:rFonts w:ascii="Consolas" w:eastAsia="Times New Roman" w:hAnsi="Consolas" w:cs="Times New Roman"/>
          <w:color w:val="7F8C8D"/>
          <w:kern w:val="0"/>
          <w:sz w:val="21"/>
          <w:szCs w:val="21"/>
          <w:lang w:val="en-ZA" w:eastAsia="en-ZA"/>
        </w:rPr>
        <w:t>  // put your main code here, to run repeatedly:</w:t>
      </w:r>
    </w:p>
    <w:p w14:paraId="2C82AB03" w14:textId="77777777" w:rsidR="003E7140" w:rsidRPr="003E7140" w:rsidRDefault="003E7140" w:rsidP="00FF26FB">
      <w:pPr>
        <w:shd w:val="clear" w:color="auto" w:fill="1F272A"/>
        <w:spacing w:after="0" w:line="240" w:lineRule="auto"/>
        <w:ind w:left="284"/>
        <w:rPr>
          <w:rFonts w:ascii="Consolas" w:eastAsia="Times New Roman" w:hAnsi="Consolas" w:cs="Times New Roman"/>
          <w:color w:val="DAE3E3"/>
          <w:kern w:val="0"/>
          <w:sz w:val="21"/>
          <w:szCs w:val="21"/>
          <w:lang w:val="en-ZA" w:eastAsia="en-ZA"/>
        </w:rPr>
      </w:pPr>
      <w:r w:rsidRPr="003E7140">
        <w:rPr>
          <w:rFonts w:ascii="Consolas" w:eastAsia="Times New Roman" w:hAnsi="Consolas" w:cs="Times New Roman"/>
          <w:color w:val="F39C12"/>
          <w:kern w:val="0"/>
          <w:sz w:val="21"/>
          <w:szCs w:val="21"/>
          <w:lang w:val="en-ZA" w:eastAsia="en-ZA"/>
        </w:rPr>
        <w:t>Serial</w:t>
      </w:r>
      <w:r w:rsidRPr="003E7140">
        <w:rPr>
          <w:rFonts w:ascii="Consolas" w:eastAsia="Times New Roman" w:hAnsi="Consolas" w:cs="Times New Roman"/>
          <w:color w:val="DAE3E3"/>
          <w:kern w:val="0"/>
          <w:sz w:val="21"/>
          <w:szCs w:val="21"/>
          <w:lang w:val="en-ZA" w:eastAsia="en-ZA"/>
        </w:rPr>
        <w:t>.</w:t>
      </w:r>
      <w:r w:rsidRPr="003E7140">
        <w:rPr>
          <w:rFonts w:ascii="Consolas" w:eastAsia="Times New Roman" w:hAnsi="Consolas" w:cs="Times New Roman"/>
          <w:color w:val="F39C12"/>
          <w:kern w:val="0"/>
          <w:sz w:val="21"/>
          <w:szCs w:val="21"/>
          <w:lang w:val="en-ZA" w:eastAsia="en-ZA"/>
        </w:rPr>
        <w:t>println</w:t>
      </w:r>
      <w:r w:rsidRPr="003E7140">
        <w:rPr>
          <w:rFonts w:ascii="Consolas" w:eastAsia="Times New Roman" w:hAnsi="Consolas" w:cs="Times New Roman"/>
          <w:color w:val="DAE3E3"/>
          <w:kern w:val="0"/>
          <w:sz w:val="21"/>
          <w:szCs w:val="21"/>
          <w:lang w:val="en-ZA" w:eastAsia="en-ZA"/>
        </w:rPr>
        <w:t>(</w:t>
      </w:r>
      <w:r w:rsidRPr="003E7140">
        <w:rPr>
          <w:rFonts w:ascii="Consolas" w:eastAsia="Times New Roman" w:hAnsi="Consolas" w:cs="Times New Roman"/>
          <w:color w:val="7FCBCD"/>
          <w:kern w:val="0"/>
          <w:sz w:val="21"/>
          <w:szCs w:val="21"/>
          <w:lang w:val="en-ZA" w:eastAsia="en-ZA"/>
        </w:rPr>
        <w:t>"Please enter first number: "</w:t>
      </w:r>
      <w:r w:rsidRPr="003E7140">
        <w:rPr>
          <w:rFonts w:ascii="Consolas" w:eastAsia="Times New Roman" w:hAnsi="Consolas" w:cs="Times New Roman"/>
          <w:color w:val="DAE3E3"/>
          <w:kern w:val="0"/>
          <w:sz w:val="21"/>
          <w:szCs w:val="21"/>
          <w:lang w:val="en-ZA" w:eastAsia="en-ZA"/>
        </w:rPr>
        <w:t>);</w:t>
      </w:r>
    </w:p>
    <w:p w14:paraId="2BE74C9C" w14:textId="77777777" w:rsidR="003E7140" w:rsidRPr="003E7140" w:rsidRDefault="003E7140" w:rsidP="00FF26FB">
      <w:pPr>
        <w:shd w:val="clear" w:color="auto" w:fill="1F272A"/>
        <w:spacing w:after="0" w:line="240" w:lineRule="auto"/>
        <w:ind w:left="284"/>
        <w:rPr>
          <w:rFonts w:ascii="Consolas" w:eastAsia="Times New Roman" w:hAnsi="Consolas" w:cs="Times New Roman"/>
          <w:color w:val="DAE3E3"/>
          <w:kern w:val="0"/>
          <w:sz w:val="21"/>
          <w:szCs w:val="21"/>
          <w:lang w:val="en-ZA" w:eastAsia="en-ZA"/>
        </w:rPr>
      </w:pPr>
      <w:r w:rsidRPr="003E7140">
        <w:rPr>
          <w:rFonts w:ascii="Consolas" w:eastAsia="Times New Roman" w:hAnsi="Consolas" w:cs="Times New Roman"/>
          <w:color w:val="C586C0"/>
          <w:kern w:val="0"/>
          <w:sz w:val="21"/>
          <w:szCs w:val="21"/>
          <w:lang w:val="en-ZA" w:eastAsia="en-ZA"/>
        </w:rPr>
        <w:t>while</w:t>
      </w:r>
      <w:r w:rsidRPr="003E7140">
        <w:rPr>
          <w:rFonts w:ascii="Consolas" w:eastAsia="Times New Roman" w:hAnsi="Consolas" w:cs="Times New Roman"/>
          <w:color w:val="DAE3E3"/>
          <w:kern w:val="0"/>
          <w:sz w:val="21"/>
          <w:szCs w:val="21"/>
          <w:lang w:val="en-ZA" w:eastAsia="en-ZA"/>
        </w:rPr>
        <w:t xml:space="preserve"> ( </w:t>
      </w:r>
      <w:r w:rsidRPr="003E7140">
        <w:rPr>
          <w:rFonts w:ascii="Consolas" w:eastAsia="Times New Roman" w:hAnsi="Consolas" w:cs="Times New Roman"/>
          <w:color w:val="F39C12"/>
          <w:kern w:val="0"/>
          <w:sz w:val="21"/>
          <w:szCs w:val="21"/>
          <w:lang w:val="en-ZA" w:eastAsia="en-ZA"/>
        </w:rPr>
        <w:t>Serial</w:t>
      </w:r>
      <w:r w:rsidRPr="003E7140">
        <w:rPr>
          <w:rFonts w:ascii="Consolas" w:eastAsia="Times New Roman" w:hAnsi="Consolas" w:cs="Times New Roman"/>
          <w:color w:val="DAE3E3"/>
          <w:kern w:val="0"/>
          <w:sz w:val="21"/>
          <w:szCs w:val="21"/>
          <w:lang w:val="en-ZA" w:eastAsia="en-ZA"/>
        </w:rPr>
        <w:t>.</w:t>
      </w:r>
      <w:r w:rsidRPr="003E7140">
        <w:rPr>
          <w:rFonts w:ascii="Consolas" w:eastAsia="Times New Roman" w:hAnsi="Consolas" w:cs="Times New Roman"/>
          <w:color w:val="F39C12"/>
          <w:kern w:val="0"/>
          <w:sz w:val="21"/>
          <w:szCs w:val="21"/>
          <w:lang w:val="en-ZA" w:eastAsia="en-ZA"/>
        </w:rPr>
        <w:t>available</w:t>
      </w:r>
      <w:r w:rsidRPr="003E7140">
        <w:rPr>
          <w:rFonts w:ascii="Consolas" w:eastAsia="Times New Roman" w:hAnsi="Consolas" w:cs="Times New Roman"/>
          <w:color w:val="DAE3E3"/>
          <w:kern w:val="0"/>
          <w:sz w:val="21"/>
          <w:szCs w:val="21"/>
          <w:lang w:val="en-ZA" w:eastAsia="en-ZA"/>
        </w:rPr>
        <w:t>()==</w:t>
      </w:r>
      <w:r w:rsidRPr="003E7140">
        <w:rPr>
          <w:rFonts w:ascii="Consolas" w:eastAsia="Times New Roman" w:hAnsi="Consolas" w:cs="Times New Roman"/>
          <w:color w:val="7FCBCD"/>
          <w:kern w:val="0"/>
          <w:sz w:val="21"/>
          <w:szCs w:val="21"/>
          <w:lang w:val="en-ZA" w:eastAsia="en-ZA"/>
        </w:rPr>
        <w:t>0</w:t>
      </w:r>
      <w:r w:rsidRPr="003E7140">
        <w:rPr>
          <w:rFonts w:ascii="Consolas" w:eastAsia="Times New Roman" w:hAnsi="Consolas" w:cs="Times New Roman"/>
          <w:color w:val="DAE3E3"/>
          <w:kern w:val="0"/>
          <w:sz w:val="21"/>
          <w:szCs w:val="21"/>
          <w:lang w:val="en-ZA" w:eastAsia="en-ZA"/>
        </w:rPr>
        <w:t>){}</w:t>
      </w:r>
    </w:p>
    <w:p w14:paraId="6372D130" w14:textId="77777777" w:rsidR="003E7140" w:rsidRPr="003E7140" w:rsidRDefault="003E7140" w:rsidP="00FF26FB">
      <w:pPr>
        <w:shd w:val="clear" w:color="auto" w:fill="1F272A"/>
        <w:spacing w:after="0" w:line="240" w:lineRule="auto"/>
        <w:ind w:left="284"/>
        <w:rPr>
          <w:rFonts w:ascii="Consolas" w:eastAsia="Times New Roman" w:hAnsi="Consolas" w:cs="Times New Roman"/>
          <w:color w:val="DAE3E3"/>
          <w:kern w:val="0"/>
          <w:sz w:val="21"/>
          <w:szCs w:val="21"/>
          <w:lang w:val="en-ZA" w:eastAsia="en-ZA"/>
        </w:rPr>
      </w:pPr>
      <w:r w:rsidRPr="003E7140">
        <w:rPr>
          <w:rFonts w:ascii="Consolas" w:eastAsia="Times New Roman" w:hAnsi="Consolas" w:cs="Times New Roman"/>
          <w:color w:val="DAE3E3"/>
          <w:kern w:val="0"/>
          <w:sz w:val="21"/>
          <w:szCs w:val="21"/>
          <w:lang w:val="en-ZA" w:eastAsia="en-ZA"/>
        </w:rPr>
        <w:t>num1=</w:t>
      </w:r>
      <w:r w:rsidRPr="003E7140">
        <w:rPr>
          <w:rFonts w:ascii="Consolas" w:eastAsia="Times New Roman" w:hAnsi="Consolas" w:cs="Times New Roman"/>
          <w:color w:val="F39C12"/>
          <w:kern w:val="0"/>
          <w:sz w:val="21"/>
          <w:szCs w:val="21"/>
          <w:lang w:val="en-ZA" w:eastAsia="en-ZA"/>
        </w:rPr>
        <w:t>Serial</w:t>
      </w:r>
      <w:r w:rsidRPr="003E7140">
        <w:rPr>
          <w:rFonts w:ascii="Consolas" w:eastAsia="Times New Roman" w:hAnsi="Consolas" w:cs="Times New Roman"/>
          <w:color w:val="DAE3E3"/>
          <w:kern w:val="0"/>
          <w:sz w:val="21"/>
          <w:szCs w:val="21"/>
          <w:lang w:val="en-ZA" w:eastAsia="en-ZA"/>
        </w:rPr>
        <w:t>.</w:t>
      </w:r>
      <w:r w:rsidRPr="003E7140">
        <w:rPr>
          <w:rFonts w:ascii="Consolas" w:eastAsia="Times New Roman" w:hAnsi="Consolas" w:cs="Times New Roman"/>
          <w:color w:val="F39C12"/>
          <w:kern w:val="0"/>
          <w:sz w:val="21"/>
          <w:szCs w:val="21"/>
          <w:lang w:val="en-ZA" w:eastAsia="en-ZA"/>
        </w:rPr>
        <w:t>parseInt</w:t>
      </w:r>
      <w:r w:rsidRPr="003E7140">
        <w:rPr>
          <w:rFonts w:ascii="Consolas" w:eastAsia="Times New Roman" w:hAnsi="Consolas" w:cs="Times New Roman"/>
          <w:color w:val="DAE3E3"/>
          <w:kern w:val="0"/>
          <w:sz w:val="21"/>
          <w:szCs w:val="21"/>
          <w:lang w:val="en-ZA" w:eastAsia="en-ZA"/>
        </w:rPr>
        <w:t>();</w:t>
      </w:r>
    </w:p>
    <w:p w14:paraId="46D01A72" w14:textId="77777777" w:rsidR="003E7140" w:rsidRPr="003E7140" w:rsidRDefault="003E7140" w:rsidP="00FF26FB">
      <w:pPr>
        <w:shd w:val="clear" w:color="auto" w:fill="1F272A"/>
        <w:spacing w:after="0" w:line="240" w:lineRule="auto"/>
        <w:ind w:left="284"/>
        <w:rPr>
          <w:rFonts w:ascii="Consolas" w:eastAsia="Times New Roman" w:hAnsi="Consolas" w:cs="Times New Roman"/>
          <w:color w:val="DAE3E3"/>
          <w:kern w:val="0"/>
          <w:sz w:val="21"/>
          <w:szCs w:val="21"/>
          <w:lang w:val="en-ZA" w:eastAsia="en-ZA"/>
        </w:rPr>
      </w:pPr>
      <w:r w:rsidRPr="003E7140">
        <w:rPr>
          <w:rFonts w:ascii="Consolas" w:eastAsia="Times New Roman" w:hAnsi="Consolas" w:cs="Times New Roman"/>
          <w:color w:val="F39C12"/>
          <w:kern w:val="0"/>
          <w:sz w:val="21"/>
          <w:szCs w:val="21"/>
          <w:lang w:val="en-ZA" w:eastAsia="en-ZA"/>
        </w:rPr>
        <w:t>Serial</w:t>
      </w:r>
      <w:r w:rsidRPr="003E7140">
        <w:rPr>
          <w:rFonts w:ascii="Consolas" w:eastAsia="Times New Roman" w:hAnsi="Consolas" w:cs="Times New Roman"/>
          <w:color w:val="DAE3E3"/>
          <w:kern w:val="0"/>
          <w:sz w:val="21"/>
          <w:szCs w:val="21"/>
          <w:lang w:val="en-ZA" w:eastAsia="en-ZA"/>
        </w:rPr>
        <w:t>.</w:t>
      </w:r>
      <w:r w:rsidRPr="003E7140">
        <w:rPr>
          <w:rFonts w:ascii="Consolas" w:eastAsia="Times New Roman" w:hAnsi="Consolas" w:cs="Times New Roman"/>
          <w:color w:val="F39C12"/>
          <w:kern w:val="0"/>
          <w:sz w:val="21"/>
          <w:szCs w:val="21"/>
          <w:lang w:val="en-ZA" w:eastAsia="en-ZA"/>
        </w:rPr>
        <w:t>print</w:t>
      </w:r>
      <w:r w:rsidRPr="003E7140">
        <w:rPr>
          <w:rFonts w:ascii="Consolas" w:eastAsia="Times New Roman" w:hAnsi="Consolas" w:cs="Times New Roman"/>
          <w:color w:val="DAE3E3"/>
          <w:kern w:val="0"/>
          <w:sz w:val="21"/>
          <w:szCs w:val="21"/>
          <w:lang w:val="en-ZA" w:eastAsia="en-ZA"/>
        </w:rPr>
        <w:t>(</w:t>
      </w:r>
      <w:r w:rsidRPr="003E7140">
        <w:rPr>
          <w:rFonts w:ascii="Consolas" w:eastAsia="Times New Roman" w:hAnsi="Consolas" w:cs="Times New Roman"/>
          <w:color w:val="7FCBCD"/>
          <w:kern w:val="0"/>
          <w:sz w:val="21"/>
          <w:szCs w:val="21"/>
          <w:lang w:val="en-ZA" w:eastAsia="en-ZA"/>
        </w:rPr>
        <w:t>"Num1 is "</w:t>
      </w:r>
      <w:r w:rsidRPr="003E7140">
        <w:rPr>
          <w:rFonts w:ascii="Consolas" w:eastAsia="Times New Roman" w:hAnsi="Consolas" w:cs="Times New Roman"/>
          <w:color w:val="DAE3E3"/>
          <w:kern w:val="0"/>
          <w:sz w:val="21"/>
          <w:szCs w:val="21"/>
          <w:lang w:val="en-ZA" w:eastAsia="en-ZA"/>
        </w:rPr>
        <w:t>);</w:t>
      </w:r>
    </w:p>
    <w:p w14:paraId="3893527E" w14:textId="77777777" w:rsidR="003E7140" w:rsidRPr="003E7140" w:rsidRDefault="003E7140" w:rsidP="00FF26FB">
      <w:pPr>
        <w:shd w:val="clear" w:color="auto" w:fill="1F272A"/>
        <w:spacing w:after="0" w:line="240" w:lineRule="auto"/>
        <w:ind w:left="284"/>
        <w:rPr>
          <w:rFonts w:ascii="Consolas" w:eastAsia="Times New Roman" w:hAnsi="Consolas" w:cs="Times New Roman"/>
          <w:color w:val="DAE3E3"/>
          <w:kern w:val="0"/>
          <w:sz w:val="21"/>
          <w:szCs w:val="21"/>
          <w:lang w:val="en-ZA" w:eastAsia="en-ZA"/>
        </w:rPr>
      </w:pPr>
      <w:r w:rsidRPr="003E7140">
        <w:rPr>
          <w:rFonts w:ascii="Consolas" w:eastAsia="Times New Roman" w:hAnsi="Consolas" w:cs="Times New Roman"/>
          <w:color w:val="F39C12"/>
          <w:kern w:val="0"/>
          <w:sz w:val="21"/>
          <w:szCs w:val="21"/>
          <w:lang w:val="en-ZA" w:eastAsia="en-ZA"/>
        </w:rPr>
        <w:t>Serial</w:t>
      </w:r>
      <w:r w:rsidRPr="003E7140">
        <w:rPr>
          <w:rFonts w:ascii="Consolas" w:eastAsia="Times New Roman" w:hAnsi="Consolas" w:cs="Times New Roman"/>
          <w:color w:val="DAE3E3"/>
          <w:kern w:val="0"/>
          <w:sz w:val="21"/>
          <w:szCs w:val="21"/>
          <w:lang w:val="en-ZA" w:eastAsia="en-ZA"/>
        </w:rPr>
        <w:t>.</w:t>
      </w:r>
      <w:r w:rsidRPr="003E7140">
        <w:rPr>
          <w:rFonts w:ascii="Consolas" w:eastAsia="Times New Roman" w:hAnsi="Consolas" w:cs="Times New Roman"/>
          <w:color w:val="F39C12"/>
          <w:kern w:val="0"/>
          <w:sz w:val="21"/>
          <w:szCs w:val="21"/>
          <w:lang w:val="en-ZA" w:eastAsia="en-ZA"/>
        </w:rPr>
        <w:t>println</w:t>
      </w:r>
      <w:r w:rsidRPr="003E7140">
        <w:rPr>
          <w:rFonts w:ascii="Consolas" w:eastAsia="Times New Roman" w:hAnsi="Consolas" w:cs="Times New Roman"/>
          <w:color w:val="DAE3E3"/>
          <w:kern w:val="0"/>
          <w:sz w:val="21"/>
          <w:szCs w:val="21"/>
          <w:lang w:val="en-ZA" w:eastAsia="en-ZA"/>
        </w:rPr>
        <w:t>( num1);</w:t>
      </w:r>
    </w:p>
    <w:p w14:paraId="06D085C4" w14:textId="77777777" w:rsidR="003E7140" w:rsidRPr="003E7140" w:rsidRDefault="003E7140" w:rsidP="00FF26FB">
      <w:pPr>
        <w:shd w:val="clear" w:color="auto" w:fill="1F272A"/>
        <w:spacing w:after="0" w:line="240" w:lineRule="auto"/>
        <w:ind w:left="284"/>
        <w:rPr>
          <w:rFonts w:ascii="Consolas" w:eastAsia="Times New Roman" w:hAnsi="Consolas" w:cs="Times New Roman"/>
          <w:color w:val="DAE3E3"/>
          <w:kern w:val="0"/>
          <w:sz w:val="21"/>
          <w:szCs w:val="21"/>
          <w:lang w:val="en-ZA" w:eastAsia="en-ZA"/>
        </w:rPr>
      </w:pPr>
      <w:r w:rsidRPr="003E7140">
        <w:rPr>
          <w:rFonts w:ascii="Consolas" w:eastAsia="Times New Roman" w:hAnsi="Consolas" w:cs="Times New Roman"/>
          <w:color w:val="F39C12"/>
          <w:kern w:val="0"/>
          <w:sz w:val="21"/>
          <w:szCs w:val="21"/>
          <w:lang w:val="en-ZA" w:eastAsia="en-ZA"/>
        </w:rPr>
        <w:t>Serial</w:t>
      </w:r>
      <w:r w:rsidRPr="003E7140">
        <w:rPr>
          <w:rFonts w:ascii="Consolas" w:eastAsia="Times New Roman" w:hAnsi="Consolas" w:cs="Times New Roman"/>
          <w:color w:val="DAE3E3"/>
          <w:kern w:val="0"/>
          <w:sz w:val="21"/>
          <w:szCs w:val="21"/>
          <w:lang w:val="en-ZA" w:eastAsia="en-ZA"/>
        </w:rPr>
        <w:t>.</w:t>
      </w:r>
      <w:r w:rsidRPr="003E7140">
        <w:rPr>
          <w:rFonts w:ascii="Consolas" w:eastAsia="Times New Roman" w:hAnsi="Consolas" w:cs="Times New Roman"/>
          <w:color w:val="F39C12"/>
          <w:kern w:val="0"/>
          <w:sz w:val="21"/>
          <w:szCs w:val="21"/>
          <w:lang w:val="en-ZA" w:eastAsia="en-ZA"/>
        </w:rPr>
        <w:t>println</w:t>
      </w:r>
      <w:r w:rsidRPr="003E7140">
        <w:rPr>
          <w:rFonts w:ascii="Consolas" w:eastAsia="Times New Roman" w:hAnsi="Consolas" w:cs="Times New Roman"/>
          <w:color w:val="DAE3E3"/>
          <w:kern w:val="0"/>
          <w:sz w:val="21"/>
          <w:szCs w:val="21"/>
          <w:lang w:val="en-ZA" w:eastAsia="en-ZA"/>
        </w:rPr>
        <w:t>(</w:t>
      </w:r>
      <w:r w:rsidRPr="003E7140">
        <w:rPr>
          <w:rFonts w:ascii="Consolas" w:eastAsia="Times New Roman" w:hAnsi="Consolas" w:cs="Times New Roman"/>
          <w:color w:val="7FCBCD"/>
          <w:kern w:val="0"/>
          <w:sz w:val="21"/>
          <w:szCs w:val="21"/>
          <w:lang w:val="en-ZA" w:eastAsia="en-ZA"/>
        </w:rPr>
        <w:t>"Enter second number "</w:t>
      </w:r>
      <w:r w:rsidRPr="003E7140">
        <w:rPr>
          <w:rFonts w:ascii="Consolas" w:eastAsia="Times New Roman" w:hAnsi="Consolas" w:cs="Times New Roman"/>
          <w:color w:val="DAE3E3"/>
          <w:kern w:val="0"/>
          <w:sz w:val="21"/>
          <w:szCs w:val="21"/>
          <w:lang w:val="en-ZA" w:eastAsia="en-ZA"/>
        </w:rPr>
        <w:t>);</w:t>
      </w:r>
    </w:p>
    <w:p w14:paraId="08A86974" w14:textId="77777777" w:rsidR="003E7140" w:rsidRPr="003E7140" w:rsidRDefault="003E7140" w:rsidP="00FF26FB">
      <w:pPr>
        <w:shd w:val="clear" w:color="auto" w:fill="1F272A"/>
        <w:spacing w:after="0" w:line="240" w:lineRule="auto"/>
        <w:ind w:left="284"/>
        <w:rPr>
          <w:rFonts w:ascii="Consolas" w:eastAsia="Times New Roman" w:hAnsi="Consolas" w:cs="Times New Roman"/>
          <w:color w:val="DAE3E3"/>
          <w:kern w:val="0"/>
          <w:sz w:val="21"/>
          <w:szCs w:val="21"/>
          <w:lang w:val="en-ZA" w:eastAsia="en-ZA"/>
        </w:rPr>
      </w:pPr>
      <w:r w:rsidRPr="003E7140">
        <w:rPr>
          <w:rFonts w:ascii="Consolas" w:eastAsia="Times New Roman" w:hAnsi="Consolas" w:cs="Times New Roman"/>
          <w:color w:val="C586C0"/>
          <w:kern w:val="0"/>
          <w:sz w:val="21"/>
          <w:szCs w:val="21"/>
          <w:lang w:val="en-ZA" w:eastAsia="en-ZA"/>
        </w:rPr>
        <w:t>while</w:t>
      </w:r>
      <w:r w:rsidRPr="003E7140">
        <w:rPr>
          <w:rFonts w:ascii="Consolas" w:eastAsia="Times New Roman" w:hAnsi="Consolas" w:cs="Times New Roman"/>
          <w:color w:val="DAE3E3"/>
          <w:kern w:val="0"/>
          <w:sz w:val="21"/>
          <w:szCs w:val="21"/>
          <w:lang w:val="en-ZA" w:eastAsia="en-ZA"/>
        </w:rPr>
        <w:t xml:space="preserve"> ( </w:t>
      </w:r>
      <w:r w:rsidRPr="003E7140">
        <w:rPr>
          <w:rFonts w:ascii="Consolas" w:eastAsia="Times New Roman" w:hAnsi="Consolas" w:cs="Times New Roman"/>
          <w:color w:val="F39C12"/>
          <w:kern w:val="0"/>
          <w:sz w:val="21"/>
          <w:szCs w:val="21"/>
          <w:lang w:val="en-ZA" w:eastAsia="en-ZA"/>
        </w:rPr>
        <w:t>Serial</w:t>
      </w:r>
      <w:r w:rsidRPr="003E7140">
        <w:rPr>
          <w:rFonts w:ascii="Consolas" w:eastAsia="Times New Roman" w:hAnsi="Consolas" w:cs="Times New Roman"/>
          <w:color w:val="DAE3E3"/>
          <w:kern w:val="0"/>
          <w:sz w:val="21"/>
          <w:szCs w:val="21"/>
          <w:lang w:val="en-ZA" w:eastAsia="en-ZA"/>
        </w:rPr>
        <w:t>.</w:t>
      </w:r>
      <w:r w:rsidRPr="003E7140">
        <w:rPr>
          <w:rFonts w:ascii="Consolas" w:eastAsia="Times New Roman" w:hAnsi="Consolas" w:cs="Times New Roman"/>
          <w:color w:val="F39C12"/>
          <w:kern w:val="0"/>
          <w:sz w:val="21"/>
          <w:szCs w:val="21"/>
          <w:lang w:val="en-ZA" w:eastAsia="en-ZA"/>
        </w:rPr>
        <w:t>available</w:t>
      </w:r>
      <w:r w:rsidRPr="003E7140">
        <w:rPr>
          <w:rFonts w:ascii="Consolas" w:eastAsia="Times New Roman" w:hAnsi="Consolas" w:cs="Times New Roman"/>
          <w:color w:val="DAE3E3"/>
          <w:kern w:val="0"/>
          <w:sz w:val="21"/>
          <w:szCs w:val="21"/>
          <w:lang w:val="en-ZA" w:eastAsia="en-ZA"/>
        </w:rPr>
        <w:t>()==</w:t>
      </w:r>
      <w:r w:rsidRPr="003E7140">
        <w:rPr>
          <w:rFonts w:ascii="Consolas" w:eastAsia="Times New Roman" w:hAnsi="Consolas" w:cs="Times New Roman"/>
          <w:color w:val="7FCBCD"/>
          <w:kern w:val="0"/>
          <w:sz w:val="21"/>
          <w:szCs w:val="21"/>
          <w:lang w:val="en-ZA" w:eastAsia="en-ZA"/>
        </w:rPr>
        <w:t>0</w:t>
      </w:r>
      <w:r w:rsidRPr="003E7140">
        <w:rPr>
          <w:rFonts w:ascii="Consolas" w:eastAsia="Times New Roman" w:hAnsi="Consolas" w:cs="Times New Roman"/>
          <w:color w:val="DAE3E3"/>
          <w:kern w:val="0"/>
          <w:sz w:val="21"/>
          <w:szCs w:val="21"/>
          <w:lang w:val="en-ZA" w:eastAsia="en-ZA"/>
        </w:rPr>
        <w:t>){}</w:t>
      </w:r>
    </w:p>
    <w:p w14:paraId="3FE231ED" w14:textId="77777777" w:rsidR="003E7140" w:rsidRPr="003E7140" w:rsidRDefault="003E7140" w:rsidP="00FF26FB">
      <w:pPr>
        <w:shd w:val="clear" w:color="auto" w:fill="1F272A"/>
        <w:spacing w:after="0" w:line="240" w:lineRule="auto"/>
        <w:ind w:left="284"/>
        <w:rPr>
          <w:rFonts w:ascii="Consolas" w:eastAsia="Times New Roman" w:hAnsi="Consolas" w:cs="Times New Roman"/>
          <w:color w:val="DAE3E3"/>
          <w:kern w:val="0"/>
          <w:sz w:val="21"/>
          <w:szCs w:val="21"/>
          <w:lang w:val="en-ZA" w:eastAsia="en-ZA"/>
        </w:rPr>
      </w:pPr>
      <w:r w:rsidRPr="003E7140">
        <w:rPr>
          <w:rFonts w:ascii="Consolas" w:eastAsia="Times New Roman" w:hAnsi="Consolas" w:cs="Times New Roman"/>
          <w:color w:val="DAE3E3"/>
          <w:kern w:val="0"/>
          <w:sz w:val="21"/>
          <w:szCs w:val="21"/>
          <w:lang w:val="en-ZA" w:eastAsia="en-ZA"/>
        </w:rPr>
        <w:t>num2=</w:t>
      </w:r>
      <w:r w:rsidRPr="003E7140">
        <w:rPr>
          <w:rFonts w:ascii="Consolas" w:eastAsia="Times New Roman" w:hAnsi="Consolas" w:cs="Times New Roman"/>
          <w:color w:val="F39C12"/>
          <w:kern w:val="0"/>
          <w:sz w:val="21"/>
          <w:szCs w:val="21"/>
          <w:lang w:val="en-ZA" w:eastAsia="en-ZA"/>
        </w:rPr>
        <w:t>Serial</w:t>
      </w:r>
      <w:r w:rsidRPr="003E7140">
        <w:rPr>
          <w:rFonts w:ascii="Consolas" w:eastAsia="Times New Roman" w:hAnsi="Consolas" w:cs="Times New Roman"/>
          <w:color w:val="DAE3E3"/>
          <w:kern w:val="0"/>
          <w:sz w:val="21"/>
          <w:szCs w:val="21"/>
          <w:lang w:val="en-ZA" w:eastAsia="en-ZA"/>
        </w:rPr>
        <w:t>.</w:t>
      </w:r>
      <w:r w:rsidRPr="003E7140">
        <w:rPr>
          <w:rFonts w:ascii="Consolas" w:eastAsia="Times New Roman" w:hAnsi="Consolas" w:cs="Times New Roman"/>
          <w:color w:val="F39C12"/>
          <w:kern w:val="0"/>
          <w:sz w:val="21"/>
          <w:szCs w:val="21"/>
          <w:lang w:val="en-ZA" w:eastAsia="en-ZA"/>
        </w:rPr>
        <w:t>parseInt</w:t>
      </w:r>
      <w:r w:rsidRPr="003E7140">
        <w:rPr>
          <w:rFonts w:ascii="Consolas" w:eastAsia="Times New Roman" w:hAnsi="Consolas" w:cs="Times New Roman"/>
          <w:color w:val="DAE3E3"/>
          <w:kern w:val="0"/>
          <w:sz w:val="21"/>
          <w:szCs w:val="21"/>
          <w:lang w:val="en-ZA" w:eastAsia="en-ZA"/>
        </w:rPr>
        <w:t>();</w:t>
      </w:r>
    </w:p>
    <w:p w14:paraId="63A22012" w14:textId="77777777" w:rsidR="003E7140" w:rsidRPr="003E7140" w:rsidRDefault="003E7140" w:rsidP="00FF26FB">
      <w:pPr>
        <w:shd w:val="clear" w:color="auto" w:fill="1F272A"/>
        <w:spacing w:after="0" w:line="240" w:lineRule="auto"/>
        <w:ind w:left="284"/>
        <w:rPr>
          <w:rFonts w:ascii="Consolas" w:eastAsia="Times New Roman" w:hAnsi="Consolas" w:cs="Times New Roman"/>
          <w:color w:val="DAE3E3"/>
          <w:kern w:val="0"/>
          <w:sz w:val="21"/>
          <w:szCs w:val="21"/>
          <w:lang w:val="en-ZA" w:eastAsia="en-ZA"/>
        </w:rPr>
      </w:pPr>
      <w:r w:rsidRPr="003E7140">
        <w:rPr>
          <w:rFonts w:ascii="Consolas" w:eastAsia="Times New Roman" w:hAnsi="Consolas" w:cs="Times New Roman"/>
          <w:color w:val="F39C12"/>
          <w:kern w:val="0"/>
          <w:sz w:val="21"/>
          <w:szCs w:val="21"/>
          <w:lang w:val="en-ZA" w:eastAsia="en-ZA"/>
        </w:rPr>
        <w:t>Serial</w:t>
      </w:r>
      <w:r w:rsidRPr="003E7140">
        <w:rPr>
          <w:rFonts w:ascii="Consolas" w:eastAsia="Times New Roman" w:hAnsi="Consolas" w:cs="Times New Roman"/>
          <w:color w:val="DAE3E3"/>
          <w:kern w:val="0"/>
          <w:sz w:val="21"/>
          <w:szCs w:val="21"/>
          <w:lang w:val="en-ZA" w:eastAsia="en-ZA"/>
        </w:rPr>
        <w:t>.</w:t>
      </w:r>
      <w:r w:rsidRPr="003E7140">
        <w:rPr>
          <w:rFonts w:ascii="Consolas" w:eastAsia="Times New Roman" w:hAnsi="Consolas" w:cs="Times New Roman"/>
          <w:color w:val="F39C12"/>
          <w:kern w:val="0"/>
          <w:sz w:val="21"/>
          <w:szCs w:val="21"/>
          <w:lang w:val="en-ZA" w:eastAsia="en-ZA"/>
        </w:rPr>
        <w:t>print</w:t>
      </w:r>
      <w:r w:rsidRPr="003E7140">
        <w:rPr>
          <w:rFonts w:ascii="Consolas" w:eastAsia="Times New Roman" w:hAnsi="Consolas" w:cs="Times New Roman"/>
          <w:color w:val="DAE3E3"/>
          <w:kern w:val="0"/>
          <w:sz w:val="21"/>
          <w:szCs w:val="21"/>
          <w:lang w:val="en-ZA" w:eastAsia="en-ZA"/>
        </w:rPr>
        <w:t>(</w:t>
      </w:r>
      <w:r w:rsidRPr="003E7140">
        <w:rPr>
          <w:rFonts w:ascii="Consolas" w:eastAsia="Times New Roman" w:hAnsi="Consolas" w:cs="Times New Roman"/>
          <w:color w:val="7FCBCD"/>
          <w:kern w:val="0"/>
          <w:sz w:val="21"/>
          <w:szCs w:val="21"/>
          <w:lang w:val="en-ZA" w:eastAsia="en-ZA"/>
        </w:rPr>
        <w:t>"Num2 is "</w:t>
      </w:r>
      <w:r w:rsidRPr="003E7140">
        <w:rPr>
          <w:rFonts w:ascii="Consolas" w:eastAsia="Times New Roman" w:hAnsi="Consolas" w:cs="Times New Roman"/>
          <w:color w:val="DAE3E3"/>
          <w:kern w:val="0"/>
          <w:sz w:val="21"/>
          <w:szCs w:val="21"/>
          <w:lang w:val="en-ZA" w:eastAsia="en-ZA"/>
        </w:rPr>
        <w:t>);</w:t>
      </w:r>
    </w:p>
    <w:p w14:paraId="5DB53D9C" w14:textId="77777777" w:rsidR="003E7140" w:rsidRPr="003E7140" w:rsidRDefault="003E7140" w:rsidP="00FF26FB">
      <w:pPr>
        <w:shd w:val="clear" w:color="auto" w:fill="1F272A"/>
        <w:spacing w:after="0" w:line="240" w:lineRule="auto"/>
        <w:ind w:left="284"/>
        <w:rPr>
          <w:rFonts w:ascii="Consolas" w:eastAsia="Times New Roman" w:hAnsi="Consolas" w:cs="Times New Roman"/>
          <w:color w:val="DAE3E3"/>
          <w:kern w:val="0"/>
          <w:sz w:val="21"/>
          <w:szCs w:val="21"/>
          <w:lang w:val="en-ZA" w:eastAsia="en-ZA"/>
        </w:rPr>
      </w:pPr>
      <w:r w:rsidRPr="003E7140">
        <w:rPr>
          <w:rFonts w:ascii="Consolas" w:eastAsia="Times New Roman" w:hAnsi="Consolas" w:cs="Times New Roman"/>
          <w:color w:val="F39C12"/>
          <w:kern w:val="0"/>
          <w:sz w:val="21"/>
          <w:szCs w:val="21"/>
          <w:lang w:val="en-ZA" w:eastAsia="en-ZA"/>
        </w:rPr>
        <w:t>Serial</w:t>
      </w:r>
      <w:r w:rsidRPr="003E7140">
        <w:rPr>
          <w:rFonts w:ascii="Consolas" w:eastAsia="Times New Roman" w:hAnsi="Consolas" w:cs="Times New Roman"/>
          <w:color w:val="DAE3E3"/>
          <w:kern w:val="0"/>
          <w:sz w:val="21"/>
          <w:szCs w:val="21"/>
          <w:lang w:val="en-ZA" w:eastAsia="en-ZA"/>
        </w:rPr>
        <w:t>.</w:t>
      </w:r>
      <w:r w:rsidRPr="003E7140">
        <w:rPr>
          <w:rFonts w:ascii="Consolas" w:eastAsia="Times New Roman" w:hAnsi="Consolas" w:cs="Times New Roman"/>
          <w:color w:val="F39C12"/>
          <w:kern w:val="0"/>
          <w:sz w:val="21"/>
          <w:szCs w:val="21"/>
          <w:lang w:val="en-ZA" w:eastAsia="en-ZA"/>
        </w:rPr>
        <w:t>println</w:t>
      </w:r>
      <w:r w:rsidRPr="003E7140">
        <w:rPr>
          <w:rFonts w:ascii="Consolas" w:eastAsia="Times New Roman" w:hAnsi="Consolas" w:cs="Times New Roman"/>
          <w:color w:val="DAE3E3"/>
          <w:kern w:val="0"/>
          <w:sz w:val="21"/>
          <w:szCs w:val="21"/>
          <w:lang w:val="en-ZA" w:eastAsia="en-ZA"/>
        </w:rPr>
        <w:t>( num2);</w:t>
      </w:r>
    </w:p>
    <w:p w14:paraId="0D09792B" w14:textId="77777777" w:rsidR="003E7140" w:rsidRPr="003E7140" w:rsidRDefault="003E7140" w:rsidP="00FF26FB">
      <w:pPr>
        <w:shd w:val="clear" w:color="auto" w:fill="1F272A"/>
        <w:spacing w:after="0" w:line="240" w:lineRule="auto"/>
        <w:ind w:left="284"/>
        <w:rPr>
          <w:rFonts w:ascii="Consolas" w:eastAsia="Times New Roman" w:hAnsi="Consolas" w:cs="Times New Roman"/>
          <w:color w:val="DAE3E3"/>
          <w:kern w:val="0"/>
          <w:sz w:val="21"/>
          <w:szCs w:val="21"/>
          <w:lang w:val="en-ZA" w:eastAsia="en-ZA"/>
        </w:rPr>
      </w:pPr>
    </w:p>
    <w:p w14:paraId="3F7A24E3" w14:textId="77777777" w:rsidR="003E7140" w:rsidRPr="003E7140" w:rsidRDefault="003E7140" w:rsidP="00FF26FB">
      <w:pPr>
        <w:shd w:val="clear" w:color="auto" w:fill="1F272A"/>
        <w:spacing w:after="0" w:line="240" w:lineRule="auto"/>
        <w:ind w:left="284"/>
        <w:rPr>
          <w:rFonts w:ascii="Consolas" w:eastAsia="Times New Roman" w:hAnsi="Consolas" w:cs="Times New Roman"/>
          <w:color w:val="DAE3E3"/>
          <w:kern w:val="0"/>
          <w:sz w:val="21"/>
          <w:szCs w:val="21"/>
          <w:lang w:val="en-ZA" w:eastAsia="en-ZA"/>
        </w:rPr>
      </w:pPr>
      <w:r w:rsidRPr="003E7140">
        <w:rPr>
          <w:rFonts w:ascii="Consolas" w:eastAsia="Times New Roman" w:hAnsi="Consolas" w:cs="Times New Roman"/>
          <w:color w:val="DAE3E3"/>
          <w:kern w:val="0"/>
          <w:sz w:val="21"/>
          <w:szCs w:val="21"/>
          <w:lang w:val="en-ZA" w:eastAsia="en-ZA"/>
        </w:rPr>
        <w:t>answer=num1+num2;</w:t>
      </w:r>
    </w:p>
    <w:p w14:paraId="4BE5F021" w14:textId="77777777" w:rsidR="003E7140" w:rsidRPr="003E7140" w:rsidRDefault="003E7140" w:rsidP="00FF26FB">
      <w:pPr>
        <w:shd w:val="clear" w:color="auto" w:fill="1F272A"/>
        <w:spacing w:after="0" w:line="240" w:lineRule="auto"/>
        <w:ind w:left="284"/>
        <w:rPr>
          <w:rFonts w:ascii="Consolas" w:eastAsia="Times New Roman" w:hAnsi="Consolas" w:cs="Times New Roman"/>
          <w:color w:val="DAE3E3"/>
          <w:kern w:val="0"/>
          <w:sz w:val="21"/>
          <w:szCs w:val="21"/>
          <w:lang w:val="en-ZA" w:eastAsia="en-ZA"/>
        </w:rPr>
      </w:pPr>
      <w:r w:rsidRPr="003E7140">
        <w:rPr>
          <w:rFonts w:ascii="Consolas" w:eastAsia="Times New Roman" w:hAnsi="Consolas" w:cs="Times New Roman"/>
          <w:color w:val="F39C12"/>
          <w:kern w:val="0"/>
          <w:sz w:val="21"/>
          <w:szCs w:val="21"/>
          <w:lang w:val="en-ZA" w:eastAsia="en-ZA"/>
        </w:rPr>
        <w:t>Serial</w:t>
      </w:r>
      <w:r w:rsidRPr="003E7140">
        <w:rPr>
          <w:rFonts w:ascii="Consolas" w:eastAsia="Times New Roman" w:hAnsi="Consolas" w:cs="Times New Roman"/>
          <w:color w:val="DAE3E3"/>
          <w:kern w:val="0"/>
          <w:sz w:val="21"/>
          <w:szCs w:val="21"/>
          <w:lang w:val="en-ZA" w:eastAsia="en-ZA"/>
        </w:rPr>
        <w:t>.</w:t>
      </w:r>
      <w:r w:rsidRPr="003E7140">
        <w:rPr>
          <w:rFonts w:ascii="Consolas" w:eastAsia="Times New Roman" w:hAnsi="Consolas" w:cs="Times New Roman"/>
          <w:color w:val="F39C12"/>
          <w:kern w:val="0"/>
          <w:sz w:val="21"/>
          <w:szCs w:val="21"/>
          <w:lang w:val="en-ZA" w:eastAsia="en-ZA"/>
        </w:rPr>
        <w:t>print</w:t>
      </w:r>
      <w:r w:rsidRPr="003E7140">
        <w:rPr>
          <w:rFonts w:ascii="Consolas" w:eastAsia="Times New Roman" w:hAnsi="Consolas" w:cs="Times New Roman"/>
          <w:color w:val="DAE3E3"/>
          <w:kern w:val="0"/>
          <w:sz w:val="21"/>
          <w:szCs w:val="21"/>
          <w:lang w:val="en-ZA" w:eastAsia="en-ZA"/>
        </w:rPr>
        <w:t>(</w:t>
      </w:r>
      <w:r w:rsidRPr="003E7140">
        <w:rPr>
          <w:rFonts w:ascii="Consolas" w:eastAsia="Times New Roman" w:hAnsi="Consolas" w:cs="Times New Roman"/>
          <w:color w:val="7FCBCD"/>
          <w:kern w:val="0"/>
          <w:sz w:val="21"/>
          <w:szCs w:val="21"/>
          <w:lang w:val="en-ZA" w:eastAsia="en-ZA"/>
        </w:rPr>
        <w:t>"The answer is "</w:t>
      </w:r>
      <w:r w:rsidRPr="003E7140">
        <w:rPr>
          <w:rFonts w:ascii="Consolas" w:eastAsia="Times New Roman" w:hAnsi="Consolas" w:cs="Times New Roman"/>
          <w:color w:val="DAE3E3"/>
          <w:kern w:val="0"/>
          <w:sz w:val="21"/>
          <w:szCs w:val="21"/>
          <w:lang w:val="en-ZA" w:eastAsia="en-ZA"/>
        </w:rPr>
        <w:t>);</w:t>
      </w:r>
    </w:p>
    <w:p w14:paraId="4F3A0FC2" w14:textId="77777777" w:rsidR="003E7140" w:rsidRPr="003E7140" w:rsidRDefault="003E7140" w:rsidP="00FF26FB">
      <w:pPr>
        <w:shd w:val="clear" w:color="auto" w:fill="1F272A"/>
        <w:spacing w:after="0" w:line="240" w:lineRule="auto"/>
        <w:ind w:left="284"/>
        <w:rPr>
          <w:rFonts w:ascii="Consolas" w:eastAsia="Times New Roman" w:hAnsi="Consolas" w:cs="Times New Roman"/>
          <w:color w:val="DAE3E3"/>
          <w:kern w:val="0"/>
          <w:sz w:val="21"/>
          <w:szCs w:val="21"/>
          <w:lang w:val="en-ZA" w:eastAsia="en-ZA"/>
        </w:rPr>
      </w:pPr>
      <w:r w:rsidRPr="003E7140">
        <w:rPr>
          <w:rFonts w:ascii="Consolas" w:eastAsia="Times New Roman" w:hAnsi="Consolas" w:cs="Times New Roman"/>
          <w:color w:val="F39C12"/>
          <w:kern w:val="0"/>
          <w:sz w:val="21"/>
          <w:szCs w:val="21"/>
          <w:lang w:val="en-ZA" w:eastAsia="en-ZA"/>
        </w:rPr>
        <w:t>Serial</w:t>
      </w:r>
      <w:r w:rsidRPr="003E7140">
        <w:rPr>
          <w:rFonts w:ascii="Consolas" w:eastAsia="Times New Roman" w:hAnsi="Consolas" w:cs="Times New Roman"/>
          <w:color w:val="DAE3E3"/>
          <w:kern w:val="0"/>
          <w:sz w:val="21"/>
          <w:szCs w:val="21"/>
          <w:lang w:val="en-ZA" w:eastAsia="en-ZA"/>
        </w:rPr>
        <w:t>.</w:t>
      </w:r>
      <w:r w:rsidRPr="003E7140">
        <w:rPr>
          <w:rFonts w:ascii="Consolas" w:eastAsia="Times New Roman" w:hAnsi="Consolas" w:cs="Times New Roman"/>
          <w:color w:val="F39C12"/>
          <w:kern w:val="0"/>
          <w:sz w:val="21"/>
          <w:szCs w:val="21"/>
          <w:lang w:val="en-ZA" w:eastAsia="en-ZA"/>
        </w:rPr>
        <w:t>println</w:t>
      </w:r>
      <w:r w:rsidRPr="003E7140">
        <w:rPr>
          <w:rFonts w:ascii="Consolas" w:eastAsia="Times New Roman" w:hAnsi="Consolas" w:cs="Times New Roman"/>
          <w:color w:val="DAE3E3"/>
          <w:kern w:val="0"/>
          <w:sz w:val="21"/>
          <w:szCs w:val="21"/>
          <w:lang w:val="en-ZA" w:eastAsia="en-ZA"/>
        </w:rPr>
        <w:t>(answer);</w:t>
      </w:r>
    </w:p>
    <w:p w14:paraId="017B634A" w14:textId="77777777" w:rsidR="003E7140" w:rsidRPr="003E7140" w:rsidRDefault="003E7140" w:rsidP="00FF26FB">
      <w:pPr>
        <w:shd w:val="clear" w:color="auto" w:fill="1F272A"/>
        <w:spacing w:after="0" w:line="240" w:lineRule="auto"/>
        <w:ind w:left="284"/>
        <w:rPr>
          <w:rFonts w:ascii="Consolas" w:eastAsia="Times New Roman" w:hAnsi="Consolas" w:cs="Times New Roman"/>
          <w:color w:val="DAE3E3"/>
          <w:kern w:val="0"/>
          <w:sz w:val="21"/>
          <w:szCs w:val="21"/>
          <w:lang w:val="en-ZA" w:eastAsia="en-ZA"/>
        </w:rPr>
      </w:pPr>
      <w:r w:rsidRPr="003E7140">
        <w:rPr>
          <w:rFonts w:ascii="Consolas" w:eastAsia="Times New Roman" w:hAnsi="Consolas" w:cs="Times New Roman"/>
          <w:color w:val="F39C12"/>
          <w:kern w:val="0"/>
          <w:sz w:val="21"/>
          <w:szCs w:val="21"/>
          <w:lang w:val="en-ZA" w:eastAsia="en-ZA"/>
        </w:rPr>
        <w:t>delay</w:t>
      </w:r>
      <w:r w:rsidRPr="003E7140">
        <w:rPr>
          <w:rFonts w:ascii="Consolas" w:eastAsia="Times New Roman" w:hAnsi="Consolas" w:cs="Times New Roman"/>
          <w:color w:val="DAE3E3"/>
          <w:kern w:val="0"/>
          <w:sz w:val="21"/>
          <w:szCs w:val="21"/>
          <w:lang w:val="en-ZA" w:eastAsia="en-ZA"/>
        </w:rPr>
        <w:t>(</w:t>
      </w:r>
      <w:r w:rsidRPr="003E7140">
        <w:rPr>
          <w:rFonts w:ascii="Consolas" w:eastAsia="Times New Roman" w:hAnsi="Consolas" w:cs="Times New Roman"/>
          <w:color w:val="7FCBCD"/>
          <w:kern w:val="0"/>
          <w:sz w:val="21"/>
          <w:szCs w:val="21"/>
          <w:lang w:val="en-ZA" w:eastAsia="en-ZA"/>
        </w:rPr>
        <w:t>5000000</w:t>
      </w:r>
      <w:r w:rsidRPr="003E7140">
        <w:rPr>
          <w:rFonts w:ascii="Consolas" w:eastAsia="Times New Roman" w:hAnsi="Consolas" w:cs="Times New Roman"/>
          <w:color w:val="DAE3E3"/>
          <w:kern w:val="0"/>
          <w:sz w:val="21"/>
          <w:szCs w:val="21"/>
          <w:lang w:val="en-ZA" w:eastAsia="en-ZA"/>
        </w:rPr>
        <w:t>);</w:t>
      </w:r>
    </w:p>
    <w:p w14:paraId="759CD13E" w14:textId="77777777" w:rsidR="003E7140" w:rsidRPr="003E7140" w:rsidRDefault="003E7140" w:rsidP="00FF26FB">
      <w:pPr>
        <w:shd w:val="clear" w:color="auto" w:fill="1F272A"/>
        <w:spacing w:after="0" w:line="240" w:lineRule="auto"/>
        <w:ind w:left="284"/>
        <w:rPr>
          <w:rFonts w:ascii="Consolas" w:eastAsia="Times New Roman" w:hAnsi="Consolas" w:cs="Times New Roman"/>
          <w:color w:val="DAE3E3"/>
          <w:kern w:val="0"/>
          <w:sz w:val="21"/>
          <w:szCs w:val="21"/>
          <w:lang w:val="en-ZA" w:eastAsia="en-ZA"/>
        </w:rPr>
      </w:pPr>
      <w:r w:rsidRPr="003E7140">
        <w:rPr>
          <w:rFonts w:ascii="Consolas" w:eastAsia="Times New Roman" w:hAnsi="Consolas" w:cs="Times New Roman"/>
          <w:color w:val="DAE3E3"/>
          <w:kern w:val="0"/>
          <w:sz w:val="21"/>
          <w:szCs w:val="21"/>
          <w:lang w:val="en-ZA" w:eastAsia="en-ZA"/>
        </w:rPr>
        <w:t>}</w:t>
      </w:r>
    </w:p>
    <w:p w14:paraId="33CCA78C" w14:textId="77777777" w:rsidR="003E7140" w:rsidRDefault="003E7140" w:rsidP="005F6D4B">
      <w:pPr>
        <w:spacing w:after="0" w:line="240" w:lineRule="auto"/>
        <w:ind w:left="13" w:firstLine="707"/>
        <w:contextualSpacing/>
        <w:jc w:val="both"/>
      </w:pPr>
    </w:p>
    <w:p w14:paraId="40A61CB3" w14:textId="154AFB21" w:rsidR="00CB7DDD" w:rsidRDefault="00760B8F" w:rsidP="002C6501">
      <w:pPr>
        <w:spacing w:after="0" w:line="360" w:lineRule="auto"/>
        <w:ind w:left="13" w:hanging="13"/>
        <w:contextualSpacing/>
        <w:jc w:val="both"/>
      </w:pPr>
      <w:ins w:id="49" w:author="Godwin Pedzisai Dzvapatsva" w:date="2023-03-24T22:23:00Z">
        <w:r>
          <w:t>When g</w:t>
        </w:r>
      </w:ins>
      <w:del w:id="50" w:author="Godwin Pedzisai Dzvapatsva" w:date="2023-03-24T22:23:00Z">
        <w:r w:rsidR="002C6501" w:rsidDel="00760B8F">
          <w:delText>G</w:delText>
        </w:r>
      </w:del>
      <w:r w:rsidR="002C6501">
        <w:t>etting input from the user through the serial monitor</w:t>
      </w:r>
      <w:ins w:id="51" w:author="Godwin Pedzisai Dzvapatsva" w:date="2023-03-24T22:23:00Z">
        <w:r>
          <w:t>,</w:t>
        </w:r>
      </w:ins>
      <w:del w:id="52" w:author="Godwin Pedzisai Dzvapatsva" w:date="2023-03-24T22:23:00Z">
        <w:r w:rsidR="002C6501" w:rsidDel="00760B8F">
          <w:delText>.</w:delText>
        </w:r>
      </w:del>
      <w:r w:rsidR="002C6501">
        <w:t xml:space="preserve"> </w:t>
      </w:r>
      <w:ins w:id="53" w:author="Godwin Pedzisai Dzvapatsva" w:date="2023-03-24T22:24:00Z">
        <w:r>
          <w:t>k</w:t>
        </w:r>
      </w:ins>
      <w:del w:id="54" w:author="Godwin Pedzisai Dzvapatsva" w:date="2023-03-24T22:23:00Z">
        <w:r w:rsidR="002C6501" w:rsidDel="00760B8F">
          <w:delText>K</w:delText>
        </w:r>
      </w:del>
      <w:r w:rsidR="002C6501">
        <w:t>eep in mind the steps for accepting user input with Arduino: ask, wait, and accept input. In the above example, the ask part is when you write the</w:t>
      </w:r>
      <w:ins w:id="55" w:author="Godwin Pedzisai Dzvapatsva" w:date="2023-03-24T22:24:00Z">
        <w:r>
          <w:t xml:space="preserve"> following</w:t>
        </w:r>
      </w:ins>
      <w:r w:rsidR="002C6501">
        <w:t xml:space="preserve"> statement:</w:t>
      </w:r>
      <w:r w:rsidR="00CB7DDD">
        <w:t xml:space="preserve"> </w:t>
      </w:r>
    </w:p>
    <w:p w14:paraId="6D425834" w14:textId="77777777" w:rsidR="002C6501" w:rsidRDefault="002C6501" w:rsidP="00CB7DDD">
      <w:pPr>
        <w:spacing w:after="0" w:line="240" w:lineRule="auto"/>
        <w:ind w:left="13" w:hanging="13"/>
        <w:contextualSpacing/>
        <w:jc w:val="both"/>
      </w:pPr>
    </w:p>
    <w:p w14:paraId="0BE5D05F" w14:textId="77777777" w:rsidR="00CB7DDD" w:rsidRPr="003E7140" w:rsidRDefault="00CB7DDD" w:rsidP="00CB7DDD">
      <w:pPr>
        <w:shd w:val="clear" w:color="auto" w:fill="1F272A"/>
        <w:spacing w:after="0" w:line="240" w:lineRule="auto"/>
        <w:rPr>
          <w:rFonts w:ascii="Consolas" w:eastAsia="Times New Roman" w:hAnsi="Consolas" w:cs="Times New Roman"/>
          <w:color w:val="DAE3E3"/>
          <w:kern w:val="0"/>
          <w:sz w:val="21"/>
          <w:szCs w:val="21"/>
          <w:lang w:val="en-ZA" w:eastAsia="en-ZA"/>
        </w:rPr>
      </w:pPr>
      <w:r w:rsidRPr="003E7140">
        <w:rPr>
          <w:rFonts w:ascii="Consolas" w:eastAsia="Times New Roman" w:hAnsi="Consolas" w:cs="Times New Roman"/>
          <w:color w:val="F39C12"/>
          <w:kern w:val="0"/>
          <w:sz w:val="21"/>
          <w:szCs w:val="21"/>
          <w:lang w:val="en-ZA" w:eastAsia="en-ZA"/>
        </w:rPr>
        <w:t>Serial</w:t>
      </w:r>
      <w:r w:rsidRPr="003E7140">
        <w:rPr>
          <w:rFonts w:ascii="Consolas" w:eastAsia="Times New Roman" w:hAnsi="Consolas" w:cs="Times New Roman"/>
          <w:color w:val="DAE3E3"/>
          <w:kern w:val="0"/>
          <w:sz w:val="21"/>
          <w:szCs w:val="21"/>
          <w:lang w:val="en-ZA" w:eastAsia="en-ZA"/>
        </w:rPr>
        <w:t>.</w:t>
      </w:r>
      <w:r w:rsidRPr="003E7140">
        <w:rPr>
          <w:rFonts w:ascii="Consolas" w:eastAsia="Times New Roman" w:hAnsi="Consolas" w:cs="Times New Roman"/>
          <w:color w:val="F39C12"/>
          <w:kern w:val="0"/>
          <w:sz w:val="21"/>
          <w:szCs w:val="21"/>
          <w:lang w:val="en-ZA" w:eastAsia="en-ZA"/>
        </w:rPr>
        <w:t>println</w:t>
      </w:r>
      <w:r w:rsidRPr="003E7140">
        <w:rPr>
          <w:rFonts w:ascii="Consolas" w:eastAsia="Times New Roman" w:hAnsi="Consolas" w:cs="Times New Roman"/>
          <w:color w:val="DAE3E3"/>
          <w:kern w:val="0"/>
          <w:sz w:val="21"/>
          <w:szCs w:val="21"/>
          <w:lang w:val="en-ZA" w:eastAsia="en-ZA"/>
        </w:rPr>
        <w:t>(</w:t>
      </w:r>
      <w:r w:rsidRPr="003E7140">
        <w:rPr>
          <w:rFonts w:ascii="Consolas" w:eastAsia="Times New Roman" w:hAnsi="Consolas" w:cs="Times New Roman"/>
          <w:color w:val="7FCBCD"/>
          <w:kern w:val="0"/>
          <w:sz w:val="21"/>
          <w:szCs w:val="21"/>
          <w:lang w:val="en-ZA" w:eastAsia="en-ZA"/>
        </w:rPr>
        <w:t>"Please enter first number: "</w:t>
      </w:r>
      <w:r w:rsidRPr="003E7140">
        <w:rPr>
          <w:rFonts w:ascii="Consolas" w:eastAsia="Times New Roman" w:hAnsi="Consolas" w:cs="Times New Roman"/>
          <w:color w:val="DAE3E3"/>
          <w:kern w:val="0"/>
          <w:sz w:val="21"/>
          <w:szCs w:val="21"/>
          <w:lang w:val="en-ZA" w:eastAsia="en-ZA"/>
        </w:rPr>
        <w:t>);</w:t>
      </w:r>
    </w:p>
    <w:p w14:paraId="11191FCE" w14:textId="0A777846" w:rsidR="00CB7DDD" w:rsidRDefault="00CB7DDD" w:rsidP="00CB7DDD">
      <w:pPr>
        <w:spacing w:after="0" w:line="240" w:lineRule="auto"/>
        <w:ind w:left="13" w:hanging="13"/>
        <w:contextualSpacing/>
        <w:jc w:val="both"/>
      </w:pPr>
    </w:p>
    <w:p w14:paraId="244DCBE8" w14:textId="29B320FA" w:rsidR="00CB7DDD" w:rsidRDefault="00CB7DDD" w:rsidP="00CB7DDD">
      <w:pPr>
        <w:spacing w:after="0" w:line="240" w:lineRule="auto"/>
        <w:ind w:left="13" w:hanging="13"/>
        <w:contextualSpacing/>
        <w:jc w:val="both"/>
      </w:pPr>
      <w:r>
        <w:t>Wait:</w:t>
      </w:r>
    </w:p>
    <w:p w14:paraId="47460ED5" w14:textId="77777777" w:rsidR="00CB7DDD" w:rsidRPr="003E7140" w:rsidRDefault="00CB7DDD" w:rsidP="00CB7DDD">
      <w:pPr>
        <w:shd w:val="clear" w:color="auto" w:fill="1F272A"/>
        <w:spacing w:after="0" w:line="240" w:lineRule="auto"/>
        <w:rPr>
          <w:rFonts w:ascii="Consolas" w:eastAsia="Times New Roman" w:hAnsi="Consolas" w:cs="Times New Roman"/>
          <w:color w:val="DAE3E3"/>
          <w:kern w:val="0"/>
          <w:sz w:val="21"/>
          <w:szCs w:val="21"/>
          <w:lang w:val="en-ZA" w:eastAsia="en-ZA"/>
        </w:rPr>
      </w:pPr>
      <w:r w:rsidRPr="003E7140">
        <w:rPr>
          <w:rFonts w:ascii="Consolas" w:eastAsia="Times New Roman" w:hAnsi="Consolas" w:cs="Times New Roman"/>
          <w:color w:val="C586C0"/>
          <w:kern w:val="0"/>
          <w:sz w:val="21"/>
          <w:szCs w:val="21"/>
          <w:lang w:val="en-ZA" w:eastAsia="en-ZA"/>
        </w:rPr>
        <w:t>while</w:t>
      </w:r>
      <w:r w:rsidRPr="003E7140">
        <w:rPr>
          <w:rFonts w:ascii="Consolas" w:eastAsia="Times New Roman" w:hAnsi="Consolas" w:cs="Times New Roman"/>
          <w:color w:val="DAE3E3"/>
          <w:kern w:val="0"/>
          <w:sz w:val="21"/>
          <w:szCs w:val="21"/>
          <w:lang w:val="en-ZA" w:eastAsia="en-ZA"/>
        </w:rPr>
        <w:t xml:space="preserve"> ( </w:t>
      </w:r>
      <w:r w:rsidRPr="003E7140">
        <w:rPr>
          <w:rFonts w:ascii="Consolas" w:eastAsia="Times New Roman" w:hAnsi="Consolas" w:cs="Times New Roman"/>
          <w:color w:val="F39C12"/>
          <w:kern w:val="0"/>
          <w:sz w:val="21"/>
          <w:szCs w:val="21"/>
          <w:lang w:val="en-ZA" w:eastAsia="en-ZA"/>
        </w:rPr>
        <w:t>Serial</w:t>
      </w:r>
      <w:r w:rsidRPr="003E7140">
        <w:rPr>
          <w:rFonts w:ascii="Consolas" w:eastAsia="Times New Roman" w:hAnsi="Consolas" w:cs="Times New Roman"/>
          <w:color w:val="DAE3E3"/>
          <w:kern w:val="0"/>
          <w:sz w:val="21"/>
          <w:szCs w:val="21"/>
          <w:lang w:val="en-ZA" w:eastAsia="en-ZA"/>
        </w:rPr>
        <w:t>.</w:t>
      </w:r>
      <w:r w:rsidRPr="003E7140">
        <w:rPr>
          <w:rFonts w:ascii="Consolas" w:eastAsia="Times New Roman" w:hAnsi="Consolas" w:cs="Times New Roman"/>
          <w:color w:val="F39C12"/>
          <w:kern w:val="0"/>
          <w:sz w:val="21"/>
          <w:szCs w:val="21"/>
          <w:lang w:val="en-ZA" w:eastAsia="en-ZA"/>
        </w:rPr>
        <w:t>available</w:t>
      </w:r>
      <w:r w:rsidRPr="003E7140">
        <w:rPr>
          <w:rFonts w:ascii="Consolas" w:eastAsia="Times New Roman" w:hAnsi="Consolas" w:cs="Times New Roman"/>
          <w:color w:val="DAE3E3"/>
          <w:kern w:val="0"/>
          <w:sz w:val="21"/>
          <w:szCs w:val="21"/>
          <w:lang w:val="en-ZA" w:eastAsia="en-ZA"/>
        </w:rPr>
        <w:t>()==</w:t>
      </w:r>
      <w:r w:rsidRPr="003E7140">
        <w:rPr>
          <w:rFonts w:ascii="Consolas" w:eastAsia="Times New Roman" w:hAnsi="Consolas" w:cs="Times New Roman"/>
          <w:color w:val="7FCBCD"/>
          <w:kern w:val="0"/>
          <w:sz w:val="21"/>
          <w:szCs w:val="21"/>
          <w:lang w:val="en-ZA" w:eastAsia="en-ZA"/>
        </w:rPr>
        <w:t>0</w:t>
      </w:r>
      <w:r w:rsidRPr="003E7140">
        <w:rPr>
          <w:rFonts w:ascii="Consolas" w:eastAsia="Times New Roman" w:hAnsi="Consolas" w:cs="Times New Roman"/>
          <w:color w:val="DAE3E3"/>
          <w:kern w:val="0"/>
          <w:sz w:val="21"/>
          <w:szCs w:val="21"/>
          <w:lang w:val="en-ZA" w:eastAsia="en-ZA"/>
        </w:rPr>
        <w:t>){}</w:t>
      </w:r>
    </w:p>
    <w:p w14:paraId="768DC493" w14:textId="7ABF0E69" w:rsidR="00CB7DDD" w:rsidRDefault="00CB7DDD" w:rsidP="00CB7DDD">
      <w:pPr>
        <w:spacing w:after="0" w:line="240" w:lineRule="auto"/>
        <w:ind w:left="13" w:hanging="13"/>
        <w:contextualSpacing/>
        <w:jc w:val="both"/>
      </w:pPr>
      <w:r w:rsidRPr="00CB7DDD">
        <w:t>Accept input</w:t>
      </w:r>
      <w:r>
        <w:t>:</w:t>
      </w:r>
    </w:p>
    <w:p w14:paraId="148E9754" w14:textId="77777777" w:rsidR="00CB7DDD" w:rsidRPr="003E7140" w:rsidRDefault="00CB7DDD" w:rsidP="00CB7DDD">
      <w:pPr>
        <w:shd w:val="clear" w:color="auto" w:fill="1F272A"/>
        <w:spacing w:after="0" w:line="240" w:lineRule="auto"/>
        <w:rPr>
          <w:rFonts w:ascii="Consolas" w:eastAsia="Times New Roman" w:hAnsi="Consolas" w:cs="Times New Roman"/>
          <w:color w:val="DAE3E3"/>
          <w:kern w:val="0"/>
          <w:sz w:val="21"/>
          <w:szCs w:val="21"/>
          <w:lang w:val="en-ZA" w:eastAsia="en-ZA"/>
        </w:rPr>
      </w:pPr>
      <w:r w:rsidRPr="003E7140">
        <w:rPr>
          <w:rFonts w:ascii="Consolas" w:eastAsia="Times New Roman" w:hAnsi="Consolas" w:cs="Times New Roman"/>
          <w:color w:val="DAE3E3"/>
          <w:kern w:val="0"/>
          <w:sz w:val="21"/>
          <w:szCs w:val="21"/>
          <w:lang w:val="en-ZA" w:eastAsia="en-ZA"/>
        </w:rPr>
        <w:t>num1=</w:t>
      </w:r>
      <w:r w:rsidRPr="003E7140">
        <w:rPr>
          <w:rFonts w:ascii="Consolas" w:eastAsia="Times New Roman" w:hAnsi="Consolas" w:cs="Times New Roman"/>
          <w:color w:val="F39C12"/>
          <w:kern w:val="0"/>
          <w:sz w:val="21"/>
          <w:szCs w:val="21"/>
          <w:lang w:val="en-ZA" w:eastAsia="en-ZA"/>
        </w:rPr>
        <w:t>Serial</w:t>
      </w:r>
      <w:r w:rsidRPr="003E7140">
        <w:rPr>
          <w:rFonts w:ascii="Consolas" w:eastAsia="Times New Roman" w:hAnsi="Consolas" w:cs="Times New Roman"/>
          <w:color w:val="DAE3E3"/>
          <w:kern w:val="0"/>
          <w:sz w:val="21"/>
          <w:szCs w:val="21"/>
          <w:lang w:val="en-ZA" w:eastAsia="en-ZA"/>
        </w:rPr>
        <w:t>.</w:t>
      </w:r>
      <w:r w:rsidRPr="003E7140">
        <w:rPr>
          <w:rFonts w:ascii="Consolas" w:eastAsia="Times New Roman" w:hAnsi="Consolas" w:cs="Times New Roman"/>
          <w:color w:val="F39C12"/>
          <w:kern w:val="0"/>
          <w:sz w:val="21"/>
          <w:szCs w:val="21"/>
          <w:lang w:val="en-ZA" w:eastAsia="en-ZA"/>
        </w:rPr>
        <w:t>parseInt</w:t>
      </w:r>
      <w:r w:rsidRPr="003E7140">
        <w:rPr>
          <w:rFonts w:ascii="Consolas" w:eastAsia="Times New Roman" w:hAnsi="Consolas" w:cs="Times New Roman"/>
          <w:color w:val="DAE3E3"/>
          <w:kern w:val="0"/>
          <w:sz w:val="21"/>
          <w:szCs w:val="21"/>
          <w:lang w:val="en-ZA" w:eastAsia="en-ZA"/>
        </w:rPr>
        <w:t>();</w:t>
      </w:r>
    </w:p>
    <w:p w14:paraId="0E98BCC5" w14:textId="77777777" w:rsidR="00CB7DDD" w:rsidRDefault="00CB7DDD" w:rsidP="00CB7DDD">
      <w:pPr>
        <w:spacing w:after="0" w:line="240" w:lineRule="auto"/>
        <w:ind w:left="13" w:hanging="13"/>
        <w:contextualSpacing/>
        <w:jc w:val="both"/>
      </w:pPr>
    </w:p>
    <w:p w14:paraId="2E8EC97E" w14:textId="313A9E97" w:rsidR="00E13E90" w:rsidRDefault="00E13E90" w:rsidP="00853EEE">
      <w:pPr>
        <w:spacing w:after="0" w:line="240" w:lineRule="auto"/>
        <w:contextualSpacing/>
        <w:jc w:val="both"/>
      </w:pPr>
    </w:p>
    <w:p w14:paraId="30E2E438" w14:textId="7DD8F2A2" w:rsidR="00853EEE" w:rsidRPr="00853EEE" w:rsidRDefault="00853EEE" w:rsidP="00853EEE">
      <w:pPr>
        <w:spacing w:after="0" w:line="240" w:lineRule="auto"/>
        <w:contextualSpacing/>
        <w:jc w:val="both"/>
        <w:rPr>
          <w:b/>
          <w:bCs/>
        </w:rPr>
      </w:pPr>
      <w:r w:rsidRPr="00853EEE">
        <w:rPr>
          <w:b/>
          <w:bCs/>
        </w:rPr>
        <w:t>Calculating Volume</w:t>
      </w:r>
    </w:p>
    <w:p w14:paraId="06E12811" w14:textId="799EC14C" w:rsidR="00853EEE" w:rsidRDefault="00292F66" w:rsidP="00853EEE">
      <w:pPr>
        <w:spacing w:after="0" w:line="360" w:lineRule="auto"/>
        <w:contextualSpacing/>
        <w:jc w:val="both"/>
      </w:pPr>
      <w:r>
        <w:t>Volume refers to how much space an object fills in three dimensions. It is often measured in cubic units. Arithmetic formulae may be used to readily compute the volume of three-dimensional mathematical forms such as the cube, cuboid, cylinder, prism, and cone, among others.</w:t>
      </w:r>
    </w:p>
    <w:p w14:paraId="67E48DC2" w14:textId="461F350D" w:rsidR="00853EEE" w:rsidRDefault="00853EEE" w:rsidP="00853EEE">
      <w:pPr>
        <w:spacing w:after="0" w:line="360" w:lineRule="auto"/>
        <w:contextualSpacing/>
        <w:jc w:val="both"/>
      </w:pPr>
    </w:p>
    <w:p w14:paraId="36430AF1" w14:textId="624ACB1A" w:rsidR="00853EEE" w:rsidRPr="00A71CFC" w:rsidRDefault="00853EEE" w:rsidP="00853EEE">
      <w:pPr>
        <w:spacing w:after="0" w:line="360" w:lineRule="auto"/>
        <w:contextualSpacing/>
        <w:jc w:val="both"/>
        <w:rPr>
          <w:b/>
          <w:bCs/>
        </w:rPr>
      </w:pPr>
      <w:r w:rsidRPr="00A71CFC">
        <w:rPr>
          <w:b/>
          <w:bCs/>
        </w:rPr>
        <w:t>EXAMPLE</w:t>
      </w:r>
    </w:p>
    <w:p w14:paraId="6A5E8F4A" w14:textId="7E81C592" w:rsidR="00853EEE" w:rsidRPr="00853EEE" w:rsidRDefault="00853EEE" w:rsidP="00853EEE">
      <w:pPr>
        <w:spacing w:after="0" w:line="360" w:lineRule="auto"/>
        <w:contextualSpacing/>
        <w:jc w:val="both"/>
      </w:pPr>
      <w:r>
        <w:t xml:space="preserve">You are required to find the volume of a cylinder. </w:t>
      </w:r>
      <w:r w:rsidR="00040381" w:rsidRPr="00853EEE">
        <w:t>To</w:t>
      </w:r>
      <w:r w:rsidRPr="00853EEE">
        <w:t xml:space="preserve"> find the volume of a cylinder we first need to find the circular area of the base. The formula for calculating the area of a circle is:</w:t>
      </w:r>
    </w:p>
    <w:p w14:paraId="783EA5FA" w14:textId="0B7A3618" w:rsidR="00853EEE" w:rsidRDefault="00853EEE" w:rsidP="00853EEE">
      <w:pPr>
        <w:spacing w:after="0" w:line="360" w:lineRule="auto"/>
        <w:contextualSpacing/>
        <w:jc w:val="both"/>
        <w:rPr>
          <w:i/>
          <w:iCs/>
        </w:rPr>
      </w:pPr>
      <w:r w:rsidRPr="00853EEE">
        <w:rPr>
          <w:i/>
          <w:iCs/>
        </w:rPr>
        <w:t>Area=πr2 </w:t>
      </w:r>
    </w:p>
    <w:p w14:paraId="1DFE5E7F" w14:textId="77777777" w:rsidR="00A71CFC" w:rsidRDefault="00A71CFC" w:rsidP="00A71CFC">
      <w:pPr>
        <w:keepNext/>
        <w:spacing w:after="0" w:line="360" w:lineRule="auto"/>
        <w:contextualSpacing/>
        <w:jc w:val="both"/>
      </w:pPr>
      <w:r>
        <w:rPr>
          <w:i/>
          <w:iCs/>
          <w:noProof/>
        </w:rPr>
        <w:drawing>
          <wp:inline distT="0" distB="0" distL="0" distR="0" wp14:anchorId="7561B746" wp14:editId="1F884C30">
            <wp:extent cx="1379545" cy="1819275"/>
            <wp:effectExtent l="0" t="0" r="0" b="0"/>
            <wp:docPr id="52303" name="Picture 5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81901" cy="1822381"/>
                    </a:xfrm>
                    <a:prstGeom prst="rect">
                      <a:avLst/>
                    </a:prstGeom>
                    <a:noFill/>
                    <a:ln>
                      <a:noFill/>
                    </a:ln>
                  </pic:spPr>
                </pic:pic>
              </a:graphicData>
            </a:graphic>
          </wp:inline>
        </w:drawing>
      </w:r>
    </w:p>
    <w:p w14:paraId="6A79F7C1" w14:textId="7715DBDD" w:rsidR="00A71CFC" w:rsidRPr="00A71CFC" w:rsidRDefault="00A71CFC" w:rsidP="00A71CFC">
      <w:pPr>
        <w:pStyle w:val="Caption"/>
        <w:jc w:val="both"/>
        <w:rPr>
          <w:i w:val="0"/>
          <w:iCs w:val="0"/>
          <w:color w:val="auto"/>
          <w:sz w:val="24"/>
          <w:szCs w:val="22"/>
        </w:rPr>
      </w:pPr>
      <w:r w:rsidRPr="00A71CFC">
        <w:rPr>
          <w:i w:val="0"/>
          <w:iCs w:val="0"/>
          <w:color w:val="auto"/>
          <w:sz w:val="24"/>
          <w:szCs w:val="22"/>
        </w:rPr>
        <w:t xml:space="preserve">Figure 3. </w:t>
      </w:r>
      <w:r w:rsidRPr="00A71CFC">
        <w:rPr>
          <w:i w:val="0"/>
          <w:iCs w:val="0"/>
          <w:color w:val="auto"/>
          <w:sz w:val="24"/>
          <w:szCs w:val="22"/>
        </w:rPr>
        <w:fldChar w:fldCharType="begin"/>
      </w:r>
      <w:r w:rsidRPr="00A71CFC">
        <w:rPr>
          <w:i w:val="0"/>
          <w:iCs w:val="0"/>
          <w:color w:val="auto"/>
          <w:sz w:val="24"/>
          <w:szCs w:val="22"/>
        </w:rPr>
        <w:instrText xml:space="preserve"> SEQ Figure_3. \* ARABIC </w:instrText>
      </w:r>
      <w:r w:rsidRPr="00A71CFC">
        <w:rPr>
          <w:i w:val="0"/>
          <w:iCs w:val="0"/>
          <w:color w:val="auto"/>
          <w:sz w:val="24"/>
          <w:szCs w:val="22"/>
        </w:rPr>
        <w:fldChar w:fldCharType="separate"/>
      </w:r>
      <w:r w:rsidR="00AF1BF5">
        <w:rPr>
          <w:i w:val="0"/>
          <w:iCs w:val="0"/>
          <w:noProof/>
          <w:color w:val="auto"/>
          <w:sz w:val="24"/>
          <w:szCs w:val="22"/>
        </w:rPr>
        <w:t>26</w:t>
      </w:r>
      <w:r w:rsidRPr="00A71CFC">
        <w:rPr>
          <w:i w:val="0"/>
          <w:iCs w:val="0"/>
          <w:color w:val="auto"/>
          <w:sz w:val="24"/>
          <w:szCs w:val="22"/>
        </w:rPr>
        <w:fldChar w:fldCharType="end"/>
      </w:r>
      <w:r w:rsidRPr="00A71CFC">
        <w:rPr>
          <w:i w:val="0"/>
          <w:iCs w:val="0"/>
          <w:color w:val="auto"/>
          <w:sz w:val="24"/>
          <w:szCs w:val="22"/>
        </w:rPr>
        <w:t>:Image of a cylinder</w:t>
      </w:r>
    </w:p>
    <w:p w14:paraId="6638711B" w14:textId="74CB6E70" w:rsidR="00853EEE" w:rsidRDefault="00853EEE" w:rsidP="00853EEE">
      <w:pPr>
        <w:pStyle w:val="NormalWeb"/>
        <w:shd w:val="clear" w:color="auto" w:fill="FFFFFF"/>
        <w:spacing w:before="0" w:beforeAutospacing="0" w:after="150" w:afterAutospacing="0" w:line="405" w:lineRule="atLeast"/>
        <w:textAlignment w:val="baseline"/>
        <w:rPr>
          <w:rFonts w:eastAsia="Calibri" w:cs="Basic Roman"/>
          <w:kern w:val="1"/>
          <w:szCs w:val="22"/>
          <w:lang w:val="en-GB" w:eastAsia="zh-CN"/>
        </w:rPr>
      </w:pPr>
      <w:r w:rsidRPr="00853EEE">
        <w:rPr>
          <w:rFonts w:eastAsia="Calibri" w:cs="Basic Roman"/>
          <w:kern w:val="1"/>
          <w:szCs w:val="22"/>
          <w:lang w:val="en-GB" w:eastAsia="zh-CN"/>
        </w:rPr>
        <w:t>We then multiply the area of the circular base by the height (or length) of the cylinder.</w:t>
      </w:r>
      <w:r>
        <w:rPr>
          <w:rFonts w:eastAsia="Calibri" w:cs="Basic Roman"/>
          <w:kern w:val="1"/>
          <w:szCs w:val="22"/>
          <w:lang w:val="en-GB" w:eastAsia="zh-CN"/>
        </w:rPr>
        <w:t xml:space="preserve"> </w:t>
      </w:r>
      <w:r w:rsidRPr="00853EEE">
        <w:rPr>
          <w:rFonts w:eastAsia="Calibri" w:cs="Basic Roman"/>
          <w:kern w:val="1"/>
          <w:szCs w:val="22"/>
          <w:lang w:val="en-GB" w:eastAsia="zh-CN"/>
        </w:rPr>
        <w:t>The formula for the volume of a cylinder is:</w:t>
      </w:r>
    </w:p>
    <w:p w14:paraId="027B2189" w14:textId="2DBA2B72" w:rsidR="00853EEE" w:rsidRDefault="00853EEE" w:rsidP="00853EEE">
      <w:pPr>
        <w:spacing w:after="0" w:line="360" w:lineRule="auto"/>
        <w:contextualSpacing/>
        <w:jc w:val="both"/>
        <w:rPr>
          <w:i/>
          <w:iCs/>
        </w:rPr>
      </w:pPr>
      <w:r w:rsidRPr="00853EEE">
        <w:rPr>
          <w:i/>
          <w:iCs/>
        </w:rPr>
        <w:t>Volume=πr2h</w:t>
      </w:r>
    </w:p>
    <w:p w14:paraId="5A2171B4" w14:textId="548DDD5E" w:rsidR="00A71CFC" w:rsidRDefault="00A71CFC" w:rsidP="00853EEE">
      <w:pPr>
        <w:spacing w:after="0" w:line="360" w:lineRule="auto"/>
        <w:contextualSpacing/>
        <w:jc w:val="both"/>
      </w:pPr>
      <w:r w:rsidRPr="00A71CFC">
        <w:t>Find the volume of this cylinder whose radius and perpendicular height  are entered by the user.</w:t>
      </w:r>
      <w:r w:rsidR="00BD3FC9">
        <w:t xml:space="preserve"> Use Pictoblox and then show the same solution using Arduino IDE.</w:t>
      </w:r>
    </w:p>
    <w:p w14:paraId="3CE0642F" w14:textId="07702F7A" w:rsidR="002356E6" w:rsidRDefault="002356E6" w:rsidP="00853EEE">
      <w:pPr>
        <w:spacing w:after="0" w:line="360" w:lineRule="auto"/>
        <w:contextualSpacing/>
        <w:jc w:val="both"/>
      </w:pPr>
    </w:p>
    <w:p w14:paraId="6923AEB2" w14:textId="6A3312E6" w:rsidR="002356E6" w:rsidRDefault="00BD3FC9" w:rsidP="00853EEE">
      <w:pPr>
        <w:spacing w:after="0" w:line="360" w:lineRule="auto"/>
        <w:contextualSpacing/>
        <w:jc w:val="both"/>
      </w:pPr>
      <w:r>
        <w:t xml:space="preserve">Figure 3.27 illustrates the </w:t>
      </w:r>
      <w:r w:rsidR="002356E6">
        <w:t xml:space="preserve">graphical </w:t>
      </w:r>
      <w:r>
        <w:t>solution for calculating volume of a cylinder</w:t>
      </w:r>
      <w:r w:rsidR="002356E6">
        <w:t>.</w:t>
      </w:r>
    </w:p>
    <w:p w14:paraId="33E5B1EC" w14:textId="77777777" w:rsidR="00BD3FC9" w:rsidRDefault="002356E6" w:rsidP="00BD3FC9">
      <w:pPr>
        <w:keepNext/>
        <w:spacing w:after="0" w:line="360" w:lineRule="auto"/>
        <w:contextualSpacing/>
        <w:jc w:val="both"/>
      </w:pPr>
      <w:r>
        <w:rPr>
          <w:noProof/>
        </w:rPr>
        <w:lastRenderedPageBreak/>
        <w:drawing>
          <wp:inline distT="0" distB="0" distL="0" distR="0" wp14:anchorId="232AD5BD" wp14:editId="1F9253FD">
            <wp:extent cx="3715349" cy="2440127"/>
            <wp:effectExtent l="0" t="0" r="0" b="0"/>
            <wp:docPr id="52336" name="Picture 5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30989" cy="2450399"/>
                    </a:xfrm>
                    <a:prstGeom prst="rect">
                      <a:avLst/>
                    </a:prstGeom>
                    <a:noFill/>
                    <a:ln>
                      <a:noFill/>
                    </a:ln>
                  </pic:spPr>
                </pic:pic>
              </a:graphicData>
            </a:graphic>
          </wp:inline>
        </w:drawing>
      </w:r>
    </w:p>
    <w:p w14:paraId="39A724CD" w14:textId="0EFB2C43" w:rsidR="002356E6" w:rsidRPr="00DB1FA0" w:rsidRDefault="00BD3FC9" w:rsidP="00BD3FC9">
      <w:pPr>
        <w:pStyle w:val="Caption"/>
        <w:jc w:val="both"/>
        <w:rPr>
          <w:i w:val="0"/>
          <w:iCs w:val="0"/>
          <w:color w:val="auto"/>
          <w:sz w:val="24"/>
          <w:szCs w:val="24"/>
        </w:rPr>
      </w:pPr>
      <w:r w:rsidRPr="00DB1FA0">
        <w:rPr>
          <w:i w:val="0"/>
          <w:iCs w:val="0"/>
          <w:color w:val="auto"/>
          <w:sz w:val="24"/>
          <w:szCs w:val="24"/>
        </w:rPr>
        <w:t xml:space="preserve">Figure 3. </w:t>
      </w:r>
      <w:r w:rsidRPr="00DB1FA0">
        <w:rPr>
          <w:i w:val="0"/>
          <w:iCs w:val="0"/>
          <w:color w:val="auto"/>
          <w:sz w:val="24"/>
          <w:szCs w:val="24"/>
        </w:rPr>
        <w:fldChar w:fldCharType="begin"/>
      </w:r>
      <w:r w:rsidRPr="00DB1FA0">
        <w:rPr>
          <w:i w:val="0"/>
          <w:iCs w:val="0"/>
          <w:color w:val="auto"/>
          <w:sz w:val="24"/>
          <w:szCs w:val="24"/>
        </w:rPr>
        <w:instrText xml:space="preserve"> SEQ Figure_3. \* ARABIC </w:instrText>
      </w:r>
      <w:r w:rsidRPr="00DB1FA0">
        <w:rPr>
          <w:i w:val="0"/>
          <w:iCs w:val="0"/>
          <w:color w:val="auto"/>
          <w:sz w:val="24"/>
          <w:szCs w:val="24"/>
        </w:rPr>
        <w:fldChar w:fldCharType="separate"/>
      </w:r>
      <w:r w:rsidR="00AF1BF5">
        <w:rPr>
          <w:i w:val="0"/>
          <w:iCs w:val="0"/>
          <w:noProof/>
          <w:color w:val="auto"/>
          <w:sz w:val="24"/>
          <w:szCs w:val="24"/>
        </w:rPr>
        <w:t>27</w:t>
      </w:r>
      <w:r w:rsidRPr="00DB1FA0">
        <w:rPr>
          <w:i w:val="0"/>
          <w:iCs w:val="0"/>
          <w:color w:val="auto"/>
          <w:sz w:val="24"/>
          <w:szCs w:val="24"/>
        </w:rPr>
        <w:fldChar w:fldCharType="end"/>
      </w:r>
      <w:r w:rsidRPr="00DB1FA0">
        <w:rPr>
          <w:i w:val="0"/>
          <w:iCs w:val="0"/>
          <w:color w:val="auto"/>
          <w:sz w:val="24"/>
          <w:szCs w:val="24"/>
        </w:rPr>
        <w:t xml:space="preserve">: Volume of a </w:t>
      </w:r>
      <w:r w:rsidR="00DB1FA0" w:rsidRPr="00DB1FA0">
        <w:rPr>
          <w:i w:val="0"/>
          <w:iCs w:val="0"/>
          <w:color w:val="auto"/>
          <w:sz w:val="24"/>
          <w:szCs w:val="24"/>
        </w:rPr>
        <w:t>Cylinder</w:t>
      </w:r>
    </w:p>
    <w:p w14:paraId="4326DFE3" w14:textId="1B01A287" w:rsidR="002356E6" w:rsidRDefault="00FF26FB" w:rsidP="00853EEE">
      <w:pPr>
        <w:spacing w:after="0" w:line="360" w:lineRule="auto"/>
        <w:contextualSpacing/>
        <w:jc w:val="both"/>
      </w:pPr>
      <w:r>
        <w:t>Example 3.16</w:t>
      </w:r>
      <w:r w:rsidR="002356E6">
        <w:t xml:space="preserve"> shows how to calculate volume of a cylinder on an Arduino.</w:t>
      </w:r>
    </w:p>
    <w:p w14:paraId="1A50486F" w14:textId="77777777" w:rsidR="00292F66" w:rsidRDefault="00292F66" w:rsidP="00853EEE">
      <w:pPr>
        <w:spacing w:after="0" w:line="360" w:lineRule="auto"/>
        <w:contextualSpacing/>
        <w:jc w:val="both"/>
        <w:rPr>
          <w:b/>
          <w:bCs/>
        </w:rPr>
      </w:pPr>
    </w:p>
    <w:p w14:paraId="78091777" w14:textId="77777777" w:rsidR="00292F66" w:rsidRDefault="00292F66" w:rsidP="00853EEE">
      <w:pPr>
        <w:spacing w:after="0" w:line="360" w:lineRule="auto"/>
        <w:contextualSpacing/>
        <w:jc w:val="both"/>
        <w:rPr>
          <w:b/>
          <w:bCs/>
        </w:rPr>
      </w:pPr>
    </w:p>
    <w:p w14:paraId="70C83E4D" w14:textId="14F78DD6" w:rsidR="00520380" w:rsidRPr="00520380" w:rsidRDefault="00520380" w:rsidP="00853EEE">
      <w:pPr>
        <w:spacing w:after="0" w:line="360" w:lineRule="auto"/>
        <w:contextualSpacing/>
        <w:jc w:val="both"/>
        <w:rPr>
          <w:b/>
          <w:bCs/>
        </w:rPr>
      </w:pPr>
      <w:r w:rsidRPr="00520380">
        <w:rPr>
          <w:b/>
          <w:bCs/>
        </w:rPr>
        <w:t>EXAMPLE 3.</w:t>
      </w:r>
      <w:r w:rsidR="00FF26FB">
        <w:rPr>
          <w:b/>
          <w:bCs/>
        </w:rPr>
        <w:t>16</w:t>
      </w:r>
    </w:p>
    <w:p w14:paraId="62F672BC" w14:textId="77777777" w:rsidR="00520380" w:rsidRPr="00520380" w:rsidRDefault="0052038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520380">
        <w:rPr>
          <w:rFonts w:ascii="Consolas" w:eastAsia="Times New Roman" w:hAnsi="Consolas" w:cs="Times New Roman"/>
          <w:color w:val="7F8C8D"/>
          <w:kern w:val="0"/>
          <w:sz w:val="21"/>
          <w:szCs w:val="21"/>
          <w:lang w:val="en-ZA" w:eastAsia="en-ZA"/>
        </w:rPr>
        <w:t>//declaring variables</w:t>
      </w:r>
    </w:p>
    <w:p w14:paraId="239C7B3A" w14:textId="77777777" w:rsidR="00520380" w:rsidRPr="00520380" w:rsidRDefault="0052038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520380">
        <w:rPr>
          <w:rFonts w:ascii="Consolas" w:eastAsia="Times New Roman" w:hAnsi="Consolas" w:cs="Times New Roman"/>
          <w:color w:val="0CA1A6"/>
          <w:kern w:val="0"/>
          <w:sz w:val="21"/>
          <w:szCs w:val="21"/>
          <w:lang w:val="en-ZA" w:eastAsia="en-ZA"/>
        </w:rPr>
        <w:t>float</w:t>
      </w:r>
      <w:r w:rsidRPr="00520380">
        <w:rPr>
          <w:rFonts w:ascii="Consolas" w:eastAsia="Times New Roman" w:hAnsi="Consolas" w:cs="Times New Roman"/>
          <w:color w:val="DAE3E3"/>
          <w:kern w:val="0"/>
          <w:sz w:val="21"/>
          <w:szCs w:val="21"/>
          <w:lang w:val="en-ZA" w:eastAsia="en-ZA"/>
        </w:rPr>
        <w:t xml:space="preserve"> radius, height, volume_of_cylinder;</w:t>
      </w:r>
    </w:p>
    <w:p w14:paraId="45302D3F" w14:textId="77777777" w:rsidR="00520380" w:rsidRPr="00520380" w:rsidRDefault="0052038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520380">
        <w:rPr>
          <w:rFonts w:ascii="Consolas" w:eastAsia="Times New Roman" w:hAnsi="Consolas" w:cs="Times New Roman"/>
          <w:color w:val="0CA1A6"/>
          <w:kern w:val="0"/>
          <w:sz w:val="21"/>
          <w:szCs w:val="21"/>
          <w:lang w:val="en-ZA" w:eastAsia="en-ZA"/>
        </w:rPr>
        <w:t>const</w:t>
      </w:r>
      <w:r w:rsidRPr="00520380">
        <w:rPr>
          <w:rFonts w:ascii="Consolas" w:eastAsia="Times New Roman" w:hAnsi="Consolas" w:cs="Times New Roman"/>
          <w:color w:val="DAE3E3"/>
          <w:kern w:val="0"/>
          <w:sz w:val="21"/>
          <w:szCs w:val="21"/>
          <w:lang w:val="en-ZA" w:eastAsia="en-ZA"/>
        </w:rPr>
        <w:t xml:space="preserve"> </w:t>
      </w:r>
      <w:r w:rsidRPr="00520380">
        <w:rPr>
          <w:rFonts w:ascii="Consolas" w:eastAsia="Times New Roman" w:hAnsi="Consolas" w:cs="Times New Roman"/>
          <w:color w:val="0CA1A6"/>
          <w:kern w:val="0"/>
          <w:sz w:val="21"/>
          <w:szCs w:val="21"/>
          <w:lang w:val="en-ZA" w:eastAsia="en-ZA"/>
        </w:rPr>
        <w:t>float</w:t>
      </w:r>
      <w:r w:rsidRPr="00520380">
        <w:rPr>
          <w:rFonts w:ascii="Consolas" w:eastAsia="Times New Roman" w:hAnsi="Consolas" w:cs="Times New Roman"/>
          <w:color w:val="DAE3E3"/>
          <w:kern w:val="0"/>
          <w:sz w:val="21"/>
          <w:szCs w:val="21"/>
          <w:lang w:val="en-ZA" w:eastAsia="en-ZA"/>
        </w:rPr>
        <w:t xml:space="preserve"> pi= </w:t>
      </w:r>
      <w:r w:rsidRPr="00520380">
        <w:rPr>
          <w:rFonts w:ascii="Consolas" w:eastAsia="Times New Roman" w:hAnsi="Consolas" w:cs="Times New Roman"/>
          <w:color w:val="7FCBCD"/>
          <w:kern w:val="0"/>
          <w:sz w:val="21"/>
          <w:szCs w:val="21"/>
          <w:lang w:val="en-ZA" w:eastAsia="en-ZA"/>
        </w:rPr>
        <w:t>3.14</w:t>
      </w:r>
      <w:r w:rsidRPr="00520380">
        <w:rPr>
          <w:rFonts w:ascii="Consolas" w:eastAsia="Times New Roman" w:hAnsi="Consolas" w:cs="Times New Roman"/>
          <w:color w:val="DAE3E3"/>
          <w:kern w:val="0"/>
          <w:sz w:val="21"/>
          <w:szCs w:val="21"/>
          <w:lang w:val="en-ZA" w:eastAsia="en-ZA"/>
        </w:rPr>
        <w:t>;</w:t>
      </w:r>
    </w:p>
    <w:p w14:paraId="6444A72C" w14:textId="77777777" w:rsidR="00520380" w:rsidRPr="00520380" w:rsidRDefault="0052038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520380">
        <w:rPr>
          <w:rFonts w:ascii="Consolas" w:eastAsia="Times New Roman" w:hAnsi="Consolas" w:cs="Times New Roman"/>
          <w:color w:val="0CA1A6"/>
          <w:kern w:val="0"/>
          <w:sz w:val="21"/>
          <w:szCs w:val="21"/>
          <w:lang w:val="en-ZA" w:eastAsia="en-ZA"/>
        </w:rPr>
        <w:t>void</w:t>
      </w:r>
      <w:r w:rsidRPr="00520380">
        <w:rPr>
          <w:rFonts w:ascii="Consolas" w:eastAsia="Times New Roman" w:hAnsi="Consolas" w:cs="Times New Roman"/>
          <w:color w:val="DAE3E3"/>
          <w:kern w:val="0"/>
          <w:sz w:val="21"/>
          <w:szCs w:val="21"/>
          <w:lang w:val="en-ZA" w:eastAsia="en-ZA"/>
        </w:rPr>
        <w:t xml:space="preserve"> </w:t>
      </w:r>
      <w:r w:rsidRPr="00520380">
        <w:rPr>
          <w:rFonts w:ascii="Consolas" w:eastAsia="Times New Roman" w:hAnsi="Consolas" w:cs="Times New Roman"/>
          <w:color w:val="F39C12"/>
          <w:kern w:val="0"/>
          <w:sz w:val="21"/>
          <w:szCs w:val="21"/>
          <w:lang w:val="en-ZA" w:eastAsia="en-ZA"/>
        </w:rPr>
        <w:t>setup</w:t>
      </w:r>
      <w:r w:rsidRPr="00520380">
        <w:rPr>
          <w:rFonts w:ascii="Consolas" w:eastAsia="Times New Roman" w:hAnsi="Consolas" w:cs="Times New Roman"/>
          <w:color w:val="DAE3E3"/>
          <w:kern w:val="0"/>
          <w:sz w:val="21"/>
          <w:szCs w:val="21"/>
          <w:lang w:val="en-ZA" w:eastAsia="en-ZA"/>
        </w:rPr>
        <w:t>() {</w:t>
      </w:r>
    </w:p>
    <w:p w14:paraId="38CE224B" w14:textId="77777777" w:rsidR="00520380" w:rsidRPr="00520380" w:rsidRDefault="0052038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520380">
        <w:rPr>
          <w:rFonts w:ascii="Consolas" w:eastAsia="Times New Roman" w:hAnsi="Consolas" w:cs="Times New Roman"/>
          <w:color w:val="7F8C8D"/>
          <w:kern w:val="0"/>
          <w:sz w:val="21"/>
          <w:szCs w:val="21"/>
          <w:lang w:val="en-ZA" w:eastAsia="en-ZA"/>
        </w:rPr>
        <w:t>  // put your setup code here, to run once:</w:t>
      </w:r>
    </w:p>
    <w:p w14:paraId="570672E2" w14:textId="77777777" w:rsidR="00520380" w:rsidRPr="00520380" w:rsidRDefault="0052038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520380">
        <w:rPr>
          <w:rFonts w:ascii="Consolas" w:eastAsia="Times New Roman" w:hAnsi="Consolas" w:cs="Times New Roman"/>
          <w:color w:val="F39C12"/>
          <w:kern w:val="0"/>
          <w:sz w:val="21"/>
          <w:szCs w:val="21"/>
          <w:lang w:val="en-ZA" w:eastAsia="en-ZA"/>
        </w:rPr>
        <w:t>Serial</w:t>
      </w:r>
      <w:r w:rsidRPr="00520380">
        <w:rPr>
          <w:rFonts w:ascii="Consolas" w:eastAsia="Times New Roman" w:hAnsi="Consolas" w:cs="Times New Roman"/>
          <w:color w:val="DAE3E3"/>
          <w:kern w:val="0"/>
          <w:sz w:val="21"/>
          <w:szCs w:val="21"/>
          <w:lang w:val="en-ZA" w:eastAsia="en-ZA"/>
        </w:rPr>
        <w:t>.</w:t>
      </w:r>
      <w:r w:rsidRPr="00520380">
        <w:rPr>
          <w:rFonts w:ascii="Consolas" w:eastAsia="Times New Roman" w:hAnsi="Consolas" w:cs="Times New Roman"/>
          <w:color w:val="F39C12"/>
          <w:kern w:val="0"/>
          <w:sz w:val="21"/>
          <w:szCs w:val="21"/>
          <w:lang w:val="en-ZA" w:eastAsia="en-ZA"/>
        </w:rPr>
        <w:t>begin</w:t>
      </w:r>
      <w:r w:rsidRPr="00520380">
        <w:rPr>
          <w:rFonts w:ascii="Consolas" w:eastAsia="Times New Roman" w:hAnsi="Consolas" w:cs="Times New Roman"/>
          <w:color w:val="DAE3E3"/>
          <w:kern w:val="0"/>
          <w:sz w:val="21"/>
          <w:szCs w:val="21"/>
          <w:lang w:val="en-ZA" w:eastAsia="en-ZA"/>
        </w:rPr>
        <w:t>(</w:t>
      </w:r>
      <w:r w:rsidRPr="00520380">
        <w:rPr>
          <w:rFonts w:ascii="Consolas" w:eastAsia="Times New Roman" w:hAnsi="Consolas" w:cs="Times New Roman"/>
          <w:color w:val="7FCBCD"/>
          <w:kern w:val="0"/>
          <w:sz w:val="21"/>
          <w:szCs w:val="21"/>
          <w:lang w:val="en-ZA" w:eastAsia="en-ZA"/>
        </w:rPr>
        <w:t>9600</w:t>
      </w:r>
      <w:r w:rsidRPr="00520380">
        <w:rPr>
          <w:rFonts w:ascii="Consolas" w:eastAsia="Times New Roman" w:hAnsi="Consolas" w:cs="Times New Roman"/>
          <w:color w:val="DAE3E3"/>
          <w:kern w:val="0"/>
          <w:sz w:val="21"/>
          <w:szCs w:val="21"/>
          <w:lang w:val="en-ZA" w:eastAsia="en-ZA"/>
        </w:rPr>
        <w:t>);</w:t>
      </w:r>
    </w:p>
    <w:p w14:paraId="2D722790" w14:textId="77777777" w:rsidR="00520380" w:rsidRPr="00520380" w:rsidRDefault="0052038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520380">
        <w:rPr>
          <w:rFonts w:ascii="Consolas" w:eastAsia="Times New Roman" w:hAnsi="Consolas" w:cs="Times New Roman"/>
          <w:color w:val="DAE3E3"/>
          <w:kern w:val="0"/>
          <w:sz w:val="21"/>
          <w:szCs w:val="21"/>
          <w:lang w:val="en-ZA" w:eastAsia="en-ZA"/>
        </w:rPr>
        <w:t>}</w:t>
      </w:r>
    </w:p>
    <w:p w14:paraId="0F648287" w14:textId="77777777" w:rsidR="00520380" w:rsidRPr="00520380" w:rsidRDefault="0052038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p>
    <w:p w14:paraId="1DF025E6" w14:textId="77777777" w:rsidR="00520380" w:rsidRPr="00520380" w:rsidRDefault="0052038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520380">
        <w:rPr>
          <w:rFonts w:ascii="Consolas" w:eastAsia="Times New Roman" w:hAnsi="Consolas" w:cs="Times New Roman"/>
          <w:color w:val="0CA1A6"/>
          <w:kern w:val="0"/>
          <w:sz w:val="21"/>
          <w:szCs w:val="21"/>
          <w:lang w:val="en-ZA" w:eastAsia="en-ZA"/>
        </w:rPr>
        <w:t>void</w:t>
      </w:r>
      <w:r w:rsidRPr="00520380">
        <w:rPr>
          <w:rFonts w:ascii="Consolas" w:eastAsia="Times New Roman" w:hAnsi="Consolas" w:cs="Times New Roman"/>
          <w:color w:val="DAE3E3"/>
          <w:kern w:val="0"/>
          <w:sz w:val="21"/>
          <w:szCs w:val="21"/>
          <w:lang w:val="en-ZA" w:eastAsia="en-ZA"/>
        </w:rPr>
        <w:t xml:space="preserve"> </w:t>
      </w:r>
      <w:r w:rsidRPr="00520380">
        <w:rPr>
          <w:rFonts w:ascii="Consolas" w:eastAsia="Times New Roman" w:hAnsi="Consolas" w:cs="Times New Roman"/>
          <w:color w:val="F39C12"/>
          <w:kern w:val="0"/>
          <w:sz w:val="21"/>
          <w:szCs w:val="21"/>
          <w:lang w:val="en-ZA" w:eastAsia="en-ZA"/>
        </w:rPr>
        <w:t>loop</w:t>
      </w:r>
      <w:r w:rsidRPr="00520380">
        <w:rPr>
          <w:rFonts w:ascii="Consolas" w:eastAsia="Times New Roman" w:hAnsi="Consolas" w:cs="Times New Roman"/>
          <w:color w:val="DAE3E3"/>
          <w:kern w:val="0"/>
          <w:sz w:val="21"/>
          <w:szCs w:val="21"/>
          <w:lang w:val="en-ZA" w:eastAsia="en-ZA"/>
        </w:rPr>
        <w:t>() {</w:t>
      </w:r>
    </w:p>
    <w:p w14:paraId="20EAAC84" w14:textId="77777777" w:rsidR="00520380" w:rsidRPr="00520380" w:rsidRDefault="0052038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520380">
        <w:rPr>
          <w:rFonts w:ascii="Consolas" w:eastAsia="Times New Roman" w:hAnsi="Consolas" w:cs="Times New Roman"/>
          <w:color w:val="7F8C8D"/>
          <w:kern w:val="0"/>
          <w:sz w:val="21"/>
          <w:szCs w:val="21"/>
          <w:lang w:val="en-ZA" w:eastAsia="en-ZA"/>
        </w:rPr>
        <w:t>  // Accepting the inputs</w:t>
      </w:r>
    </w:p>
    <w:p w14:paraId="65E91420" w14:textId="77777777" w:rsidR="00520380" w:rsidRPr="00520380" w:rsidRDefault="0052038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520380">
        <w:rPr>
          <w:rFonts w:ascii="Consolas" w:eastAsia="Times New Roman" w:hAnsi="Consolas" w:cs="Times New Roman"/>
          <w:color w:val="F39C12"/>
          <w:kern w:val="0"/>
          <w:sz w:val="21"/>
          <w:szCs w:val="21"/>
          <w:lang w:val="en-ZA" w:eastAsia="en-ZA"/>
        </w:rPr>
        <w:t>Serial</w:t>
      </w:r>
      <w:r w:rsidRPr="00520380">
        <w:rPr>
          <w:rFonts w:ascii="Consolas" w:eastAsia="Times New Roman" w:hAnsi="Consolas" w:cs="Times New Roman"/>
          <w:color w:val="DAE3E3"/>
          <w:kern w:val="0"/>
          <w:sz w:val="21"/>
          <w:szCs w:val="21"/>
          <w:lang w:val="en-ZA" w:eastAsia="en-ZA"/>
        </w:rPr>
        <w:t>.</w:t>
      </w:r>
      <w:r w:rsidRPr="00520380">
        <w:rPr>
          <w:rFonts w:ascii="Consolas" w:eastAsia="Times New Roman" w:hAnsi="Consolas" w:cs="Times New Roman"/>
          <w:color w:val="F39C12"/>
          <w:kern w:val="0"/>
          <w:sz w:val="21"/>
          <w:szCs w:val="21"/>
          <w:lang w:val="en-ZA" w:eastAsia="en-ZA"/>
        </w:rPr>
        <w:t>println</w:t>
      </w:r>
      <w:r w:rsidRPr="00520380">
        <w:rPr>
          <w:rFonts w:ascii="Consolas" w:eastAsia="Times New Roman" w:hAnsi="Consolas" w:cs="Times New Roman"/>
          <w:color w:val="DAE3E3"/>
          <w:kern w:val="0"/>
          <w:sz w:val="21"/>
          <w:szCs w:val="21"/>
          <w:lang w:val="en-ZA" w:eastAsia="en-ZA"/>
        </w:rPr>
        <w:t>(</w:t>
      </w:r>
      <w:r w:rsidRPr="00520380">
        <w:rPr>
          <w:rFonts w:ascii="Consolas" w:eastAsia="Times New Roman" w:hAnsi="Consolas" w:cs="Times New Roman"/>
          <w:color w:val="7FCBCD"/>
          <w:kern w:val="0"/>
          <w:sz w:val="21"/>
          <w:szCs w:val="21"/>
          <w:lang w:val="en-ZA" w:eastAsia="en-ZA"/>
        </w:rPr>
        <w:t>"Please enter radius of the cylinder: "</w:t>
      </w:r>
      <w:r w:rsidRPr="00520380">
        <w:rPr>
          <w:rFonts w:ascii="Consolas" w:eastAsia="Times New Roman" w:hAnsi="Consolas" w:cs="Times New Roman"/>
          <w:color w:val="DAE3E3"/>
          <w:kern w:val="0"/>
          <w:sz w:val="21"/>
          <w:szCs w:val="21"/>
          <w:lang w:val="en-ZA" w:eastAsia="en-ZA"/>
        </w:rPr>
        <w:t>);</w:t>
      </w:r>
    </w:p>
    <w:p w14:paraId="39B5F71A" w14:textId="77777777" w:rsidR="00520380" w:rsidRPr="00520380" w:rsidRDefault="0052038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520380">
        <w:rPr>
          <w:rFonts w:ascii="Consolas" w:eastAsia="Times New Roman" w:hAnsi="Consolas" w:cs="Times New Roman"/>
          <w:color w:val="C586C0"/>
          <w:kern w:val="0"/>
          <w:sz w:val="21"/>
          <w:szCs w:val="21"/>
          <w:lang w:val="en-ZA" w:eastAsia="en-ZA"/>
        </w:rPr>
        <w:t>while</w:t>
      </w:r>
      <w:r w:rsidRPr="00520380">
        <w:rPr>
          <w:rFonts w:ascii="Consolas" w:eastAsia="Times New Roman" w:hAnsi="Consolas" w:cs="Times New Roman"/>
          <w:color w:val="DAE3E3"/>
          <w:kern w:val="0"/>
          <w:sz w:val="21"/>
          <w:szCs w:val="21"/>
          <w:lang w:val="en-ZA" w:eastAsia="en-ZA"/>
        </w:rPr>
        <w:t xml:space="preserve"> ( </w:t>
      </w:r>
      <w:r w:rsidRPr="00520380">
        <w:rPr>
          <w:rFonts w:ascii="Consolas" w:eastAsia="Times New Roman" w:hAnsi="Consolas" w:cs="Times New Roman"/>
          <w:color w:val="F39C12"/>
          <w:kern w:val="0"/>
          <w:sz w:val="21"/>
          <w:szCs w:val="21"/>
          <w:lang w:val="en-ZA" w:eastAsia="en-ZA"/>
        </w:rPr>
        <w:t>Serial</w:t>
      </w:r>
      <w:r w:rsidRPr="00520380">
        <w:rPr>
          <w:rFonts w:ascii="Consolas" w:eastAsia="Times New Roman" w:hAnsi="Consolas" w:cs="Times New Roman"/>
          <w:color w:val="DAE3E3"/>
          <w:kern w:val="0"/>
          <w:sz w:val="21"/>
          <w:szCs w:val="21"/>
          <w:lang w:val="en-ZA" w:eastAsia="en-ZA"/>
        </w:rPr>
        <w:t>.</w:t>
      </w:r>
      <w:r w:rsidRPr="00520380">
        <w:rPr>
          <w:rFonts w:ascii="Consolas" w:eastAsia="Times New Roman" w:hAnsi="Consolas" w:cs="Times New Roman"/>
          <w:color w:val="F39C12"/>
          <w:kern w:val="0"/>
          <w:sz w:val="21"/>
          <w:szCs w:val="21"/>
          <w:lang w:val="en-ZA" w:eastAsia="en-ZA"/>
        </w:rPr>
        <w:t>available</w:t>
      </w:r>
      <w:r w:rsidRPr="00520380">
        <w:rPr>
          <w:rFonts w:ascii="Consolas" w:eastAsia="Times New Roman" w:hAnsi="Consolas" w:cs="Times New Roman"/>
          <w:color w:val="DAE3E3"/>
          <w:kern w:val="0"/>
          <w:sz w:val="21"/>
          <w:szCs w:val="21"/>
          <w:lang w:val="en-ZA" w:eastAsia="en-ZA"/>
        </w:rPr>
        <w:t>()==</w:t>
      </w:r>
      <w:r w:rsidRPr="00520380">
        <w:rPr>
          <w:rFonts w:ascii="Consolas" w:eastAsia="Times New Roman" w:hAnsi="Consolas" w:cs="Times New Roman"/>
          <w:color w:val="7FCBCD"/>
          <w:kern w:val="0"/>
          <w:sz w:val="21"/>
          <w:szCs w:val="21"/>
          <w:lang w:val="en-ZA" w:eastAsia="en-ZA"/>
        </w:rPr>
        <w:t>0</w:t>
      </w:r>
      <w:r w:rsidRPr="00520380">
        <w:rPr>
          <w:rFonts w:ascii="Consolas" w:eastAsia="Times New Roman" w:hAnsi="Consolas" w:cs="Times New Roman"/>
          <w:color w:val="DAE3E3"/>
          <w:kern w:val="0"/>
          <w:sz w:val="21"/>
          <w:szCs w:val="21"/>
          <w:lang w:val="en-ZA" w:eastAsia="en-ZA"/>
        </w:rPr>
        <w:t>){}</w:t>
      </w:r>
    </w:p>
    <w:p w14:paraId="14D5745E" w14:textId="77777777" w:rsidR="00520380" w:rsidRPr="00520380" w:rsidRDefault="0052038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520380">
        <w:rPr>
          <w:rFonts w:ascii="Consolas" w:eastAsia="Times New Roman" w:hAnsi="Consolas" w:cs="Times New Roman"/>
          <w:color w:val="DAE3E3"/>
          <w:kern w:val="0"/>
          <w:sz w:val="21"/>
          <w:szCs w:val="21"/>
          <w:lang w:val="en-ZA" w:eastAsia="en-ZA"/>
        </w:rPr>
        <w:t>radius=</w:t>
      </w:r>
      <w:r w:rsidRPr="00520380">
        <w:rPr>
          <w:rFonts w:ascii="Consolas" w:eastAsia="Times New Roman" w:hAnsi="Consolas" w:cs="Times New Roman"/>
          <w:color w:val="F39C12"/>
          <w:kern w:val="0"/>
          <w:sz w:val="21"/>
          <w:szCs w:val="21"/>
          <w:lang w:val="en-ZA" w:eastAsia="en-ZA"/>
        </w:rPr>
        <w:t>Serial</w:t>
      </w:r>
      <w:r w:rsidRPr="00520380">
        <w:rPr>
          <w:rFonts w:ascii="Consolas" w:eastAsia="Times New Roman" w:hAnsi="Consolas" w:cs="Times New Roman"/>
          <w:color w:val="DAE3E3"/>
          <w:kern w:val="0"/>
          <w:sz w:val="21"/>
          <w:szCs w:val="21"/>
          <w:lang w:val="en-ZA" w:eastAsia="en-ZA"/>
        </w:rPr>
        <w:t>.</w:t>
      </w:r>
      <w:r w:rsidRPr="00520380">
        <w:rPr>
          <w:rFonts w:ascii="Consolas" w:eastAsia="Times New Roman" w:hAnsi="Consolas" w:cs="Times New Roman"/>
          <w:color w:val="F39C12"/>
          <w:kern w:val="0"/>
          <w:sz w:val="21"/>
          <w:szCs w:val="21"/>
          <w:lang w:val="en-ZA" w:eastAsia="en-ZA"/>
        </w:rPr>
        <w:t>parseInt</w:t>
      </w:r>
      <w:r w:rsidRPr="00520380">
        <w:rPr>
          <w:rFonts w:ascii="Consolas" w:eastAsia="Times New Roman" w:hAnsi="Consolas" w:cs="Times New Roman"/>
          <w:color w:val="DAE3E3"/>
          <w:kern w:val="0"/>
          <w:sz w:val="21"/>
          <w:szCs w:val="21"/>
          <w:lang w:val="en-ZA" w:eastAsia="en-ZA"/>
        </w:rPr>
        <w:t>();</w:t>
      </w:r>
    </w:p>
    <w:p w14:paraId="5BDDFE68" w14:textId="77777777" w:rsidR="00520380" w:rsidRPr="00520380" w:rsidRDefault="0052038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520380">
        <w:rPr>
          <w:rFonts w:ascii="Consolas" w:eastAsia="Times New Roman" w:hAnsi="Consolas" w:cs="Times New Roman"/>
          <w:color w:val="F39C12"/>
          <w:kern w:val="0"/>
          <w:sz w:val="21"/>
          <w:szCs w:val="21"/>
          <w:lang w:val="en-ZA" w:eastAsia="en-ZA"/>
        </w:rPr>
        <w:t>Serial</w:t>
      </w:r>
      <w:r w:rsidRPr="00520380">
        <w:rPr>
          <w:rFonts w:ascii="Consolas" w:eastAsia="Times New Roman" w:hAnsi="Consolas" w:cs="Times New Roman"/>
          <w:color w:val="DAE3E3"/>
          <w:kern w:val="0"/>
          <w:sz w:val="21"/>
          <w:szCs w:val="21"/>
          <w:lang w:val="en-ZA" w:eastAsia="en-ZA"/>
        </w:rPr>
        <w:t>.</w:t>
      </w:r>
      <w:r w:rsidRPr="00520380">
        <w:rPr>
          <w:rFonts w:ascii="Consolas" w:eastAsia="Times New Roman" w:hAnsi="Consolas" w:cs="Times New Roman"/>
          <w:color w:val="F39C12"/>
          <w:kern w:val="0"/>
          <w:sz w:val="21"/>
          <w:szCs w:val="21"/>
          <w:lang w:val="en-ZA" w:eastAsia="en-ZA"/>
        </w:rPr>
        <w:t>print</w:t>
      </w:r>
      <w:r w:rsidRPr="00520380">
        <w:rPr>
          <w:rFonts w:ascii="Consolas" w:eastAsia="Times New Roman" w:hAnsi="Consolas" w:cs="Times New Roman"/>
          <w:color w:val="DAE3E3"/>
          <w:kern w:val="0"/>
          <w:sz w:val="21"/>
          <w:szCs w:val="21"/>
          <w:lang w:val="en-ZA" w:eastAsia="en-ZA"/>
        </w:rPr>
        <w:t>(</w:t>
      </w:r>
      <w:r w:rsidRPr="00520380">
        <w:rPr>
          <w:rFonts w:ascii="Consolas" w:eastAsia="Times New Roman" w:hAnsi="Consolas" w:cs="Times New Roman"/>
          <w:color w:val="7FCBCD"/>
          <w:kern w:val="0"/>
          <w:sz w:val="21"/>
          <w:szCs w:val="21"/>
          <w:lang w:val="en-ZA" w:eastAsia="en-ZA"/>
        </w:rPr>
        <w:t>"The radius is "</w:t>
      </w:r>
      <w:r w:rsidRPr="00520380">
        <w:rPr>
          <w:rFonts w:ascii="Consolas" w:eastAsia="Times New Roman" w:hAnsi="Consolas" w:cs="Times New Roman"/>
          <w:color w:val="DAE3E3"/>
          <w:kern w:val="0"/>
          <w:sz w:val="21"/>
          <w:szCs w:val="21"/>
          <w:lang w:val="en-ZA" w:eastAsia="en-ZA"/>
        </w:rPr>
        <w:t>);</w:t>
      </w:r>
    </w:p>
    <w:p w14:paraId="6E75C7D3" w14:textId="77777777" w:rsidR="00520380" w:rsidRPr="00520380" w:rsidRDefault="0052038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520380">
        <w:rPr>
          <w:rFonts w:ascii="Consolas" w:eastAsia="Times New Roman" w:hAnsi="Consolas" w:cs="Times New Roman"/>
          <w:color w:val="F39C12"/>
          <w:kern w:val="0"/>
          <w:sz w:val="21"/>
          <w:szCs w:val="21"/>
          <w:lang w:val="en-ZA" w:eastAsia="en-ZA"/>
        </w:rPr>
        <w:t>Serial</w:t>
      </w:r>
      <w:r w:rsidRPr="00520380">
        <w:rPr>
          <w:rFonts w:ascii="Consolas" w:eastAsia="Times New Roman" w:hAnsi="Consolas" w:cs="Times New Roman"/>
          <w:color w:val="DAE3E3"/>
          <w:kern w:val="0"/>
          <w:sz w:val="21"/>
          <w:szCs w:val="21"/>
          <w:lang w:val="en-ZA" w:eastAsia="en-ZA"/>
        </w:rPr>
        <w:t>.</w:t>
      </w:r>
      <w:r w:rsidRPr="00520380">
        <w:rPr>
          <w:rFonts w:ascii="Consolas" w:eastAsia="Times New Roman" w:hAnsi="Consolas" w:cs="Times New Roman"/>
          <w:color w:val="F39C12"/>
          <w:kern w:val="0"/>
          <w:sz w:val="21"/>
          <w:szCs w:val="21"/>
          <w:lang w:val="en-ZA" w:eastAsia="en-ZA"/>
        </w:rPr>
        <w:t>println</w:t>
      </w:r>
      <w:r w:rsidRPr="00520380">
        <w:rPr>
          <w:rFonts w:ascii="Consolas" w:eastAsia="Times New Roman" w:hAnsi="Consolas" w:cs="Times New Roman"/>
          <w:color w:val="DAE3E3"/>
          <w:kern w:val="0"/>
          <w:sz w:val="21"/>
          <w:szCs w:val="21"/>
          <w:lang w:val="en-ZA" w:eastAsia="en-ZA"/>
        </w:rPr>
        <w:t>( radius);</w:t>
      </w:r>
    </w:p>
    <w:p w14:paraId="377FE702" w14:textId="77777777" w:rsidR="00520380" w:rsidRPr="00520380" w:rsidRDefault="0052038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520380">
        <w:rPr>
          <w:rFonts w:ascii="Consolas" w:eastAsia="Times New Roman" w:hAnsi="Consolas" w:cs="Times New Roman"/>
          <w:color w:val="F39C12"/>
          <w:kern w:val="0"/>
          <w:sz w:val="21"/>
          <w:szCs w:val="21"/>
          <w:lang w:val="en-ZA" w:eastAsia="en-ZA"/>
        </w:rPr>
        <w:t>Serial</w:t>
      </w:r>
      <w:r w:rsidRPr="00520380">
        <w:rPr>
          <w:rFonts w:ascii="Consolas" w:eastAsia="Times New Roman" w:hAnsi="Consolas" w:cs="Times New Roman"/>
          <w:color w:val="DAE3E3"/>
          <w:kern w:val="0"/>
          <w:sz w:val="21"/>
          <w:szCs w:val="21"/>
          <w:lang w:val="en-ZA" w:eastAsia="en-ZA"/>
        </w:rPr>
        <w:t>.</w:t>
      </w:r>
      <w:r w:rsidRPr="00520380">
        <w:rPr>
          <w:rFonts w:ascii="Consolas" w:eastAsia="Times New Roman" w:hAnsi="Consolas" w:cs="Times New Roman"/>
          <w:color w:val="F39C12"/>
          <w:kern w:val="0"/>
          <w:sz w:val="21"/>
          <w:szCs w:val="21"/>
          <w:lang w:val="en-ZA" w:eastAsia="en-ZA"/>
        </w:rPr>
        <w:t>println</w:t>
      </w:r>
      <w:r w:rsidRPr="00520380">
        <w:rPr>
          <w:rFonts w:ascii="Consolas" w:eastAsia="Times New Roman" w:hAnsi="Consolas" w:cs="Times New Roman"/>
          <w:color w:val="DAE3E3"/>
          <w:kern w:val="0"/>
          <w:sz w:val="21"/>
          <w:szCs w:val="21"/>
          <w:lang w:val="en-ZA" w:eastAsia="en-ZA"/>
        </w:rPr>
        <w:t>(</w:t>
      </w:r>
      <w:r w:rsidRPr="00520380">
        <w:rPr>
          <w:rFonts w:ascii="Consolas" w:eastAsia="Times New Roman" w:hAnsi="Consolas" w:cs="Times New Roman"/>
          <w:color w:val="7FCBCD"/>
          <w:kern w:val="0"/>
          <w:sz w:val="21"/>
          <w:szCs w:val="21"/>
          <w:lang w:val="en-ZA" w:eastAsia="en-ZA"/>
        </w:rPr>
        <w:t>"Please enter height of the cylinder: "</w:t>
      </w:r>
      <w:r w:rsidRPr="00520380">
        <w:rPr>
          <w:rFonts w:ascii="Consolas" w:eastAsia="Times New Roman" w:hAnsi="Consolas" w:cs="Times New Roman"/>
          <w:color w:val="DAE3E3"/>
          <w:kern w:val="0"/>
          <w:sz w:val="21"/>
          <w:szCs w:val="21"/>
          <w:lang w:val="en-ZA" w:eastAsia="en-ZA"/>
        </w:rPr>
        <w:t>);</w:t>
      </w:r>
    </w:p>
    <w:p w14:paraId="40CE0D38" w14:textId="77777777" w:rsidR="00520380" w:rsidRPr="00520380" w:rsidRDefault="0052038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520380">
        <w:rPr>
          <w:rFonts w:ascii="Consolas" w:eastAsia="Times New Roman" w:hAnsi="Consolas" w:cs="Times New Roman"/>
          <w:color w:val="C586C0"/>
          <w:kern w:val="0"/>
          <w:sz w:val="21"/>
          <w:szCs w:val="21"/>
          <w:lang w:val="en-ZA" w:eastAsia="en-ZA"/>
        </w:rPr>
        <w:t>while</w:t>
      </w:r>
      <w:r w:rsidRPr="00520380">
        <w:rPr>
          <w:rFonts w:ascii="Consolas" w:eastAsia="Times New Roman" w:hAnsi="Consolas" w:cs="Times New Roman"/>
          <w:color w:val="DAE3E3"/>
          <w:kern w:val="0"/>
          <w:sz w:val="21"/>
          <w:szCs w:val="21"/>
          <w:lang w:val="en-ZA" w:eastAsia="en-ZA"/>
        </w:rPr>
        <w:t xml:space="preserve"> ( </w:t>
      </w:r>
      <w:r w:rsidRPr="00520380">
        <w:rPr>
          <w:rFonts w:ascii="Consolas" w:eastAsia="Times New Roman" w:hAnsi="Consolas" w:cs="Times New Roman"/>
          <w:color w:val="F39C12"/>
          <w:kern w:val="0"/>
          <w:sz w:val="21"/>
          <w:szCs w:val="21"/>
          <w:lang w:val="en-ZA" w:eastAsia="en-ZA"/>
        </w:rPr>
        <w:t>Serial</w:t>
      </w:r>
      <w:r w:rsidRPr="00520380">
        <w:rPr>
          <w:rFonts w:ascii="Consolas" w:eastAsia="Times New Roman" w:hAnsi="Consolas" w:cs="Times New Roman"/>
          <w:color w:val="DAE3E3"/>
          <w:kern w:val="0"/>
          <w:sz w:val="21"/>
          <w:szCs w:val="21"/>
          <w:lang w:val="en-ZA" w:eastAsia="en-ZA"/>
        </w:rPr>
        <w:t>.</w:t>
      </w:r>
      <w:r w:rsidRPr="00520380">
        <w:rPr>
          <w:rFonts w:ascii="Consolas" w:eastAsia="Times New Roman" w:hAnsi="Consolas" w:cs="Times New Roman"/>
          <w:color w:val="F39C12"/>
          <w:kern w:val="0"/>
          <w:sz w:val="21"/>
          <w:szCs w:val="21"/>
          <w:lang w:val="en-ZA" w:eastAsia="en-ZA"/>
        </w:rPr>
        <w:t>available</w:t>
      </w:r>
      <w:r w:rsidRPr="00520380">
        <w:rPr>
          <w:rFonts w:ascii="Consolas" w:eastAsia="Times New Roman" w:hAnsi="Consolas" w:cs="Times New Roman"/>
          <w:color w:val="DAE3E3"/>
          <w:kern w:val="0"/>
          <w:sz w:val="21"/>
          <w:szCs w:val="21"/>
          <w:lang w:val="en-ZA" w:eastAsia="en-ZA"/>
        </w:rPr>
        <w:t>()==</w:t>
      </w:r>
      <w:r w:rsidRPr="00520380">
        <w:rPr>
          <w:rFonts w:ascii="Consolas" w:eastAsia="Times New Roman" w:hAnsi="Consolas" w:cs="Times New Roman"/>
          <w:color w:val="7FCBCD"/>
          <w:kern w:val="0"/>
          <w:sz w:val="21"/>
          <w:szCs w:val="21"/>
          <w:lang w:val="en-ZA" w:eastAsia="en-ZA"/>
        </w:rPr>
        <w:t>0</w:t>
      </w:r>
      <w:r w:rsidRPr="00520380">
        <w:rPr>
          <w:rFonts w:ascii="Consolas" w:eastAsia="Times New Roman" w:hAnsi="Consolas" w:cs="Times New Roman"/>
          <w:color w:val="DAE3E3"/>
          <w:kern w:val="0"/>
          <w:sz w:val="21"/>
          <w:szCs w:val="21"/>
          <w:lang w:val="en-ZA" w:eastAsia="en-ZA"/>
        </w:rPr>
        <w:t>){}</w:t>
      </w:r>
    </w:p>
    <w:p w14:paraId="3BDE00D9" w14:textId="77777777" w:rsidR="00520380" w:rsidRPr="00520380" w:rsidRDefault="0052038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520380">
        <w:rPr>
          <w:rFonts w:ascii="Consolas" w:eastAsia="Times New Roman" w:hAnsi="Consolas" w:cs="Times New Roman"/>
          <w:color w:val="DAE3E3"/>
          <w:kern w:val="0"/>
          <w:sz w:val="21"/>
          <w:szCs w:val="21"/>
          <w:lang w:val="en-ZA" w:eastAsia="en-ZA"/>
        </w:rPr>
        <w:t>height=</w:t>
      </w:r>
      <w:r w:rsidRPr="00520380">
        <w:rPr>
          <w:rFonts w:ascii="Consolas" w:eastAsia="Times New Roman" w:hAnsi="Consolas" w:cs="Times New Roman"/>
          <w:color w:val="F39C12"/>
          <w:kern w:val="0"/>
          <w:sz w:val="21"/>
          <w:szCs w:val="21"/>
          <w:lang w:val="en-ZA" w:eastAsia="en-ZA"/>
        </w:rPr>
        <w:t>Serial</w:t>
      </w:r>
      <w:r w:rsidRPr="00520380">
        <w:rPr>
          <w:rFonts w:ascii="Consolas" w:eastAsia="Times New Roman" w:hAnsi="Consolas" w:cs="Times New Roman"/>
          <w:color w:val="DAE3E3"/>
          <w:kern w:val="0"/>
          <w:sz w:val="21"/>
          <w:szCs w:val="21"/>
          <w:lang w:val="en-ZA" w:eastAsia="en-ZA"/>
        </w:rPr>
        <w:t>.</w:t>
      </w:r>
      <w:r w:rsidRPr="00520380">
        <w:rPr>
          <w:rFonts w:ascii="Consolas" w:eastAsia="Times New Roman" w:hAnsi="Consolas" w:cs="Times New Roman"/>
          <w:color w:val="F39C12"/>
          <w:kern w:val="0"/>
          <w:sz w:val="21"/>
          <w:szCs w:val="21"/>
          <w:lang w:val="en-ZA" w:eastAsia="en-ZA"/>
        </w:rPr>
        <w:t>parseInt</w:t>
      </w:r>
      <w:r w:rsidRPr="00520380">
        <w:rPr>
          <w:rFonts w:ascii="Consolas" w:eastAsia="Times New Roman" w:hAnsi="Consolas" w:cs="Times New Roman"/>
          <w:color w:val="DAE3E3"/>
          <w:kern w:val="0"/>
          <w:sz w:val="21"/>
          <w:szCs w:val="21"/>
          <w:lang w:val="en-ZA" w:eastAsia="en-ZA"/>
        </w:rPr>
        <w:t>();</w:t>
      </w:r>
    </w:p>
    <w:p w14:paraId="4ED36710" w14:textId="77777777" w:rsidR="00520380" w:rsidRPr="00520380" w:rsidRDefault="0052038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520380">
        <w:rPr>
          <w:rFonts w:ascii="Consolas" w:eastAsia="Times New Roman" w:hAnsi="Consolas" w:cs="Times New Roman"/>
          <w:color w:val="F39C12"/>
          <w:kern w:val="0"/>
          <w:sz w:val="21"/>
          <w:szCs w:val="21"/>
          <w:lang w:val="en-ZA" w:eastAsia="en-ZA"/>
        </w:rPr>
        <w:t>Serial</w:t>
      </w:r>
      <w:r w:rsidRPr="00520380">
        <w:rPr>
          <w:rFonts w:ascii="Consolas" w:eastAsia="Times New Roman" w:hAnsi="Consolas" w:cs="Times New Roman"/>
          <w:color w:val="DAE3E3"/>
          <w:kern w:val="0"/>
          <w:sz w:val="21"/>
          <w:szCs w:val="21"/>
          <w:lang w:val="en-ZA" w:eastAsia="en-ZA"/>
        </w:rPr>
        <w:t>.</w:t>
      </w:r>
      <w:r w:rsidRPr="00520380">
        <w:rPr>
          <w:rFonts w:ascii="Consolas" w:eastAsia="Times New Roman" w:hAnsi="Consolas" w:cs="Times New Roman"/>
          <w:color w:val="F39C12"/>
          <w:kern w:val="0"/>
          <w:sz w:val="21"/>
          <w:szCs w:val="21"/>
          <w:lang w:val="en-ZA" w:eastAsia="en-ZA"/>
        </w:rPr>
        <w:t>print</w:t>
      </w:r>
      <w:r w:rsidRPr="00520380">
        <w:rPr>
          <w:rFonts w:ascii="Consolas" w:eastAsia="Times New Roman" w:hAnsi="Consolas" w:cs="Times New Roman"/>
          <w:color w:val="DAE3E3"/>
          <w:kern w:val="0"/>
          <w:sz w:val="21"/>
          <w:szCs w:val="21"/>
          <w:lang w:val="en-ZA" w:eastAsia="en-ZA"/>
        </w:rPr>
        <w:t>(</w:t>
      </w:r>
      <w:r w:rsidRPr="00520380">
        <w:rPr>
          <w:rFonts w:ascii="Consolas" w:eastAsia="Times New Roman" w:hAnsi="Consolas" w:cs="Times New Roman"/>
          <w:color w:val="7FCBCD"/>
          <w:kern w:val="0"/>
          <w:sz w:val="21"/>
          <w:szCs w:val="21"/>
          <w:lang w:val="en-ZA" w:eastAsia="en-ZA"/>
        </w:rPr>
        <w:t>"The height of the cylinder is "</w:t>
      </w:r>
      <w:r w:rsidRPr="00520380">
        <w:rPr>
          <w:rFonts w:ascii="Consolas" w:eastAsia="Times New Roman" w:hAnsi="Consolas" w:cs="Times New Roman"/>
          <w:color w:val="DAE3E3"/>
          <w:kern w:val="0"/>
          <w:sz w:val="21"/>
          <w:szCs w:val="21"/>
          <w:lang w:val="en-ZA" w:eastAsia="en-ZA"/>
        </w:rPr>
        <w:t>);</w:t>
      </w:r>
    </w:p>
    <w:p w14:paraId="1F25AFAD" w14:textId="77777777" w:rsidR="00520380" w:rsidRPr="00520380" w:rsidRDefault="0052038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520380">
        <w:rPr>
          <w:rFonts w:ascii="Consolas" w:eastAsia="Times New Roman" w:hAnsi="Consolas" w:cs="Times New Roman"/>
          <w:color w:val="F39C12"/>
          <w:kern w:val="0"/>
          <w:sz w:val="21"/>
          <w:szCs w:val="21"/>
          <w:lang w:val="en-ZA" w:eastAsia="en-ZA"/>
        </w:rPr>
        <w:t>Serial</w:t>
      </w:r>
      <w:r w:rsidRPr="00520380">
        <w:rPr>
          <w:rFonts w:ascii="Consolas" w:eastAsia="Times New Roman" w:hAnsi="Consolas" w:cs="Times New Roman"/>
          <w:color w:val="DAE3E3"/>
          <w:kern w:val="0"/>
          <w:sz w:val="21"/>
          <w:szCs w:val="21"/>
          <w:lang w:val="en-ZA" w:eastAsia="en-ZA"/>
        </w:rPr>
        <w:t>.</w:t>
      </w:r>
      <w:r w:rsidRPr="00520380">
        <w:rPr>
          <w:rFonts w:ascii="Consolas" w:eastAsia="Times New Roman" w:hAnsi="Consolas" w:cs="Times New Roman"/>
          <w:color w:val="F39C12"/>
          <w:kern w:val="0"/>
          <w:sz w:val="21"/>
          <w:szCs w:val="21"/>
          <w:lang w:val="en-ZA" w:eastAsia="en-ZA"/>
        </w:rPr>
        <w:t>println</w:t>
      </w:r>
      <w:r w:rsidRPr="00520380">
        <w:rPr>
          <w:rFonts w:ascii="Consolas" w:eastAsia="Times New Roman" w:hAnsi="Consolas" w:cs="Times New Roman"/>
          <w:color w:val="DAE3E3"/>
          <w:kern w:val="0"/>
          <w:sz w:val="21"/>
          <w:szCs w:val="21"/>
          <w:lang w:val="en-ZA" w:eastAsia="en-ZA"/>
        </w:rPr>
        <w:t>( height);</w:t>
      </w:r>
    </w:p>
    <w:p w14:paraId="03D131AE" w14:textId="77777777" w:rsidR="00520380" w:rsidRPr="00520380" w:rsidRDefault="0052038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520380">
        <w:rPr>
          <w:rFonts w:ascii="Consolas" w:eastAsia="Times New Roman" w:hAnsi="Consolas" w:cs="Times New Roman"/>
          <w:color w:val="7F8C8D"/>
          <w:kern w:val="0"/>
          <w:sz w:val="21"/>
          <w:szCs w:val="21"/>
          <w:lang w:val="en-ZA" w:eastAsia="en-ZA"/>
        </w:rPr>
        <w:t>//processing</w:t>
      </w:r>
    </w:p>
    <w:p w14:paraId="0B6B8BAC" w14:textId="77777777" w:rsidR="00520380" w:rsidRPr="00520380" w:rsidRDefault="0052038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520380">
        <w:rPr>
          <w:rFonts w:ascii="Consolas" w:eastAsia="Times New Roman" w:hAnsi="Consolas" w:cs="Times New Roman"/>
          <w:color w:val="DAE3E3"/>
          <w:kern w:val="0"/>
          <w:sz w:val="21"/>
          <w:szCs w:val="21"/>
          <w:lang w:val="en-ZA" w:eastAsia="en-ZA"/>
        </w:rPr>
        <w:t>volume_of_cylinder=pi* radius* radius * height;</w:t>
      </w:r>
    </w:p>
    <w:p w14:paraId="37DA0673" w14:textId="77777777" w:rsidR="00520380" w:rsidRPr="00520380" w:rsidRDefault="0052038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520380">
        <w:rPr>
          <w:rFonts w:ascii="Consolas" w:eastAsia="Times New Roman" w:hAnsi="Consolas" w:cs="Times New Roman"/>
          <w:color w:val="7F8C8D"/>
          <w:kern w:val="0"/>
          <w:sz w:val="21"/>
          <w:szCs w:val="21"/>
          <w:lang w:val="en-ZA" w:eastAsia="en-ZA"/>
        </w:rPr>
        <w:t>//Displaying the output</w:t>
      </w:r>
    </w:p>
    <w:p w14:paraId="42362FC3" w14:textId="77777777" w:rsidR="00520380" w:rsidRPr="00520380" w:rsidRDefault="0052038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520380">
        <w:rPr>
          <w:rFonts w:ascii="Consolas" w:eastAsia="Times New Roman" w:hAnsi="Consolas" w:cs="Times New Roman"/>
          <w:color w:val="F39C12"/>
          <w:kern w:val="0"/>
          <w:sz w:val="21"/>
          <w:szCs w:val="21"/>
          <w:lang w:val="en-ZA" w:eastAsia="en-ZA"/>
        </w:rPr>
        <w:t>Serial</w:t>
      </w:r>
      <w:r w:rsidRPr="00520380">
        <w:rPr>
          <w:rFonts w:ascii="Consolas" w:eastAsia="Times New Roman" w:hAnsi="Consolas" w:cs="Times New Roman"/>
          <w:color w:val="DAE3E3"/>
          <w:kern w:val="0"/>
          <w:sz w:val="21"/>
          <w:szCs w:val="21"/>
          <w:lang w:val="en-ZA" w:eastAsia="en-ZA"/>
        </w:rPr>
        <w:t>.</w:t>
      </w:r>
      <w:r w:rsidRPr="00520380">
        <w:rPr>
          <w:rFonts w:ascii="Consolas" w:eastAsia="Times New Roman" w:hAnsi="Consolas" w:cs="Times New Roman"/>
          <w:color w:val="F39C12"/>
          <w:kern w:val="0"/>
          <w:sz w:val="21"/>
          <w:szCs w:val="21"/>
          <w:lang w:val="en-ZA" w:eastAsia="en-ZA"/>
        </w:rPr>
        <w:t>print</w:t>
      </w:r>
      <w:r w:rsidRPr="00520380">
        <w:rPr>
          <w:rFonts w:ascii="Consolas" w:eastAsia="Times New Roman" w:hAnsi="Consolas" w:cs="Times New Roman"/>
          <w:color w:val="DAE3E3"/>
          <w:kern w:val="0"/>
          <w:sz w:val="21"/>
          <w:szCs w:val="21"/>
          <w:lang w:val="en-ZA" w:eastAsia="en-ZA"/>
        </w:rPr>
        <w:t>(</w:t>
      </w:r>
      <w:r w:rsidRPr="00520380">
        <w:rPr>
          <w:rFonts w:ascii="Consolas" w:eastAsia="Times New Roman" w:hAnsi="Consolas" w:cs="Times New Roman"/>
          <w:color w:val="7FCBCD"/>
          <w:kern w:val="0"/>
          <w:sz w:val="21"/>
          <w:szCs w:val="21"/>
          <w:lang w:val="en-ZA" w:eastAsia="en-ZA"/>
        </w:rPr>
        <w:t>"The volume of the cylinder is :"</w:t>
      </w:r>
      <w:r w:rsidRPr="00520380">
        <w:rPr>
          <w:rFonts w:ascii="Consolas" w:eastAsia="Times New Roman" w:hAnsi="Consolas" w:cs="Times New Roman"/>
          <w:color w:val="DAE3E3"/>
          <w:kern w:val="0"/>
          <w:sz w:val="21"/>
          <w:szCs w:val="21"/>
          <w:lang w:val="en-ZA" w:eastAsia="en-ZA"/>
        </w:rPr>
        <w:t>);</w:t>
      </w:r>
    </w:p>
    <w:p w14:paraId="33D31858" w14:textId="77777777" w:rsidR="00520380" w:rsidRPr="00520380" w:rsidRDefault="0052038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520380">
        <w:rPr>
          <w:rFonts w:ascii="Consolas" w:eastAsia="Times New Roman" w:hAnsi="Consolas" w:cs="Times New Roman"/>
          <w:color w:val="F39C12"/>
          <w:kern w:val="0"/>
          <w:sz w:val="21"/>
          <w:szCs w:val="21"/>
          <w:lang w:val="en-ZA" w:eastAsia="en-ZA"/>
        </w:rPr>
        <w:t>Serial</w:t>
      </w:r>
      <w:r w:rsidRPr="00520380">
        <w:rPr>
          <w:rFonts w:ascii="Consolas" w:eastAsia="Times New Roman" w:hAnsi="Consolas" w:cs="Times New Roman"/>
          <w:color w:val="DAE3E3"/>
          <w:kern w:val="0"/>
          <w:sz w:val="21"/>
          <w:szCs w:val="21"/>
          <w:lang w:val="en-ZA" w:eastAsia="en-ZA"/>
        </w:rPr>
        <w:t>.</w:t>
      </w:r>
      <w:r w:rsidRPr="00520380">
        <w:rPr>
          <w:rFonts w:ascii="Consolas" w:eastAsia="Times New Roman" w:hAnsi="Consolas" w:cs="Times New Roman"/>
          <w:color w:val="F39C12"/>
          <w:kern w:val="0"/>
          <w:sz w:val="21"/>
          <w:szCs w:val="21"/>
          <w:lang w:val="en-ZA" w:eastAsia="en-ZA"/>
        </w:rPr>
        <w:t>println</w:t>
      </w:r>
      <w:r w:rsidRPr="00520380">
        <w:rPr>
          <w:rFonts w:ascii="Consolas" w:eastAsia="Times New Roman" w:hAnsi="Consolas" w:cs="Times New Roman"/>
          <w:color w:val="DAE3E3"/>
          <w:kern w:val="0"/>
          <w:sz w:val="21"/>
          <w:szCs w:val="21"/>
          <w:lang w:val="en-ZA" w:eastAsia="en-ZA"/>
        </w:rPr>
        <w:t>( volume_of_cylinder);</w:t>
      </w:r>
    </w:p>
    <w:p w14:paraId="4459ACE7" w14:textId="77777777" w:rsidR="00520380" w:rsidRPr="00520380" w:rsidRDefault="0052038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520380">
        <w:rPr>
          <w:rFonts w:ascii="Consolas" w:eastAsia="Times New Roman" w:hAnsi="Consolas" w:cs="Times New Roman"/>
          <w:color w:val="F39C12"/>
          <w:kern w:val="0"/>
          <w:sz w:val="21"/>
          <w:szCs w:val="21"/>
          <w:lang w:val="en-ZA" w:eastAsia="en-ZA"/>
        </w:rPr>
        <w:t>delay</w:t>
      </w:r>
      <w:r w:rsidRPr="00520380">
        <w:rPr>
          <w:rFonts w:ascii="Consolas" w:eastAsia="Times New Roman" w:hAnsi="Consolas" w:cs="Times New Roman"/>
          <w:color w:val="DAE3E3"/>
          <w:kern w:val="0"/>
          <w:sz w:val="21"/>
          <w:szCs w:val="21"/>
          <w:lang w:val="en-ZA" w:eastAsia="en-ZA"/>
        </w:rPr>
        <w:t>(</w:t>
      </w:r>
      <w:r w:rsidRPr="00520380">
        <w:rPr>
          <w:rFonts w:ascii="Consolas" w:eastAsia="Times New Roman" w:hAnsi="Consolas" w:cs="Times New Roman"/>
          <w:color w:val="7FCBCD"/>
          <w:kern w:val="0"/>
          <w:sz w:val="21"/>
          <w:szCs w:val="21"/>
          <w:lang w:val="en-ZA" w:eastAsia="en-ZA"/>
        </w:rPr>
        <w:t>5000000</w:t>
      </w:r>
      <w:r w:rsidRPr="00520380">
        <w:rPr>
          <w:rFonts w:ascii="Consolas" w:eastAsia="Times New Roman" w:hAnsi="Consolas" w:cs="Times New Roman"/>
          <w:color w:val="DAE3E3"/>
          <w:kern w:val="0"/>
          <w:sz w:val="21"/>
          <w:szCs w:val="21"/>
          <w:lang w:val="en-ZA" w:eastAsia="en-ZA"/>
        </w:rPr>
        <w:t>);</w:t>
      </w:r>
    </w:p>
    <w:p w14:paraId="3F4AF7F4" w14:textId="77777777" w:rsidR="00520380" w:rsidRPr="00520380" w:rsidRDefault="0052038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p>
    <w:p w14:paraId="3A1723E8" w14:textId="5937065A" w:rsidR="00520380" w:rsidRDefault="0052038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520380">
        <w:rPr>
          <w:rFonts w:ascii="Consolas" w:eastAsia="Times New Roman" w:hAnsi="Consolas" w:cs="Times New Roman"/>
          <w:color w:val="DAE3E3"/>
          <w:kern w:val="0"/>
          <w:sz w:val="21"/>
          <w:szCs w:val="21"/>
          <w:lang w:val="en-ZA" w:eastAsia="en-ZA"/>
        </w:rPr>
        <w:t>}</w:t>
      </w:r>
    </w:p>
    <w:p w14:paraId="2EFB806A" w14:textId="017A348F" w:rsidR="00520380" w:rsidRDefault="0052038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p>
    <w:p w14:paraId="483F0174" w14:textId="2027721C" w:rsidR="00520380" w:rsidRDefault="00520380"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Pr>
          <w:rFonts w:ascii="Consolas" w:eastAsia="Times New Roman" w:hAnsi="Consolas" w:cs="Times New Roman"/>
          <w:color w:val="DAE3E3"/>
          <w:kern w:val="0"/>
          <w:sz w:val="21"/>
          <w:szCs w:val="21"/>
          <w:lang w:val="en-ZA" w:eastAsia="en-ZA"/>
        </w:rPr>
        <w:t>Output</w:t>
      </w:r>
    </w:p>
    <w:p w14:paraId="1CADA631" w14:textId="2B12411C" w:rsidR="00520380" w:rsidRPr="00520380" w:rsidRDefault="00520380" w:rsidP="00FD59B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520380">
        <w:rPr>
          <w:rFonts w:ascii="Courier New" w:eastAsia="Times New Roman" w:hAnsi="Courier New" w:cs="Courier New"/>
          <w:color w:val="DAE3E3"/>
          <w:kern w:val="0"/>
          <w:sz w:val="20"/>
          <w:szCs w:val="20"/>
          <w:lang w:val="en-ZA" w:eastAsia="en-ZA"/>
        </w:rPr>
        <w:t xml:space="preserve">Please enter radius of the cylinder: </w:t>
      </w:r>
    </w:p>
    <w:p w14:paraId="4CCD6FAE" w14:textId="11CAA726" w:rsidR="00520380" w:rsidRPr="00520380" w:rsidRDefault="00520380" w:rsidP="00FD59B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520380">
        <w:rPr>
          <w:rFonts w:ascii="Courier New" w:eastAsia="Times New Roman" w:hAnsi="Courier New" w:cs="Courier New"/>
          <w:color w:val="DAE3E3"/>
          <w:kern w:val="0"/>
          <w:sz w:val="20"/>
          <w:szCs w:val="20"/>
          <w:lang w:val="en-ZA" w:eastAsia="en-ZA"/>
        </w:rPr>
        <w:t>The radius is 7.00</w:t>
      </w:r>
    </w:p>
    <w:p w14:paraId="004243CD" w14:textId="5F750C71" w:rsidR="00520380" w:rsidRPr="00520380" w:rsidRDefault="00520380" w:rsidP="00FD59B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520380">
        <w:rPr>
          <w:rFonts w:ascii="Courier New" w:eastAsia="Times New Roman" w:hAnsi="Courier New" w:cs="Courier New"/>
          <w:color w:val="DAE3E3"/>
          <w:kern w:val="0"/>
          <w:sz w:val="20"/>
          <w:szCs w:val="20"/>
          <w:lang w:val="en-ZA" w:eastAsia="en-ZA"/>
        </w:rPr>
        <w:lastRenderedPageBreak/>
        <w:t xml:space="preserve">Please enter height of the cylinder: </w:t>
      </w:r>
    </w:p>
    <w:p w14:paraId="6A66891B" w14:textId="77777777" w:rsidR="00520380" w:rsidRDefault="00520380" w:rsidP="00FD59B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520380">
        <w:rPr>
          <w:rFonts w:ascii="Courier New" w:eastAsia="Times New Roman" w:hAnsi="Courier New" w:cs="Courier New"/>
          <w:color w:val="DAE3E3"/>
          <w:kern w:val="0"/>
          <w:sz w:val="20"/>
          <w:szCs w:val="20"/>
          <w:lang w:val="en-ZA" w:eastAsia="en-ZA"/>
        </w:rPr>
        <w:t>The height of the cylinder is 10.00</w:t>
      </w:r>
    </w:p>
    <w:p w14:paraId="24516A53" w14:textId="16AA704A" w:rsidR="00520380" w:rsidRPr="00520380" w:rsidRDefault="00520380" w:rsidP="00FD59B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color w:val="DAE3E3"/>
          <w:kern w:val="0"/>
          <w:sz w:val="21"/>
          <w:szCs w:val="21"/>
          <w:lang w:val="en-ZA" w:eastAsia="en-ZA"/>
        </w:rPr>
      </w:pPr>
      <w:r w:rsidRPr="00520380">
        <w:rPr>
          <w:rFonts w:ascii="Courier New" w:eastAsia="Times New Roman" w:hAnsi="Courier New" w:cs="Courier New"/>
          <w:color w:val="DAE3E3"/>
          <w:kern w:val="0"/>
          <w:sz w:val="20"/>
          <w:szCs w:val="20"/>
          <w:lang w:val="en-ZA" w:eastAsia="en-ZA"/>
        </w:rPr>
        <w:t>The volume of the cylinder is :1538.60cm3</w:t>
      </w:r>
    </w:p>
    <w:p w14:paraId="397BC27F" w14:textId="77777777" w:rsidR="00520380" w:rsidRPr="00A71CFC" w:rsidRDefault="00520380" w:rsidP="00853EEE">
      <w:pPr>
        <w:spacing w:after="0" w:line="360" w:lineRule="auto"/>
        <w:contextualSpacing/>
        <w:jc w:val="both"/>
      </w:pPr>
    </w:p>
    <w:p w14:paraId="405A3F38" w14:textId="68A05925" w:rsidR="00853EEE" w:rsidRPr="003B2872" w:rsidRDefault="003B2872" w:rsidP="00853EEE">
      <w:pPr>
        <w:spacing w:after="0" w:line="360" w:lineRule="auto"/>
        <w:contextualSpacing/>
        <w:jc w:val="both"/>
        <w:rPr>
          <w:b/>
          <w:bCs/>
        </w:rPr>
      </w:pPr>
      <w:r w:rsidRPr="003B2872">
        <w:rPr>
          <w:b/>
          <w:bCs/>
        </w:rPr>
        <w:t>Value Added Tax (VAT)</w:t>
      </w:r>
    </w:p>
    <w:p w14:paraId="1633EF28" w14:textId="734B2722" w:rsidR="00E13E90" w:rsidRDefault="003B2872" w:rsidP="003B2872">
      <w:pPr>
        <w:spacing w:after="0" w:line="360" w:lineRule="auto"/>
        <w:ind w:left="13"/>
        <w:contextualSpacing/>
        <w:jc w:val="both"/>
      </w:pPr>
      <w:r w:rsidRPr="003B2872">
        <w:t>SARS permits businesses to reclaim the VAT component of accepted invoices. This is known as VAT input, and it is a company asset. If a product or service is sold inclusive of VAT, it indicates that the price you see on the label includes VAT (15%). It is the ultimate price of the goods or service</w:t>
      </w:r>
      <w:r w:rsidR="00292F66">
        <w:t>s</w:t>
      </w:r>
      <w:r w:rsidRPr="003B2872">
        <w:t xml:space="preserve"> that the consumer will pay after VAT is deducted.</w:t>
      </w:r>
    </w:p>
    <w:p w14:paraId="1AB569F3" w14:textId="3CAE6020" w:rsidR="003B2872" w:rsidRDefault="003B2872" w:rsidP="003B2872">
      <w:pPr>
        <w:spacing w:after="0" w:line="360" w:lineRule="auto"/>
        <w:ind w:left="13"/>
        <w:contextualSpacing/>
        <w:jc w:val="both"/>
      </w:pPr>
    </w:p>
    <w:p w14:paraId="08AA8518" w14:textId="6780F9D4" w:rsidR="003B2872" w:rsidRPr="00516C3D" w:rsidRDefault="003B2872" w:rsidP="003B2872">
      <w:pPr>
        <w:spacing w:after="0" w:line="360" w:lineRule="auto"/>
        <w:ind w:left="13"/>
        <w:contextualSpacing/>
        <w:jc w:val="both"/>
        <w:rPr>
          <w:b/>
          <w:bCs/>
        </w:rPr>
      </w:pPr>
      <w:r w:rsidRPr="00516C3D">
        <w:rPr>
          <w:b/>
          <w:bCs/>
        </w:rPr>
        <w:t>EXAMPLE</w:t>
      </w:r>
      <w:r w:rsidR="00516C3D">
        <w:rPr>
          <w:b/>
          <w:bCs/>
        </w:rPr>
        <w:t xml:space="preserve"> 3.</w:t>
      </w:r>
      <w:r w:rsidR="00FF26FB">
        <w:rPr>
          <w:b/>
          <w:bCs/>
        </w:rPr>
        <w:t>17</w:t>
      </w:r>
    </w:p>
    <w:p w14:paraId="49B22968" w14:textId="6A156806" w:rsidR="003B2872" w:rsidRDefault="003B2872" w:rsidP="003B2872">
      <w:pPr>
        <w:spacing w:after="0" w:line="360" w:lineRule="auto"/>
        <w:ind w:left="13"/>
        <w:contextualSpacing/>
        <w:jc w:val="both"/>
      </w:pPr>
      <w:r>
        <w:t>Minentle bought a cellphone from Abdulla for R4 999.00 inclusive of VAT. How much VAT did Minentle pay? The formula to use is VAT amount= tax fraction x amount incl. VAT.</w:t>
      </w:r>
    </w:p>
    <w:p w14:paraId="52449521" w14:textId="25293612" w:rsidR="000218DE" w:rsidRDefault="000218DE" w:rsidP="003B2872">
      <w:pPr>
        <w:spacing w:after="0" w:line="360" w:lineRule="auto"/>
        <w:ind w:left="13"/>
        <w:contextualSpacing/>
        <w:jc w:val="both"/>
      </w:pPr>
    </w:p>
    <w:p w14:paraId="390C079D" w14:textId="77777777" w:rsidR="00292F66" w:rsidRDefault="00292F66" w:rsidP="003B2872">
      <w:pPr>
        <w:spacing w:after="0" w:line="360" w:lineRule="auto"/>
        <w:ind w:left="13"/>
        <w:contextualSpacing/>
        <w:jc w:val="both"/>
      </w:pPr>
    </w:p>
    <w:p w14:paraId="627E604C" w14:textId="77777777" w:rsidR="000218DE" w:rsidRPr="000218DE" w:rsidRDefault="000218DE"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0218DE">
        <w:rPr>
          <w:rFonts w:ascii="Consolas" w:eastAsia="Times New Roman" w:hAnsi="Consolas" w:cs="Times New Roman"/>
          <w:color w:val="7F8C8D"/>
          <w:kern w:val="0"/>
          <w:sz w:val="21"/>
          <w:szCs w:val="21"/>
          <w:lang w:val="en-ZA" w:eastAsia="en-ZA"/>
        </w:rPr>
        <w:t>//declaring variables</w:t>
      </w:r>
    </w:p>
    <w:p w14:paraId="2541265E" w14:textId="77777777" w:rsidR="000218DE" w:rsidRPr="000218DE" w:rsidRDefault="000218DE"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0218DE">
        <w:rPr>
          <w:rFonts w:ascii="Consolas" w:eastAsia="Times New Roman" w:hAnsi="Consolas" w:cs="Times New Roman"/>
          <w:color w:val="0CA1A6"/>
          <w:kern w:val="0"/>
          <w:sz w:val="21"/>
          <w:szCs w:val="21"/>
          <w:lang w:val="en-ZA" w:eastAsia="en-ZA"/>
        </w:rPr>
        <w:t>float</w:t>
      </w:r>
      <w:r w:rsidRPr="000218DE">
        <w:rPr>
          <w:rFonts w:ascii="Consolas" w:eastAsia="Times New Roman" w:hAnsi="Consolas" w:cs="Times New Roman"/>
          <w:color w:val="DAE3E3"/>
          <w:kern w:val="0"/>
          <w:sz w:val="21"/>
          <w:szCs w:val="21"/>
          <w:lang w:val="en-ZA" w:eastAsia="en-ZA"/>
        </w:rPr>
        <w:t xml:space="preserve"> total_price, vat_amount;</w:t>
      </w:r>
    </w:p>
    <w:p w14:paraId="4F69A70F" w14:textId="77777777" w:rsidR="000218DE" w:rsidRPr="000218DE" w:rsidRDefault="000218DE"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0218DE">
        <w:rPr>
          <w:rFonts w:ascii="Consolas" w:eastAsia="Times New Roman" w:hAnsi="Consolas" w:cs="Times New Roman"/>
          <w:color w:val="0CA1A6"/>
          <w:kern w:val="0"/>
          <w:sz w:val="21"/>
          <w:szCs w:val="21"/>
          <w:lang w:val="en-ZA" w:eastAsia="en-ZA"/>
        </w:rPr>
        <w:t>float</w:t>
      </w:r>
      <w:r w:rsidRPr="000218DE">
        <w:rPr>
          <w:rFonts w:ascii="Consolas" w:eastAsia="Times New Roman" w:hAnsi="Consolas" w:cs="Times New Roman"/>
          <w:color w:val="DAE3E3"/>
          <w:kern w:val="0"/>
          <w:sz w:val="21"/>
          <w:szCs w:val="21"/>
          <w:lang w:val="en-ZA" w:eastAsia="en-ZA"/>
        </w:rPr>
        <w:t xml:space="preserve"> VAT=</w:t>
      </w:r>
      <w:r w:rsidRPr="000218DE">
        <w:rPr>
          <w:rFonts w:ascii="Consolas" w:eastAsia="Times New Roman" w:hAnsi="Consolas" w:cs="Times New Roman"/>
          <w:color w:val="7FCBCD"/>
          <w:kern w:val="0"/>
          <w:sz w:val="21"/>
          <w:szCs w:val="21"/>
          <w:lang w:val="en-ZA" w:eastAsia="en-ZA"/>
        </w:rPr>
        <w:t>15.00</w:t>
      </w:r>
      <w:r w:rsidRPr="000218DE">
        <w:rPr>
          <w:rFonts w:ascii="Consolas" w:eastAsia="Times New Roman" w:hAnsi="Consolas" w:cs="Times New Roman"/>
          <w:color w:val="DAE3E3"/>
          <w:kern w:val="0"/>
          <w:sz w:val="21"/>
          <w:szCs w:val="21"/>
          <w:lang w:val="en-ZA" w:eastAsia="en-ZA"/>
        </w:rPr>
        <w:t>/</w:t>
      </w:r>
      <w:r w:rsidRPr="000218DE">
        <w:rPr>
          <w:rFonts w:ascii="Consolas" w:eastAsia="Times New Roman" w:hAnsi="Consolas" w:cs="Times New Roman"/>
          <w:color w:val="7FCBCD"/>
          <w:kern w:val="0"/>
          <w:sz w:val="21"/>
          <w:szCs w:val="21"/>
          <w:lang w:val="en-ZA" w:eastAsia="en-ZA"/>
        </w:rPr>
        <w:t>115</w:t>
      </w:r>
      <w:r w:rsidRPr="000218DE">
        <w:rPr>
          <w:rFonts w:ascii="Consolas" w:eastAsia="Times New Roman" w:hAnsi="Consolas" w:cs="Times New Roman"/>
          <w:color w:val="DAE3E3"/>
          <w:kern w:val="0"/>
          <w:sz w:val="21"/>
          <w:szCs w:val="21"/>
          <w:lang w:val="en-ZA" w:eastAsia="en-ZA"/>
        </w:rPr>
        <w:t>;</w:t>
      </w:r>
    </w:p>
    <w:p w14:paraId="233ACC28" w14:textId="77777777" w:rsidR="000218DE" w:rsidRPr="000218DE" w:rsidRDefault="000218DE"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0218DE">
        <w:rPr>
          <w:rFonts w:ascii="Consolas" w:eastAsia="Times New Roman" w:hAnsi="Consolas" w:cs="Times New Roman"/>
          <w:color w:val="0CA1A6"/>
          <w:kern w:val="0"/>
          <w:sz w:val="21"/>
          <w:szCs w:val="21"/>
          <w:lang w:val="en-ZA" w:eastAsia="en-ZA"/>
        </w:rPr>
        <w:t>float</w:t>
      </w:r>
      <w:r w:rsidRPr="000218DE">
        <w:rPr>
          <w:rFonts w:ascii="Consolas" w:eastAsia="Times New Roman" w:hAnsi="Consolas" w:cs="Times New Roman"/>
          <w:color w:val="DAE3E3"/>
          <w:kern w:val="0"/>
          <w:sz w:val="21"/>
          <w:szCs w:val="21"/>
          <w:lang w:val="en-ZA" w:eastAsia="en-ZA"/>
        </w:rPr>
        <w:t xml:space="preserve"> answer;</w:t>
      </w:r>
    </w:p>
    <w:p w14:paraId="21B6EEFA" w14:textId="77777777" w:rsidR="000218DE" w:rsidRPr="000218DE" w:rsidRDefault="000218DE"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0218DE">
        <w:rPr>
          <w:rFonts w:ascii="Consolas" w:eastAsia="Times New Roman" w:hAnsi="Consolas" w:cs="Times New Roman"/>
          <w:color w:val="0CA1A6"/>
          <w:kern w:val="0"/>
          <w:sz w:val="21"/>
          <w:szCs w:val="21"/>
          <w:lang w:val="en-ZA" w:eastAsia="en-ZA"/>
        </w:rPr>
        <w:t>void</w:t>
      </w:r>
      <w:r w:rsidRPr="000218DE">
        <w:rPr>
          <w:rFonts w:ascii="Consolas" w:eastAsia="Times New Roman" w:hAnsi="Consolas" w:cs="Times New Roman"/>
          <w:color w:val="DAE3E3"/>
          <w:kern w:val="0"/>
          <w:sz w:val="21"/>
          <w:szCs w:val="21"/>
          <w:lang w:val="en-ZA" w:eastAsia="en-ZA"/>
        </w:rPr>
        <w:t xml:space="preserve"> </w:t>
      </w:r>
      <w:r w:rsidRPr="000218DE">
        <w:rPr>
          <w:rFonts w:ascii="Consolas" w:eastAsia="Times New Roman" w:hAnsi="Consolas" w:cs="Times New Roman"/>
          <w:color w:val="F39C12"/>
          <w:kern w:val="0"/>
          <w:sz w:val="21"/>
          <w:szCs w:val="21"/>
          <w:lang w:val="en-ZA" w:eastAsia="en-ZA"/>
        </w:rPr>
        <w:t>setup</w:t>
      </w:r>
      <w:r w:rsidRPr="000218DE">
        <w:rPr>
          <w:rFonts w:ascii="Consolas" w:eastAsia="Times New Roman" w:hAnsi="Consolas" w:cs="Times New Roman"/>
          <w:color w:val="DAE3E3"/>
          <w:kern w:val="0"/>
          <w:sz w:val="21"/>
          <w:szCs w:val="21"/>
          <w:lang w:val="en-ZA" w:eastAsia="en-ZA"/>
        </w:rPr>
        <w:t>() {</w:t>
      </w:r>
    </w:p>
    <w:p w14:paraId="01FABB80" w14:textId="77777777" w:rsidR="000218DE" w:rsidRPr="000218DE" w:rsidRDefault="000218DE"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0218DE">
        <w:rPr>
          <w:rFonts w:ascii="Consolas" w:eastAsia="Times New Roman" w:hAnsi="Consolas" w:cs="Times New Roman"/>
          <w:color w:val="7F8C8D"/>
          <w:kern w:val="0"/>
          <w:sz w:val="21"/>
          <w:szCs w:val="21"/>
          <w:lang w:val="en-ZA" w:eastAsia="en-ZA"/>
        </w:rPr>
        <w:t>  // put your setup code here, to run once:</w:t>
      </w:r>
    </w:p>
    <w:p w14:paraId="0AF7C657" w14:textId="77777777" w:rsidR="000218DE" w:rsidRPr="000218DE" w:rsidRDefault="000218DE"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0218DE">
        <w:rPr>
          <w:rFonts w:ascii="Consolas" w:eastAsia="Times New Roman" w:hAnsi="Consolas" w:cs="Times New Roman"/>
          <w:color w:val="F39C12"/>
          <w:kern w:val="0"/>
          <w:sz w:val="21"/>
          <w:szCs w:val="21"/>
          <w:lang w:val="en-ZA" w:eastAsia="en-ZA"/>
        </w:rPr>
        <w:t>Serial</w:t>
      </w:r>
      <w:r w:rsidRPr="000218DE">
        <w:rPr>
          <w:rFonts w:ascii="Consolas" w:eastAsia="Times New Roman" w:hAnsi="Consolas" w:cs="Times New Roman"/>
          <w:color w:val="DAE3E3"/>
          <w:kern w:val="0"/>
          <w:sz w:val="21"/>
          <w:szCs w:val="21"/>
          <w:lang w:val="en-ZA" w:eastAsia="en-ZA"/>
        </w:rPr>
        <w:t>.</w:t>
      </w:r>
      <w:r w:rsidRPr="000218DE">
        <w:rPr>
          <w:rFonts w:ascii="Consolas" w:eastAsia="Times New Roman" w:hAnsi="Consolas" w:cs="Times New Roman"/>
          <w:color w:val="F39C12"/>
          <w:kern w:val="0"/>
          <w:sz w:val="21"/>
          <w:szCs w:val="21"/>
          <w:lang w:val="en-ZA" w:eastAsia="en-ZA"/>
        </w:rPr>
        <w:t>begin</w:t>
      </w:r>
      <w:r w:rsidRPr="000218DE">
        <w:rPr>
          <w:rFonts w:ascii="Consolas" w:eastAsia="Times New Roman" w:hAnsi="Consolas" w:cs="Times New Roman"/>
          <w:color w:val="DAE3E3"/>
          <w:kern w:val="0"/>
          <w:sz w:val="21"/>
          <w:szCs w:val="21"/>
          <w:lang w:val="en-ZA" w:eastAsia="en-ZA"/>
        </w:rPr>
        <w:t>(</w:t>
      </w:r>
      <w:r w:rsidRPr="000218DE">
        <w:rPr>
          <w:rFonts w:ascii="Consolas" w:eastAsia="Times New Roman" w:hAnsi="Consolas" w:cs="Times New Roman"/>
          <w:color w:val="7FCBCD"/>
          <w:kern w:val="0"/>
          <w:sz w:val="21"/>
          <w:szCs w:val="21"/>
          <w:lang w:val="en-ZA" w:eastAsia="en-ZA"/>
        </w:rPr>
        <w:t>9600</w:t>
      </w:r>
      <w:r w:rsidRPr="000218DE">
        <w:rPr>
          <w:rFonts w:ascii="Consolas" w:eastAsia="Times New Roman" w:hAnsi="Consolas" w:cs="Times New Roman"/>
          <w:color w:val="DAE3E3"/>
          <w:kern w:val="0"/>
          <w:sz w:val="21"/>
          <w:szCs w:val="21"/>
          <w:lang w:val="en-ZA" w:eastAsia="en-ZA"/>
        </w:rPr>
        <w:t>);</w:t>
      </w:r>
    </w:p>
    <w:p w14:paraId="5E80AADB" w14:textId="77777777" w:rsidR="000218DE" w:rsidRPr="000218DE" w:rsidRDefault="000218DE"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0218DE">
        <w:rPr>
          <w:rFonts w:ascii="Consolas" w:eastAsia="Times New Roman" w:hAnsi="Consolas" w:cs="Times New Roman"/>
          <w:color w:val="DAE3E3"/>
          <w:kern w:val="0"/>
          <w:sz w:val="21"/>
          <w:szCs w:val="21"/>
          <w:lang w:val="en-ZA" w:eastAsia="en-ZA"/>
        </w:rPr>
        <w:t>}</w:t>
      </w:r>
    </w:p>
    <w:p w14:paraId="09278DB0" w14:textId="77777777" w:rsidR="000218DE" w:rsidRPr="000218DE" w:rsidRDefault="000218DE"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p>
    <w:p w14:paraId="4D733FFA" w14:textId="77777777" w:rsidR="000218DE" w:rsidRPr="000218DE" w:rsidRDefault="000218DE"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0218DE">
        <w:rPr>
          <w:rFonts w:ascii="Consolas" w:eastAsia="Times New Roman" w:hAnsi="Consolas" w:cs="Times New Roman"/>
          <w:color w:val="0CA1A6"/>
          <w:kern w:val="0"/>
          <w:sz w:val="21"/>
          <w:szCs w:val="21"/>
          <w:lang w:val="en-ZA" w:eastAsia="en-ZA"/>
        </w:rPr>
        <w:t>void</w:t>
      </w:r>
      <w:r w:rsidRPr="000218DE">
        <w:rPr>
          <w:rFonts w:ascii="Consolas" w:eastAsia="Times New Roman" w:hAnsi="Consolas" w:cs="Times New Roman"/>
          <w:color w:val="DAE3E3"/>
          <w:kern w:val="0"/>
          <w:sz w:val="21"/>
          <w:szCs w:val="21"/>
          <w:lang w:val="en-ZA" w:eastAsia="en-ZA"/>
        </w:rPr>
        <w:t xml:space="preserve"> </w:t>
      </w:r>
      <w:r w:rsidRPr="000218DE">
        <w:rPr>
          <w:rFonts w:ascii="Consolas" w:eastAsia="Times New Roman" w:hAnsi="Consolas" w:cs="Times New Roman"/>
          <w:color w:val="F39C12"/>
          <w:kern w:val="0"/>
          <w:sz w:val="21"/>
          <w:szCs w:val="21"/>
          <w:lang w:val="en-ZA" w:eastAsia="en-ZA"/>
        </w:rPr>
        <w:t>loop</w:t>
      </w:r>
      <w:r w:rsidRPr="000218DE">
        <w:rPr>
          <w:rFonts w:ascii="Consolas" w:eastAsia="Times New Roman" w:hAnsi="Consolas" w:cs="Times New Roman"/>
          <w:color w:val="DAE3E3"/>
          <w:kern w:val="0"/>
          <w:sz w:val="21"/>
          <w:szCs w:val="21"/>
          <w:lang w:val="en-ZA" w:eastAsia="en-ZA"/>
        </w:rPr>
        <w:t>() {</w:t>
      </w:r>
    </w:p>
    <w:p w14:paraId="596A25A6" w14:textId="77777777" w:rsidR="000218DE" w:rsidRPr="000218DE" w:rsidRDefault="000218DE"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0218DE">
        <w:rPr>
          <w:rFonts w:ascii="Consolas" w:eastAsia="Times New Roman" w:hAnsi="Consolas" w:cs="Times New Roman"/>
          <w:color w:val="7F8C8D"/>
          <w:kern w:val="0"/>
          <w:sz w:val="21"/>
          <w:szCs w:val="21"/>
          <w:lang w:val="en-ZA" w:eastAsia="en-ZA"/>
        </w:rPr>
        <w:t>// Accepting the inputs</w:t>
      </w:r>
    </w:p>
    <w:p w14:paraId="58332440" w14:textId="77777777" w:rsidR="000218DE" w:rsidRPr="000218DE" w:rsidRDefault="000218DE"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0218DE">
        <w:rPr>
          <w:rFonts w:ascii="Consolas" w:eastAsia="Times New Roman" w:hAnsi="Consolas" w:cs="Times New Roman"/>
          <w:color w:val="F39C12"/>
          <w:kern w:val="0"/>
          <w:sz w:val="21"/>
          <w:szCs w:val="21"/>
          <w:lang w:val="en-ZA" w:eastAsia="en-ZA"/>
        </w:rPr>
        <w:t>Serial</w:t>
      </w:r>
      <w:r w:rsidRPr="000218DE">
        <w:rPr>
          <w:rFonts w:ascii="Consolas" w:eastAsia="Times New Roman" w:hAnsi="Consolas" w:cs="Times New Roman"/>
          <w:color w:val="DAE3E3"/>
          <w:kern w:val="0"/>
          <w:sz w:val="21"/>
          <w:szCs w:val="21"/>
          <w:lang w:val="en-ZA" w:eastAsia="en-ZA"/>
        </w:rPr>
        <w:t>.</w:t>
      </w:r>
      <w:r w:rsidRPr="000218DE">
        <w:rPr>
          <w:rFonts w:ascii="Consolas" w:eastAsia="Times New Roman" w:hAnsi="Consolas" w:cs="Times New Roman"/>
          <w:color w:val="F39C12"/>
          <w:kern w:val="0"/>
          <w:sz w:val="21"/>
          <w:szCs w:val="21"/>
          <w:lang w:val="en-ZA" w:eastAsia="en-ZA"/>
        </w:rPr>
        <w:t>println</w:t>
      </w:r>
      <w:r w:rsidRPr="000218DE">
        <w:rPr>
          <w:rFonts w:ascii="Consolas" w:eastAsia="Times New Roman" w:hAnsi="Consolas" w:cs="Times New Roman"/>
          <w:color w:val="DAE3E3"/>
          <w:kern w:val="0"/>
          <w:sz w:val="21"/>
          <w:szCs w:val="21"/>
          <w:lang w:val="en-ZA" w:eastAsia="en-ZA"/>
        </w:rPr>
        <w:t>(</w:t>
      </w:r>
      <w:r w:rsidRPr="000218DE">
        <w:rPr>
          <w:rFonts w:ascii="Consolas" w:eastAsia="Times New Roman" w:hAnsi="Consolas" w:cs="Times New Roman"/>
          <w:color w:val="7FCBCD"/>
          <w:kern w:val="0"/>
          <w:sz w:val="21"/>
          <w:szCs w:val="21"/>
          <w:lang w:val="en-ZA" w:eastAsia="en-ZA"/>
        </w:rPr>
        <w:t>"Please enter total price inclusive of VAT: "</w:t>
      </w:r>
      <w:r w:rsidRPr="000218DE">
        <w:rPr>
          <w:rFonts w:ascii="Consolas" w:eastAsia="Times New Roman" w:hAnsi="Consolas" w:cs="Times New Roman"/>
          <w:color w:val="DAE3E3"/>
          <w:kern w:val="0"/>
          <w:sz w:val="21"/>
          <w:szCs w:val="21"/>
          <w:lang w:val="en-ZA" w:eastAsia="en-ZA"/>
        </w:rPr>
        <w:t>);</w:t>
      </w:r>
    </w:p>
    <w:p w14:paraId="3D028803" w14:textId="77777777" w:rsidR="000218DE" w:rsidRPr="000218DE" w:rsidRDefault="000218DE"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0218DE">
        <w:rPr>
          <w:rFonts w:ascii="Consolas" w:eastAsia="Times New Roman" w:hAnsi="Consolas" w:cs="Times New Roman"/>
          <w:color w:val="C586C0"/>
          <w:kern w:val="0"/>
          <w:sz w:val="21"/>
          <w:szCs w:val="21"/>
          <w:lang w:val="en-ZA" w:eastAsia="en-ZA"/>
        </w:rPr>
        <w:t>while</w:t>
      </w:r>
      <w:r w:rsidRPr="000218DE">
        <w:rPr>
          <w:rFonts w:ascii="Consolas" w:eastAsia="Times New Roman" w:hAnsi="Consolas" w:cs="Times New Roman"/>
          <w:color w:val="DAE3E3"/>
          <w:kern w:val="0"/>
          <w:sz w:val="21"/>
          <w:szCs w:val="21"/>
          <w:lang w:val="en-ZA" w:eastAsia="en-ZA"/>
        </w:rPr>
        <w:t xml:space="preserve"> ( </w:t>
      </w:r>
      <w:r w:rsidRPr="000218DE">
        <w:rPr>
          <w:rFonts w:ascii="Consolas" w:eastAsia="Times New Roman" w:hAnsi="Consolas" w:cs="Times New Roman"/>
          <w:color w:val="F39C12"/>
          <w:kern w:val="0"/>
          <w:sz w:val="21"/>
          <w:szCs w:val="21"/>
          <w:lang w:val="en-ZA" w:eastAsia="en-ZA"/>
        </w:rPr>
        <w:t>Serial</w:t>
      </w:r>
      <w:r w:rsidRPr="000218DE">
        <w:rPr>
          <w:rFonts w:ascii="Consolas" w:eastAsia="Times New Roman" w:hAnsi="Consolas" w:cs="Times New Roman"/>
          <w:color w:val="DAE3E3"/>
          <w:kern w:val="0"/>
          <w:sz w:val="21"/>
          <w:szCs w:val="21"/>
          <w:lang w:val="en-ZA" w:eastAsia="en-ZA"/>
        </w:rPr>
        <w:t>.</w:t>
      </w:r>
      <w:r w:rsidRPr="000218DE">
        <w:rPr>
          <w:rFonts w:ascii="Consolas" w:eastAsia="Times New Roman" w:hAnsi="Consolas" w:cs="Times New Roman"/>
          <w:color w:val="F39C12"/>
          <w:kern w:val="0"/>
          <w:sz w:val="21"/>
          <w:szCs w:val="21"/>
          <w:lang w:val="en-ZA" w:eastAsia="en-ZA"/>
        </w:rPr>
        <w:t>available</w:t>
      </w:r>
      <w:r w:rsidRPr="000218DE">
        <w:rPr>
          <w:rFonts w:ascii="Consolas" w:eastAsia="Times New Roman" w:hAnsi="Consolas" w:cs="Times New Roman"/>
          <w:color w:val="DAE3E3"/>
          <w:kern w:val="0"/>
          <w:sz w:val="21"/>
          <w:szCs w:val="21"/>
          <w:lang w:val="en-ZA" w:eastAsia="en-ZA"/>
        </w:rPr>
        <w:t>()==</w:t>
      </w:r>
      <w:r w:rsidRPr="000218DE">
        <w:rPr>
          <w:rFonts w:ascii="Consolas" w:eastAsia="Times New Roman" w:hAnsi="Consolas" w:cs="Times New Roman"/>
          <w:color w:val="7FCBCD"/>
          <w:kern w:val="0"/>
          <w:sz w:val="21"/>
          <w:szCs w:val="21"/>
          <w:lang w:val="en-ZA" w:eastAsia="en-ZA"/>
        </w:rPr>
        <w:t>0</w:t>
      </w:r>
      <w:r w:rsidRPr="000218DE">
        <w:rPr>
          <w:rFonts w:ascii="Consolas" w:eastAsia="Times New Roman" w:hAnsi="Consolas" w:cs="Times New Roman"/>
          <w:color w:val="DAE3E3"/>
          <w:kern w:val="0"/>
          <w:sz w:val="21"/>
          <w:szCs w:val="21"/>
          <w:lang w:val="en-ZA" w:eastAsia="en-ZA"/>
        </w:rPr>
        <w:t>){}</w:t>
      </w:r>
    </w:p>
    <w:p w14:paraId="2528AFFC" w14:textId="77777777" w:rsidR="000218DE" w:rsidRPr="000218DE" w:rsidRDefault="000218DE"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0218DE">
        <w:rPr>
          <w:rFonts w:ascii="Consolas" w:eastAsia="Times New Roman" w:hAnsi="Consolas" w:cs="Times New Roman"/>
          <w:color w:val="DAE3E3"/>
          <w:kern w:val="0"/>
          <w:sz w:val="21"/>
          <w:szCs w:val="21"/>
          <w:lang w:val="en-ZA" w:eastAsia="en-ZA"/>
        </w:rPr>
        <w:t>total_price=</w:t>
      </w:r>
      <w:r w:rsidRPr="000218DE">
        <w:rPr>
          <w:rFonts w:ascii="Consolas" w:eastAsia="Times New Roman" w:hAnsi="Consolas" w:cs="Times New Roman"/>
          <w:color w:val="F39C12"/>
          <w:kern w:val="0"/>
          <w:sz w:val="21"/>
          <w:szCs w:val="21"/>
          <w:lang w:val="en-ZA" w:eastAsia="en-ZA"/>
        </w:rPr>
        <w:t>Serial</w:t>
      </w:r>
      <w:r w:rsidRPr="000218DE">
        <w:rPr>
          <w:rFonts w:ascii="Consolas" w:eastAsia="Times New Roman" w:hAnsi="Consolas" w:cs="Times New Roman"/>
          <w:color w:val="DAE3E3"/>
          <w:kern w:val="0"/>
          <w:sz w:val="21"/>
          <w:szCs w:val="21"/>
          <w:lang w:val="en-ZA" w:eastAsia="en-ZA"/>
        </w:rPr>
        <w:t>.</w:t>
      </w:r>
      <w:r w:rsidRPr="000218DE">
        <w:rPr>
          <w:rFonts w:ascii="Consolas" w:eastAsia="Times New Roman" w:hAnsi="Consolas" w:cs="Times New Roman"/>
          <w:color w:val="F39C12"/>
          <w:kern w:val="0"/>
          <w:sz w:val="21"/>
          <w:szCs w:val="21"/>
          <w:lang w:val="en-ZA" w:eastAsia="en-ZA"/>
        </w:rPr>
        <w:t>parseFloat</w:t>
      </w:r>
      <w:r w:rsidRPr="000218DE">
        <w:rPr>
          <w:rFonts w:ascii="Consolas" w:eastAsia="Times New Roman" w:hAnsi="Consolas" w:cs="Times New Roman"/>
          <w:color w:val="DAE3E3"/>
          <w:kern w:val="0"/>
          <w:sz w:val="21"/>
          <w:szCs w:val="21"/>
          <w:lang w:val="en-ZA" w:eastAsia="en-ZA"/>
        </w:rPr>
        <w:t>();</w:t>
      </w:r>
    </w:p>
    <w:p w14:paraId="24F428AC" w14:textId="77777777" w:rsidR="000218DE" w:rsidRPr="000218DE" w:rsidRDefault="000218DE"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0218DE">
        <w:rPr>
          <w:rFonts w:ascii="Consolas" w:eastAsia="Times New Roman" w:hAnsi="Consolas" w:cs="Times New Roman"/>
          <w:color w:val="7F8C8D"/>
          <w:kern w:val="0"/>
          <w:sz w:val="21"/>
          <w:szCs w:val="21"/>
          <w:lang w:val="en-ZA" w:eastAsia="en-ZA"/>
        </w:rPr>
        <w:t>//processing</w:t>
      </w:r>
    </w:p>
    <w:p w14:paraId="45C904F5" w14:textId="77777777" w:rsidR="000218DE" w:rsidRPr="000218DE" w:rsidRDefault="000218DE"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p>
    <w:p w14:paraId="4BD006DE" w14:textId="77777777" w:rsidR="000218DE" w:rsidRPr="000218DE" w:rsidRDefault="000218DE"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0218DE">
        <w:rPr>
          <w:rFonts w:ascii="Consolas" w:eastAsia="Times New Roman" w:hAnsi="Consolas" w:cs="Times New Roman"/>
          <w:color w:val="F39C12"/>
          <w:kern w:val="0"/>
          <w:sz w:val="21"/>
          <w:szCs w:val="21"/>
          <w:lang w:val="en-ZA" w:eastAsia="en-ZA"/>
        </w:rPr>
        <w:t>Serial</w:t>
      </w:r>
      <w:r w:rsidRPr="000218DE">
        <w:rPr>
          <w:rFonts w:ascii="Consolas" w:eastAsia="Times New Roman" w:hAnsi="Consolas" w:cs="Times New Roman"/>
          <w:color w:val="DAE3E3"/>
          <w:kern w:val="0"/>
          <w:sz w:val="21"/>
          <w:szCs w:val="21"/>
          <w:lang w:val="en-ZA" w:eastAsia="en-ZA"/>
        </w:rPr>
        <w:t>.</w:t>
      </w:r>
      <w:r w:rsidRPr="000218DE">
        <w:rPr>
          <w:rFonts w:ascii="Consolas" w:eastAsia="Times New Roman" w:hAnsi="Consolas" w:cs="Times New Roman"/>
          <w:color w:val="F39C12"/>
          <w:kern w:val="0"/>
          <w:sz w:val="21"/>
          <w:szCs w:val="21"/>
          <w:lang w:val="en-ZA" w:eastAsia="en-ZA"/>
        </w:rPr>
        <w:t>print</w:t>
      </w:r>
      <w:r w:rsidRPr="000218DE">
        <w:rPr>
          <w:rFonts w:ascii="Consolas" w:eastAsia="Times New Roman" w:hAnsi="Consolas" w:cs="Times New Roman"/>
          <w:color w:val="DAE3E3"/>
          <w:kern w:val="0"/>
          <w:sz w:val="21"/>
          <w:szCs w:val="21"/>
          <w:lang w:val="en-ZA" w:eastAsia="en-ZA"/>
        </w:rPr>
        <w:t>(</w:t>
      </w:r>
      <w:r w:rsidRPr="000218DE">
        <w:rPr>
          <w:rFonts w:ascii="Consolas" w:eastAsia="Times New Roman" w:hAnsi="Consolas" w:cs="Times New Roman"/>
          <w:color w:val="7FCBCD"/>
          <w:kern w:val="0"/>
          <w:sz w:val="21"/>
          <w:szCs w:val="21"/>
          <w:lang w:val="en-ZA" w:eastAsia="en-ZA"/>
        </w:rPr>
        <w:t>"The total price including VAT is "</w:t>
      </w:r>
      <w:r w:rsidRPr="000218DE">
        <w:rPr>
          <w:rFonts w:ascii="Consolas" w:eastAsia="Times New Roman" w:hAnsi="Consolas" w:cs="Times New Roman"/>
          <w:color w:val="DAE3E3"/>
          <w:kern w:val="0"/>
          <w:sz w:val="21"/>
          <w:szCs w:val="21"/>
          <w:lang w:val="en-ZA" w:eastAsia="en-ZA"/>
        </w:rPr>
        <w:t>);</w:t>
      </w:r>
    </w:p>
    <w:p w14:paraId="06A440A7" w14:textId="77777777" w:rsidR="000218DE" w:rsidRPr="000218DE" w:rsidRDefault="000218DE"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0218DE">
        <w:rPr>
          <w:rFonts w:ascii="Consolas" w:eastAsia="Times New Roman" w:hAnsi="Consolas" w:cs="Times New Roman"/>
          <w:color w:val="F39C12"/>
          <w:kern w:val="0"/>
          <w:sz w:val="21"/>
          <w:szCs w:val="21"/>
          <w:lang w:val="en-ZA" w:eastAsia="en-ZA"/>
        </w:rPr>
        <w:t>Serial</w:t>
      </w:r>
      <w:r w:rsidRPr="000218DE">
        <w:rPr>
          <w:rFonts w:ascii="Consolas" w:eastAsia="Times New Roman" w:hAnsi="Consolas" w:cs="Times New Roman"/>
          <w:color w:val="DAE3E3"/>
          <w:kern w:val="0"/>
          <w:sz w:val="21"/>
          <w:szCs w:val="21"/>
          <w:lang w:val="en-ZA" w:eastAsia="en-ZA"/>
        </w:rPr>
        <w:t>.</w:t>
      </w:r>
      <w:r w:rsidRPr="000218DE">
        <w:rPr>
          <w:rFonts w:ascii="Consolas" w:eastAsia="Times New Roman" w:hAnsi="Consolas" w:cs="Times New Roman"/>
          <w:color w:val="F39C12"/>
          <w:kern w:val="0"/>
          <w:sz w:val="21"/>
          <w:szCs w:val="21"/>
          <w:lang w:val="en-ZA" w:eastAsia="en-ZA"/>
        </w:rPr>
        <w:t>println</w:t>
      </w:r>
      <w:r w:rsidRPr="000218DE">
        <w:rPr>
          <w:rFonts w:ascii="Consolas" w:eastAsia="Times New Roman" w:hAnsi="Consolas" w:cs="Times New Roman"/>
          <w:color w:val="DAE3E3"/>
          <w:kern w:val="0"/>
          <w:sz w:val="21"/>
          <w:szCs w:val="21"/>
          <w:lang w:val="en-ZA" w:eastAsia="en-ZA"/>
        </w:rPr>
        <w:t>(total_price);</w:t>
      </w:r>
    </w:p>
    <w:p w14:paraId="6650FD83" w14:textId="77777777" w:rsidR="000218DE" w:rsidRPr="000218DE" w:rsidRDefault="000218DE"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0218DE">
        <w:rPr>
          <w:rFonts w:ascii="Consolas" w:eastAsia="Times New Roman" w:hAnsi="Consolas" w:cs="Times New Roman"/>
          <w:color w:val="DAE3E3"/>
          <w:kern w:val="0"/>
          <w:sz w:val="21"/>
          <w:szCs w:val="21"/>
          <w:lang w:val="en-ZA" w:eastAsia="en-ZA"/>
        </w:rPr>
        <w:t>vat_amount=VAT * total_price;</w:t>
      </w:r>
    </w:p>
    <w:p w14:paraId="4C1A894B" w14:textId="77777777" w:rsidR="000218DE" w:rsidRPr="000218DE" w:rsidRDefault="000218DE"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0218DE">
        <w:rPr>
          <w:rFonts w:ascii="Consolas" w:eastAsia="Times New Roman" w:hAnsi="Consolas" w:cs="Times New Roman"/>
          <w:color w:val="7F8C8D"/>
          <w:kern w:val="0"/>
          <w:sz w:val="21"/>
          <w:szCs w:val="21"/>
          <w:lang w:val="en-ZA" w:eastAsia="en-ZA"/>
        </w:rPr>
        <w:t>//Displaying the output</w:t>
      </w:r>
    </w:p>
    <w:p w14:paraId="3111E201" w14:textId="77777777" w:rsidR="000218DE" w:rsidRPr="000218DE" w:rsidRDefault="000218DE"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0218DE">
        <w:rPr>
          <w:rFonts w:ascii="Consolas" w:eastAsia="Times New Roman" w:hAnsi="Consolas" w:cs="Times New Roman"/>
          <w:color w:val="F39C12"/>
          <w:kern w:val="0"/>
          <w:sz w:val="21"/>
          <w:szCs w:val="21"/>
          <w:lang w:val="en-ZA" w:eastAsia="en-ZA"/>
        </w:rPr>
        <w:t>Serial</w:t>
      </w:r>
      <w:r w:rsidRPr="000218DE">
        <w:rPr>
          <w:rFonts w:ascii="Consolas" w:eastAsia="Times New Roman" w:hAnsi="Consolas" w:cs="Times New Roman"/>
          <w:color w:val="DAE3E3"/>
          <w:kern w:val="0"/>
          <w:sz w:val="21"/>
          <w:szCs w:val="21"/>
          <w:lang w:val="en-ZA" w:eastAsia="en-ZA"/>
        </w:rPr>
        <w:t>.</w:t>
      </w:r>
      <w:r w:rsidRPr="000218DE">
        <w:rPr>
          <w:rFonts w:ascii="Consolas" w:eastAsia="Times New Roman" w:hAnsi="Consolas" w:cs="Times New Roman"/>
          <w:color w:val="F39C12"/>
          <w:kern w:val="0"/>
          <w:sz w:val="21"/>
          <w:szCs w:val="21"/>
          <w:lang w:val="en-ZA" w:eastAsia="en-ZA"/>
        </w:rPr>
        <w:t>print</w:t>
      </w:r>
      <w:r w:rsidRPr="000218DE">
        <w:rPr>
          <w:rFonts w:ascii="Consolas" w:eastAsia="Times New Roman" w:hAnsi="Consolas" w:cs="Times New Roman"/>
          <w:color w:val="DAE3E3"/>
          <w:kern w:val="0"/>
          <w:sz w:val="21"/>
          <w:szCs w:val="21"/>
          <w:lang w:val="en-ZA" w:eastAsia="en-ZA"/>
        </w:rPr>
        <w:t>(</w:t>
      </w:r>
      <w:r w:rsidRPr="000218DE">
        <w:rPr>
          <w:rFonts w:ascii="Consolas" w:eastAsia="Times New Roman" w:hAnsi="Consolas" w:cs="Times New Roman"/>
          <w:color w:val="7FCBCD"/>
          <w:kern w:val="0"/>
          <w:sz w:val="21"/>
          <w:szCs w:val="21"/>
          <w:lang w:val="en-ZA" w:eastAsia="en-ZA"/>
        </w:rPr>
        <w:t>"The amount of VAT paid is :R"</w:t>
      </w:r>
      <w:r w:rsidRPr="000218DE">
        <w:rPr>
          <w:rFonts w:ascii="Consolas" w:eastAsia="Times New Roman" w:hAnsi="Consolas" w:cs="Times New Roman"/>
          <w:color w:val="DAE3E3"/>
          <w:kern w:val="0"/>
          <w:sz w:val="21"/>
          <w:szCs w:val="21"/>
          <w:lang w:val="en-ZA" w:eastAsia="en-ZA"/>
        </w:rPr>
        <w:t>);</w:t>
      </w:r>
    </w:p>
    <w:p w14:paraId="16181F73" w14:textId="77777777" w:rsidR="000218DE" w:rsidRPr="000218DE" w:rsidRDefault="000218DE"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0218DE">
        <w:rPr>
          <w:rFonts w:ascii="Consolas" w:eastAsia="Times New Roman" w:hAnsi="Consolas" w:cs="Times New Roman"/>
          <w:color w:val="F39C12"/>
          <w:kern w:val="0"/>
          <w:sz w:val="21"/>
          <w:szCs w:val="21"/>
          <w:lang w:val="en-ZA" w:eastAsia="en-ZA"/>
        </w:rPr>
        <w:t>Serial</w:t>
      </w:r>
      <w:r w:rsidRPr="000218DE">
        <w:rPr>
          <w:rFonts w:ascii="Consolas" w:eastAsia="Times New Roman" w:hAnsi="Consolas" w:cs="Times New Roman"/>
          <w:color w:val="DAE3E3"/>
          <w:kern w:val="0"/>
          <w:sz w:val="21"/>
          <w:szCs w:val="21"/>
          <w:lang w:val="en-ZA" w:eastAsia="en-ZA"/>
        </w:rPr>
        <w:t>.</w:t>
      </w:r>
      <w:r w:rsidRPr="000218DE">
        <w:rPr>
          <w:rFonts w:ascii="Consolas" w:eastAsia="Times New Roman" w:hAnsi="Consolas" w:cs="Times New Roman"/>
          <w:color w:val="F39C12"/>
          <w:kern w:val="0"/>
          <w:sz w:val="21"/>
          <w:szCs w:val="21"/>
          <w:lang w:val="en-ZA" w:eastAsia="en-ZA"/>
        </w:rPr>
        <w:t>println</w:t>
      </w:r>
      <w:r w:rsidRPr="000218DE">
        <w:rPr>
          <w:rFonts w:ascii="Consolas" w:eastAsia="Times New Roman" w:hAnsi="Consolas" w:cs="Times New Roman"/>
          <w:color w:val="DAE3E3"/>
          <w:kern w:val="0"/>
          <w:sz w:val="21"/>
          <w:szCs w:val="21"/>
          <w:lang w:val="en-ZA" w:eastAsia="en-ZA"/>
        </w:rPr>
        <w:t>(vat_amount);</w:t>
      </w:r>
    </w:p>
    <w:p w14:paraId="367B4583" w14:textId="77777777" w:rsidR="000218DE" w:rsidRPr="000218DE" w:rsidRDefault="000218DE"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p>
    <w:p w14:paraId="3226780D" w14:textId="77777777" w:rsidR="000218DE" w:rsidRPr="000218DE" w:rsidRDefault="000218DE"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0218DE">
        <w:rPr>
          <w:rFonts w:ascii="Consolas" w:eastAsia="Times New Roman" w:hAnsi="Consolas" w:cs="Times New Roman"/>
          <w:color w:val="F39C12"/>
          <w:kern w:val="0"/>
          <w:sz w:val="21"/>
          <w:szCs w:val="21"/>
          <w:lang w:val="en-ZA" w:eastAsia="en-ZA"/>
        </w:rPr>
        <w:t>delay</w:t>
      </w:r>
      <w:r w:rsidRPr="000218DE">
        <w:rPr>
          <w:rFonts w:ascii="Consolas" w:eastAsia="Times New Roman" w:hAnsi="Consolas" w:cs="Times New Roman"/>
          <w:color w:val="DAE3E3"/>
          <w:kern w:val="0"/>
          <w:sz w:val="21"/>
          <w:szCs w:val="21"/>
          <w:lang w:val="en-ZA" w:eastAsia="en-ZA"/>
        </w:rPr>
        <w:t>(</w:t>
      </w:r>
      <w:r w:rsidRPr="000218DE">
        <w:rPr>
          <w:rFonts w:ascii="Consolas" w:eastAsia="Times New Roman" w:hAnsi="Consolas" w:cs="Times New Roman"/>
          <w:color w:val="7FCBCD"/>
          <w:kern w:val="0"/>
          <w:sz w:val="21"/>
          <w:szCs w:val="21"/>
          <w:lang w:val="en-ZA" w:eastAsia="en-ZA"/>
        </w:rPr>
        <w:t>5000</w:t>
      </w:r>
      <w:r w:rsidRPr="000218DE">
        <w:rPr>
          <w:rFonts w:ascii="Consolas" w:eastAsia="Times New Roman" w:hAnsi="Consolas" w:cs="Times New Roman"/>
          <w:color w:val="DAE3E3"/>
          <w:kern w:val="0"/>
          <w:sz w:val="21"/>
          <w:szCs w:val="21"/>
          <w:lang w:val="en-ZA" w:eastAsia="en-ZA"/>
        </w:rPr>
        <w:t>);</w:t>
      </w:r>
    </w:p>
    <w:p w14:paraId="08D84CD0" w14:textId="77777777" w:rsidR="000218DE" w:rsidRPr="000218DE" w:rsidRDefault="000218DE"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0218DE">
        <w:rPr>
          <w:rFonts w:ascii="Consolas" w:eastAsia="Times New Roman" w:hAnsi="Consolas" w:cs="Times New Roman"/>
          <w:color w:val="C586C0"/>
          <w:kern w:val="0"/>
          <w:sz w:val="21"/>
          <w:szCs w:val="21"/>
          <w:lang w:val="en-ZA" w:eastAsia="en-ZA"/>
        </w:rPr>
        <w:t>while</w:t>
      </w:r>
      <w:r w:rsidRPr="000218DE">
        <w:rPr>
          <w:rFonts w:ascii="Consolas" w:eastAsia="Times New Roman" w:hAnsi="Consolas" w:cs="Times New Roman"/>
          <w:color w:val="DAE3E3"/>
          <w:kern w:val="0"/>
          <w:sz w:val="21"/>
          <w:szCs w:val="21"/>
          <w:lang w:val="en-ZA" w:eastAsia="en-ZA"/>
        </w:rPr>
        <w:t xml:space="preserve"> ( </w:t>
      </w:r>
      <w:r w:rsidRPr="000218DE">
        <w:rPr>
          <w:rFonts w:ascii="Consolas" w:eastAsia="Times New Roman" w:hAnsi="Consolas" w:cs="Times New Roman"/>
          <w:color w:val="F39C12"/>
          <w:kern w:val="0"/>
          <w:sz w:val="21"/>
          <w:szCs w:val="21"/>
          <w:lang w:val="en-ZA" w:eastAsia="en-ZA"/>
        </w:rPr>
        <w:t>Serial</w:t>
      </w:r>
      <w:r w:rsidRPr="000218DE">
        <w:rPr>
          <w:rFonts w:ascii="Consolas" w:eastAsia="Times New Roman" w:hAnsi="Consolas" w:cs="Times New Roman"/>
          <w:color w:val="DAE3E3"/>
          <w:kern w:val="0"/>
          <w:sz w:val="21"/>
          <w:szCs w:val="21"/>
          <w:lang w:val="en-ZA" w:eastAsia="en-ZA"/>
        </w:rPr>
        <w:t>.</w:t>
      </w:r>
      <w:r w:rsidRPr="000218DE">
        <w:rPr>
          <w:rFonts w:ascii="Consolas" w:eastAsia="Times New Roman" w:hAnsi="Consolas" w:cs="Times New Roman"/>
          <w:color w:val="F39C12"/>
          <w:kern w:val="0"/>
          <w:sz w:val="21"/>
          <w:szCs w:val="21"/>
          <w:lang w:val="en-ZA" w:eastAsia="en-ZA"/>
        </w:rPr>
        <w:t>available</w:t>
      </w:r>
      <w:r w:rsidRPr="000218DE">
        <w:rPr>
          <w:rFonts w:ascii="Consolas" w:eastAsia="Times New Roman" w:hAnsi="Consolas" w:cs="Times New Roman"/>
          <w:color w:val="DAE3E3"/>
          <w:kern w:val="0"/>
          <w:sz w:val="21"/>
          <w:szCs w:val="21"/>
          <w:lang w:val="en-ZA" w:eastAsia="en-ZA"/>
        </w:rPr>
        <w:t>()==</w:t>
      </w:r>
      <w:r w:rsidRPr="000218DE">
        <w:rPr>
          <w:rFonts w:ascii="Consolas" w:eastAsia="Times New Roman" w:hAnsi="Consolas" w:cs="Times New Roman"/>
          <w:color w:val="7FCBCD"/>
          <w:kern w:val="0"/>
          <w:sz w:val="21"/>
          <w:szCs w:val="21"/>
          <w:lang w:val="en-ZA" w:eastAsia="en-ZA"/>
        </w:rPr>
        <w:t>0</w:t>
      </w:r>
      <w:r w:rsidRPr="000218DE">
        <w:rPr>
          <w:rFonts w:ascii="Consolas" w:eastAsia="Times New Roman" w:hAnsi="Consolas" w:cs="Times New Roman"/>
          <w:color w:val="DAE3E3"/>
          <w:kern w:val="0"/>
          <w:sz w:val="21"/>
          <w:szCs w:val="21"/>
          <w:lang w:val="en-ZA" w:eastAsia="en-ZA"/>
        </w:rPr>
        <w:t>){}</w:t>
      </w:r>
    </w:p>
    <w:p w14:paraId="6D0782FA" w14:textId="730D9A5E" w:rsidR="000218DE" w:rsidRDefault="000218DE"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0218DE">
        <w:rPr>
          <w:rFonts w:ascii="Consolas" w:eastAsia="Times New Roman" w:hAnsi="Consolas" w:cs="Times New Roman"/>
          <w:color w:val="DAE3E3"/>
          <w:kern w:val="0"/>
          <w:sz w:val="21"/>
          <w:szCs w:val="21"/>
          <w:lang w:val="en-ZA" w:eastAsia="en-ZA"/>
        </w:rPr>
        <w:t>}</w:t>
      </w:r>
    </w:p>
    <w:p w14:paraId="6BE7EB34" w14:textId="3B3708D3" w:rsidR="000218DE" w:rsidRDefault="000218DE"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p>
    <w:p w14:paraId="495A65E3" w14:textId="4B899C34" w:rsidR="000218DE" w:rsidRDefault="000218DE"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Pr>
          <w:rFonts w:ascii="Consolas" w:eastAsia="Times New Roman" w:hAnsi="Consolas" w:cs="Times New Roman"/>
          <w:color w:val="DAE3E3"/>
          <w:kern w:val="0"/>
          <w:sz w:val="21"/>
          <w:szCs w:val="21"/>
          <w:lang w:val="en-ZA" w:eastAsia="en-ZA"/>
        </w:rPr>
        <w:t>Output</w:t>
      </w:r>
    </w:p>
    <w:p w14:paraId="78CB550D" w14:textId="77777777" w:rsidR="000218DE" w:rsidRPr="000218DE" w:rsidRDefault="000218DE" w:rsidP="00FD59B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0218DE">
        <w:rPr>
          <w:rFonts w:ascii="Courier New" w:eastAsia="Times New Roman" w:hAnsi="Courier New" w:cs="Courier New"/>
          <w:color w:val="DAE3E3"/>
          <w:kern w:val="0"/>
          <w:sz w:val="20"/>
          <w:szCs w:val="20"/>
          <w:lang w:val="en-ZA" w:eastAsia="en-ZA"/>
        </w:rPr>
        <w:t xml:space="preserve">23:59:12.365 -&gt; Please enter total price inclusive of VAT: </w:t>
      </w:r>
    </w:p>
    <w:p w14:paraId="2B8ADECB" w14:textId="77777777" w:rsidR="000218DE" w:rsidRPr="000218DE" w:rsidRDefault="000218DE" w:rsidP="00FD59B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0218DE">
        <w:rPr>
          <w:rFonts w:ascii="Courier New" w:eastAsia="Times New Roman" w:hAnsi="Courier New" w:cs="Courier New"/>
          <w:color w:val="DAE3E3"/>
          <w:kern w:val="0"/>
          <w:sz w:val="20"/>
          <w:szCs w:val="20"/>
          <w:lang w:val="en-ZA" w:eastAsia="en-ZA"/>
        </w:rPr>
        <w:t>23:59:13.835 -&gt; The total price including VAT is 4999.00</w:t>
      </w:r>
    </w:p>
    <w:p w14:paraId="793A651B" w14:textId="1930B6DE" w:rsidR="000218DE" w:rsidRPr="000218DE" w:rsidRDefault="000218DE" w:rsidP="00FD59B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color w:val="DAE3E3"/>
          <w:kern w:val="0"/>
          <w:sz w:val="21"/>
          <w:szCs w:val="21"/>
          <w:lang w:val="en-ZA" w:eastAsia="en-ZA"/>
        </w:rPr>
      </w:pPr>
      <w:r w:rsidRPr="000218DE">
        <w:rPr>
          <w:rFonts w:ascii="Courier New" w:eastAsia="Times New Roman" w:hAnsi="Courier New" w:cs="Courier New"/>
          <w:color w:val="DAE3E3"/>
          <w:kern w:val="0"/>
          <w:sz w:val="20"/>
          <w:szCs w:val="20"/>
          <w:lang w:val="en-ZA" w:eastAsia="en-ZA"/>
        </w:rPr>
        <w:t>23:59:13.900 -&gt; The amount of VAT paid is :R652.04</w:t>
      </w:r>
    </w:p>
    <w:p w14:paraId="7CEC6CAA" w14:textId="77777777" w:rsidR="000218DE" w:rsidRDefault="000218DE" w:rsidP="003B2872">
      <w:pPr>
        <w:spacing w:after="0" w:line="360" w:lineRule="auto"/>
        <w:ind w:left="13"/>
        <w:contextualSpacing/>
        <w:jc w:val="both"/>
      </w:pPr>
    </w:p>
    <w:p w14:paraId="0DF34035" w14:textId="75BA180D" w:rsidR="003B2872" w:rsidRDefault="003B2872" w:rsidP="003B2872">
      <w:pPr>
        <w:spacing w:after="0" w:line="360" w:lineRule="auto"/>
        <w:ind w:left="13"/>
        <w:contextualSpacing/>
        <w:jc w:val="both"/>
      </w:pPr>
      <w:r>
        <w:t>Therefore, VAT amount</w:t>
      </w:r>
      <w:r w:rsidR="003D415F">
        <w:t>= 1</w:t>
      </w:r>
      <w:r w:rsidR="00A00F1D">
        <w:t>5</w:t>
      </w:r>
      <w:r w:rsidR="003D415F">
        <w:t>/11</w:t>
      </w:r>
      <w:r w:rsidR="00A00F1D">
        <w:t>5*4999 incl VAT.</w:t>
      </w:r>
    </w:p>
    <w:p w14:paraId="7F398E73" w14:textId="21B6BE0A" w:rsidR="00A00F1D" w:rsidRDefault="00A00F1D" w:rsidP="003B2872">
      <w:pPr>
        <w:spacing w:after="0" w:line="360" w:lineRule="auto"/>
        <w:ind w:left="13"/>
        <w:contextualSpacing/>
        <w:jc w:val="both"/>
      </w:pPr>
      <w:r>
        <w:lastRenderedPageBreak/>
        <w:t>VAT Amount =</w:t>
      </w:r>
      <w:r w:rsidR="000218DE" w:rsidRPr="000218DE">
        <w:t xml:space="preserve"> R652.04</w:t>
      </w:r>
    </w:p>
    <w:p w14:paraId="55130DA1" w14:textId="56FEBF51" w:rsidR="00526055" w:rsidRDefault="00526055" w:rsidP="003B2872">
      <w:pPr>
        <w:spacing w:after="0" w:line="360" w:lineRule="auto"/>
        <w:ind w:left="13"/>
        <w:contextualSpacing/>
        <w:jc w:val="both"/>
      </w:pPr>
    </w:p>
    <w:p w14:paraId="1DF7E2FF" w14:textId="247E3DCD" w:rsidR="00526055" w:rsidRDefault="00526055" w:rsidP="003B2872">
      <w:pPr>
        <w:spacing w:after="0" w:line="360" w:lineRule="auto"/>
        <w:ind w:left="13"/>
        <w:contextualSpacing/>
        <w:jc w:val="both"/>
      </w:pPr>
      <w:r>
        <w:t xml:space="preserve">If an item price is labelled VAT </w:t>
      </w:r>
      <w:r w:rsidRPr="00516C3D">
        <w:rPr>
          <w:b/>
          <w:bCs/>
          <w:u w:val="single"/>
        </w:rPr>
        <w:t xml:space="preserve">exclusive </w:t>
      </w:r>
      <w:r>
        <w:t>what does it mean</w:t>
      </w:r>
      <w:r w:rsidR="00516C3D">
        <w:t>?</w:t>
      </w:r>
      <w:r>
        <w:t xml:space="preserve"> It means that the marked price you see excludes VAT (15%)</w:t>
      </w:r>
      <w:r w:rsidR="00516C3D">
        <w:t xml:space="preserve"> and this 15% VAT still has to be added on to the selling price. It is also called the base price.</w:t>
      </w:r>
    </w:p>
    <w:p w14:paraId="1A159D7E" w14:textId="4A47B135" w:rsidR="00A2397C" w:rsidRDefault="00A2397C" w:rsidP="003B2872">
      <w:pPr>
        <w:spacing w:after="0" w:line="360" w:lineRule="auto"/>
        <w:ind w:left="13"/>
        <w:contextualSpacing/>
        <w:jc w:val="both"/>
      </w:pPr>
    </w:p>
    <w:p w14:paraId="3B660E34" w14:textId="455DCAC6" w:rsidR="00A2397C" w:rsidRPr="007A7501" w:rsidRDefault="00A2397C" w:rsidP="003B2872">
      <w:pPr>
        <w:spacing w:after="0" w:line="360" w:lineRule="auto"/>
        <w:ind w:left="13"/>
        <w:contextualSpacing/>
        <w:jc w:val="both"/>
        <w:rPr>
          <w:b/>
          <w:bCs/>
        </w:rPr>
      </w:pPr>
      <w:bookmarkStart w:id="56" w:name="_Hlk128433662"/>
      <w:r w:rsidRPr="007A7501">
        <w:rPr>
          <w:b/>
          <w:bCs/>
        </w:rPr>
        <w:t>Task</w:t>
      </w:r>
      <w:r w:rsidR="00BD3FC9">
        <w:rPr>
          <w:b/>
          <w:bCs/>
        </w:rPr>
        <w:t xml:space="preserve"> 3.1</w:t>
      </w:r>
    </w:p>
    <w:p w14:paraId="39555E25" w14:textId="4EFCBE68" w:rsidR="00A2397C" w:rsidRDefault="00A2397C" w:rsidP="00BD3FC9">
      <w:pPr>
        <w:spacing w:after="0" w:line="360" w:lineRule="auto"/>
        <w:ind w:left="13"/>
        <w:contextualSpacing/>
        <w:jc w:val="both"/>
      </w:pPr>
      <w:r>
        <w:t xml:space="preserve">Meagan bought a Raspberry Pi from </w:t>
      </w:r>
      <w:hyperlink r:id="rId50" w:history="1">
        <w:r w:rsidRPr="007A7501">
          <w:t>takealot.com</w:t>
        </w:r>
      </w:hyperlink>
      <w:r>
        <w:t xml:space="preserve"> for  R2 385.09 exclusive of VAT. Calculate the VAT paid by Meagan. What was the new total price.</w:t>
      </w:r>
      <w:bookmarkEnd w:id="56"/>
      <w:r w:rsidR="00BD3FC9">
        <w:t xml:space="preserve"> Use Arduino IDE to present your solution.</w:t>
      </w:r>
    </w:p>
    <w:p w14:paraId="51218308" w14:textId="77777777" w:rsidR="00BD3FC9" w:rsidRDefault="00BD3FC9" w:rsidP="00BD3FC9">
      <w:pPr>
        <w:spacing w:after="0" w:line="360" w:lineRule="auto"/>
        <w:ind w:left="13"/>
        <w:contextualSpacing/>
        <w:jc w:val="both"/>
      </w:pPr>
    </w:p>
    <w:p w14:paraId="68181170" w14:textId="77777777" w:rsidR="00525B3C" w:rsidRDefault="00525B3C" w:rsidP="003B2872">
      <w:pPr>
        <w:spacing w:after="0" w:line="360" w:lineRule="auto"/>
        <w:ind w:left="13"/>
        <w:contextualSpacing/>
        <w:jc w:val="both"/>
        <w:rPr>
          <w:b/>
          <w:bCs/>
        </w:rPr>
      </w:pPr>
      <w:bookmarkStart w:id="57" w:name="_Hlk128433741"/>
    </w:p>
    <w:p w14:paraId="0AC7AFAF" w14:textId="77777777" w:rsidR="00525B3C" w:rsidRDefault="00525B3C" w:rsidP="003B2872">
      <w:pPr>
        <w:spacing w:after="0" w:line="360" w:lineRule="auto"/>
        <w:ind w:left="13"/>
        <w:contextualSpacing/>
        <w:jc w:val="both"/>
        <w:rPr>
          <w:b/>
          <w:bCs/>
        </w:rPr>
      </w:pPr>
    </w:p>
    <w:p w14:paraId="59B2497F" w14:textId="7E61D8D0" w:rsidR="00A2397C" w:rsidRPr="00CD4AD6" w:rsidRDefault="007A7501" w:rsidP="003B2872">
      <w:pPr>
        <w:spacing w:after="0" w:line="360" w:lineRule="auto"/>
        <w:ind w:left="13"/>
        <w:contextualSpacing/>
        <w:jc w:val="both"/>
        <w:rPr>
          <w:b/>
          <w:bCs/>
        </w:rPr>
      </w:pPr>
      <w:r w:rsidRPr="00CD4AD6">
        <w:rPr>
          <w:b/>
          <w:bCs/>
        </w:rPr>
        <w:t>Task</w:t>
      </w:r>
      <w:r w:rsidR="00BD3FC9">
        <w:rPr>
          <w:b/>
          <w:bCs/>
        </w:rPr>
        <w:t xml:space="preserve"> 3.2</w:t>
      </w:r>
    </w:p>
    <w:p w14:paraId="2217E628" w14:textId="063335B7" w:rsidR="00502524" w:rsidRDefault="00502524" w:rsidP="003B2872">
      <w:pPr>
        <w:spacing w:after="0" w:line="360" w:lineRule="auto"/>
        <w:ind w:left="13"/>
        <w:contextualSpacing/>
        <w:jc w:val="both"/>
      </w:pPr>
      <w:r w:rsidRPr="00502524">
        <w:t>Quadratic equations are widely used in everyday life since they are critical to human survival. Quadratic equations must be employed directly or indirectly in every sector where speed, area, or profit must be calculated. Before beginning a job, construction personnel employ quadratic equations to compute the area.</w:t>
      </w:r>
    </w:p>
    <w:p w14:paraId="0CAEB969" w14:textId="75A069B8" w:rsidR="00502524" w:rsidRDefault="00502524" w:rsidP="00502524">
      <w:pPr>
        <w:spacing w:after="0" w:line="360" w:lineRule="auto"/>
        <w:ind w:left="13"/>
        <w:contextualSpacing/>
        <w:jc w:val="both"/>
      </w:pPr>
      <w:r w:rsidRPr="00502524">
        <w:t xml:space="preserve">The Quadratic Formula: </w:t>
      </w:r>
      <w:bookmarkStart w:id="58" w:name="_Hlk126831981"/>
      <w:r w:rsidRPr="00502524">
        <w:t>x = −b ± √b²-4ac/2a</w:t>
      </w:r>
      <w:bookmarkEnd w:id="58"/>
    </w:p>
    <w:p w14:paraId="7925F29E" w14:textId="790167C0" w:rsidR="00502524" w:rsidRPr="00CD4AD6" w:rsidRDefault="00502524" w:rsidP="00CD4AD6">
      <w:r w:rsidRPr="00CD4AD6">
        <w:t>Solve: 5x</w:t>
      </w:r>
      <w:r w:rsidRPr="00E477A6">
        <w:rPr>
          <w:vertAlign w:val="superscript"/>
        </w:rPr>
        <w:t>2</w:t>
      </w:r>
      <w:r w:rsidRPr="00CD4AD6">
        <w:t> + 6x + 1 = 0</w:t>
      </w:r>
      <w:r w:rsidR="00CD4AD6">
        <w:t xml:space="preserve"> Use Arduino  to calculate the value of  x1, x2.</w:t>
      </w:r>
    </w:p>
    <w:bookmarkEnd w:id="57"/>
    <w:p w14:paraId="2604B98C" w14:textId="208761F4" w:rsidR="00502524" w:rsidRPr="00502524" w:rsidRDefault="00BD3FC9" w:rsidP="00502524">
      <w:pPr>
        <w:spacing w:after="0" w:line="360" w:lineRule="auto"/>
        <w:ind w:left="13"/>
        <w:contextualSpacing/>
        <w:jc w:val="both"/>
      </w:pPr>
      <w:r>
        <w:br/>
      </w:r>
    </w:p>
    <w:p w14:paraId="7F8EEA0B" w14:textId="56AE60A8" w:rsidR="007A7501" w:rsidRPr="00CD4AD6" w:rsidRDefault="00CD4AD6" w:rsidP="003B2872">
      <w:pPr>
        <w:spacing w:after="0" w:line="360" w:lineRule="auto"/>
        <w:ind w:left="13"/>
        <w:contextualSpacing/>
        <w:jc w:val="both"/>
        <w:rPr>
          <w:b/>
          <w:bCs/>
        </w:rPr>
      </w:pPr>
      <w:r w:rsidRPr="00CD4AD6">
        <w:rPr>
          <w:b/>
          <w:bCs/>
        </w:rPr>
        <w:t>Programming Constructs</w:t>
      </w:r>
    </w:p>
    <w:p w14:paraId="4E2CD39A" w14:textId="4EA0DC78" w:rsidR="003B2872" w:rsidRDefault="00525B3C" w:rsidP="003B2872">
      <w:pPr>
        <w:spacing w:after="0" w:line="360" w:lineRule="auto"/>
        <w:ind w:left="13"/>
        <w:contextualSpacing/>
        <w:jc w:val="both"/>
      </w:pPr>
      <w:r>
        <w:t>Programming constructs are typical building blocks used in the creation of programs. A program's foundation is made up of these programming structures. Three programming constructs exist:</w:t>
      </w:r>
    </w:p>
    <w:p w14:paraId="7ABC7671" w14:textId="4C94B32E" w:rsidR="009435F0" w:rsidRDefault="009435F0">
      <w:pPr>
        <w:pStyle w:val="ListParagraph"/>
        <w:numPr>
          <w:ilvl w:val="0"/>
          <w:numId w:val="155"/>
        </w:numPr>
        <w:spacing w:after="0" w:line="360" w:lineRule="auto"/>
        <w:jc w:val="both"/>
      </w:pPr>
      <w:r>
        <w:t>Sequence</w:t>
      </w:r>
    </w:p>
    <w:p w14:paraId="7FAAD069" w14:textId="11D73EE6" w:rsidR="009435F0" w:rsidRDefault="009435F0">
      <w:pPr>
        <w:pStyle w:val="ListParagraph"/>
        <w:numPr>
          <w:ilvl w:val="0"/>
          <w:numId w:val="155"/>
        </w:numPr>
        <w:spacing w:after="0" w:line="360" w:lineRule="auto"/>
        <w:jc w:val="both"/>
      </w:pPr>
      <w:r>
        <w:t>Selection/Conditional construct</w:t>
      </w:r>
    </w:p>
    <w:p w14:paraId="3ADF2336" w14:textId="5647AF4B" w:rsidR="009435F0" w:rsidRDefault="009435F0">
      <w:pPr>
        <w:pStyle w:val="ListParagraph"/>
        <w:numPr>
          <w:ilvl w:val="0"/>
          <w:numId w:val="155"/>
        </w:numPr>
        <w:spacing w:after="0" w:line="360" w:lineRule="auto"/>
        <w:jc w:val="both"/>
      </w:pPr>
      <w:r>
        <w:t>Iteration/Looping/Repetition construct</w:t>
      </w:r>
    </w:p>
    <w:p w14:paraId="3688FC91" w14:textId="0C36CB07" w:rsidR="00B507D3" w:rsidRDefault="00B507D3" w:rsidP="00B507D3">
      <w:pPr>
        <w:spacing w:after="0" w:line="360" w:lineRule="auto"/>
        <w:jc w:val="both"/>
      </w:pPr>
      <w:r w:rsidRPr="00525B3C">
        <w:rPr>
          <w:b/>
          <w:bCs/>
        </w:rPr>
        <w:t xml:space="preserve">Sequence </w:t>
      </w:r>
      <w:r>
        <w:t>- is the sequence in which instructions are received and processed. All the programs we have been running so far follow sequential constructs since statements are executed in the order they are given or typed.</w:t>
      </w:r>
    </w:p>
    <w:p w14:paraId="2D178072" w14:textId="77777777" w:rsidR="00525B3C" w:rsidRDefault="00525B3C" w:rsidP="00B507D3">
      <w:pPr>
        <w:spacing w:after="0" w:line="360" w:lineRule="auto"/>
        <w:jc w:val="both"/>
      </w:pPr>
    </w:p>
    <w:p w14:paraId="404E15BA" w14:textId="1133FD0B" w:rsidR="00B507D3" w:rsidRDefault="00B507D3" w:rsidP="00B507D3">
      <w:pPr>
        <w:spacing w:after="0" w:line="360" w:lineRule="auto"/>
        <w:jc w:val="both"/>
      </w:pPr>
      <w:r w:rsidRPr="00525B3C">
        <w:rPr>
          <w:b/>
          <w:bCs/>
        </w:rPr>
        <w:lastRenderedPageBreak/>
        <w:t>Selection/Conditional</w:t>
      </w:r>
      <w:r>
        <w:t xml:space="preserve"> construct- specifies the path that a program follows when running depending on a condition met/not met. The most common selection statements are the if statements, if then statements and switch statements. These are explained in detail </w:t>
      </w:r>
      <w:r w:rsidR="00525B3C">
        <w:t>in Topic 8.</w:t>
      </w:r>
    </w:p>
    <w:p w14:paraId="127F446C" w14:textId="77777777" w:rsidR="00C16273" w:rsidRDefault="00C16273" w:rsidP="00B507D3">
      <w:pPr>
        <w:spacing w:after="0" w:line="360" w:lineRule="auto"/>
        <w:jc w:val="both"/>
      </w:pPr>
    </w:p>
    <w:p w14:paraId="0BA229AA" w14:textId="0EA44C40" w:rsidR="009435F0" w:rsidRDefault="00B507D3" w:rsidP="00B507D3">
      <w:pPr>
        <w:spacing w:after="0" w:line="360" w:lineRule="auto"/>
        <w:jc w:val="both"/>
      </w:pPr>
      <w:r w:rsidRPr="00C16273">
        <w:rPr>
          <w:b/>
          <w:bCs/>
        </w:rPr>
        <w:t>Iteration</w:t>
      </w:r>
      <w:r>
        <w:t>- is the repeated execution of a segment of code until a condition is met or while a condition is met. The most common statements are for loops, and while loop.</w:t>
      </w:r>
    </w:p>
    <w:p w14:paraId="007F23A4" w14:textId="77777777" w:rsidR="003B2872" w:rsidRDefault="003B2872" w:rsidP="003B2872">
      <w:pPr>
        <w:spacing w:after="0" w:line="240" w:lineRule="auto"/>
        <w:ind w:left="13"/>
        <w:contextualSpacing/>
        <w:jc w:val="both"/>
      </w:pPr>
    </w:p>
    <w:p w14:paraId="3EC53642" w14:textId="7E60EE66" w:rsidR="005F6D4B" w:rsidRDefault="005F6D4B" w:rsidP="004A3948">
      <w:pPr>
        <w:pStyle w:val="Heading4"/>
      </w:pPr>
      <w:r>
        <w:t>3.2.1.5 include conditional constructs [if and if</w:t>
      </w:r>
      <w:r w:rsidR="00BD3FC9">
        <w:t>..</w:t>
      </w:r>
      <w:r>
        <w:t>then-else]</w:t>
      </w:r>
    </w:p>
    <w:p w14:paraId="42F9E0FB" w14:textId="311BC8C2" w:rsidR="00B507D3" w:rsidRDefault="00B507D3" w:rsidP="00BD3FC9">
      <w:pPr>
        <w:spacing w:after="0" w:line="360" w:lineRule="auto"/>
        <w:ind w:left="13"/>
        <w:contextualSpacing/>
        <w:jc w:val="both"/>
      </w:pPr>
      <w:r w:rsidRPr="00B507D3">
        <w:t>The </w:t>
      </w:r>
      <w:hyperlink r:id="rId51" w:history="1">
        <w:r w:rsidRPr="00B507D3">
          <w:rPr>
            <w:b/>
            <w:bCs/>
          </w:rPr>
          <w:t>if()</w:t>
        </w:r>
      </w:hyperlink>
      <w:r w:rsidRPr="00B507D3">
        <w:t> statement is the most basic of all programming control structures. It allows you to make something happen or not, depending on whether a given condition is true or not. It looks like this:</w:t>
      </w:r>
    </w:p>
    <w:p w14:paraId="44160541" w14:textId="1BD4611D" w:rsidR="00B507D3" w:rsidRDefault="00B507D3" w:rsidP="00A71CFC">
      <w:pPr>
        <w:spacing w:after="0" w:line="240" w:lineRule="auto"/>
        <w:ind w:left="13"/>
        <w:contextualSpacing/>
        <w:jc w:val="both"/>
      </w:pPr>
    </w:p>
    <w:p w14:paraId="35182EA4" w14:textId="77777777" w:rsidR="00B507D3" w:rsidRPr="00B507D3" w:rsidRDefault="00B507D3" w:rsidP="00BB7560">
      <w:pPr>
        <w:shd w:val="clear" w:color="auto" w:fill="D9D9D9" w:themeFill="background1" w:themeFillShade="D9"/>
        <w:spacing w:after="0" w:line="264" w:lineRule="atLeast"/>
      </w:pPr>
      <w:r w:rsidRPr="00B507D3">
        <w:t>if (someCondition) {</w:t>
      </w:r>
    </w:p>
    <w:p w14:paraId="7BC22716" w14:textId="35C3F2BC" w:rsidR="00B507D3" w:rsidRPr="00B507D3" w:rsidRDefault="00B507D3" w:rsidP="00BB7560">
      <w:pPr>
        <w:shd w:val="clear" w:color="auto" w:fill="D9D9D9" w:themeFill="background1" w:themeFillShade="D9"/>
        <w:spacing w:after="0" w:line="264" w:lineRule="atLeast"/>
      </w:pPr>
      <w:r w:rsidRPr="00B507D3">
        <w:t>// do stuff if the condition is true</w:t>
      </w:r>
    </w:p>
    <w:p w14:paraId="62626B34" w14:textId="010F6C2E" w:rsidR="00B507D3" w:rsidRDefault="00B507D3" w:rsidP="00BB7560">
      <w:pPr>
        <w:shd w:val="clear" w:color="auto" w:fill="D9D9D9" w:themeFill="background1" w:themeFillShade="D9"/>
        <w:spacing w:after="0" w:line="264" w:lineRule="atLeast"/>
      </w:pPr>
      <w:r w:rsidRPr="00B507D3">
        <w:t>}</w:t>
      </w:r>
    </w:p>
    <w:p w14:paraId="47B5BF5B" w14:textId="6B98CED2" w:rsidR="008F548C" w:rsidRDefault="008F548C" w:rsidP="008F548C">
      <w:pPr>
        <w:spacing w:after="0" w:line="264" w:lineRule="atLeast"/>
      </w:pPr>
    </w:p>
    <w:p w14:paraId="60432DBF" w14:textId="0C3EE21D" w:rsidR="008F548C" w:rsidRDefault="008F548C" w:rsidP="008F548C">
      <w:pPr>
        <w:spacing w:after="0" w:line="264" w:lineRule="atLeast"/>
      </w:pPr>
    </w:p>
    <w:p w14:paraId="60A511B8" w14:textId="1AF569C9" w:rsidR="008F548C" w:rsidRDefault="008F548C" w:rsidP="00C16273">
      <w:pPr>
        <w:spacing w:after="0" w:line="360" w:lineRule="auto"/>
      </w:pPr>
      <w:r>
        <w:t xml:space="preserve">Let us consider a situation where you want to compare two numbers and display which of the two numbers is greater. In such a scenario, you can implement the if statement as </w:t>
      </w:r>
      <w:r w:rsidR="00FF26FB">
        <w:t>in example 3.18</w:t>
      </w:r>
      <w:r>
        <w:t>:</w:t>
      </w:r>
    </w:p>
    <w:p w14:paraId="53E80D86" w14:textId="77777777" w:rsidR="00C16273" w:rsidRDefault="00C16273" w:rsidP="00C16273">
      <w:pPr>
        <w:spacing w:after="0" w:line="360" w:lineRule="auto"/>
      </w:pPr>
    </w:p>
    <w:p w14:paraId="6C881FC7" w14:textId="3F89EBCA" w:rsidR="00FF26FB" w:rsidRPr="00FF26FB" w:rsidRDefault="00FF26FB" w:rsidP="008F548C">
      <w:pPr>
        <w:spacing w:after="0" w:line="264" w:lineRule="atLeast"/>
        <w:rPr>
          <w:b/>
          <w:bCs/>
        </w:rPr>
      </w:pPr>
      <w:r w:rsidRPr="00FF26FB">
        <w:rPr>
          <w:b/>
          <w:bCs/>
        </w:rPr>
        <w:t>EXAMPLE 3.18</w:t>
      </w:r>
    </w:p>
    <w:p w14:paraId="215E254B" w14:textId="33C973DB" w:rsidR="008F548C" w:rsidRDefault="008F548C" w:rsidP="008F548C">
      <w:pPr>
        <w:spacing w:after="0" w:line="264" w:lineRule="atLeast"/>
      </w:pPr>
    </w:p>
    <w:p w14:paraId="1FCB4D57" w14:textId="77777777" w:rsidR="008F548C" w:rsidRPr="008F548C" w:rsidRDefault="008F548C"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8F548C">
        <w:rPr>
          <w:rFonts w:ascii="Consolas" w:eastAsia="Times New Roman" w:hAnsi="Consolas" w:cs="Times New Roman"/>
          <w:color w:val="7F8C8D"/>
          <w:kern w:val="0"/>
          <w:sz w:val="21"/>
          <w:szCs w:val="21"/>
          <w:lang w:val="en-ZA" w:eastAsia="en-ZA"/>
        </w:rPr>
        <w:t>//declaring variables</w:t>
      </w:r>
    </w:p>
    <w:p w14:paraId="5562D45A" w14:textId="77777777" w:rsidR="008F548C" w:rsidRPr="008F548C" w:rsidRDefault="008F548C"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8F548C">
        <w:rPr>
          <w:rFonts w:ascii="Consolas" w:eastAsia="Times New Roman" w:hAnsi="Consolas" w:cs="Times New Roman"/>
          <w:color w:val="0CA1A6"/>
          <w:kern w:val="0"/>
          <w:sz w:val="21"/>
          <w:szCs w:val="21"/>
          <w:lang w:val="en-ZA" w:eastAsia="en-ZA"/>
        </w:rPr>
        <w:t>int</w:t>
      </w:r>
      <w:r w:rsidRPr="008F548C">
        <w:rPr>
          <w:rFonts w:ascii="Consolas" w:eastAsia="Times New Roman" w:hAnsi="Consolas" w:cs="Times New Roman"/>
          <w:color w:val="DAE3E3"/>
          <w:kern w:val="0"/>
          <w:sz w:val="21"/>
          <w:szCs w:val="21"/>
          <w:lang w:val="en-ZA" w:eastAsia="en-ZA"/>
        </w:rPr>
        <w:t xml:space="preserve"> a=</w:t>
      </w:r>
      <w:r w:rsidRPr="008F548C">
        <w:rPr>
          <w:rFonts w:ascii="Consolas" w:eastAsia="Times New Roman" w:hAnsi="Consolas" w:cs="Times New Roman"/>
          <w:color w:val="7FCBCD"/>
          <w:kern w:val="0"/>
          <w:sz w:val="21"/>
          <w:szCs w:val="21"/>
          <w:lang w:val="en-ZA" w:eastAsia="en-ZA"/>
        </w:rPr>
        <w:t>9</w:t>
      </w:r>
      <w:r w:rsidRPr="008F548C">
        <w:rPr>
          <w:rFonts w:ascii="Consolas" w:eastAsia="Times New Roman" w:hAnsi="Consolas" w:cs="Times New Roman"/>
          <w:color w:val="DAE3E3"/>
          <w:kern w:val="0"/>
          <w:sz w:val="21"/>
          <w:szCs w:val="21"/>
          <w:lang w:val="en-ZA" w:eastAsia="en-ZA"/>
        </w:rPr>
        <w:t>;</w:t>
      </w:r>
    </w:p>
    <w:p w14:paraId="4B79610D" w14:textId="77777777" w:rsidR="008F548C" w:rsidRPr="008F548C" w:rsidRDefault="008F548C"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8F548C">
        <w:rPr>
          <w:rFonts w:ascii="Consolas" w:eastAsia="Times New Roman" w:hAnsi="Consolas" w:cs="Times New Roman"/>
          <w:color w:val="0CA1A6"/>
          <w:kern w:val="0"/>
          <w:sz w:val="21"/>
          <w:szCs w:val="21"/>
          <w:lang w:val="en-ZA" w:eastAsia="en-ZA"/>
        </w:rPr>
        <w:t>int</w:t>
      </w:r>
      <w:r w:rsidRPr="008F548C">
        <w:rPr>
          <w:rFonts w:ascii="Consolas" w:eastAsia="Times New Roman" w:hAnsi="Consolas" w:cs="Times New Roman"/>
          <w:color w:val="DAE3E3"/>
          <w:kern w:val="0"/>
          <w:sz w:val="21"/>
          <w:szCs w:val="21"/>
          <w:lang w:val="en-ZA" w:eastAsia="en-ZA"/>
        </w:rPr>
        <w:t xml:space="preserve"> b= </w:t>
      </w:r>
      <w:r w:rsidRPr="008F548C">
        <w:rPr>
          <w:rFonts w:ascii="Consolas" w:eastAsia="Times New Roman" w:hAnsi="Consolas" w:cs="Times New Roman"/>
          <w:color w:val="7FCBCD"/>
          <w:kern w:val="0"/>
          <w:sz w:val="21"/>
          <w:szCs w:val="21"/>
          <w:lang w:val="en-ZA" w:eastAsia="en-ZA"/>
        </w:rPr>
        <w:t>6</w:t>
      </w:r>
      <w:r w:rsidRPr="008F548C">
        <w:rPr>
          <w:rFonts w:ascii="Consolas" w:eastAsia="Times New Roman" w:hAnsi="Consolas" w:cs="Times New Roman"/>
          <w:color w:val="DAE3E3"/>
          <w:kern w:val="0"/>
          <w:sz w:val="21"/>
          <w:szCs w:val="21"/>
          <w:lang w:val="en-ZA" w:eastAsia="en-ZA"/>
        </w:rPr>
        <w:t>;</w:t>
      </w:r>
    </w:p>
    <w:p w14:paraId="0A8D2032" w14:textId="77777777" w:rsidR="008F548C" w:rsidRPr="008F548C" w:rsidRDefault="008F548C"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8F548C">
        <w:rPr>
          <w:rFonts w:ascii="Consolas" w:eastAsia="Times New Roman" w:hAnsi="Consolas" w:cs="Times New Roman"/>
          <w:color w:val="0CA1A6"/>
          <w:kern w:val="0"/>
          <w:sz w:val="21"/>
          <w:szCs w:val="21"/>
          <w:lang w:val="en-ZA" w:eastAsia="en-ZA"/>
        </w:rPr>
        <w:t>void</w:t>
      </w:r>
      <w:r w:rsidRPr="008F548C">
        <w:rPr>
          <w:rFonts w:ascii="Consolas" w:eastAsia="Times New Roman" w:hAnsi="Consolas" w:cs="Times New Roman"/>
          <w:color w:val="DAE3E3"/>
          <w:kern w:val="0"/>
          <w:sz w:val="21"/>
          <w:szCs w:val="21"/>
          <w:lang w:val="en-ZA" w:eastAsia="en-ZA"/>
        </w:rPr>
        <w:t xml:space="preserve"> </w:t>
      </w:r>
      <w:r w:rsidRPr="008F548C">
        <w:rPr>
          <w:rFonts w:ascii="Consolas" w:eastAsia="Times New Roman" w:hAnsi="Consolas" w:cs="Times New Roman"/>
          <w:color w:val="F39C12"/>
          <w:kern w:val="0"/>
          <w:sz w:val="21"/>
          <w:szCs w:val="21"/>
          <w:lang w:val="en-ZA" w:eastAsia="en-ZA"/>
        </w:rPr>
        <w:t>setup</w:t>
      </w:r>
      <w:r w:rsidRPr="008F548C">
        <w:rPr>
          <w:rFonts w:ascii="Consolas" w:eastAsia="Times New Roman" w:hAnsi="Consolas" w:cs="Times New Roman"/>
          <w:color w:val="DAE3E3"/>
          <w:kern w:val="0"/>
          <w:sz w:val="21"/>
          <w:szCs w:val="21"/>
          <w:lang w:val="en-ZA" w:eastAsia="en-ZA"/>
        </w:rPr>
        <w:t>() {</w:t>
      </w:r>
    </w:p>
    <w:p w14:paraId="6318C3ED" w14:textId="77777777" w:rsidR="008F548C" w:rsidRPr="008F548C" w:rsidRDefault="008F548C"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8F548C">
        <w:rPr>
          <w:rFonts w:ascii="Consolas" w:eastAsia="Times New Roman" w:hAnsi="Consolas" w:cs="Times New Roman"/>
          <w:color w:val="7F8C8D"/>
          <w:kern w:val="0"/>
          <w:sz w:val="21"/>
          <w:szCs w:val="21"/>
          <w:lang w:val="en-ZA" w:eastAsia="en-ZA"/>
        </w:rPr>
        <w:t> // put your setup code here, to run once:</w:t>
      </w:r>
    </w:p>
    <w:p w14:paraId="482149EB" w14:textId="77777777" w:rsidR="008F548C" w:rsidRPr="008F548C" w:rsidRDefault="008F548C"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8F548C">
        <w:rPr>
          <w:rFonts w:ascii="Consolas" w:eastAsia="Times New Roman" w:hAnsi="Consolas" w:cs="Times New Roman"/>
          <w:color w:val="F39C12"/>
          <w:kern w:val="0"/>
          <w:sz w:val="21"/>
          <w:szCs w:val="21"/>
          <w:lang w:val="en-ZA" w:eastAsia="en-ZA"/>
        </w:rPr>
        <w:t>Serial</w:t>
      </w:r>
      <w:r w:rsidRPr="008F548C">
        <w:rPr>
          <w:rFonts w:ascii="Consolas" w:eastAsia="Times New Roman" w:hAnsi="Consolas" w:cs="Times New Roman"/>
          <w:color w:val="DAE3E3"/>
          <w:kern w:val="0"/>
          <w:sz w:val="21"/>
          <w:szCs w:val="21"/>
          <w:lang w:val="en-ZA" w:eastAsia="en-ZA"/>
        </w:rPr>
        <w:t>.</w:t>
      </w:r>
      <w:r w:rsidRPr="008F548C">
        <w:rPr>
          <w:rFonts w:ascii="Consolas" w:eastAsia="Times New Roman" w:hAnsi="Consolas" w:cs="Times New Roman"/>
          <w:color w:val="F39C12"/>
          <w:kern w:val="0"/>
          <w:sz w:val="21"/>
          <w:szCs w:val="21"/>
          <w:lang w:val="en-ZA" w:eastAsia="en-ZA"/>
        </w:rPr>
        <w:t>begin</w:t>
      </w:r>
      <w:r w:rsidRPr="008F548C">
        <w:rPr>
          <w:rFonts w:ascii="Consolas" w:eastAsia="Times New Roman" w:hAnsi="Consolas" w:cs="Times New Roman"/>
          <w:color w:val="DAE3E3"/>
          <w:kern w:val="0"/>
          <w:sz w:val="21"/>
          <w:szCs w:val="21"/>
          <w:lang w:val="en-ZA" w:eastAsia="en-ZA"/>
        </w:rPr>
        <w:t>(</w:t>
      </w:r>
      <w:r w:rsidRPr="008F548C">
        <w:rPr>
          <w:rFonts w:ascii="Consolas" w:eastAsia="Times New Roman" w:hAnsi="Consolas" w:cs="Times New Roman"/>
          <w:color w:val="7FCBCD"/>
          <w:kern w:val="0"/>
          <w:sz w:val="21"/>
          <w:szCs w:val="21"/>
          <w:lang w:val="en-ZA" w:eastAsia="en-ZA"/>
        </w:rPr>
        <w:t>9600</w:t>
      </w:r>
      <w:r w:rsidRPr="008F548C">
        <w:rPr>
          <w:rFonts w:ascii="Consolas" w:eastAsia="Times New Roman" w:hAnsi="Consolas" w:cs="Times New Roman"/>
          <w:color w:val="DAE3E3"/>
          <w:kern w:val="0"/>
          <w:sz w:val="21"/>
          <w:szCs w:val="21"/>
          <w:lang w:val="en-ZA" w:eastAsia="en-ZA"/>
        </w:rPr>
        <w:t>);</w:t>
      </w:r>
    </w:p>
    <w:p w14:paraId="401D88A6" w14:textId="77777777" w:rsidR="008F548C" w:rsidRPr="008F548C" w:rsidRDefault="008F548C"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8F548C">
        <w:rPr>
          <w:rFonts w:ascii="Consolas" w:eastAsia="Times New Roman" w:hAnsi="Consolas" w:cs="Times New Roman"/>
          <w:color w:val="DAE3E3"/>
          <w:kern w:val="0"/>
          <w:sz w:val="21"/>
          <w:szCs w:val="21"/>
          <w:lang w:val="en-ZA" w:eastAsia="en-ZA"/>
        </w:rPr>
        <w:t>}</w:t>
      </w:r>
    </w:p>
    <w:p w14:paraId="48101EB2" w14:textId="77777777" w:rsidR="008F548C" w:rsidRPr="008F548C" w:rsidRDefault="008F548C"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8F548C">
        <w:rPr>
          <w:rFonts w:ascii="Consolas" w:eastAsia="Times New Roman" w:hAnsi="Consolas" w:cs="Times New Roman"/>
          <w:color w:val="0CA1A6"/>
          <w:kern w:val="0"/>
          <w:sz w:val="21"/>
          <w:szCs w:val="21"/>
          <w:lang w:val="en-ZA" w:eastAsia="en-ZA"/>
        </w:rPr>
        <w:t>void</w:t>
      </w:r>
      <w:r w:rsidRPr="008F548C">
        <w:rPr>
          <w:rFonts w:ascii="Consolas" w:eastAsia="Times New Roman" w:hAnsi="Consolas" w:cs="Times New Roman"/>
          <w:color w:val="DAE3E3"/>
          <w:kern w:val="0"/>
          <w:sz w:val="21"/>
          <w:szCs w:val="21"/>
          <w:lang w:val="en-ZA" w:eastAsia="en-ZA"/>
        </w:rPr>
        <w:t xml:space="preserve"> </w:t>
      </w:r>
      <w:r w:rsidRPr="008F548C">
        <w:rPr>
          <w:rFonts w:ascii="Consolas" w:eastAsia="Times New Roman" w:hAnsi="Consolas" w:cs="Times New Roman"/>
          <w:color w:val="F39C12"/>
          <w:kern w:val="0"/>
          <w:sz w:val="21"/>
          <w:szCs w:val="21"/>
          <w:lang w:val="en-ZA" w:eastAsia="en-ZA"/>
        </w:rPr>
        <w:t>loop</w:t>
      </w:r>
      <w:r w:rsidRPr="008F548C">
        <w:rPr>
          <w:rFonts w:ascii="Consolas" w:eastAsia="Times New Roman" w:hAnsi="Consolas" w:cs="Times New Roman"/>
          <w:color w:val="DAE3E3"/>
          <w:kern w:val="0"/>
          <w:sz w:val="21"/>
          <w:szCs w:val="21"/>
          <w:lang w:val="en-ZA" w:eastAsia="en-ZA"/>
        </w:rPr>
        <w:t>() {</w:t>
      </w:r>
    </w:p>
    <w:p w14:paraId="2D767D10" w14:textId="77777777" w:rsidR="008F548C" w:rsidRPr="008F548C" w:rsidRDefault="008F548C"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8F548C">
        <w:rPr>
          <w:rFonts w:ascii="Consolas" w:eastAsia="Times New Roman" w:hAnsi="Consolas" w:cs="Times New Roman"/>
          <w:color w:val="7F8C8D"/>
          <w:kern w:val="0"/>
          <w:sz w:val="21"/>
          <w:szCs w:val="21"/>
          <w:lang w:val="en-ZA" w:eastAsia="en-ZA"/>
        </w:rPr>
        <w:t>//processing</w:t>
      </w:r>
    </w:p>
    <w:p w14:paraId="35A8A5F4" w14:textId="77777777" w:rsidR="008F548C" w:rsidRPr="008F548C" w:rsidRDefault="008F548C"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8F548C">
        <w:rPr>
          <w:rFonts w:ascii="Consolas" w:eastAsia="Times New Roman" w:hAnsi="Consolas" w:cs="Times New Roman"/>
          <w:color w:val="C586C0"/>
          <w:kern w:val="0"/>
          <w:sz w:val="21"/>
          <w:szCs w:val="21"/>
          <w:lang w:val="en-ZA" w:eastAsia="en-ZA"/>
        </w:rPr>
        <w:t>if</w:t>
      </w:r>
      <w:r w:rsidRPr="008F548C">
        <w:rPr>
          <w:rFonts w:ascii="Consolas" w:eastAsia="Times New Roman" w:hAnsi="Consolas" w:cs="Times New Roman"/>
          <w:color w:val="DAE3E3"/>
          <w:kern w:val="0"/>
          <w:sz w:val="21"/>
          <w:szCs w:val="21"/>
          <w:lang w:val="en-ZA" w:eastAsia="en-ZA"/>
        </w:rPr>
        <w:t xml:space="preserve"> (a&gt;b){</w:t>
      </w:r>
    </w:p>
    <w:p w14:paraId="21F364FF" w14:textId="77777777" w:rsidR="008F548C" w:rsidRPr="008F548C" w:rsidRDefault="008F548C"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8F548C">
        <w:rPr>
          <w:rFonts w:ascii="Consolas" w:eastAsia="Times New Roman" w:hAnsi="Consolas" w:cs="Times New Roman"/>
          <w:color w:val="F39C12"/>
          <w:kern w:val="0"/>
          <w:sz w:val="21"/>
          <w:szCs w:val="21"/>
          <w:lang w:val="en-ZA" w:eastAsia="en-ZA"/>
        </w:rPr>
        <w:t>Serial</w:t>
      </w:r>
      <w:r w:rsidRPr="008F548C">
        <w:rPr>
          <w:rFonts w:ascii="Consolas" w:eastAsia="Times New Roman" w:hAnsi="Consolas" w:cs="Times New Roman"/>
          <w:color w:val="DAE3E3"/>
          <w:kern w:val="0"/>
          <w:sz w:val="21"/>
          <w:szCs w:val="21"/>
          <w:lang w:val="en-ZA" w:eastAsia="en-ZA"/>
        </w:rPr>
        <w:t>.</w:t>
      </w:r>
      <w:r w:rsidRPr="008F548C">
        <w:rPr>
          <w:rFonts w:ascii="Consolas" w:eastAsia="Times New Roman" w:hAnsi="Consolas" w:cs="Times New Roman"/>
          <w:color w:val="F39C12"/>
          <w:kern w:val="0"/>
          <w:sz w:val="21"/>
          <w:szCs w:val="21"/>
          <w:lang w:val="en-ZA" w:eastAsia="en-ZA"/>
        </w:rPr>
        <w:t>print</w:t>
      </w:r>
      <w:r w:rsidRPr="008F548C">
        <w:rPr>
          <w:rFonts w:ascii="Consolas" w:eastAsia="Times New Roman" w:hAnsi="Consolas" w:cs="Times New Roman"/>
          <w:color w:val="DAE3E3"/>
          <w:kern w:val="0"/>
          <w:sz w:val="21"/>
          <w:szCs w:val="21"/>
          <w:lang w:val="en-ZA" w:eastAsia="en-ZA"/>
        </w:rPr>
        <w:t>(a);</w:t>
      </w:r>
    </w:p>
    <w:p w14:paraId="11765EEF" w14:textId="77777777" w:rsidR="008F548C" w:rsidRPr="008F548C" w:rsidRDefault="008F548C"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8F548C">
        <w:rPr>
          <w:rFonts w:ascii="Consolas" w:eastAsia="Times New Roman" w:hAnsi="Consolas" w:cs="Times New Roman"/>
          <w:color w:val="F39C12"/>
          <w:kern w:val="0"/>
          <w:sz w:val="21"/>
          <w:szCs w:val="21"/>
          <w:lang w:val="en-ZA" w:eastAsia="en-ZA"/>
        </w:rPr>
        <w:t>Serial</w:t>
      </w:r>
      <w:r w:rsidRPr="008F548C">
        <w:rPr>
          <w:rFonts w:ascii="Consolas" w:eastAsia="Times New Roman" w:hAnsi="Consolas" w:cs="Times New Roman"/>
          <w:color w:val="DAE3E3"/>
          <w:kern w:val="0"/>
          <w:sz w:val="21"/>
          <w:szCs w:val="21"/>
          <w:lang w:val="en-ZA" w:eastAsia="en-ZA"/>
        </w:rPr>
        <w:t>.</w:t>
      </w:r>
      <w:r w:rsidRPr="008F548C">
        <w:rPr>
          <w:rFonts w:ascii="Consolas" w:eastAsia="Times New Roman" w:hAnsi="Consolas" w:cs="Times New Roman"/>
          <w:color w:val="F39C12"/>
          <w:kern w:val="0"/>
          <w:sz w:val="21"/>
          <w:szCs w:val="21"/>
          <w:lang w:val="en-ZA" w:eastAsia="en-ZA"/>
        </w:rPr>
        <w:t>print</w:t>
      </w:r>
      <w:r w:rsidRPr="008F548C">
        <w:rPr>
          <w:rFonts w:ascii="Consolas" w:eastAsia="Times New Roman" w:hAnsi="Consolas" w:cs="Times New Roman"/>
          <w:color w:val="DAE3E3"/>
          <w:kern w:val="0"/>
          <w:sz w:val="21"/>
          <w:szCs w:val="21"/>
          <w:lang w:val="en-ZA" w:eastAsia="en-ZA"/>
        </w:rPr>
        <w:t>(</w:t>
      </w:r>
      <w:r w:rsidRPr="008F548C">
        <w:rPr>
          <w:rFonts w:ascii="Consolas" w:eastAsia="Times New Roman" w:hAnsi="Consolas" w:cs="Times New Roman"/>
          <w:color w:val="7FCBCD"/>
          <w:kern w:val="0"/>
          <w:sz w:val="21"/>
          <w:szCs w:val="21"/>
          <w:lang w:val="en-ZA" w:eastAsia="en-ZA"/>
        </w:rPr>
        <w:t>"  is greater than : "</w:t>
      </w:r>
      <w:r w:rsidRPr="008F548C">
        <w:rPr>
          <w:rFonts w:ascii="Consolas" w:eastAsia="Times New Roman" w:hAnsi="Consolas" w:cs="Times New Roman"/>
          <w:color w:val="DAE3E3"/>
          <w:kern w:val="0"/>
          <w:sz w:val="21"/>
          <w:szCs w:val="21"/>
          <w:lang w:val="en-ZA" w:eastAsia="en-ZA"/>
        </w:rPr>
        <w:t>);</w:t>
      </w:r>
    </w:p>
    <w:p w14:paraId="0524B791" w14:textId="77777777" w:rsidR="008F548C" w:rsidRPr="008F548C" w:rsidRDefault="008F548C"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8F548C">
        <w:rPr>
          <w:rFonts w:ascii="Consolas" w:eastAsia="Times New Roman" w:hAnsi="Consolas" w:cs="Times New Roman"/>
          <w:color w:val="F39C12"/>
          <w:kern w:val="0"/>
          <w:sz w:val="21"/>
          <w:szCs w:val="21"/>
          <w:lang w:val="en-ZA" w:eastAsia="en-ZA"/>
        </w:rPr>
        <w:t>Serial</w:t>
      </w:r>
      <w:r w:rsidRPr="008F548C">
        <w:rPr>
          <w:rFonts w:ascii="Consolas" w:eastAsia="Times New Roman" w:hAnsi="Consolas" w:cs="Times New Roman"/>
          <w:color w:val="DAE3E3"/>
          <w:kern w:val="0"/>
          <w:sz w:val="21"/>
          <w:szCs w:val="21"/>
          <w:lang w:val="en-ZA" w:eastAsia="en-ZA"/>
        </w:rPr>
        <w:t>.</w:t>
      </w:r>
      <w:r w:rsidRPr="008F548C">
        <w:rPr>
          <w:rFonts w:ascii="Consolas" w:eastAsia="Times New Roman" w:hAnsi="Consolas" w:cs="Times New Roman"/>
          <w:color w:val="F39C12"/>
          <w:kern w:val="0"/>
          <w:sz w:val="21"/>
          <w:szCs w:val="21"/>
          <w:lang w:val="en-ZA" w:eastAsia="en-ZA"/>
        </w:rPr>
        <w:t>print</w:t>
      </w:r>
      <w:r w:rsidRPr="008F548C">
        <w:rPr>
          <w:rFonts w:ascii="Consolas" w:eastAsia="Times New Roman" w:hAnsi="Consolas" w:cs="Times New Roman"/>
          <w:color w:val="DAE3E3"/>
          <w:kern w:val="0"/>
          <w:sz w:val="21"/>
          <w:szCs w:val="21"/>
          <w:lang w:val="en-ZA" w:eastAsia="en-ZA"/>
        </w:rPr>
        <w:t>( b);</w:t>
      </w:r>
    </w:p>
    <w:p w14:paraId="6CA2E6C0" w14:textId="77777777" w:rsidR="008F548C" w:rsidRPr="008F548C" w:rsidRDefault="008F548C"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8F548C">
        <w:rPr>
          <w:rFonts w:ascii="Consolas" w:eastAsia="Times New Roman" w:hAnsi="Consolas" w:cs="Times New Roman"/>
          <w:color w:val="DAE3E3"/>
          <w:kern w:val="0"/>
          <w:sz w:val="21"/>
          <w:szCs w:val="21"/>
          <w:lang w:val="en-ZA" w:eastAsia="en-ZA"/>
        </w:rPr>
        <w:t>}</w:t>
      </w:r>
    </w:p>
    <w:p w14:paraId="407B52FB" w14:textId="77777777" w:rsidR="008F548C" w:rsidRPr="008F548C" w:rsidRDefault="008F548C"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8F548C">
        <w:rPr>
          <w:rFonts w:ascii="Consolas" w:eastAsia="Times New Roman" w:hAnsi="Consolas" w:cs="Times New Roman"/>
          <w:color w:val="F39C12"/>
          <w:kern w:val="0"/>
          <w:sz w:val="21"/>
          <w:szCs w:val="21"/>
          <w:lang w:val="en-ZA" w:eastAsia="en-ZA"/>
        </w:rPr>
        <w:t>delay</w:t>
      </w:r>
      <w:r w:rsidRPr="008F548C">
        <w:rPr>
          <w:rFonts w:ascii="Consolas" w:eastAsia="Times New Roman" w:hAnsi="Consolas" w:cs="Times New Roman"/>
          <w:color w:val="DAE3E3"/>
          <w:kern w:val="0"/>
          <w:sz w:val="21"/>
          <w:szCs w:val="21"/>
          <w:lang w:val="en-ZA" w:eastAsia="en-ZA"/>
        </w:rPr>
        <w:t>(</w:t>
      </w:r>
      <w:r w:rsidRPr="008F548C">
        <w:rPr>
          <w:rFonts w:ascii="Consolas" w:eastAsia="Times New Roman" w:hAnsi="Consolas" w:cs="Times New Roman"/>
          <w:color w:val="7FCBCD"/>
          <w:kern w:val="0"/>
          <w:sz w:val="21"/>
          <w:szCs w:val="21"/>
          <w:lang w:val="en-ZA" w:eastAsia="en-ZA"/>
        </w:rPr>
        <w:t>5000</w:t>
      </w:r>
      <w:r w:rsidRPr="008F548C">
        <w:rPr>
          <w:rFonts w:ascii="Consolas" w:eastAsia="Times New Roman" w:hAnsi="Consolas" w:cs="Times New Roman"/>
          <w:color w:val="DAE3E3"/>
          <w:kern w:val="0"/>
          <w:sz w:val="21"/>
          <w:szCs w:val="21"/>
          <w:lang w:val="en-ZA" w:eastAsia="en-ZA"/>
        </w:rPr>
        <w:t>);</w:t>
      </w:r>
    </w:p>
    <w:p w14:paraId="562B2B24" w14:textId="77777777" w:rsidR="008F548C" w:rsidRPr="008F548C" w:rsidRDefault="008F548C"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8F548C">
        <w:rPr>
          <w:rFonts w:ascii="Consolas" w:eastAsia="Times New Roman" w:hAnsi="Consolas" w:cs="Times New Roman"/>
          <w:color w:val="C586C0"/>
          <w:kern w:val="0"/>
          <w:sz w:val="21"/>
          <w:szCs w:val="21"/>
          <w:lang w:val="en-ZA" w:eastAsia="en-ZA"/>
        </w:rPr>
        <w:t>while</w:t>
      </w:r>
      <w:r w:rsidRPr="008F548C">
        <w:rPr>
          <w:rFonts w:ascii="Consolas" w:eastAsia="Times New Roman" w:hAnsi="Consolas" w:cs="Times New Roman"/>
          <w:color w:val="DAE3E3"/>
          <w:kern w:val="0"/>
          <w:sz w:val="21"/>
          <w:szCs w:val="21"/>
          <w:lang w:val="en-ZA" w:eastAsia="en-ZA"/>
        </w:rPr>
        <w:t xml:space="preserve"> ( </w:t>
      </w:r>
      <w:r w:rsidRPr="008F548C">
        <w:rPr>
          <w:rFonts w:ascii="Consolas" w:eastAsia="Times New Roman" w:hAnsi="Consolas" w:cs="Times New Roman"/>
          <w:color w:val="F39C12"/>
          <w:kern w:val="0"/>
          <w:sz w:val="21"/>
          <w:szCs w:val="21"/>
          <w:lang w:val="en-ZA" w:eastAsia="en-ZA"/>
        </w:rPr>
        <w:t>Serial</w:t>
      </w:r>
      <w:r w:rsidRPr="008F548C">
        <w:rPr>
          <w:rFonts w:ascii="Consolas" w:eastAsia="Times New Roman" w:hAnsi="Consolas" w:cs="Times New Roman"/>
          <w:color w:val="DAE3E3"/>
          <w:kern w:val="0"/>
          <w:sz w:val="21"/>
          <w:szCs w:val="21"/>
          <w:lang w:val="en-ZA" w:eastAsia="en-ZA"/>
        </w:rPr>
        <w:t>.</w:t>
      </w:r>
      <w:r w:rsidRPr="008F548C">
        <w:rPr>
          <w:rFonts w:ascii="Consolas" w:eastAsia="Times New Roman" w:hAnsi="Consolas" w:cs="Times New Roman"/>
          <w:color w:val="F39C12"/>
          <w:kern w:val="0"/>
          <w:sz w:val="21"/>
          <w:szCs w:val="21"/>
          <w:lang w:val="en-ZA" w:eastAsia="en-ZA"/>
        </w:rPr>
        <w:t>available</w:t>
      </w:r>
      <w:r w:rsidRPr="008F548C">
        <w:rPr>
          <w:rFonts w:ascii="Consolas" w:eastAsia="Times New Roman" w:hAnsi="Consolas" w:cs="Times New Roman"/>
          <w:color w:val="DAE3E3"/>
          <w:kern w:val="0"/>
          <w:sz w:val="21"/>
          <w:szCs w:val="21"/>
          <w:lang w:val="en-ZA" w:eastAsia="en-ZA"/>
        </w:rPr>
        <w:t>()==</w:t>
      </w:r>
      <w:r w:rsidRPr="008F548C">
        <w:rPr>
          <w:rFonts w:ascii="Consolas" w:eastAsia="Times New Roman" w:hAnsi="Consolas" w:cs="Times New Roman"/>
          <w:color w:val="7FCBCD"/>
          <w:kern w:val="0"/>
          <w:sz w:val="21"/>
          <w:szCs w:val="21"/>
          <w:lang w:val="en-ZA" w:eastAsia="en-ZA"/>
        </w:rPr>
        <w:t>0</w:t>
      </w:r>
      <w:r w:rsidRPr="008F548C">
        <w:rPr>
          <w:rFonts w:ascii="Consolas" w:eastAsia="Times New Roman" w:hAnsi="Consolas" w:cs="Times New Roman"/>
          <w:color w:val="DAE3E3"/>
          <w:kern w:val="0"/>
          <w:sz w:val="21"/>
          <w:szCs w:val="21"/>
          <w:lang w:val="en-ZA" w:eastAsia="en-ZA"/>
        </w:rPr>
        <w:t>){}</w:t>
      </w:r>
    </w:p>
    <w:p w14:paraId="5122FA9D" w14:textId="3FBB7740" w:rsidR="008F548C" w:rsidRDefault="008F548C"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8F548C">
        <w:rPr>
          <w:rFonts w:ascii="Consolas" w:eastAsia="Times New Roman" w:hAnsi="Consolas" w:cs="Times New Roman"/>
          <w:color w:val="DAE3E3"/>
          <w:kern w:val="0"/>
          <w:sz w:val="21"/>
          <w:szCs w:val="21"/>
          <w:lang w:val="en-ZA" w:eastAsia="en-ZA"/>
        </w:rPr>
        <w:t>}</w:t>
      </w:r>
    </w:p>
    <w:p w14:paraId="15DAADD1" w14:textId="014ADD0F" w:rsidR="008F548C" w:rsidRDefault="008F548C"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p>
    <w:p w14:paraId="300F296B" w14:textId="65C6E182" w:rsidR="008F548C" w:rsidRDefault="008F548C"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Pr>
          <w:rFonts w:ascii="Consolas" w:eastAsia="Times New Roman" w:hAnsi="Consolas" w:cs="Times New Roman"/>
          <w:color w:val="DAE3E3"/>
          <w:kern w:val="0"/>
          <w:sz w:val="21"/>
          <w:szCs w:val="21"/>
          <w:lang w:val="en-ZA" w:eastAsia="en-ZA"/>
        </w:rPr>
        <w:t>Output</w:t>
      </w:r>
    </w:p>
    <w:p w14:paraId="19C613F1" w14:textId="4443E2AA" w:rsidR="008F548C" w:rsidRPr="008F548C" w:rsidRDefault="008F548C" w:rsidP="00FD59B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color w:val="DAE3E3"/>
          <w:kern w:val="0"/>
          <w:sz w:val="21"/>
          <w:szCs w:val="21"/>
          <w:lang w:val="en-ZA" w:eastAsia="en-ZA"/>
        </w:rPr>
      </w:pPr>
      <w:r w:rsidRPr="008F548C">
        <w:rPr>
          <w:rFonts w:ascii="Courier New" w:eastAsia="Times New Roman" w:hAnsi="Courier New" w:cs="Courier New"/>
          <w:color w:val="DAE3E3"/>
          <w:kern w:val="0"/>
          <w:sz w:val="20"/>
          <w:szCs w:val="20"/>
          <w:lang w:val="en-ZA" w:eastAsia="en-ZA"/>
        </w:rPr>
        <w:t>14:33:19.517 -&gt; 9  is greater than : 6</w:t>
      </w:r>
    </w:p>
    <w:p w14:paraId="526E6895" w14:textId="77777777" w:rsidR="008F548C" w:rsidRPr="00B507D3" w:rsidRDefault="008F548C" w:rsidP="008F548C">
      <w:pPr>
        <w:spacing w:after="0" w:line="264" w:lineRule="atLeast"/>
      </w:pPr>
    </w:p>
    <w:p w14:paraId="3D9E487D" w14:textId="77777777" w:rsidR="00B507D3" w:rsidRDefault="00B507D3" w:rsidP="00A71CFC">
      <w:pPr>
        <w:spacing w:after="0" w:line="240" w:lineRule="auto"/>
        <w:ind w:left="13"/>
        <w:contextualSpacing/>
        <w:jc w:val="both"/>
      </w:pPr>
    </w:p>
    <w:p w14:paraId="63D8CC19" w14:textId="093AABEF" w:rsidR="00CD4AD6" w:rsidRPr="008F548C" w:rsidRDefault="008F548C" w:rsidP="008F548C">
      <w:pPr>
        <w:shd w:val="clear" w:color="auto" w:fill="D9D9D9" w:themeFill="background1" w:themeFillShade="D9"/>
        <w:spacing w:after="0" w:line="240" w:lineRule="auto"/>
        <w:ind w:left="13"/>
        <w:contextualSpacing/>
        <w:jc w:val="both"/>
        <w:rPr>
          <w:b/>
          <w:bCs/>
        </w:rPr>
      </w:pPr>
      <w:r w:rsidRPr="008F548C">
        <w:rPr>
          <w:b/>
          <w:bCs/>
        </w:rPr>
        <w:lastRenderedPageBreak/>
        <w:t>NOTE</w:t>
      </w:r>
    </w:p>
    <w:p w14:paraId="293EE32F" w14:textId="2FADDF01" w:rsidR="008F548C" w:rsidRDefault="008F548C" w:rsidP="008F548C">
      <w:pPr>
        <w:shd w:val="clear" w:color="auto" w:fill="D9D9D9" w:themeFill="background1" w:themeFillShade="D9"/>
        <w:spacing w:after="0" w:line="360" w:lineRule="auto"/>
        <w:ind w:left="13"/>
        <w:contextualSpacing/>
        <w:jc w:val="both"/>
      </w:pPr>
      <w:r>
        <w:t>An if statement must have a condition and in the example the condition is:</w:t>
      </w:r>
    </w:p>
    <w:p w14:paraId="3C50EAED" w14:textId="05E0F345" w:rsidR="008F548C" w:rsidRDefault="008F548C" w:rsidP="008F548C">
      <w:pPr>
        <w:shd w:val="clear" w:color="auto" w:fill="D9D9D9" w:themeFill="background1" w:themeFillShade="D9"/>
        <w:spacing w:after="0" w:line="360" w:lineRule="auto"/>
        <w:ind w:left="13"/>
        <w:contextualSpacing/>
        <w:jc w:val="both"/>
      </w:pPr>
      <w:r>
        <w:t>(a&gt;b). This is a simple if statement. The statement  is only printed if the condition is true. If value of a was smaller than b, then nothing will be printed out.</w:t>
      </w:r>
    </w:p>
    <w:p w14:paraId="5FCA1FC0" w14:textId="77777777" w:rsidR="008F548C" w:rsidRDefault="008F548C" w:rsidP="00A71CFC">
      <w:pPr>
        <w:spacing w:after="0" w:line="240" w:lineRule="auto"/>
        <w:contextualSpacing/>
        <w:jc w:val="both"/>
      </w:pPr>
    </w:p>
    <w:p w14:paraId="36604D4E" w14:textId="0601080E" w:rsidR="008F548C" w:rsidRDefault="00392AFF" w:rsidP="00392AFF">
      <w:pPr>
        <w:spacing w:after="0" w:line="360" w:lineRule="auto"/>
        <w:contextualSpacing/>
        <w:jc w:val="both"/>
      </w:pPr>
      <w:r>
        <w:t xml:space="preserve">To avoid the program from just saying nothing when the condition is not met, we implement. </w:t>
      </w:r>
    </w:p>
    <w:p w14:paraId="2FC020E5" w14:textId="085BAECA" w:rsidR="00392AFF" w:rsidRDefault="00BB7560" w:rsidP="00392AFF">
      <w:pPr>
        <w:spacing w:after="0" w:line="360" w:lineRule="auto"/>
        <w:contextualSpacing/>
        <w:jc w:val="both"/>
      </w:pPr>
      <w:r>
        <w:rPr>
          <w:b/>
          <w:bCs/>
        </w:rPr>
        <w:t>i</w:t>
      </w:r>
      <w:r w:rsidR="00392AFF" w:rsidRPr="00BB7560">
        <w:rPr>
          <w:b/>
          <w:bCs/>
        </w:rPr>
        <w:t>f….else…</w:t>
      </w:r>
      <w:r w:rsidR="00392AFF">
        <w:t xml:space="preserve"> statement. The code on comparing two numbers can then be modified as </w:t>
      </w:r>
      <w:r w:rsidR="00FF26FB">
        <w:t>example 3.19</w:t>
      </w:r>
      <w:r w:rsidR="00392AFF">
        <w:t>:</w:t>
      </w:r>
    </w:p>
    <w:p w14:paraId="404D3E72" w14:textId="6E6164B1" w:rsidR="00C16273" w:rsidRDefault="00C16273" w:rsidP="00392AFF">
      <w:pPr>
        <w:spacing w:after="0" w:line="360" w:lineRule="auto"/>
        <w:contextualSpacing/>
        <w:jc w:val="both"/>
      </w:pPr>
    </w:p>
    <w:p w14:paraId="2960CCDE" w14:textId="01A03027" w:rsidR="00C16273" w:rsidRDefault="00C16273" w:rsidP="00392AFF">
      <w:pPr>
        <w:spacing w:after="0" w:line="360" w:lineRule="auto"/>
        <w:contextualSpacing/>
        <w:jc w:val="both"/>
      </w:pPr>
    </w:p>
    <w:p w14:paraId="7963F0ED" w14:textId="0A1EAD1D" w:rsidR="00C16273" w:rsidRDefault="00C16273" w:rsidP="00392AFF">
      <w:pPr>
        <w:spacing w:after="0" w:line="360" w:lineRule="auto"/>
        <w:contextualSpacing/>
        <w:jc w:val="both"/>
      </w:pPr>
    </w:p>
    <w:p w14:paraId="55E3D7AC" w14:textId="20D5CCC9" w:rsidR="00C16273" w:rsidRDefault="00C16273" w:rsidP="00392AFF">
      <w:pPr>
        <w:spacing w:after="0" w:line="360" w:lineRule="auto"/>
        <w:contextualSpacing/>
        <w:jc w:val="both"/>
      </w:pPr>
    </w:p>
    <w:p w14:paraId="451DF2B1" w14:textId="28F44891" w:rsidR="00C16273" w:rsidRDefault="00C16273" w:rsidP="00392AFF">
      <w:pPr>
        <w:spacing w:after="0" w:line="360" w:lineRule="auto"/>
        <w:contextualSpacing/>
        <w:jc w:val="both"/>
      </w:pPr>
    </w:p>
    <w:p w14:paraId="3E90BB77" w14:textId="77777777" w:rsidR="00C16273" w:rsidRDefault="00C16273" w:rsidP="00392AFF">
      <w:pPr>
        <w:spacing w:after="0" w:line="360" w:lineRule="auto"/>
        <w:contextualSpacing/>
        <w:jc w:val="both"/>
      </w:pPr>
    </w:p>
    <w:p w14:paraId="78E2AF6A" w14:textId="6A0E1B89" w:rsidR="00392AFF" w:rsidRDefault="00FF26FB" w:rsidP="00A71CFC">
      <w:pPr>
        <w:spacing w:after="0" w:line="240" w:lineRule="auto"/>
        <w:contextualSpacing/>
        <w:jc w:val="both"/>
        <w:rPr>
          <w:b/>
          <w:bCs/>
        </w:rPr>
      </w:pPr>
      <w:r w:rsidRPr="00FF26FB">
        <w:rPr>
          <w:b/>
          <w:bCs/>
        </w:rPr>
        <w:t>EXAMPLE 3.19</w:t>
      </w:r>
    </w:p>
    <w:p w14:paraId="3A434836" w14:textId="77777777" w:rsidR="00FF26FB" w:rsidRPr="00FF26FB" w:rsidRDefault="00FF26FB" w:rsidP="00A71CFC">
      <w:pPr>
        <w:spacing w:after="0" w:line="240" w:lineRule="auto"/>
        <w:contextualSpacing/>
        <w:jc w:val="both"/>
        <w:rPr>
          <w:b/>
          <w:bCs/>
        </w:rPr>
      </w:pPr>
    </w:p>
    <w:p w14:paraId="3E777F09" w14:textId="77777777" w:rsidR="00392AFF" w:rsidRPr="00392AFF" w:rsidRDefault="00392AFF"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392AFF">
        <w:rPr>
          <w:rFonts w:ascii="Consolas" w:eastAsia="Times New Roman" w:hAnsi="Consolas" w:cs="Times New Roman"/>
          <w:color w:val="7F8C8D"/>
          <w:kern w:val="0"/>
          <w:sz w:val="21"/>
          <w:szCs w:val="21"/>
          <w:lang w:val="en-ZA" w:eastAsia="en-ZA"/>
        </w:rPr>
        <w:t>//declaring variables</w:t>
      </w:r>
    </w:p>
    <w:p w14:paraId="09514687" w14:textId="77777777" w:rsidR="00392AFF" w:rsidRPr="00392AFF" w:rsidRDefault="00392AFF"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392AFF">
        <w:rPr>
          <w:rFonts w:ascii="Consolas" w:eastAsia="Times New Roman" w:hAnsi="Consolas" w:cs="Times New Roman"/>
          <w:color w:val="0CA1A6"/>
          <w:kern w:val="0"/>
          <w:sz w:val="21"/>
          <w:szCs w:val="21"/>
          <w:lang w:val="en-ZA" w:eastAsia="en-ZA"/>
        </w:rPr>
        <w:t>int</w:t>
      </w:r>
      <w:r w:rsidRPr="00392AFF">
        <w:rPr>
          <w:rFonts w:ascii="Consolas" w:eastAsia="Times New Roman" w:hAnsi="Consolas" w:cs="Times New Roman"/>
          <w:color w:val="DAE3E3"/>
          <w:kern w:val="0"/>
          <w:sz w:val="21"/>
          <w:szCs w:val="21"/>
          <w:lang w:val="en-ZA" w:eastAsia="en-ZA"/>
        </w:rPr>
        <w:t xml:space="preserve"> a=</w:t>
      </w:r>
      <w:r w:rsidRPr="00392AFF">
        <w:rPr>
          <w:rFonts w:ascii="Consolas" w:eastAsia="Times New Roman" w:hAnsi="Consolas" w:cs="Times New Roman"/>
          <w:color w:val="7FCBCD"/>
          <w:kern w:val="0"/>
          <w:sz w:val="21"/>
          <w:szCs w:val="21"/>
          <w:lang w:val="en-ZA" w:eastAsia="en-ZA"/>
        </w:rPr>
        <w:t>3</w:t>
      </w:r>
      <w:r w:rsidRPr="00392AFF">
        <w:rPr>
          <w:rFonts w:ascii="Consolas" w:eastAsia="Times New Roman" w:hAnsi="Consolas" w:cs="Times New Roman"/>
          <w:color w:val="DAE3E3"/>
          <w:kern w:val="0"/>
          <w:sz w:val="21"/>
          <w:szCs w:val="21"/>
          <w:lang w:val="en-ZA" w:eastAsia="en-ZA"/>
        </w:rPr>
        <w:t>;</w:t>
      </w:r>
    </w:p>
    <w:p w14:paraId="0E0B5CBF" w14:textId="77777777" w:rsidR="00392AFF" w:rsidRPr="00392AFF" w:rsidRDefault="00392AFF"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392AFF">
        <w:rPr>
          <w:rFonts w:ascii="Consolas" w:eastAsia="Times New Roman" w:hAnsi="Consolas" w:cs="Times New Roman"/>
          <w:color w:val="0CA1A6"/>
          <w:kern w:val="0"/>
          <w:sz w:val="21"/>
          <w:szCs w:val="21"/>
          <w:lang w:val="en-ZA" w:eastAsia="en-ZA"/>
        </w:rPr>
        <w:t>int</w:t>
      </w:r>
      <w:r w:rsidRPr="00392AFF">
        <w:rPr>
          <w:rFonts w:ascii="Consolas" w:eastAsia="Times New Roman" w:hAnsi="Consolas" w:cs="Times New Roman"/>
          <w:color w:val="DAE3E3"/>
          <w:kern w:val="0"/>
          <w:sz w:val="21"/>
          <w:szCs w:val="21"/>
          <w:lang w:val="en-ZA" w:eastAsia="en-ZA"/>
        </w:rPr>
        <w:t xml:space="preserve"> b= </w:t>
      </w:r>
      <w:r w:rsidRPr="00392AFF">
        <w:rPr>
          <w:rFonts w:ascii="Consolas" w:eastAsia="Times New Roman" w:hAnsi="Consolas" w:cs="Times New Roman"/>
          <w:color w:val="7FCBCD"/>
          <w:kern w:val="0"/>
          <w:sz w:val="21"/>
          <w:szCs w:val="21"/>
          <w:lang w:val="en-ZA" w:eastAsia="en-ZA"/>
        </w:rPr>
        <w:t>6</w:t>
      </w:r>
      <w:r w:rsidRPr="00392AFF">
        <w:rPr>
          <w:rFonts w:ascii="Consolas" w:eastAsia="Times New Roman" w:hAnsi="Consolas" w:cs="Times New Roman"/>
          <w:color w:val="DAE3E3"/>
          <w:kern w:val="0"/>
          <w:sz w:val="21"/>
          <w:szCs w:val="21"/>
          <w:lang w:val="en-ZA" w:eastAsia="en-ZA"/>
        </w:rPr>
        <w:t>;</w:t>
      </w:r>
    </w:p>
    <w:p w14:paraId="64F1CB99" w14:textId="77777777" w:rsidR="00392AFF" w:rsidRPr="00392AFF" w:rsidRDefault="00392AFF"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392AFF">
        <w:rPr>
          <w:rFonts w:ascii="Consolas" w:eastAsia="Times New Roman" w:hAnsi="Consolas" w:cs="Times New Roman"/>
          <w:color w:val="0CA1A6"/>
          <w:kern w:val="0"/>
          <w:sz w:val="21"/>
          <w:szCs w:val="21"/>
          <w:lang w:val="en-ZA" w:eastAsia="en-ZA"/>
        </w:rPr>
        <w:t>void</w:t>
      </w:r>
      <w:r w:rsidRPr="00392AFF">
        <w:rPr>
          <w:rFonts w:ascii="Consolas" w:eastAsia="Times New Roman" w:hAnsi="Consolas" w:cs="Times New Roman"/>
          <w:color w:val="DAE3E3"/>
          <w:kern w:val="0"/>
          <w:sz w:val="21"/>
          <w:szCs w:val="21"/>
          <w:lang w:val="en-ZA" w:eastAsia="en-ZA"/>
        </w:rPr>
        <w:t xml:space="preserve"> </w:t>
      </w:r>
      <w:r w:rsidRPr="00392AFF">
        <w:rPr>
          <w:rFonts w:ascii="Consolas" w:eastAsia="Times New Roman" w:hAnsi="Consolas" w:cs="Times New Roman"/>
          <w:color w:val="F39C12"/>
          <w:kern w:val="0"/>
          <w:sz w:val="21"/>
          <w:szCs w:val="21"/>
          <w:lang w:val="en-ZA" w:eastAsia="en-ZA"/>
        </w:rPr>
        <w:t>setup</w:t>
      </w:r>
      <w:r w:rsidRPr="00392AFF">
        <w:rPr>
          <w:rFonts w:ascii="Consolas" w:eastAsia="Times New Roman" w:hAnsi="Consolas" w:cs="Times New Roman"/>
          <w:color w:val="DAE3E3"/>
          <w:kern w:val="0"/>
          <w:sz w:val="21"/>
          <w:szCs w:val="21"/>
          <w:lang w:val="en-ZA" w:eastAsia="en-ZA"/>
        </w:rPr>
        <w:t>() {</w:t>
      </w:r>
    </w:p>
    <w:p w14:paraId="2B1C9FF9" w14:textId="77777777" w:rsidR="00392AFF" w:rsidRPr="00392AFF" w:rsidRDefault="00392AFF"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392AFF">
        <w:rPr>
          <w:rFonts w:ascii="Consolas" w:eastAsia="Times New Roman" w:hAnsi="Consolas" w:cs="Times New Roman"/>
          <w:color w:val="7F8C8D"/>
          <w:kern w:val="0"/>
          <w:sz w:val="21"/>
          <w:szCs w:val="21"/>
          <w:lang w:val="en-ZA" w:eastAsia="en-ZA"/>
        </w:rPr>
        <w:t> // put your setup code here, to run once:</w:t>
      </w:r>
    </w:p>
    <w:p w14:paraId="0431E2CF" w14:textId="77777777" w:rsidR="00392AFF" w:rsidRPr="00392AFF" w:rsidRDefault="00392AFF"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392AFF">
        <w:rPr>
          <w:rFonts w:ascii="Consolas" w:eastAsia="Times New Roman" w:hAnsi="Consolas" w:cs="Times New Roman"/>
          <w:color w:val="F39C12"/>
          <w:kern w:val="0"/>
          <w:sz w:val="21"/>
          <w:szCs w:val="21"/>
          <w:lang w:val="en-ZA" w:eastAsia="en-ZA"/>
        </w:rPr>
        <w:t>Serial</w:t>
      </w:r>
      <w:r w:rsidRPr="00392AFF">
        <w:rPr>
          <w:rFonts w:ascii="Consolas" w:eastAsia="Times New Roman" w:hAnsi="Consolas" w:cs="Times New Roman"/>
          <w:color w:val="DAE3E3"/>
          <w:kern w:val="0"/>
          <w:sz w:val="21"/>
          <w:szCs w:val="21"/>
          <w:lang w:val="en-ZA" w:eastAsia="en-ZA"/>
        </w:rPr>
        <w:t>.</w:t>
      </w:r>
      <w:r w:rsidRPr="00392AFF">
        <w:rPr>
          <w:rFonts w:ascii="Consolas" w:eastAsia="Times New Roman" w:hAnsi="Consolas" w:cs="Times New Roman"/>
          <w:color w:val="F39C12"/>
          <w:kern w:val="0"/>
          <w:sz w:val="21"/>
          <w:szCs w:val="21"/>
          <w:lang w:val="en-ZA" w:eastAsia="en-ZA"/>
        </w:rPr>
        <w:t>begin</w:t>
      </w:r>
      <w:r w:rsidRPr="00392AFF">
        <w:rPr>
          <w:rFonts w:ascii="Consolas" w:eastAsia="Times New Roman" w:hAnsi="Consolas" w:cs="Times New Roman"/>
          <w:color w:val="DAE3E3"/>
          <w:kern w:val="0"/>
          <w:sz w:val="21"/>
          <w:szCs w:val="21"/>
          <w:lang w:val="en-ZA" w:eastAsia="en-ZA"/>
        </w:rPr>
        <w:t>(</w:t>
      </w:r>
      <w:r w:rsidRPr="00392AFF">
        <w:rPr>
          <w:rFonts w:ascii="Consolas" w:eastAsia="Times New Roman" w:hAnsi="Consolas" w:cs="Times New Roman"/>
          <w:color w:val="7FCBCD"/>
          <w:kern w:val="0"/>
          <w:sz w:val="21"/>
          <w:szCs w:val="21"/>
          <w:lang w:val="en-ZA" w:eastAsia="en-ZA"/>
        </w:rPr>
        <w:t>9600</w:t>
      </w:r>
      <w:r w:rsidRPr="00392AFF">
        <w:rPr>
          <w:rFonts w:ascii="Consolas" w:eastAsia="Times New Roman" w:hAnsi="Consolas" w:cs="Times New Roman"/>
          <w:color w:val="DAE3E3"/>
          <w:kern w:val="0"/>
          <w:sz w:val="21"/>
          <w:szCs w:val="21"/>
          <w:lang w:val="en-ZA" w:eastAsia="en-ZA"/>
        </w:rPr>
        <w:t>);</w:t>
      </w:r>
    </w:p>
    <w:p w14:paraId="08D6E064" w14:textId="77777777" w:rsidR="00392AFF" w:rsidRPr="00392AFF" w:rsidRDefault="00392AFF"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392AFF">
        <w:rPr>
          <w:rFonts w:ascii="Consolas" w:eastAsia="Times New Roman" w:hAnsi="Consolas" w:cs="Times New Roman"/>
          <w:color w:val="DAE3E3"/>
          <w:kern w:val="0"/>
          <w:sz w:val="21"/>
          <w:szCs w:val="21"/>
          <w:lang w:val="en-ZA" w:eastAsia="en-ZA"/>
        </w:rPr>
        <w:t>}</w:t>
      </w:r>
    </w:p>
    <w:p w14:paraId="366B10DB" w14:textId="77777777" w:rsidR="00392AFF" w:rsidRPr="00392AFF" w:rsidRDefault="00392AFF"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392AFF">
        <w:rPr>
          <w:rFonts w:ascii="Consolas" w:eastAsia="Times New Roman" w:hAnsi="Consolas" w:cs="Times New Roman"/>
          <w:color w:val="0CA1A6"/>
          <w:kern w:val="0"/>
          <w:sz w:val="21"/>
          <w:szCs w:val="21"/>
          <w:lang w:val="en-ZA" w:eastAsia="en-ZA"/>
        </w:rPr>
        <w:t>void</w:t>
      </w:r>
      <w:r w:rsidRPr="00392AFF">
        <w:rPr>
          <w:rFonts w:ascii="Consolas" w:eastAsia="Times New Roman" w:hAnsi="Consolas" w:cs="Times New Roman"/>
          <w:color w:val="DAE3E3"/>
          <w:kern w:val="0"/>
          <w:sz w:val="21"/>
          <w:szCs w:val="21"/>
          <w:lang w:val="en-ZA" w:eastAsia="en-ZA"/>
        </w:rPr>
        <w:t xml:space="preserve"> </w:t>
      </w:r>
      <w:r w:rsidRPr="00392AFF">
        <w:rPr>
          <w:rFonts w:ascii="Consolas" w:eastAsia="Times New Roman" w:hAnsi="Consolas" w:cs="Times New Roman"/>
          <w:color w:val="F39C12"/>
          <w:kern w:val="0"/>
          <w:sz w:val="21"/>
          <w:szCs w:val="21"/>
          <w:lang w:val="en-ZA" w:eastAsia="en-ZA"/>
        </w:rPr>
        <w:t>loop</w:t>
      </w:r>
      <w:r w:rsidRPr="00392AFF">
        <w:rPr>
          <w:rFonts w:ascii="Consolas" w:eastAsia="Times New Roman" w:hAnsi="Consolas" w:cs="Times New Roman"/>
          <w:color w:val="DAE3E3"/>
          <w:kern w:val="0"/>
          <w:sz w:val="21"/>
          <w:szCs w:val="21"/>
          <w:lang w:val="en-ZA" w:eastAsia="en-ZA"/>
        </w:rPr>
        <w:t>() {</w:t>
      </w:r>
    </w:p>
    <w:p w14:paraId="447261B3" w14:textId="77777777" w:rsidR="00392AFF" w:rsidRPr="00392AFF" w:rsidRDefault="00392AFF"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392AFF">
        <w:rPr>
          <w:rFonts w:ascii="Consolas" w:eastAsia="Times New Roman" w:hAnsi="Consolas" w:cs="Times New Roman"/>
          <w:color w:val="7F8C8D"/>
          <w:kern w:val="0"/>
          <w:sz w:val="21"/>
          <w:szCs w:val="21"/>
          <w:lang w:val="en-ZA" w:eastAsia="en-ZA"/>
        </w:rPr>
        <w:t>//processing</w:t>
      </w:r>
    </w:p>
    <w:p w14:paraId="731AD615" w14:textId="77777777" w:rsidR="00392AFF" w:rsidRPr="00392AFF" w:rsidRDefault="00392AFF"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392AFF">
        <w:rPr>
          <w:rFonts w:ascii="Consolas" w:eastAsia="Times New Roman" w:hAnsi="Consolas" w:cs="Times New Roman"/>
          <w:color w:val="C586C0"/>
          <w:kern w:val="0"/>
          <w:sz w:val="21"/>
          <w:szCs w:val="21"/>
          <w:lang w:val="en-ZA" w:eastAsia="en-ZA"/>
        </w:rPr>
        <w:t>if</w:t>
      </w:r>
      <w:r w:rsidRPr="00392AFF">
        <w:rPr>
          <w:rFonts w:ascii="Consolas" w:eastAsia="Times New Roman" w:hAnsi="Consolas" w:cs="Times New Roman"/>
          <w:color w:val="DAE3E3"/>
          <w:kern w:val="0"/>
          <w:sz w:val="21"/>
          <w:szCs w:val="21"/>
          <w:lang w:val="en-ZA" w:eastAsia="en-ZA"/>
        </w:rPr>
        <w:t xml:space="preserve"> (a&gt;b){</w:t>
      </w:r>
    </w:p>
    <w:p w14:paraId="6793DD76" w14:textId="77777777" w:rsidR="00392AFF" w:rsidRPr="00392AFF" w:rsidRDefault="00392AFF"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392AFF">
        <w:rPr>
          <w:rFonts w:ascii="Consolas" w:eastAsia="Times New Roman" w:hAnsi="Consolas" w:cs="Times New Roman"/>
          <w:color w:val="F39C12"/>
          <w:kern w:val="0"/>
          <w:sz w:val="21"/>
          <w:szCs w:val="21"/>
          <w:lang w:val="en-ZA" w:eastAsia="en-ZA"/>
        </w:rPr>
        <w:t>Serial</w:t>
      </w:r>
      <w:r w:rsidRPr="00392AFF">
        <w:rPr>
          <w:rFonts w:ascii="Consolas" w:eastAsia="Times New Roman" w:hAnsi="Consolas" w:cs="Times New Roman"/>
          <w:color w:val="DAE3E3"/>
          <w:kern w:val="0"/>
          <w:sz w:val="21"/>
          <w:szCs w:val="21"/>
          <w:lang w:val="en-ZA" w:eastAsia="en-ZA"/>
        </w:rPr>
        <w:t>.</w:t>
      </w:r>
      <w:r w:rsidRPr="00392AFF">
        <w:rPr>
          <w:rFonts w:ascii="Consolas" w:eastAsia="Times New Roman" w:hAnsi="Consolas" w:cs="Times New Roman"/>
          <w:color w:val="F39C12"/>
          <w:kern w:val="0"/>
          <w:sz w:val="21"/>
          <w:szCs w:val="21"/>
          <w:lang w:val="en-ZA" w:eastAsia="en-ZA"/>
        </w:rPr>
        <w:t>print</w:t>
      </w:r>
      <w:r w:rsidRPr="00392AFF">
        <w:rPr>
          <w:rFonts w:ascii="Consolas" w:eastAsia="Times New Roman" w:hAnsi="Consolas" w:cs="Times New Roman"/>
          <w:color w:val="DAE3E3"/>
          <w:kern w:val="0"/>
          <w:sz w:val="21"/>
          <w:szCs w:val="21"/>
          <w:lang w:val="en-ZA" w:eastAsia="en-ZA"/>
        </w:rPr>
        <w:t>(a);</w:t>
      </w:r>
    </w:p>
    <w:p w14:paraId="2EA3DF32" w14:textId="77777777" w:rsidR="00392AFF" w:rsidRPr="00392AFF" w:rsidRDefault="00392AFF"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392AFF">
        <w:rPr>
          <w:rFonts w:ascii="Consolas" w:eastAsia="Times New Roman" w:hAnsi="Consolas" w:cs="Times New Roman"/>
          <w:color w:val="F39C12"/>
          <w:kern w:val="0"/>
          <w:sz w:val="21"/>
          <w:szCs w:val="21"/>
          <w:lang w:val="en-ZA" w:eastAsia="en-ZA"/>
        </w:rPr>
        <w:t>Serial</w:t>
      </w:r>
      <w:r w:rsidRPr="00392AFF">
        <w:rPr>
          <w:rFonts w:ascii="Consolas" w:eastAsia="Times New Roman" w:hAnsi="Consolas" w:cs="Times New Roman"/>
          <w:color w:val="DAE3E3"/>
          <w:kern w:val="0"/>
          <w:sz w:val="21"/>
          <w:szCs w:val="21"/>
          <w:lang w:val="en-ZA" w:eastAsia="en-ZA"/>
        </w:rPr>
        <w:t>.</w:t>
      </w:r>
      <w:r w:rsidRPr="00392AFF">
        <w:rPr>
          <w:rFonts w:ascii="Consolas" w:eastAsia="Times New Roman" w:hAnsi="Consolas" w:cs="Times New Roman"/>
          <w:color w:val="F39C12"/>
          <w:kern w:val="0"/>
          <w:sz w:val="21"/>
          <w:szCs w:val="21"/>
          <w:lang w:val="en-ZA" w:eastAsia="en-ZA"/>
        </w:rPr>
        <w:t>print</w:t>
      </w:r>
      <w:r w:rsidRPr="00392AFF">
        <w:rPr>
          <w:rFonts w:ascii="Consolas" w:eastAsia="Times New Roman" w:hAnsi="Consolas" w:cs="Times New Roman"/>
          <w:color w:val="DAE3E3"/>
          <w:kern w:val="0"/>
          <w:sz w:val="21"/>
          <w:szCs w:val="21"/>
          <w:lang w:val="en-ZA" w:eastAsia="en-ZA"/>
        </w:rPr>
        <w:t>(</w:t>
      </w:r>
      <w:r w:rsidRPr="00392AFF">
        <w:rPr>
          <w:rFonts w:ascii="Consolas" w:eastAsia="Times New Roman" w:hAnsi="Consolas" w:cs="Times New Roman"/>
          <w:color w:val="7FCBCD"/>
          <w:kern w:val="0"/>
          <w:sz w:val="21"/>
          <w:szCs w:val="21"/>
          <w:lang w:val="en-ZA" w:eastAsia="en-ZA"/>
        </w:rPr>
        <w:t>"  is greater than : "</w:t>
      </w:r>
      <w:r w:rsidRPr="00392AFF">
        <w:rPr>
          <w:rFonts w:ascii="Consolas" w:eastAsia="Times New Roman" w:hAnsi="Consolas" w:cs="Times New Roman"/>
          <w:color w:val="DAE3E3"/>
          <w:kern w:val="0"/>
          <w:sz w:val="21"/>
          <w:szCs w:val="21"/>
          <w:lang w:val="en-ZA" w:eastAsia="en-ZA"/>
        </w:rPr>
        <w:t>);</w:t>
      </w:r>
    </w:p>
    <w:p w14:paraId="5FB64725" w14:textId="77777777" w:rsidR="00392AFF" w:rsidRPr="00392AFF" w:rsidRDefault="00392AFF"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392AFF">
        <w:rPr>
          <w:rFonts w:ascii="Consolas" w:eastAsia="Times New Roman" w:hAnsi="Consolas" w:cs="Times New Roman"/>
          <w:color w:val="F39C12"/>
          <w:kern w:val="0"/>
          <w:sz w:val="21"/>
          <w:szCs w:val="21"/>
          <w:lang w:val="en-ZA" w:eastAsia="en-ZA"/>
        </w:rPr>
        <w:t>Serial</w:t>
      </w:r>
      <w:r w:rsidRPr="00392AFF">
        <w:rPr>
          <w:rFonts w:ascii="Consolas" w:eastAsia="Times New Roman" w:hAnsi="Consolas" w:cs="Times New Roman"/>
          <w:color w:val="DAE3E3"/>
          <w:kern w:val="0"/>
          <w:sz w:val="21"/>
          <w:szCs w:val="21"/>
          <w:lang w:val="en-ZA" w:eastAsia="en-ZA"/>
        </w:rPr>
        <w:t>.</w:t>
      </w:r>
      <w:r w:rsidRPr="00392AFF">
        <w:rPr>
          <w:rFonts w:ascii="Consolas" w:eastAsia="Times New Roman" w:hAnsi="Consolas" w:cs="Times New Roman"/>
          <w:color w:val="F39C12"/>
          <w:kern w:val="0"/>
          <w:sz w:val="21"/>
          <w:szCs w:val="21"/>
          <w:lang w:val="en-ZA" w:eastAsia="en-ZA"/>
        </w:rPr>
        <w:t>print</w:t>
      </w:r>
      <w:r w:rsidRPr="00392AFF">
        <w:rPr>
          <w:rFonts w:ascii="Consolas" w:eastAsia="Times New Roman" w:hAnsi="Consolas" w:cs="Times New Roman"/>
          <w:color w:val="DAE3E3"/>
          <w:kern w:val="0"/>
          <w:sz w:val="21"/>
          <w:szCs w:val="21"/>
          <w:lang w:val="en-ZA" w:eastAsia="en-ZA"/>
        </w:rPr>
        <w:t>( b);</w:t>
      </w:r>
    </w:p>
    <w:p w14:paraId="6ED4494E" w14:textId="77777777" w:rsidR="00392AFF" w:rsidRPr="00392AFF" w:rsidRDefault="00392AFF"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392AFF">
        <w:rPr>
          <w:rFonts w:ascii="Consolas" w:eastAsia="Times New Roman" w:hAnsi="Consolas" w:cs="Times New Roman"/>
          <w:color w:val="DAE3E3"/>
          <w:kern w:val="0"/>
          <w:sz w:val="21"/>
          <w:szCs w:val="21"/>
          <w:lang w:val="en-ZA" w:eastAsia="en-ZA"/>
        </w:rPr>
        <w:t>}</w:t>
      </w:r>
    </w:p>
    <w:p w14:paraId="610D20A2" w14:textId="77777777" w:rsidR="00392AFF" w:rsidRPr="00392AFF" w:rsidRDefault="00392AFF"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392AFF">
        <w:rPr>
          <w:rFonts w:ascii="Consolas" w:eastAsia="Times New Roman" w:hAnsi="Consolas" w:cs="Times New Roman"/>
          <w:color w:val="C586C0"/>
          <w:kern w:val="0"/>
          <w:sz w:val="21"/>
          <w:szCs w:val="21"/>
          <w:lang w:val="en-ZA" w:eastAsia="en-ZA"/>
        </w:rPr>
        <w:t>else</w:t>
      </w:r>
      <w:r w:rsidRPr="00392AFF">
        <w:rPr>
          <w:rFonts w:ascii="Consolas" w:eastAsia="Times New Roman" w:hAnsi="Consolas" w:cs="Times New Roman"/>
          <w:color w:val="DAE3E3"/>
          <w:kern w:val="0"/>
          <w:sz w:val="21"/>
          <w:szCs w:val="21"/>
          <w:lang w:val="en-ZA" w:eastAsia="en-ZA"/>
        </w:rPr>
        <w:t>{</w:t>
      </w:r>
    </w:p>
    <w:p w14:paraId="4FA9C4E3" w14:textId="77777777" w:rsidR="00392AFF" w:rsidRPr="00392AFF" w:rsidRDefault="00392AFF"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392AFF">
        <w:rPr>
          <w:rFonts w:ascii="Consolas" w:eastAsia="Times New Roman" w:hAnsi="Consolas" w:cs="Times New Roman"/>
          <w:color w:val="DAE3E3"/>
          <w:kern w:val="0"/>
          <w:sz w:val="21"/>
          <w:szCs w:val="21"/>
          <w:lang w:val="en-ZA" w:eastAsia="en-ZA"/>
        </w:rPr>
        <w:t xml:space="preserve">  </w:t>
      </w:r>
      <w:r w:rsidRPr="00392AFF">
        <w:rPr>
          <w:rFonts w:ascii="Consolas" w:eastAsia="Times New Roman" w:hAnsi="Consolas" w:cs="Times New Roman"/>
          <w:color w:val="F39C12"/>
          <w:kern w:val="0"/>
          <w:sz w:val="21"/>
          <w:szCs w:val="21"/>
          <w:lang w:val="en-ZA" w:eastAsia="en-ZA"/>
        </w:rPr>
        <w:t>Serial</w:t>
      </w:r>
      <w:r w:rsidRPr="00392AFF">
        <w:rPr>
          <w:rFonts w:ascii="Consolas" w:eastAsia="Times New Roman" w:hAnsi="Consolas" w:cs="Times New Roman"/>
          <w:color w:val="DAE3E3"/>
          <w:kern w:val="0"/>
          <w:sz w:val="21"/>
          <w:szCs w:val="21"/>
          <w:lang w:val="en-ZA" w:eastAsia="en-ZA"/>
        </w:rPr>
        <w:t>.</w:t>
      </w:r>
      <w:r w:rsidRPr="00392AFF">
        <w:rPr>
          <w:rFonts w:ascii="Consolas" w:eastAsia="Times New Roman" w:hAnsi="Consolas" w:cs="Times New Roman"/>
          <w:color w:val="F39C12"/>
          <w:kern w:val="0"/>
          <w:sz w:val="21"/>
          <w:szCs w:val="21"/>
          <w:lang w:val="en-ZA" w:eastAsia="en-ZA"/>
        </w:rPr>
        <w:t>print</w:t>
      </w:r>
      <w:r w:rsidRPr="00392AFF">
        <w:rPr>
          <w:rFonts w:ascii="Consolas" w:eastAsia="Times New Roman" w:hAnsi="Consolas" w:cs="Times New Roman"/>
          <w:color w:val="DAE3E3"/>
          <w:kern w:val="0"/>
          <w:sz w:val="21"/>
          <w:szCs w:val="21"/>
          <w:lang w:val="en-ZA" w:eastAsia="en-ZA"/>
        </w:rPr>
        <w:t>(b);</w:t>
      </w:r>
    </w:p>
    <w:p w14:paraId="3EF310BB" w14:textId="77777777" w:rsidR="00392AFF" w:rsidRPr="00392AFF" w:rsidRDefault="00392AFF"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392AFF">
        <w:rPr>
          <w:rFonts w:ascii="Consolas" w:eastAsia="Times New Roman" w:hAnsi="Consolas" w:cs="Times New Roman"/>
          <w:color w:val="F39C12"/>
          <w:kern w:val="0"/>
          <w:sz w:val="21"/>
          <w:szCs w:val="21"/>
          <w:lang w:val="en-ZA" w:eastAsia="en-ZA"/>
        </w:rPr>
        <w:t>Serial</w:t>
      </w:r>
      <w:r w:rsidRPr="00392AFF">
        <w:rPr>
          <w:rFonts w:ascii="Consolas" w:eastAsia="Times New Roman" w:hAnsi="Consolas" w:cs="Times New Roman"/>
          <w:color w:val="DAE3E3"/>
          <w:kern w:val="0"/>
          <w:sz w:val="21"/>
          <w:szCs w:val="21"/>
          <w:lang w:val="en-ZA" w:eastAsia="en-ZA"/>
        </w:rPr>
        <w:t>.</w:t>
      </w:r>
      <w:r w:rsidRPr="00392AFF">
        <w:rPr>
          <w:rFonts w:ascii="Consolas" w:eastAsia="Times New Roman" w:hAnsi="Consolas" w:cs="Times New Roman"/>
          <w:color w:val="F39C12"/>
          <w:kern w:val="0"/>
          <w:sz w:val="21"/>
          <w:szCs w:val="21"/>
          <w:lang w:val="en-ZA" w:eastAsia="en-ZA"/>
        </w:rPr>
        <w:t>print</w:t>
      </w:r>
      <w:r w:rsidRPr="00392AFF">
        <w:rPr>
          <w:rFonts w:ascii="Consolas" w:eastAsia="Times New Roman" w:hAnsi="Consolas" w:cs="Times New Roman"/>
          <w:color w:val="DAE3E3"/>
          <w:kern w:val="0"/>
          <w:sz w:val="21"/>
          <w:szCs w:val="21"/>
          <w:lang w:val="en-ZA" w:eastAsia="en-ZA"/>
        </w:rPr>
        <w:t>(</w:t>
      </w:r>
      <w:r w:rsidRPr="00392AFF">
        <w:rPr>
          <w:rFonts w:ascii="Consolas" w:eastAsia="Times New Roman" w:hAnsi="Consolas" w:cs="Times New Roman"/>
          <w:color w:val="7FCBCD"/>
          <w:kern w:val="0"/>
          <w:sz w:val="21"/>
          <w:szCs w:val="21"/>
          <w:lang w:val="en-ZA" w:eastAsia="en-ZA"/>
        </w:rPr>
        <w:t>"  is greater than : "</w:t>
      </w:r>
      <w:r w:rsidRPr="00392AFF">
        <w:rPr>
          <w:rFonts w:ascii="Consolas" w:eastAsia="Times New Roman" w:hAnsi="Consolas" w:cs="Times New Roman"/>
          <w:color w:val="DAE3E3"/>
          <w:kern w:val="0"/>
          <w:sz w:val="21"/>
          <w:szCs w:val="21"/>
          <w:lang w:val="en-ZA" w:eastAsia="en-ZA"/>
        </w:rPr>
        <w:t>);</w:t>
      </w:r>
    </w:p>
    <w:p w14:paraId="0DD5AEBA" w14:textId="77777777" w:rsidR="00392AFF" w:rsidRPr="00392AFF" w:rsidRDefault="00392AFF"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392AFF">
        <w:rPr>
          <w:rFonts w:ascii="Consolas" w:eastAsia="Times New Roman" w:hAnsi="Consolas" w:cs="Times New Roman"/>
          <w:color w:val="F39C12"/>
          <w:kern w:val="0"/>
          <w:sz w:val="21"/>
          <w:szCs w:val="21"/>
          <w:lang w:val="en-ZA" w:eastAsia="en-ZA"/>
        </w:rPr>
        <w:t>Serial</w:t>
      </w:r>
      <w:r w:rsidRPr="00392AFF">
        <w:rPr>
          <w:rFonts w:ascii="Consolas" w:eastAsia="Times New Roman" w:hAnsi="Consolas" w:cs="Times New Roman"/>
          <w:color w:val="DAE3E3"/>
          <w:kern w:val="0"/>
          <w:sz w:val="21"/>
          <w:szCs w:val="21"/>
          <w:lang w:val="en-ZA" w:eastAsia="en-ZA"/>
        </w:rPr>
        <w:t>.</w:t>
      </w:r>
      <w:r w:rsidRPr="00392AFF">
        <w:rPr>
          <w:rFonts w:ascii="Consolas" w:eastAsia="Times New Roman" w:hAnsi="Consolas" w:cs="Times New Roman"/>
          <w:color w:val="F39C12"/>
          <w:kern w:val="0"/>
          <w:sz w:val="21"/>
          <w:szCs w:val="21"/>
          <w:lang w:val="en-ZA" w:eastAsia="en-ZA"/>
        </w:rPr>
        <w:t>print</w:t>
      </w:r>
      <w:r w:rsidRPr="00392AFF">
        <w:rPr>
          <w:rFonts w:ascii="Consolas" w:eastAsia="Times New Roman" w:hAnsi="Consolas" w:cs="Times New Roman"/>
          <w:color w:val="DAE3E3"/>
          <w:kern w:val="0"/>
          <w:sz w:val="21"/>
          <w:szCs w:val="21"/>
          <w:lang w:val="en-ZA" w:eastAsia="en-ZA"/>
        </w:rPr>
        <w:t>( a);</w:t>
      </w:r>
    </w:p>
    <w:p w14:paraId="599CD269" w14:textId="77777777" w:rsidR="00392AFF" w:rsidRPr="00392AFF" w:rsidRDefault="00392AFF"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p>
    <w:p w14:paraId="7040F2DD" w14:textId="77777777" w:rsidR="00392AFF" w:rsidRPr="00392AFF" w:rsidRDefault="00392AFF"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392AFF">
        <w:rPr>
          <w:rFonts w:ascii="Consolas" w:eastAsia="Times New Roman" w:hAnsi="Consolas" w:cs="Times New Roman"/>
          <w:color w:val="DAE3E3"/>
          <w:kern w:val="0"/>
          <w:sz w:val="21"/>
          <w:szCs w:val="21"/>
          <w:lang w:val="en-ZA" w:eastAsia="en-ZA"/>
        </w:rPr>
        <w:t>}</w:t>
      </w:r>
    </w:p>
    <w:p w14:paraId="06B1F7A2" w14:textId="77777777" w:rsidR="00392AFF" w:rsidRPr="00392AFF" w:rsidRDefault="00392AFF"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392AFF">
        <w:rPr>
          <w:rFonts w:ascii="Consolas" w:eastAsia="Times New Roman" w:hAnsi="Consolas" w:cs="Times New Roman"/>
          <w:color w:val="F39C12"/>
          <w:kern w:val="0"/>
          <w:sz w:val="21"/>
          <w:szCs w:val="21"/>
          <w:lang w:val="en-ZA" w:eastAsia="en-ZA"/>
        </w:rPr>
        <w:t>delay</w:t>
      </w:r>
      <w:r w:rsidRPr="00392AFF">
        <w:rPr>
          <w:rFonts w:ascii="Consolas" w:eastAsia="Times New Roman" w:hAnsi="Consolas" w:cs="Times New Roman"/>
          <w:color w:val="DAE3E3"/>
          <w:kern w:val="0"/>
          <w:sz w:val="21"/>
          <w:szCs w:val="21"/>
          <w:lang w:val="en-ZA" w:eastAsia="en-ZA"/>
        </w:rPr>
        <w:t>(</w:t>
      </w:r>
      <w:r w:rsidRPr="00392AFF">
        <w:rPr>
          <w:rFonts w:ascii="Consolas" w:eastAsia="Times New Roman" w:hAnsi="Consolas" w:cs="Times New Roman"/>
          <w:color w:val="7FCBCD"/>
          <w:kern w:val="0"/>
          <w:sz w:val="21"/>
          <w:szCs w:val="21"/>
          <w:lang w:val="en-ZA" w:eastAsia="en-ZA"/>
        </w:rPr>
        <w:t>5000</w:t>
      </w:r>
      <w:r w:rsidRPr="00392AFF">
        <w:rPr>
          <w:rFonts w:ascii="Consolas" w:eastAsia="Times New Roman" w:hAnsi="Consolas" w:cs="Times New Roman"/>
          <w:color w:val="DAE3E3"/>
          <w:kern w:val="0"/>
          <w:sz w:val="21"/>
          <w:szCs w:val="21"/>
          <w:lang w:val="en-ZA" w:eastAsia="en-ZA"/>
        </w:rPr>
        <w:t>);</w:t>
      </w:r>
    </w:p>
    <w:p w14:paraId="7475B254" w14:textId="77777777" w:rsidR="00392AFF" w:rsidRPr="00392AFF" w:rsidRDefault="00392AFF"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392AFF">
        <w:rPr>
          <w:rFonts w:ascii="Consolas" w:eastAsia="Times New Roman" w:hAnsi="Consolas" w:cs="Times New Roman"/>
          <w:color w:val="C586C0"/>
          <w:kern w:val="0"/>
          <w:sz w:val="21"/>
          <w:szCs w:val="21"/>
          <w:lang w:val="en-ZA" w:eastAsia="en-ZA"/>
        </w:rPr>
        <w:t>while</w:t>
      </w:r>
      <w:r w:rsidRPr="00392AFF">
        <w:rPr>
          <w:rFonts w:ascii="Consolas" w:eastAsia="Times New Roman" w:hAnsi="Consolas" w:cs="Times New Roman"/>
          <w:color w:val="DAE3E3"/>
          <w:kern w:val="0"/>
          <w:sz w:val="21"/>
          <w:szCs w:val="21"/>
          <w:lang w:val="en-ZA" w:eastAsia="en-ZA"/>
        </w:rPr>
        <w:t xml:space="preserve"> ( </w:t>
      </w:r>
      <w:r w:rsidRPr="00392AFF">
        <w:rPr>
          <w:rFonts w:ascii="Consolas" w:eastAsia="Times New Roman" w:hAnsi="Consolas" w:cs="Times New Roman"/>
          <w:color w:val="F39C12"/>
          <w:kern w:val="0"/>
          <w:sz w:val="21"/>
          <w:szCs w:val="21"/>
          <w:lang w:val="en-ZA" w:eastAsia="en-ZA"/>
        </w:rPr>
        <w:t>Serial</w:t>
      </w:r>
      <w:r w:rsidRPr="00392AFF">
        <w:rPr>
          <w:rFonts w:ascii="Consolas" w:eastAsia="Times New Roman" w:hAnsi="Consolas" w:cs="Times New Roman"/>
          <w:color w:val="DAE3E3"/>
          <w:kern w:val="0"/>
          <w:sz w:val="21"/>
          <w:szCs w:val="21"/>
          <w:lang w:val="en-ZA" w:eastAsia="en-ZA"/>
        </w:rPr>
        <w:t>.</w:t>
      </w:r>
      <w:r w:rsidRPr="00392AFF">
        <w:rPr>
          <w:rFonts w:ascii="Consolas" w:eastAsia="Times New Roman" w:hAnsi="Consolas" w:cs="Times New Roman"/>
          <w:color w:val="F39C12"/>
          <w:kern w:val="0"/>
          <w:sz w:val="21"/>
          <w:szCs w:val="21"/>
          <w:lang w:val="en-ZA" w:eastAsia="en-ZA"/>
        </w:rPr>
        <w:t>available</w:t>
      </w:r>
      <w:r w:rsidRPr="00392AFF">
        <w:rPr>
          <w:rFonts w:ascii="Consolas" w:eastAsia="Times New Roman" w:hAnsi="Consolas" w:cs="Times New Roman"/>
          <w:color w:val="DAE3E3"/>
          <w:kern w:val="0"/>
          <w:sz w:val="21"/>
          <w:szCs w:val="21"/>
          <w:lang w:val="en-ZA" w:eastAsia="en-ZA"/>
        </w:rPr>
        <w:t>()==</w:t>
      </w:r>
      <w:r w:rsidRPr="00392AFF">
        <w:rPr>
          <w:rFonts w:ascii="Consolas" w:eastAsia="Times New Roman" w:hAnsi="Consolas" w:cs="Times New Roman"/>
          <w:color w:val="7FCBCD"/>
          <w:kern w:val="0"/>
          <w:sz w:val="21"/>
          <w:szCs w:val="21"/>
          <w:lang w:val="en-ZA" w:eastAsia="en-ZA"/>
        </w:rPr>
        <w:t>0</w:t>
      </w:r>
      <w:r w:rsidRPr="00392AFF">
        <w:rPr>
          <w:rFonts w:ascii="Consolas" w:eastAsia="Times New Roman" w:hAnsi="Consolas" w:cs="Times New Roman"/>
          <w:color w:val="DAE3E3"/>
          <w:kern w:val="0"/>
          <w:sz w:val="21"/>
          <w:szCs w:val="21"/>
          <w:lang w:val="en-ZA" w:eastAsia="en-ZA"/>
        </w:rPr>
        <w:t>){}</w:t>
      </w:r>
    </w:p>
    <w:p w14:paraId="10CBA20C" w14:textId="330720CD" w:rsidR="00392AFF" w:rsidRDefault="00392AFF"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sidRPr="00392AFF">
        <w:rPr>
          <w:rFonts w:ascii="Consolas" w:eastAsia="Times New Roman" w:hAnsi="Consolas" w:cs="Times New Roman"/>
          <w:color w:val="DAE3E3"/>
          <w:kern w:val="0"/>
          <w:sz w:val="21"/>
          <w:szCs w:val="21"/>
          <w:lang w:val="en-ZA" w:eastAsia="en-ZA"/>
        </w:rPr>
        <w:t>}</w:t>
      </w:r>
    </w:p>
    <w:p w14:paraId="33823250" w14:textId="24D0F8BC" w:rsidR="00392AFF" w:rsidRDefault="00392AFF"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p>
    <w:p w14:paraId="7FE31DAF" w14:textId="1671622D" w:rsidR="00392AFF" w:rsidRDefault="00392AFF" w:rsidP="00FD59BC">
      <w:pPr>
        <w:shd w:val="clear" w:color="auto" w:fill="1F272A"/>
        <w:spacing w:after="0" w:line="240" w:lineRule="auto"/>
        <w:rPr>
          <w:rFonts w:ascii="Consolas" w:eastAsia="Times New Roman" w:hAnsi="Consolas" w:cs="Times New Roman"/>
          <w:color w:val="DAE3E3"/>
          <w:kern w:val="0"/>
          <w:sz w:val="21"/>
          <w:szCs w:val="21"/>
          <w:lang w:val="en-ZA" w:eastAsia="en-ZA"/>
        </w:rPr>
      </w:pPr>
      <w:r>
        <w:rPr>
          <w:rFonts w:ascii="Consolas" w:eastAsia="Times New Roman" w:hAnsi="Consolas" w:cs="Times New Roman"/>
          <w:color w:val="DAE3E3"/>
          <w:kern w:val="0"/>
          <w:sz w:val="21"/>
          <w:szCs w:val="21"/>
          <w:lang w:val="en-ZA" w:eastAsia="en-ZA"/>
        </w:rPr>
        <w:t>Output</w:t>
      </w:r>
    </w:p>
    <w:p w14:paraId="16D00BE7" w14:textId="2D2654FA" w:rsidR="00392AFF" w:rsidRDefault="00392AFF" w:rsidP="00FD59B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392AFF">
        <w:rPr>
          <w:rFonts w:ascii="Courier New" w:eastAsia="Times New Roman" w:hAnsi="Courier New" w:cs="Courier New"/>
          <w:color w:val="DAE3E3"/>
          <w:kern w:val="0"/>
          <w:sz w:val="20"/>
          <w:szCs w:val="20"/>
          <w:lang w:val="en-ZA" w:eastAsia="en-ZA"/>
        </w:rPr>
        <w:t>6  is greater than : 3</w:t>
      </w:r>
    </w:p>
    <w:p w14:paraId="305D8D14" w14:textId="2DEBDB39" w:rsidR="00392AFF" w:rsidRDefault="00392AFF" w:rsidP="00A71CFC">
      <w:pPr>
        <w:spacing w:after="0" w:line="240" w:lineRule="auto"/>
        <w:contextualSpacing/>
        <w:jc w:val="both"/>
      </w:pPr>
    </w:p>
    <w:p w14:paraId="19B91D6C" w14:textId="77777777" w:rsidR="002B0190" w:rsidRPr="00B24858" w:rsidRDefault="002B0190" w:rsidP="00B24858">
      <w:pPr>
        <w:rPr>
          <w:b/>
          <w:bCs/>
        </w:rPr>
      </w:pPr>
      <w:r w:rsidRPr="00B24858">
        <w:rPr>
          <w:b/>
          <w:bCs/>
        </w:rPr>
        <w:t>if-else if-else Statement</w:t>
      </w:r>
    </w:p>
    <w:p w14:paraId="110BF1ED" w14:textId="1C9CB321" w:rsidR="00A812A8" w:rsidRDefault="002B0190" w:rsidP="00BB7560">
      <w:pPr>
        <w:spacing w:after="0" w:line="360" w:lineRule="auto"/>
        <w:contextualSpacing/>
        <w:jc w:val="both"/>
      </w:pPr>
      <w:r w:rsidRPr="002B0190">
        <w:t xml:space="preserve">The "if...else if...else" or "if-else if-else" statement is used when we need to execute the required block of code based on multiple conditions. That is, we require multiple "if-else" statement </w:t>
      </w:r>
      <w:r w:rsidRPr="002B0190">
        <w:lastRenderedPageBreak/>
        <w:t>when we need to test many circumstances and wish to run a single block of code. The typical format is as follows:</w:t>
      </w:r>
    </w:p>
    <w:p w14:paraId="4290CB8F" w14:textId="5EF21EFB" w:rsidR="00A812A8" w:rsidRDefault="00A812A8" w:rsidP="00BB7560">
      <w:pPr>
        <w:spacing w:after="0" w:line="360" w:lineRule="auto"/>
        <w:contextualSpacing/>
        <w:jc w:val="both"/>
      </w:pPr>
    </w:p>
    <w:p w14:paraId="2C8B0FF8" w14:textId="77777777" w:rsidR="00A812A8" w:rsidRPr="00A961D1" w:rsidRDefault="00A812A8" w:rsidP="00A812A8">
      <w:pPr>
        <w:shd w:val="clear" w:color="auto" w:fill="D9D9D9" w:themeFill="background1" w:themeFillShade="D9"/>
        <w:spacing w:after="0" w:line="264" w:lineRule="atLeast"/>
        <w:rPr>
          <w:rFonts w:ascii="Courier New" w:hAnsi="Courier New" w:cs="Courier New"/>
          <w:sz w:val="20"/>
          <w:szCs w:val="20"/>
        </w:rPr>
      </w:pPr>
      <w:r w:rsidRPr="00A961D1">
        <w:rPr>
          <w:rFonts w:ascii="Courier New" w:hAnsi="Courier New" w:cs="Courier New"/>
          <w:sz w:val="20"/>
          <w:szCs w:val="20"/>
        </w:rPr>
        <w:t>if (someCondition) {</w:t>
      </w:r>
    </w:p>
    <w:p w14:paraId="6DF05F41" w14:textId="77777777" w:rsidR="00A812A8" w:rsidRPr="00A961D1" w:rsidRDefault="00A812A8" w:rsidP="00A812A8">
      <w:pPr>
        <w:shd w:val="clear" w:color="auto" w:fill="D9D9D9" w:themeFill="background1" w:themeFillShade="D9"/>
        <w:spacing w:after="0" w:line="264" w:lineRule="atLeast"/>
        <w:rPr>
          <w:rFonts w:ascii="Courier New" w:hAnsi="Courier New" w:cs="Courier New"/>
          <w:sz w:val="20"/>
          <w:szCs w:val="20"/>
        </w:rPr>
      </w:pPr>
      <w:r w:rsidRPr="00A961D1">
        <w:rPr>
          <w:rFonts w:ascii="Courier New" w:hAnsi="Courier New" w:cs="Courier New"/>
          <w:sz w:val="20"/>
          <w:szCs w:val="20"/>
        </w:rPr>
        <w:t>// do stuff if the condition is true</w:t>
      </w:r>
    </w:p>
    <w:p w14:paraId="099B7959" w14:textId="019A05F0" w:rsidR="00A812A8" w:rsidRPr="00A961D1" w:rsidRDefault="00A812A8" w:rsidP="00A812A8">
      <w:pPr>
        <w:shd w:val="clear" w:color="auto" w:fill="D9D9D9" w:themeFill="background1" w:themeFillShade="D9"/>
        <w:spacing w:after="0" w:line="264" w:lineRule="atLeast"/>
        <w:rPr>
          <w:rFonts w:ascii="Courier New" w:hAnsi="Courier New" w:cs="Courier New"/>
          <w:sz w:val="20"/>
          <w:szCs w:val="20"/>
        </w:rPr>
      </w:pPr>
      <w:r w:rsidRPr="00A961D1">
        <w:rPr>
          <w:rFonts w:ascii="Courier New" w:hAnsi="Courier New" w:cs="Courier New"/>
          <w:sz w:val="20"/>
          <w:szCs w:val="20"/>
        </w:rPr>
        <w:t>}</w:t>
      </w:r>
    </w:p>
    <w:p w14:paraId="0CE28C27" w14:textId="215879C1" w:rsidR="00A812A8" w:rsidRPr="00A961D1" w:rsidRDefault="00A812A8" w:rsidP="00A812A8">
      <w:pPr>
        <w:shd w:val="clear" w:color="auto" w:fill="D9D9D9" w:themeFill="background1" w:themeFillShade="D9"/>
        <w:spacing w:after="0" w:line="264" w:lineRule="atLeast"/>
        <w:rPr>
          <w:rFonts w:ascii="Courier New" w:hAnsi="Courier New" w:cs="Courier New"/>
          <w:sz w:val="20"/>
          <w:szCs w:val="20"/>
        </w:rPr>
      </w:pPr>
      <w:r w:rsidRPr="00A961D1">
        <w:rPr>
          <w:rFonts w:ascii="Courier New" w:hAnsi="Courier New" w:cs="Courier New"/>
          <w:sz w:val="20"/>
          <w:szCs w:val="20"/>
        </w:rPr>
        <w:t>else if (someCondition){</w:t>
      </w:r>
    </w:p>
    <w:p w14:paraId="5A439FAD" w14:textId="37E95B19" w:rsidR="00A812A8" w:rsidRPr="00A961D1" w:rsidRDefault="00A812A8" w:rsidP="00A812A8">
      <w:pPr>
        <w:shd w:val="clear" w:color="auto" w:fill="D9D9D9" w:themeFill="background1" w:themeFillShade="D9"/>
        <w:spacing w:after="0" w:line="264" w:lineRule="atLeast"/>
        <w:rPr>
          <w:rFonts w:ascii="Courier New" w:hAnsi="Courier New" w:cs="Courier New"/>
          <w:sz w:val="20"/>
          <w:szCs w:val="20"/>
        </w:rPr>
      </w:pPr>
      <w:r w:rsidRPr="00A961D1">
        <w:rPr>
          <w:rFonts w:ascii="Courier New" w:hAnsi="Courier New" w:cs="Courier New"/>
          <w:sz w:val="20"/>
          <w:szCs w:val="20"/>
        </w:rPr>
        <w:t>do stuff if the condition is true</w:t>
      </w:r>
    </w:p>
    <w:p w14:paraId="0E58A97F" w14:textId="1C1BEB2E" w:rsidR="00A812A8" w:rsidRPr="00A961D1" w:rsidRDefault="00A812A8" w:rsidP="00A812A8">
      <w:pPr>
        <w:shd w:val="clear" w:color="auto" w:fill="D9D9D9" w:themeFill="background1" w:themeFillShade="D9"/>
        <w:spacing w:after="0" w:line="264" w:lineRule="atLeast"/>
        <w:rPr>
          <w:rFonts w:ascii="Courier New" w:hAnsi="Courier New" w:cs="Courier New"/>
          <w:sz w:val="20"/>
          <w:szCs w:val="20"/>
        </w:rPr>
      </w:pPr>
      <w:r w:rsidRPr="00A961D1">
        <w:rPr>
          <w:rFonts w:ascii="Courier New" w:hAnsi="Courier New" w:cs="Courier New"/>
          <w:sz w:val="20"/>
          <w:szCs w:val="20"/>
        </w:rPr>
        <w:t>}</w:t>
      </w:r>
    </w:p>
    <w:p w14:paraId="5DDEF617" w14:textId="77777777" w:rsidR="00A812A8" w:rsidRPr="00A961D1" w:rsidRDefault="00A812A8" w:rsidP="00A812A8">
      <w:pPr>
        <w:shd w:val="clear" w:color="auto" w:fill="D9D9D9" w:themeFill="background1" w:themeFillShade="D9"/>
        <w:spacing w:after="0" w:line="264" w:lineRule="atLeast"/>
        <w:rPr>
          <w:rFonts w:ascii="Courier New" w:hAnsi="Courier New" w:cs="Courier New"/>
          <w:sz w:val="20"/>
          <w:szCs w:val="20"/>
        </w:rPr>
      </w:pPr>
      <w:r w:rsidRPr="00A961D1">
        <w:rPr>
          <w:rFonts w:ascii="Courier New" w:hAnsi="Courier New" w:cs="Courier New"/>
          <w:sz w:val="20"/>
          <w:szCs w:val="20"/>
        </w:rPr>
        <w:t>else if (someCondition){</w:t>
      </w:r>
    </w:p>
    <w:p w14:paraId="4D93B6C8" w14:textId="77777777" w:rsidR="00A812A8" w:rsidRPr="00A961D1" w:rsidRDefault="00A812A8" w:rsidP="00A812A8">
      <w:pPr>
        <w:shd w:val="clear" w:color="auto" w:fill="D9D9D9" w:themeFill="background1" w:themeFillShade="D9"/>
        <w:spacing w:after="0" w:line="264" w:lineRule="atLeast"/>
        <w:rPr>
          <w:rFonts w:ascii="Courier New" w:hAnsi="Courier New" w:cs="Courier New"/>
          <w:sz w:val="20"/>
          <w:szCs w:val="20"/>
        </w:rPr>
      </w:pPr>
      <w:r w:rsidRPr="00A961D1">
        <w:rPr>
          <w:rFonts w:ascii="Courier New" w:hAnsi="Courier New" w:cs="Courier New"/>
          <w:sz w:val="20"/>
          <w:szCs w:val="20"/>
        </w:rPr>
        <w:t>do stuff if the condition is true</w:t>
      </w:r>
    </w:p>
    <w:p w14:paraId="36D7FC1C" w14:textId="77777777" w:rsidR="00A812A8" w:rsidRPr="00A961D1" w:rsidRDefault="00A812A8" w:rsidP="00A812A8">
      <w:pPr>
        <w:shd w:val="clear" w:color="auto" w:fill="D9D9D9" w:themeFill="background1" w:themeFillShade="D9"/>
        <w:spacing w:after="0" w:line="264" w:lineRule="atLeast"/>
        <w:rPr>
          <w:rFonts w:ascii="Courier New" w:hAnsi="Courier New" w:cs="Courier New"/>
          <w:sz w:val="20"/>
          <w:szCs w:val="20"/>
        </w:rPr>
      </w:pPr>
      <w:r w:rsidRPr="00A961D1">
        <w:rPr>
          <w:rFonts w:ascii="Courier New" w:hAnsi="Courier New" w:cs="Courier New"/>
          <w:sz w:val="20"/>
          <w:szCs w:val="20"/>
        </w:rPr>
        <w:t>}</w:t>
      </w:r>
    </w:p>
    <w:p w14:paraId="2218CDA4" w14:textId="16EF95C4" w:rsidR="00392AFF" w:rsidRDefault="00392AFF" w:rsidP="00A71CFC">
      <w:pPr>
        <w:spacing w:after="0" w:line="240" w:lineRule="auto"/>
        <w:contextualSpacing/>
        <w:jc w:val="both"/>
      </w:pPr>
    </w:p>
    <w:p w14:paraId="005140A5" w14:textId="792435C7" w:rsidR="00A812A8" w:rsidRPr="00AA1CFC" w:rsidRDefault="006B6301" w:rsidP="00A71CFC">
      <w:pPr>
        <w:spacing w:after="0" w:line="240" w:lineRule="auto"/>
        <w:contextualSpacing/>
        <w:jc w:val="both"/>
        <w:rPr>
          <w:b/>
          <w:bCs/>
        </w:rPr>
      </w:pPr>
      <w:bookmarkStart w:id="59" w:name="_Hlk128434032"/>
      <w:r>
        <w:rPr>
          <w:b/>
          <w:bCs/>
        </w:rPr>
        <w:t>Task 3.3</w:t>
      </w:r>
    </w:p>
    <w:p w14:paraId="3F66BAC8" w14:textId="4E743B2A" w:rsidR="00A812A8" w:rsidRDefault="00A812A8" w:rsidP="00A961D1">
      <w:pPr>
        <w:spacing w:after="0" w:line="360" w:lineRule="auto"/>
        <w:contextualSpacing/>
        <w:jc w:val="both"/>
      </w:pPr>
      <w:r>
        <w:t xml:space="preserve">Consider the following </w:t>
      </w:r>
      <w:r w:rsidR="006B6301">
        <w:t>the college results in table 3.6 used</w:t>
      </w:r>
      <w:r>
        <w:t xml:space="preserve"> to manually grade the students based on their average mark.</w:t>
      </w:r>
      <w:r w:rsidR="006B6301">
        <w:t xml:space="preserve"> You are required to create a system for the school to avoid the manual grading system which has been found to have potential of errors.</w:t>
      </w:r>
    </w:p>
    <w:p w14:paraId="453BBC63" w14:textId="69A23E3F" w:rsidR="006B6301" w:rsidRPr="006B6301" w:rsidRDefault="006B6301" w:rsidP="006B6301">
      <w:pPr>
        <w:pStyle w:val="Caption"/>
        <w:keepNext/>
        <w:spacing w:after="0"/>
        <w:rPr>
          <w:i w:val="0"/>
          <w:iCs w:val="0"/>
          <w:color w:val="auto"/>
          <w:sz w:val="24"/>
          <w:szCs w:val="24"/>
        </w:rPr>
      </w:pPr>
      <w:r w:rsidRPr="006B6301">
        <w:rPr>
          <w:i w:val="0"/>
          <w:iCs w:val="0"/>
          <w:color w:val="auto"/>
          <w:sz w:val="24"/>
          <w:szCs w:val="24"/>
        </w:rPr>
        <w:t xml:space="preserve">Table 3. </w:t>
      </w:r>
      <w:r w:rsidRPr="006B6301">
        <w:rPr>
          <w:i w:val="0"/>
          <w:iCs w:val="0"/>
          <w:color w:val="auto"/>
          <w:sz w:val="24"/>
          <w:szCs w:val="24"/>
        </w:rPr>
        <w:fldChar w:fldCharType="begin"/>
      </w:r>
      <w:r w:rsidRPr="006B6301">
        <w:rPr>
          <w:i w:val="0"/>
          <w:iCs w:val="0"/>
          <w:color w:val="auto"/>
          <w:sz w:val="24"/>
          <w:szCs w:val="24"/>
        </w:rPr>
        <w:instrText xml:space="preserve"> SEQ Table_3. \* ARABIC </w:instrText>
      </w:r>
      <w:r w:rsidRPr="006B6301">
        <w:rPr>
          <w:i w:val="0"/>
          <w:iCs w:val="0"/>
          <w:color w:val="auto"/>
          <w:sz w:val="24"/>
          <w:szCs w:val="24"/>
        </w:rPr>
        <w:fldChar w:fldCharType="separate"/>
      </w:r>
      <w:r w:rsidR="00F6525E">
        <w:rPr>
          <w:i w:val="0"/>
          <w:iCs w:val="0"/>
          <w:noProof/>
          <w:color w:val="auto"/>
          <w:sz w:val="24"/>
          <w:szCs w:val="24"/>
        </w:rPr>
        <w:t>6</w:t>
      </w:r>
      <w:r w:rsidRPr="006B6301">
        <w:rPr>
          <w:i w:val="0"/>
          <w:iCs w:val="0"/>
          <w:color w:val="auto"/>
          <w:sz w:val="24"/>
          <w:szCs w:val="24"/>
        </w:rPr>
        <w:fldChar w:fldCharType="end"/>
      </w:r>
      <w:r w:rsidRPr="006B6301">
        <w:rPr>
          <w:i w:val="0"/>
          <w:iCs w:val="0"/>
          <w:color w:val="auto"/>
          <w:sz w:val="24"/>
          <w:szCs w:val="24"/>
        </w:rPr>
        <w:t>: Grading table</w:t>
      </w:r>
    </w:p>
    <w:tbl>
      <w:tblPr>
        <w:tblStyle w:val="TableGrid"/>
        <w:tblW w:w="0" w:type="auto"/>
        <w:tblLook w:val="04A0" w:firstRow="1" w:lastRow="0" w:firstColumn="1" w:lastColumn="0" w:noHBand="0" w:noVBand="1"/>
      </w:tblPr>
      <w:tblGrid>
        <w:gridCol w:w="2830"/>
        <w:gridCol w:w="2127"/>
      </w:tblGrid>
      <w:tr w:rsidR="00A812A8" w14:paraId="0EEFF57F" w14:textId="77777777" w:rsidTr="006B6301">
        <w:tc>
          <w:tcPr>
            <w:tcW w:w="2830" w:type="dxa"/>
          </w:tcPr>
          <w:p w14:paraId="6F9C68C9" w14:textId="6E2B478E" w:rsidR="00A812A8" w:rsidRPr="00AA1CFC" w:rsidRDefault="00A812A8" w:rsidP="00A71CFC">
            <w:pPr>
              <w:spacing w:after="0" w:line="240" w:lineRule="auto"/>
              <w:contextualSpacing/>
              <w:jc w:val="both"/>
              <w:rPr>
                <w:b/>
                <w:bCs/>
              </w:rPr>
            </w:pPr>
            <w:r w:rsidRPr="00AA1CFC">
              <w:rPr>
                <w:b/>
                <w:bCs/>
              </w:rPr>
              <w:t>Mark</w:t>
            </w:r>
          </w:p>
        </w:tc>
        <w:tc>
          <w:tcPr>
            <w:tcW w:w="2127" w:type="dxa"/>
          </w:tcPr>
          <w:p w14:paraId="5E6CCC8C" w14:textId="2A7D12AE" w:rsidR="00A812A8" w:rsidRPr="00AA1CFC" w:rsidRDefault="00A812A8" w:rsidP="00A71CFC">
            <w:pPr>
              <w:spacing w:after="0" w:line="240" w:lineRule="auto"/>
              <w:contextualSpacing/>
              <w:jc w:val="both"/>
              <w:rPr>
                <w:b/>
                <w:bCs/>
              </w:rPr>
            </w:pPr>
            <w:r w:rsidRPr="00AA1CFC">
              <w:rPr>
                <w:b/>
                <w:bCs/>
              </w:rPr>
              <w:t>Grade</w:t>
            </w:r>
          </w:p>
        </w:tc>
      </w:tr>
      <w:tr w:rsidR="00A812A8" w14:paraId="2F85D413" w14:textId="77777777" w:rsidTr="006B6301">
        <w:tc>
          <w:tcPr>
            <w:tcW w:w="2830" w:type="dxa"/>
          </w:tcPr>
          <w:p w14:paraId="26A9CC6D" w14:textId="07B003F7" w:rsidR="00A812A8" w:rsidRDefault="001858C6" w:rsidP="00A71CFC">
            <w:pPr>
              <w:spacing w:after="0" w:line="240" w:lineRule="auto"/>
              <w:contextualSpacing/>
              <w:jc w:val="both"/>
            </w:pPr>
            <w:r>
              <w:t>90-100</w:t>
            </w:r>
          </w:p>
        </w:tc>
        <w:tc>
          <w:tcPr>
            <w:tcW w:w="2127" w:type="dxa"/>
          </w:tcPr>
          <w:p w14:paraId="5B14296B" w14:textId="15EB569A" w:rsidR="00A812A8" w:rsidRDefault="001858C6" w:rsidP="00A71CFC">
            <w:pPr>
              <w:spacing w:after="0" w:line="240" w:lineRule="auto"/>
              <w:contextualSpacing/>
              <w:jc w:val="both"/>
            </w:pPr>
            <w:r>
              <w:t>A+</w:t>
            </w:r>
          </w:p>
        </w:tc>
      </w:tr>
      <w:tr w:rsidR="00A812A8" w14:paraId="0B02039D" w14:textId="77777777" w:rsidTr="006B6301">
        <w:tc>
          <w:tcPr>
            <w:tcW w:w="2830" w:type="dxa"/>
          </w:tcPr>
          <w:p w14:paraId="3C25AD73" w14:textId="21A1AB41" w:rsidR="00A812A8" w:rsidRDefault="001858C6" w:rsidP="00A71CFC">
            <w:pPr>
              <w:spacing w:after="0" w:line="240" w:lineRule="auto"/>
              <w:contextualSpacing/>
              <w:jc w:val="both"/>
            </w:pPr>
            <w:r>
              <w:t>80-89</w:t>
            </w:r>
          </w:p>
        </w:tc>
        <w:tc>
          <w:tcPr>
            <w:tcW w:w="2127" w:type="dxa"/>
          </w:tcPr>
          <w:p w14:paraId="0C7BF8BC" w14:textId="63310673" w:rsidR="00A812A8" w:rsidRDefault="001858C6" w:rsidP="00A71CFC">
            <w:pPr>
              <w:spacing w:after="0" w:line="240" w:lineRule="auto"/>
              <w:contextualSpacing/>
              <w:jc w:val="both"/>
            </w:pPr>
            <w:r>
              <w:t>A</w:t>
            </w:r>
          </w:p>
        </w:tc>
      </w:tr>
      <w:tr w:rsidR="00A812A8" w14:paraId="20154282" w14:textId="77777777" w:rsidTr="006B6301">
        <w:tc>
          <w:tcPr>
            <w:tcW w:w="2830" w:type="dxa"/>
          </w:tcPr>
          <w:p w14:paraId="6751642A" w14:textId="5AFA5792" w:rsidR="00A812A8" w:rsidRDefault="001858C6" w:rsidP="00A71CFC">
            <w:pPr>
              <w:spacing w:after="0" w:line="240" w:lineRule="auto"/>
              <w:contextualSpacing/>
              <w:jc w:val="both"/>
            </w:pPr>
            <w:r>
              <w:t>70-79</w:t>
            </w:r>
          </w:p>
        </w:tc>
        <w:tc>
          <w:tcPr>
            <w:tcW w:w="2127" w:type="dxa"/>
          </w:tcPr>
          <w:p w14:paraId="387CA00F" w14:textId="3A6B9A49" w:rsidR="00A812A8" w:rsidRDefault="001858C6" w:rsidP="00A71CFC">
            <w:pPr>
              <w:spacing w:after="0" w:line="240" w:lineRule="auto"/>
              <w:contextualSpacing/>
              <w:jc w:val="both"/>
            </w:pPr>
            <w:r>
              <w:t>B+</w:t>
            </w:r>
          </w:p>
        </w:tc>
      </w:tr>
      <w:tr w:rsidR="00A812A8" w14:paraId="5101B2FC" w14:textId="77777777" w:rsidTr="006B6301">
        <w:tc>
          <w:tcPr>
            <w:tcW w:w="2830" w:type="dxa"/>
          </w:tcPr>
          <w:p w14:paraId="6AA52DA5" w14:textId="21D2F27A" w:rsidR="00A812A8" w:rsidRDefault="001858C6" w:rsidP="00A71CFC">
            <w:pPr>
              <w:spacing w:after="0" w:line="240" w:lineRule="auto"/>
              <w:contextualSpacing/>
              <w:jc w:val="both"/>
            </w:pPr>
            <w:r>
              <w:t>60-69</w:t>
            </w:r>
          </w:p>
        </w:tc>
        <w:tc>
          <w:tcPr>
            <w:tcW w:w="2127" w:type="dxa"/>
          </w:tcPr>
          <w:p w14:paraId="5DD50A87" w14:textId="17D99B72" w:rsidR="00A812A8" w:rsidRDefault="00AA1CFC" w:rsidP="00A71CFC">
            <w:pPr>
              <w:spacing w:after="0" w:line="240" w:lineRule="auto"/>
              <w:contextualSpacing/>
              <w:jc w:val="both"/>
            </w:pPr>
            <w:r>
              <w:t>B</w:t>
            </w:r>
          </w:p>
        </w:tc>
      </w:tr>
      <w:tr w:rsidR="00A812A8" w14:paraId="6ADC1378" w14:textId="77777777" w:rsidTr="006B6301">
        <w:tc>
          <w:tcPr>
            <w:tcW w:w="2830" w:type="dxa"/>
          </w:tcPr>
          <w:p w14:paraId="493C5480" w14:textId="42E7C8A0" w:rsidR="00A812A8" w:rsidRDefault="001858C6" w:rsidP="00A71CFC">
            <w:pPr>
              <w:spacing w:after="0" w:line="240" w:lineRule="auto"/>
              <w:contextualSpacing/>
              <w:jc w:val="both"/>
            </w:pPr>
            <w:r>
              <w:t>50-59</w:t>
            </w:r>
          </w:p>
        </w:tc>
        <w:tc>
          <w:tcPr>
            <w:tcW w:w="2127" w:type="dxa"/>
          </w:tcPr>
          <w:p w14:paraId="2A827C02" w14:textId="122D181E" w:rsidR="00A812A8" w:rsidRDefault="00AA1CFC" w:rsidP="00A71CFC">
            <w:pPr>
              <w:spacing w:after="0" w:line="240" w:lineRule="auto"/>
              <w:contextualSpacing/>
              <w:jc w:val="both"/>
            </w:pPr>
            <w:r>
              <w:t>C</w:t>
            </w:r>
          </w:p>
        </w:tc>
      </w:tr>
      <w:tr w:rsidR="00A812A8" w14:paraId="14CB5C28" w14:textId="77777777" w:rsidTr="006B6301">
        <w:tc>
          <w:tcPr>
            <w:tcW w:w="2830" w:type="dxa"/>
          </w:tcPr>
          <w:p w14:paraId="17E3CC05" w14:textId="48D42BAC" w:rsidR="00A812A8" w:rsidRDefault="00AA1CFC" w:rsidP="00A71CFC">
            <w:pPr>
              <w:spacing w:after="0" w:line="240" w:lineRule="auto"/>
              <w:contextualSpacing/>
              <w:jc w:val="both"/>
            </w:pPr>
            <w:r>
              <w:t>40-49</w:t>
            </w:r>
          </w:p>
        </w:tc>
        <w:tc>
          <w:tcPr>
            <w:tcW w:w="2127" w:type="dxa"/>
          </w:tcPr>
          <w:p w14:paraId="1916A52D" w14:textId="0E9C4805" w:rsidR="00A812A8" w:rsidRDefault="00AA1CFC" w:rsidP="00A71CFC">
            <w:pPr>
              <w:spacing w:after="0" w:line="240" w:lineRule="auto"/>
              <w:contextualSpacing/>
              <w:jc w:val="both"/>
            </w:pPr>
            <w:r>
              <w:t>D</w:t>
            </w:r>
          </w:p>
        </w:tc>
      </w:tr>
      <w:tr w:rsidR="00A812A8" w14:paraId="55BC1FAD" w14:textId="77777777" w:rsidTr="006B6301">
        <w:tc>
          <w:tcPr>
            <w:tcW w:w="2830" w:type="dxa"/>
          </w:tcPr>
          <w:p w14:paraId="589B35D5" w14:textId="6AE99EFC" w:rsidR="00A812A8" w:rsidRDefault="00AA1CFC" w:rsidP="00A71CFC">
            <w:pPr>
              <w:spacing w:after="0" w:line="240" w:lineRule="auto"/>
              <w:contextualSpacing/>
              <w:jc w:val="both"/>
            </w:pPr>
            <w:r>
              <w:t>30-39</w:t>
            </w:r>
          </w:p>
        </w:tc>
        <w:tc>
          <w:tcPr>
            <w:tcW w:w="2127" w:type="dxa"/>
          </w:tcPr>
          <w:p w14:paraId="556D1B46" w14:textId="1F852A33" w:rsidR="00A812A8" w:rsidRDefault="00AA1CFC" w:rsidP="00A71CFC">
            <w:pPr>
              <w:spacing w:after="0" w:line="240" w:lineRule="auto"/>
              <w:contextualSpacing/>
              <w:jc w:val="both"/>
            </w:pPr>
            <w:r>
              <w:t>E</w:t>
            </w:r>
          </w:p>
        </w:tc>
      </w:tr>
      <w:tr w:rsidR="00AA1CFC" w14:paraId="2FD30490" w14:textId="77777777" w:rsidTr="006B6301">
        <w:tc>
          <w:tcPr>
            <w:tcW w:w="2830" w:type="dxa"/>
          </w:tcPr>
          <w:p w14:paraId="67B55775" w14:textId="6DB16813" w:rsidR="00AA1CFC" w:rsidRDefault="00AA1CFC" w:rsidP="00A71CFC">
            <w:pPr>
              <w:spacing w:after="0" w:line="240" w:lineRule="auto"/>
              <w:contextualSpacing/>
              <w:jc w:val="both"/>
            </w:pPr>
            <w:r>
              <w:t>0-29</w:t>
            </w:r>
          </w:p>
        </w:tc>
        <w:tc>
          <w:tcPr>
            <w:tcW w:w="2127" w:type="dxa"/>
          </w:tcPr>
          <w:p w14:paraId="32E900DE" w14:textId="38938309" w:rsidR="00AA1CFC" w:rsidRDefault="00AF34D6" w:rsidP="00A71CFC">
            <w:pPr>
              <w:spacing w:after="0" w:line="240" w:lineRule="auto"/>
              <w:contextualSpacing/>
              <w:jc w:val="both"/>
            </w:pPr>
            <w:r>
              <w:t>F</w:t>
            </w:r>
          </w:p>
        </w:tc>
      </w:tr>
      <w:bookmarkEnd w:id="59"/>
    </w:tbl>
    <w:p w14:paraId="06D25543" w14:textId="77777777" w:rsidR="006B6301" w:rsidRDefault="006B6301" w:rsidP="00AF34D6">
      <w:pPr>
        <w:jc w:val="both"/>
        <w:rPr>
          <w:b/>
          <w:bCs/>
        </w:rPr>
      </w:pPr>
    </w:p>
    <w:p w14:paraId="7F158B33" w14:textId="710E87BC" w:rsidR="004C05C0" w:rsidRPr="005F10D0" w:rsidRDefault="004C05C0" w:rsidP="00FF26FB">
      <w:pPr>
        <w:spacing w:after="0"/>
        <w:jc w:val="both"/>
        <w:rPr>
          <w:b/>
          <w:bCs/>
        </w:rPr>
      </w:pPr>
      <w:r w:rsidRPr="005F10D0">
        <w:rPr>
          <w:b/>
          <w:bCs/>
        </w:rPr>
        <w:t xml:space="preserve">Introducing </w:t>
      </w:r>
      <w:r w:rsidR="00C837F3" w:rsidRPr="005F10D0">
        <w:rPr>
          <w:b/>
          <w:bCs/>
        </w:rPr>
        <w:t>Arduino components</w:t>
      </w:r>
    </w:p>
    <w:p w14:paraId="3D42D92C" w14:textId="7B8D1E92" w:rsidR="009D5074" w:rsidRDefault="00C837F3" w:rsidP="00A961D1">
      <w:pPr>
        <w:spacing w:line="360" w:lineRule="auto"/>
        <w:jc w:val="both"/>
      </w:pPr>
      <w:r>
        <w:t>When purchasing Arduino starter pack, it comes with lots of components such as</w:t>
      </w:r>
      <w:r w:rsidR="009D5074">
        <w:t xml:space="preserve"> actuators, sensors, display modules and dabble. In this section we are going to use one type of actuators called potentiometer. An </w:t>
      </w:r>
      <w:r w:rsidR="005F10D0">
        <w:t>actuator</w:t>
      </w:r>
      <w:r w:rsidR="009D5074">
        <w:t xml:space="preserve"> is </w:t>
      </w:r>
      <w:r w:rsidR="009D5074" w:rsidRPr="009D5074">
        <w:t>a device that converts energy in movement</w:t>
      </w:r>
      <w:r w:rsidR="009D5074">
        <w:t xml:space="preserve"> for example potentiometer.</w:t>
      </w:r>
      <w:r w:rsidR="009D5074">
        <w:tab/>
      </w:r>
    </w:p>
    <w:p w14:paraId="4741DD4A" w14:textId="3A9690EE" w:rsidR="009D5074" w:rsidRDefault="009D5074" w:rsidP="009D5074">
      <w:pPr>
        <w:jc w:val="both"/>
      </w:pPr>
      <w:r>
        <w:t xml:space="preserve"> </w:t>
      </w:r>
    </w:p>
    <w:p w14:paraId="72F620C9" w14:textId="77777777" w:rsidR="009D5074" w:rsidRPr="009D5074" w:rsidRDefault="009D5074" w:rsidP="009D5074">
      <w:pPr>
        <w:shd w:val="clear" w:color="auto" w:fill="BFBFBF" w:themeFill="background1" w:themeFillShade="BF"/>
        <w:spacing w:after="0"/>
        <w:jc w:val="both"/>
        <w:rPr>
          <w:b/>
          <w:bCs/>
        </w:rPr>
      </w:pPr>
      <w:r w:rsidRPr="009D5074">
        <w:rPr>
          <w:b/>
          <w:bCs/>
        </w:rPr>
        <w:t>VOCABULARY</w:t>
      </w:r>
    </w:p>
    <w:p w14:paraId="43CE7D01" w14:textId="38813DAA" w:rsidR="00C837F3" w:rsidRDefault="00760B8F" w:rsidP="00D15B76">
      <w:pPr>
        <w:shd w:val="clear" w:color="auto" w:fill="FFD966" w:themeFill="accent4" w:themeFillTint="99"/>
        <w:jc w:val="both"/>
      </w:pPr>
      <w:ins w:id="60" w:author="Godwin Pedzisai Dzvapatsva" w:date="2023-03-24T22:28:00Z">
        <w:r>
          <w:t>Potentiometers are three-terminal resistors with sliding or rotating contacts that provide a voltage divider that can be adjusted.</w:t>
        </w:r>
      </w:ins>
      <w:r w:rsidR="009D5074">
        <w:tab/>
      </w:r>
    </w:p>
    <w:p w14:paraId="3493A48D" w14:textId="339C73DC" w:rsidR="007D491A" w:rsidRDefault="004B787E" w:rsidP="00D15B76">
      <w:pPr>
        <w:spacing w:after="0" w:line="360" w:lineRule="auto"/>
        <w:jc w:val="both"/>
      </w:pPr>
      <w:r w:rsidRPr="004B787E">
        <w:t>A potentiometer acts as an adjustable voltage divider.</w:t>
      </w:r>
      <w:r>
        <w:t xml:space="preserve">  We are going to use a potentiometer to get varying resistance by turning the knob on the component. The resistance will range from 0 to 1023 depending with position of  knob.</w:t>
      </w:r>
    </w:p>
    <w:p w14:paraId="44EB9B95" w14:textId="1DBC8CB5" w:rsidR="004B787E" w:rsidRDefault="004B787E" w:rsidP="00AF34D6">
      <w:pPr>
        <w:jc w:val="both"/>
      </w:pPr>
    </w:p>
    <w:p w14:paraId="656EAC9B" w14:textId="2E1F9C7D" w:rsidR="004B787E" w:rsidRPr="004B787E" w:rsidRDefault="004B787E" w:rsidP="00AF34D6">
      <w:pPr>
        <w:jc w:val="both"/>
        <w:rPr>
          <w:b/>
          <w:bCs/>
        </w:rPr>
      </w:pPr>
      <w:r w:rsidRPr="004B787E">
        <w:rPr>
          <w:b/>
          <w:bCs/>
        </w:rPr>
        <w:lastRenderedPageBreak/>
        <w:t>Hardware Required</w:t>
      </w:r>
    </w:p>
    <w:p w14:paraId="0DC32E72" w14:textId="437B9A08" w:rsidR="004B787E" w:rsidRDefault="004B787E">
      <w:pPr>
        <w:pStyle w:val="ListParagraph"/>
        <w:numPr>
          <w:ilvl w:val="0"/>
          <w:numId w:val="156"/>
        </w:numPr>
        <w:jc w:val="both"/>
      </w:pPr>
      <w:r>
        <w:t>Arduino Uno</w:t>
      </w:r>
    </w:p>
    <w:p w14:paraId="77D0F8BF" w14:textId="701671EF" w:rsidR="004B787E" w:rsidRDefault="004B787E">
      <w:pPr>
        <w:pStyle w:val="ListParagraph"/>
        <w:numPr>
          <w:ilvl w:val="0"/>
          <w:numId w:val="156"/>
        </w:numPr>
        <w:jc w:val="both"/>
      </w:pPr>
      <w:r>
        <w:t>10k Potentiometer</w:t>
      </w:r>
    </w:p>
    <w:p w14:paraId="281DDB8E" w14:textId="71C29FB8" w:rsidR="004B787E" w:rsidRDefault="004B787E">
      <w:pPr>
        <w:pStyle w:val="ListParagraph"/>
        <w:numPr>
          <w:ilvl w:val="0"/>
          <w:numId w:val="156"/>
        </w:numPr>
        <w:jc w:val="both"/>
      </w:pPr>
      <w:r>
        <w:t>Breadboard</w:t>
      </w:r>
    </w:p>
    <w:p w14:paraId="527647A9" w14:textId="43EFAA57" w:rsidR="004B787E" w:rsidRDefault="004B787E">
      <w:pPr>
        <w:pStyle w:val="ListParagraph"/>
        <w:numPr>
          <w:ilvl w:val="0"/>
          <w:numId w:val="156"/>
        </w:numPr>
        <w:jc w:val="both"/>
      </w:pPr>
      <w:r>
        <w:t>Jumper wires</w:t>
      </w:r>
    </w:p>
    <w:p w14:paraId="712AA2E6" w14:textId="22389BE6" w:rsidR="004B787E" w:rsidRDefault="004B787E" w:rsidP="00AF34D6">
      <w:pPr>
        <w:jc w:val="both"/>
      </w:pPr>
      <w:r>
        <w:t>Connections</w:t>
      </w:r>
    </w:p>
    <w:p w14:paraId="70C19E4B" w14:textId="3A6DD8C4" w:rsidR="004B787E" w:rsidRDefault="004B787E" w:rsidP="00E86683">
      <w:pPr>
        <w:shd w:val="clear" w:color="auto" w:fill="BFBFBF" w:themeFill="background1" w:themeFillShade="BF"/>
        <w:jc w:val="both"/>
      </w:pPr>
      <w:r>
        <w:t xml:space="preserve">Step 1: Plug the potentiometer along column j on the </w:t>
      </w:r>
      <w:r w:rsidR="005F10D0">
        <w:t>breadboard.</w:t>
      </w:r>
    </w:p>
    <w:p w14:paraId="45367C64" w14:textId="683250E0" w:rsidR="004B787E" w:rsidRDefault="004B787E" w:rsidP="00E86683">
      <w:pPr>
        <w:shd w:val="clear" w:color="auto" w:fill="BFBFBF" w:themeFill="background1" w:themeFillShade="BF"/>
        <w:jc w:val="both"/>
      </w:pPr>
      <w:r>
        <w:t>Step 2: Connect the centre of the pin on the breadboard to the analog  pin A0 on the</w:t>
      </w:r>
      <w:r w:rsidR="00E86683">
        <w:t xml:space="preserve"> Arduino</w:t>
      </w:r>
    </w:p>
    <w:p w14:paraId="6D559822" w14:textId="02D27BFE" w:rsidR="00E86683" w:rsidRDefault="00E86683" w:rsidP="00E86683">
      <w:pPr>
        <w:shd w:val="clear" w:color="auto" w:fill="BFBFBF" w:themeFill="background1" w:themeFillShade="BF"/>
        <w:jc w:val="both"/>
      </w:pPr>
      <w:r>
        <w:t>Step 3: Connect the ground (GND) on to the first leg of the potentiometer on the breadboard.</w:t>
      </w:r>
    </w:p>
    <w:p w14:paraId="0CBD7AC2" w14:textId="6E37D3EA" w:rsidR="00E86683" w:rsidRDefault="00E86683" w:rsidP="00E86683">
      <w:pPr>
        <w:shd w:val="clear" w:color="auto" w:fill="BFBFBF" w:themeFill="background1" w:themeFillShade="BF"/>
        <w:jc w:val="both"/>
      </w:pPr>
      <w:r>
        <w:t>Step 4: Connect the other outside leg of the potentiometer to 5V on the Arduino.</w:t>
      </w:r>
    </w:p>
    <w:p w14:paraId="6EC9AB18" w14:textId="5EC1814F" w:rsidR="00E86683" w:rsidRDefault="00E86683" w:rsidP="00E86683">
      <w:pPr>
        <w:shd w:val="clear" w:color="auto" w:fill="BFBFBF" w:themeFill="background1" w:themeFillShade="BF"/>
        <w:jc w:val="both"/>
      </w:pPr>
      <w:r>
        <w:t>Step 5: Connect the USB-B cable to the Arduino and to the computer port.</w:t>
      </w:r>
    </w:p>
    <w:p w14:paraId="64540206" w14:textId="712EFD62" w:rsidR="00E86683" w:rsidRDefault="00E86683" w:rsidP="00E86683">
      <w:pPr>
        <w:shd w:val="clear" w:color="auto" w:fill="BFBFBF" w:themeFill="background1" w:themeFillShade="BF"/>
        <w:jc w:val="both"/>
      </w:pPr>
      <w:r>
        <w:t>Step 6: Code the program on the Arduino IDE</w:t>
      </w:r>
    </w:p>
    <w:p w14:paraId="32BB7B82" w14:textId="51DCD2D0" w:rsidR="00E86683" w:rsidRDefault="00E86683" w:rsidP="00E86683">
      <w:pPr>
        <w:shd w:val="clear" w:color="auto" w:fill="BFBFBF" w:themeFill="background1" w:themeFillShade="BF"/>
        <w:jc w:val="both"/>
        <w:rPr>
          <w:b/>
          <w:bCs/>
        </w:rPr>
      </w:pPr>
      <w:r>
        <w:t xml:space="preserve">Step 7: Run the program and change position of the knob. In the example below, we made use </w:t>
      </w:r>
      <w:r>
        <w:tab/>
        <w:t xml:space="preserve">of the </w:t>
      </w:r>
      <w:r w:rsidRPr="00E86683">
        <w:rPr>
          <w:b/>
          <w:bCs/>
        </w:rPr>
        <w:t>if … else …. Statement</w:t>
      </w:r>
    </w:p>
    <w:p w14:paraId="1F905A58" w14:textId="2321A92D" w:rsidR="00E86683" w:rsidRDefault="00E86683" w:rsidP="00E86683">
      <w:pPr>
        <w:shd w:val="clear" w:color="auto" w:fill="BFBFBF" w:themeFill="background1" w:themeFillShade="BF"/>
        <w:jc w:val="both"/>
        <w:rPr>
          <w:b/>
          <w:bCs/>
        </w:rPr>
      </w:pPr>
      <w:r>
        <w:rPr>
          <w:b/>
          <w:bCs/>
        </w:rPr>
        <w:tab/>
      </w:r>
      <w:r w:rsidRPr="005F10D0">
        <w:t xml:space="preserve">You are going to see varying resistance displayed in  the output area based on the </w:t>
      </w:r>
      <w:r w:rsidR="005F10D0" w:rsidRPr="005F10D0">
        <w:tab/>
      </w:r>
      <w:r w:rsidRPr="005F10D0">
        <w:t>position of the knob.</w:t>
      </w:r>
    </w:p>
    <w:p w14:paraId="70F78F7B" w14:textId="77777777" w:rsidR="00072F96" w:rsidRDefault="00072F96" w:rsidP="00AF34D6">
      <w:pPr>
        <w:jc w:val="both"/>
        <w:rPr>
          <w:b/>
          <w:bCs/>
        </w:rPr>
      </w:pPr>
    </w:p>
    <w:p w14:paraId="14C655A0" w14:textId="3E738664" w:rsidR="00E86683" w:rsidRPr="00FF26FB" w:rsidRDefault="00FF26FB" w:rsidP="00AF34D6">
      <w:pPr>
        <w:jc w:val="both"/>
        <w:rPr>
          <w:b/>
          <w:bCs/>
        </w:rPr>
      </w:pPr>
      <w:r w:rsidRPr="00FF26FB">
        <w:rPr>
          <w:b/>
          <w:bCs/>
        </w:rPr>
        <w:t>EXAMPLE 3.20</w:t>
      </w:r>
    </w:p>
    <w:p w14:paraId="1927E98E" w14:textId="77777777" w:rsidR="00D7240C" w:rsidRPr="00E86683" w:rsidRDefault="00D7240C" w:rsidP="005F10D0">
      <w:pPr>
        <w:shd w:val="clear" w:color="auto" w:fill="1F272A"/>
        <w:spacing w:after="0" w:line="240" w:lineRule="auto"/>
        <w:rPr>
          <w:rFonts w:ascii="Consolas" w:eastAsia="Times New Roman" w:hAnsi="Consolas" w:cs="Times New Roman"/>
          <w:color w:val="DAE3E3"/>
          <w:kern w:val="0"/>
          <w:sz w:val="21"/>
          <w:szCs w:val="21"/>
          <w:lang w:val="en-ZA" w:eastAsia="en-ZA"/>
        </w:rPr>
      </w:pPr>
      <w:r>
        <w:rPr>
          <w:rFonts w:ascii="Consolas" w:hAnsi="Consolas"/>
          <w:color w:val="0CA1A6"/>
          <w:sz w:val="21"/>
          <w:szCs w:val="21"/>
        </w:rPr>
        <w:t>void</w:t>
      </w:r>
      <w:r>
        <w:rPr>
          <w:rFonts w:ascii="Consolas" w:hAnsi="Consolas"/>
          <w:color w:val="DAE3E3"/>
          <w:sz w:val="21"/>
          <w:szCs w:val="21"/>
        </w:rPr>
        <w:t xml:space="preserve"> </w:t>
      </w:r>
      <w:r>
        <w:rPr>
          <w:rFonts w:ascii="Consolas" w:hAnsi="Consolas"/>
          <w:color w:val="F39C12"/>
          <w:sz w:val="21"/>
          <w:szCs w:val="21"/>
        </w:rPr>
        <w:t>setup</w:t>
      </w:r>
      <w:r>
        <w:rPr>
          <w:rFonts w:ascii="Consolas" w:hAnsi="Consolas"/>
          <w:color w:val="DAE3E3"/>
          <w:sz w:val="21"/>
          <w:szCs w:val="21"/>
        </w:rPr>
        <w:t>() {</w:t>
      </w:r>
    </w:p>
    <w:p w14:paraId="2B37BA37" w14:textId="77777777" w:rsidR="00D7240C" w:rsidRPr="00E86683" w:rsidRDefault="00D7240C" w:rsidP="005F10D0">
      <w:pPr>
        <w:shd w:val="clear" w:color="auto" w:fill="1F272A"/>
        <w:spacing w:after="0" w:line="240" w:lineRule="auto"/>
        <w:rPr>
          <w:rFonts w:ascii="Consolas" w:hAnsi="Consolas"/>
          <w:color w:val="DAE3E3"/>
          <w:sz w:val="21"/>
          <w:szCs w:val="21"/>
        </w:rPr>
      </w:pPr>
      <w:r w:rsidRPr="00E86683">
        <w:rPr>
          <w:rFonts w:ascii="Consolas" w:hAnsi="Consolas"/>
          <w:color w:val="7F8C8D"/>
          <w:sz w:val="21"/>
          <w:szCs w:val="21"/>
        </w:rPr>
        <w:t>  // put your setup code here, to run once:</w:t>
      </w:r>
    </w:p>
    <w:p w14:paraId="13EF8A5A" w14:textId="77777777" w:rsidR="00D7240C" w:rsidRPr="00E86683" w:rsidRDefault="00D7240C" w:rsidP="005F10D0">
      <w:pPr>
        <w:shd w:val="clear" w:color="auto" w:fill="1F272A"/>
        <w:spacing w:after="0" w:line="240" w:lineRule="auto"/>
        <w:rPr>
          <w:rFonts w:ascii="Consolas" w:hAnsi="Consolas"/>
          <w:color w:val="DAE3E3"/>
          <w:sz w:val="21"/>
          <w:szCs w:val="21"/>
        </w:rPr>
      </w:pPr>
      <w:r w:rsidRPr="00E86683">
        <w:rPr>
          <w:rFonts w:ascii="Consolas" w:hAnsi="Consolas"/>
          <w:color w:val="DAE3E3"/>
          <w:sz w:val="21"/>
          <w:szCs w:val="21"/>
        </w:rPr>
        <w:t xml:space="preserve">  </w:t>
      </w:r>
      <w:r w:rsidRPr="00E86683">
        <w:rPr>
          <w:rFonts w:ascii="Consolas" w:hAnsi="Consolas"/>
          <w:color w:val="F39C12"/>
          <w:sz w:val="21"/>
          <w:szCs w:val="21"/>
        </w:rPr>
        <w:t>Serial</w:t>
      </w:r>
      <w:r w:rsidRPr="00E86683">
        <w:rPr>
          <w:rFonts w:ascii="Consolas" w:hAnsi="Consolas"/>
          <w:color w:val="DAE3E3"/>
          <w:sz w:val="21"/>
          <w:szCs w:val="21"/>
        </w:rPr>
        <w:t>.</w:t>
      </w:r>
      <w:r w:rsidRPr="00E86683">
        <w:rPr>
          <w:rFonts w:ascii="Consolas" w:hAnsi="Consolas"/>
          <w:color w:val="F39C12"/>
          <w:sz w:val="21"/>
          <w:szCs w:val="21"/>
        </w:rPr>
        <w:t>begin</w:t>
      </w:r>
      <w:r w:rsidRPr="00E86683">
        <w:rPr>
          <w:rFonts w:ascii="Consolas" w:hAnsi="Consolas"/>
          <w:color w:val="DAE3E3"/>
          <w:sz w:val="21"/>
          <w:szCs w:val="21"/>
        </w:rPr>
        <w:t>(</w:t>
      </w:r>
      <w:r w:rsidRPr="00E86683">
        <w:rPr>
          <w:rFonts w:ascii="Consolas" w:hAnsi="Consolas"/>
          <w:color w:val="7FCBCD"/>
          <w:sz w:val="21"/>
          <w:szCs w:val="21"/>
        </w:rPr>
        <w:t>9600</w:t>
      </w:r>
      <w:r w:rsidRPr="00E86683">
        <w:rPr>
          <w:rFonts w:ascii="Consolas" w:hAnsi="Consolas"/>
          <w:color w:val="DAE3E3"/>
          <w:sz w:val="21"/>
          <w:szCs w:val="21"/>
        </w:rPr>
        <w:t>);</w:t>
      </w:r>
    </w:p>
    <w:p w14:paraId="679B6547" w14:textId="77777777" w:rsidR="00D7240C" w:rsidRPr="00E86683" w:rsidRDefault="00D7240C" w:rsidP="005F10D0">
      <w:pPr>
        <w:shd w:val="clear" w:color="auto" w:fill="1F272A"/>
        <w:spacing w:after="0" w:line="240" w:lineRule="auto"/>
        <w:rPr>
          <w:rFonts w:ascii="Consolas" w:hAnsi="Consolas"/>
          <w:color w:val="DAE3E3"/>
          <w:sz w:val="21"/>
          <w:szCs w:val="21"/>
        </w:rPr>
      </w:pPr>
      <w:r w:rsidRPr="00E86683">
        <w:rPr>
          <w:rFonts w:ascii="Consolas" w:hAnsi="Consolas"/>
          <w:color w:val="7F8C8D"/>
          <w:sz w:val="21"/>
          <w:szCs w:val="21"/>
        </w:rPr>
        <w:t>    // put your main code here, to run repeatedly:.</w:t>
      </w:r>
    </w:p>
    <w:p w14:paraId="4F8932AD" w14:textId="77777777" w:rsidR="00D7240C" w:rsidRPr="00E86683" w:rsidRDefault="00D7240C" w:rsidP="005F10D0">
      <w:pPr>
        <w:shd w:val="clear" w:color="auto" w:fill="1F272A"/>
        <w:spacing w:after="0" w:line="240" w:lineRule="auto"/>
        <w:rPr>
          <w:rFonts w:ascii="Consolas" w:hAnsi="Consolas"/>
          <w:color w:val="DAE3E3"/>
          <w:sz w:val="21"/>
          <w:szCs w:val="21"/>
        </w:rPr>
      </w:pPr>
      <w:r w:rsidRPr="00E86683">
        <w:rPr>
          <w:rFonts w:ascii="Consolas" w:hAnsi="Consolas"/>
          <w:color w:val="DAE3E3"/>
          <w:sz w:val="21"/>
          <w:szCs w:val="21"/>
        </w:rPr>
        <w:t xml:space="preserve">  </w:t>
      </w:r>
      <w:r w:rsidRPr="00E86683">
        <w:rPr>
          <w:rFonts w:ascii="Consolas" w:hAnsi="Consolas"/>
          <w:color w:val="0CA1A6"/>
          <w:sz w:val="21"/>
          <w:szCs w:val="21"/>
        </w:rPr>
        <w:t>int</w:t>
      </w:r>
      <w:r w:rsidRPr="00E86683">
        <w:rPr>
          <w:rFonts w:ascii="Consolas" w:hAnsi="Consolas"/>
          <w:color w:val="DAE3E3"/>
          <w:sz w:val="21"/>
          <w:szCs w:val="21"/>
        </w:rPr>
        <w:t xml:space="preserve"> sensorValue=</w:t>
      </w:r>
      <w:r w:rsidRPr="00E86683">
        <w:rPr>
          <w:rFonts w:ascii="Consolas" w:hAnsi="Consolas"/>
          <w:color w:val="F39C12"/>
          <w:sz w:val="21"/>
          <w:szCs w:val="21"/>
        </w:rPr>
        <w:t>analogRead</w:t>
      </w:r>
      <w:r w:rsidRPr="00E86683">
        <w:rPr>
          <w:rFonts w:ascii="Consolas" w:hAnsi="Consolas"/>
          <w:color w:val="DAE3E3"/>
          <w:sz w:val="21"/>
          <w:szCs w:val="21"/>
        </w:rPr>
        <w:t>(A0);</w:t>
      </w:r>
      <w:r w:rsidRPr="00E86683">
        <w:rPr>
          <w:rFonts w:ascii="Consolas" w:hAnsi="Consolas"/>
          <w:color w:val="7F8C8D"/>
          <w:sz w:val="21"/>
          <w:szCs w:val="21"/>
        </w:rPr>
        <w:t xml:space="preserve"> //read the input on analog pin 0</w:t>
      </w:r>
    </w:p>
    <w:p w14:paraId="5D6A078A" w14:textId="77777777" w:rsidR="00D7240C" w:rsidRPr="00E86683" w:rsidRDefault="00D7240C" w:rsidP="005F10D0">
      <w:pPr>
        <w:shd w:val="clear" w:color="auto" w:fill="1F272A"/>
        <w:spacing w:after="0" w:line="240" w:lineRule="auto"/>
        <w:rPr>
          <w:rFonts w:ascii="Consolas" w:hAnsi="Consolas"/>
          <w:color w:val="DAE3E3"/>
          <w:sz w:val="21"/>
          <w:szCs w:val="21"/>
        </w:rPr>
      </w:pPr>
      <w:r w:rsidRPr="00E86683">
        <w:rPr>
          <w:rFonts w:ascii="Consolas" w:hAnsi="Consolas"/>
          <w:color w:val="DAE3E3"/>
          <w:sz w:val="21"/>
          <w:szCs w:val="21"/>
        </w:rPr>
        <w:t> </w:t>
      </w:r>
      <w:r w:rsidRPr="00E86683">
        <w:rPr>
          <w:rFonts w:ascii="Consolas" w:hAnsi="Consolas"/>
          <w:color w:val="F39C12"/>
          <w:sz w:val="21"/>
          <w:szCs w:val="21"/>
        </w:rPr>
        <w:t>Serial</w:t>
      </w:r>
      <w:r w:rsidRPr="00E86683">
        <w:rPr>
          <w:rFonts w:ascii="Consolas" w:hAnsi="Consolas"/>
          <w:color w:val="DAE3E3"/>
          <w:sz w:val="21"/>
          <w:szCs w:val="21"/>
        </w:rPr>
        <w:t>.</w:t>
      </w:r>
      <w:r w:rsidRPr="00E86683">
        <w:rPr>
          <w:rFonts w:ascii="Consolas" w:hAnsi="Consolas"/>
          <w:color w:val="F39C12"/>
          <w:sz w:val="21"/>
          <w:szCs w:val="21"/>
        </w:rPr>
        <w:t>println</w:t>
      </w:r>
      <w:r w:rsidRPr="00E86683">
        <w:rPr>
          <w:rFonts w:ascii="Consolas" w:hAnsi="Consolas"/>
          <w:color w:val="DAE3E3"/>
          <w:sz w:val="21"/>
          <w:szCs w:val="21"/>
        </w:rPr>
        <w:t>(sensorValue);</w:t>
      </w:r>
      <w:r w:rsidRPr="00E86683">
        <w:rPr>
          <w:rFonts w:ascii="Consolas" w:hAnsi="Consolas"/>
          <w:color w:val="7F8C8D"/>
          <w:sz w:val="21"/>
          <w:szCs w:val="21"/>
        </w:rPr>
        <w:t xml:space="preserve"> // print out the value you read</w:t>
      </w:r>
    </w:p>
    <w:p w14:paraId="47B01A2A" w14:textId="77777777" w:rsidR="00D7240C" w:rsidRPr="00E86683" w:rsidRDefault="00D7240C" w:rsidP="005F10D0">
      <w:pPr>
        <w:shd w:val="clear" w:color="auto" w:fill="1F272A"/>
        <w:spacing w:after="0" w:line="240" w:lineRule="auto"/>
        <w:rPr>
          <w:rFonts w:ascii="Consolas" w:hAnsi="Consolas"/>
          <w:color w:val="DAE3E3"/>
          <w:sz w:val="21"/>
          <w:szCs w:val="21"/>
        </w:rPr>
      </w:pPr>
      <w:r w:rsidRPr="00E86683">
        <w:rPr>
          <w:rFonts w:ascii="Consolas" w:hAnsi="Consolas"/>
          <w:color w:val="DAE3E3"/>
          <w:sz w:val="21"/>
          <w:szCs w:val="21"/>
        </w:rPr>
        <w:t xml:space="preserve">  </w:t>
      </w:r>
      <w:r w:rsidRPr="00E86683">
        <w:rPr>
          <w:rFonts w:ascii="Consolas" w:hAnsi="Consolas"/>
          <w:color w:val="C586C0"/>
          <w:sz w:val="21"/>
          <w:szCs w:val="21"/>
        </w:rPr>
        <w:t>if</w:t>
      </w:r>
      <w:r w:rsidRPr="00E86683">
        <w:rPr>
          <w:rFonts w:ascii="Consolas" w:hAnsi="Consolas"/>
          <w:color w:val="DAE3E3"/>
          <w:sz w:val="21"/>
          <w:szCs w:val="21"/>
        </w:rPr>
        <w:t xml:space="preserve"> (sensorValue&lt;</w:t>
      </w:r>
      <w:r w:rsidRPr="00E86683">
        <w:rPr>
          <w:rFonts w:ascii="Consolas" w:hAnsi="Consolas"/>
          <w:color w:val="7FCBCD"/>
          <w:sz w:val="21"/>
          <w:szCs w:val="21"/>
        </w:rPr>
        <w:t>512</w:t>
      </w:r>
      <w:r w:rsidRPr="00E86683">
        <w:rPr>
          <w:rFonts w:ascii="Consolas" w:hAnsi="Consolas"/>
          <w:color w:val="DAE3E3"/>
          <w:sz w:val="21"/>
          <w:szCs w:val="21"/>
        </w:rPr>
        <w:t>){</w:t>
      </w:r>
    </w:p>
    <w:p w14:paraId="49E89FB7" w14:textId="77777777" w:rsidR="00D7240C" w:rsidRPr="00E86683" w:rsidRDefault="00D7240C" w:rsidP="005F10D0">
      <w:pPr>
        <w:shd w:val="clear" w:color="auto" w:fill="1F272A"/>
        <w:spacing w:after="0" w:line="240" w:lineRule="auto"/>
        <w:rPr>
          <w:rFonts w:ascii="Consolas" w:hAnsi="Consolas"/>
          <w:color w:val="DAE3E3"/>
          <w:sz w:val="21"/>
          <w:szCs w:val="21"/>
        </w:rPr>
      </w:pPr>
      <w:r w:rsidRPr="00E86683">
        <w:rPr>
          <w:rFonts w:ascii="Consolas" w:hAnsi="Consolas"/>
          <w:color w:val="DAE3E3"/>
          <w:sz w:val="21"/>
          <w:szCs w:val="21"/>
        </w:rPr>
        <w:t xml:space="preserve">    </w:t>
      </w:r>
      <w:r w:rsidRPr="00E86683">
        <w:rPr>
          <w:rFonts w:ascii="Consolas" w:hAnsi="Consolas"/>
          <w:color w:val="F39C12"/>
          <w:sz w:val="21"/>
          <w:szCs w:val="21"/>
        </w:rPr>
        <w:t>Serial</w:t>
      </w:r>
      <w:r w:rsidRPr="00E86683">
        <w:rPr>
          <w:rFonts w:ascii="Consolas" w:hAnsi="Consolas"/>
          <w:color w:val="DAE3E3"/>
          <w:sz w:val="21"/>
          <w:szCs w:val="21"/>
        </w:rPr>
        <w:t>.</w:t>
      </w:r>
      <w:r w:rsidRPr="00E86683">
        <w:rPr>
          <w:rFonts w:ascii="Consolas" w:hAnsi="Consolas"/>
          <w:color w:val="F39C12"/>
          <w:sz w:val="21"/>
          <w:szCs w:val="21"/>
        </w:rPr>
        <w:t>print</w:t>
      </w:r>
      <w:r w:rsidRPr="00E86683">
        <w:rPr>
          <w:rFonts w:ascii="Consolas" w:hAnsi="Consolas"/>
          <w:color w:val="DAE3E3"/>
          <w:sz w:val="21"/>
          <w:szCs w:val="21"/>
        </w:rPr>
        <w:t>(</w:t>
      </w:r>
      <w:r w:rsidRPr="00E86683">
        <w:rPr>
          <w:rFonts w:ascii="Consolas" w:hAnsi="Consolas"/>
          <w:color w:val="7FCBCD"/>
          <w:sz w:val="21"/>
          <w:szCs w:val="21"/>
        </w:rPr>
        <w:t>"Resistance is on the lower half"</w:t>
      </w:r>
      <w:r w:rsidRPr="00E86683">
        <w:rPr>
          <w:rFonts w:ascii="Consolas" w:hAnsi="Consolas"/>
          <w:color w:val="DAE3E3"/>
          <w:sz w:val="21"/>
          <w:szCs w:val="21"/>
        </w:rPr>
        <w:t>);</w:t>
      </w:r>
    </w:p>
    <w:p w14:paraId="7C43FCE1" w14:textId="77777777" w:rsidR="00D7240C" w:rsidRPr="00E86683" w:rsidRDefault="00D7240C" w:rsidP="005F10D0">
      <w:pPr>
        <w:shd w:val="clear" w:color="auto" w:fill="1F272A"/>
        <w:spacing w:after="0" w:line="240" w:lineRule="auto"/>
        <w:rPr>
          <w:rFonts w:ascii="Consolas" w:hAnsi="Consolas"/>
          <w:color w:val="DAE3E3"/>
          <w:sz w:val="21"/>
          <w:szCs w:val="21"/>
        </w:rPr>
      </w:pPr>
      <w:r w:rsidRPr="00E86683">
        <w:rPr>
          <w:rFonts w:ascii="Consolas" w:hAnsi="Consolas"/>
          <w:color w:val="DAE3E3"/>
          <w:sz w:val="21"/>
          <w:szCs w:val="21"/>
        </w:rPr>
        <w:t>  }</w:t>
      </w:r>
    </w:p>
    <w:p w14:paraId="574935EE" w14:textId="77777777" w:rsidR="00D7240C" w:rsidRPr="00E86683" w:rsidRDefault="00D7240C" w:rsidP="005F10D0">
      <w:pPr>
        <w:shd w:val="clear" w:color="auto" w:fill="1F272A"/>
        <w:spacing w:after="0" w:line="240" w:lineRule="auto"/>
        <w:rPr>
          <w:rFonts w:ascii="Consolas" w:hAnsi="Consolas"/>
          <w:color w:val="DAE3E3"/>
          <w:sz w:val="21"/>
          <w:szCs w:val="21"/>
        </w:rPr>
      </w:pPr>
      <w:r w:rsidRPr="00E86683">
        <w:rPr>
          <w:rFonts w:ascii="Consolas" w:hAnsi="Consolas"/>
          <w:color w:val="DAE3E3"/>
          <w:sz w:val="21"/>
          <w:szCs w:val="21"/>
        </w:rPr>
        <w:t xml:space="preserve">  </w:t>
      </w:r>
      <w:r w:rsidRPr="00E86683">
        <w:rPr>
          <w:rFonts w:ascii="Consolas" w:hAnsi="Consolas"/>
          <w:color w:val="C586C0"/>
          <w:sz w:val="21"/>
          <w:szCs w:val="21"/>
        </w:rPr>
        <w:t>else</w:t>
      </w:r>
      <w:r w:rsidRPr="00E86683">
        <w:rPr>
          <w:rFonts w:ascii="Consolas" w:hAnsi="Consolas"/>
          <w:color w:val="DAE3E3"/>
          <w:sz w:val="21"/>
          <w:szCs w:val="21"/>
        </w:rPr>
        <w:t xml:space="preserve"> </w:t>
      </w:r>
      <w:r w:rsidRPr="00E86683">
        <w:rPr>
          <w:rFonts w:ascii="Consolas" w:hAnsi="Consolas"/>
          <w:color w:val="C586C0"/>
          <w:sz w:val="21"/>
          <w:szCs w:val="21"/>
        </w:rPr>
        <w:t>if</w:t>
      </w:r>
      <w:r w:rsidRPr="00E86683">
        <w:rPr>
          <w:rFonts w:ascii="Consolas" w:hAnsi="Consolas"/>
          <w:color w:val="DAE3E3"/>
          <w:sz w:val="21"/>
          <w:szCs w:val="21"/>
        </w:rPr>
        <w:t xml:space="preserve"> (sensorValue&gt;</w:t>
      </w:r>
      <w:r w:rsidRPr="00E86683">
        <w:rPr>
          <w:rFonts w:ascii="Consolas" w:hAnsi="Consolas"/>
          <w:color w:val="7FCBCD"/>
          <w:sz w:val="21"/>
          <w:szCs w:val="21"/>
        </w:rPr>
        <w:t>512</w:t>
      </w:r>
      <w:r w:rsidRPr="00E86683">
        <w:rPr>
          <w:rFonts w:ascii="Consolas" w:hAnsi="Consolas"/>
          <w:color w:val="DAE3E3"/>
          <w:sz w:val="21"/>
          <w:szCs w:val="21"/>
        </w:rPr>
        <w:t>){</w:t>
      </w:r>
    </w:p>
    <w:p w14:paraId="2EA6BE68" w14:textId="77777777" w:rsidR="00D7240C" w:rsidRDefault="00D7240C" w:rsidP="005F10D0">
      <w:pPr>
        <w:shd w:val="clear" w:color="auto" w:fill="1F272A"/>
        <w:spacing w:after="0" w:line="240" w:lineRule="auto"/>
        <w:rPr>
          <w:rFonts w:ascii="Consolas" w:hAnsi="Consolas"/>
          <w:color w:val="DAE3E3"/>
          <w:sz w:val="21"/>
          <w:szCs w:val="21"/>
        </w:rPr>
      </w:pPr>
      <w:r w:rsidRPr="00E86683">
        <w:rPr>
          <w:rFonts w:ascii="Consolas" w:hAnsi="Consolas"/>
          <w:color w:val="DAE3E3"/>
          <w:sz w:val="21"/>
          <w:szCs w:val="21"/>
        </w:rPr>
        <w:t xml:space="preserve">    </w:t>
      </w:r>
      <w:r w:rsidRPr="00E86683">
        <w:rPr>
          <w:rFonts w:ascii="Consolas" w:hAnsi="Consolas"/>
          <w:color w:val="F39C12"/>
          <w:sz w:val="21"/>
          <w:szCs w:val="21"/>
        </w:rPr>
        <w:t>Serial</w:t>
      </w:r>
      <w:r w:rsidRPr="00E86683">
        <w:rPr>
          <w:rFonts w:ascii="Consolas" w:hAnsi="Consolas"/>
          <w:color w:val="DAE3E3"/>
          <w:sz w:val="21"/>
          <w:szCs w:val="21"/>
        </w:rPr>
        <w:t>.</w:t>
      </w:r>
      <w:r w:rsidRPr="00E86683">
        <w:rPr>
          <w:rFonts w:ascii="Consolas" w:hAnsi="Consolas"/>
          <w:color w:val="F39C12"/>
          <w:sz w:val="21"/>
          <w:szCs w:val="21"/>
        </w:rPr>
        <w:t>print</w:t>
      </w:r>
      <w:r w:rsidRPr="00E86683">
        <w:rPr>
          <w:rFonts w:ascii="Consolas" w:hAnsi="Consolas"/>
          <w:color w:val="DAE3E3"/>
          <w:sz w:val="21"/>
          <w:szCs w:val="21"/>
        </w:rPr>
        <w:t>(</w:t>
      </w:r>
      <w:r w:rsidRPr="00E86683">
        <w:rPr>
          <w:rFonts w:ascii="Consolas" w:hAnsi="Consolas"/>
          <w:color w:val="7FCBCD"/>
          <w:sz w:val="21"/>
          <w:szCs w:val="21"/>
        </w:rPr>
        <w:t>"Resistance is</w:t>
      </w:r>
      <w:r>
        <w:rPr>
          <w:rFonts w:ascii="Consolas" w:hAnsi="Consolas"/>
          <w:color w:val="7FCBCD"/>
          <w:sz w:val="21"/>
          <w:szCs w:val="21"/>
        </w:rPr>
        <w:t xml:space="preserve"> now on the upper half"</w:t>
      </w:r>
      <w:r>
        <w:rPr>
          <w:rFonts w:ascii="Consolas" w:hAnsi="Consolas"/>
          <w:color w:val="DAE3E3"/>
          <w:sz w:val="21"/>
          <w:szCs w:val="21"/>
        </w:rPr>
        <w:t>);</w:t>
      </w:r>
    </w:p>
    <w:p w14:paraId="4DE3788B" w14:textId="77777777" w:rsidR="00D7240C" w:rsidRDefault="00D7240C" w:rsidP="005F10D0">
      <w:pPr>
        <w:shd w:val="clear" w:color="auto" w:fill="1F272A"/>
        <w:spacing w:after="0" w:line="240" w:lineRule="auto"/>
        <w:rPr>
          <w:rFonts w:ascii="Consolas" w:hAnsi="Consolas"/>
          <w:color w:val="DAE3E3"/>
          <w:sz w:val="21"/>
          <w:szCs w:val="21"/>
        </w:rPr>
      </w:pPr>
      <w:r>
        <w:rPr>
          <w:rFonts w:ascii="Consolas" w:hAnsi="Consolas"/>
          <w:color w:val="DAE3E3"/>
          <w:sz w:val="21"/>
          <w:szCs w:val="21"/>
        </w:rPr>
        <w:t>  }</w:t>
      </w:r>
    </w:p>
    <w:p w14:paraId="2A944164" w14:textId="77777777" w:rsidR="00D7240C" w:rsidRDefault="00D7240C" w:rsidP="005F10D0">
      <w:pPr>
        <w:shd w:val="clear" w:color="auto" w:fill="1F272A"/>
        <w:spacing w:after="0" w:line="240" w:lineRule="auto"/>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println</w:t>
      </w:r>
      <w:r>
        <w:rPr>
          <w:rFonts w:ascii="Consolas" w:hAnsi="Consolas"/>
          <w:color w:val="DAE3E3"/>
          <w:sz w:val="21"/>
          <w:szCs w:val="21"/>
        </w:rPr>
        <w:t>(</w:t>
      </w:r>
      <w:r>
        <w:rPr>
          <w:rFonts w:ascii="Consolas" w:hAnsi="Consolas"/>
          <w:color w:val="7FCBCD"/>
          <w:sz w:val="21"/>
          <w:szCs w:val="21"/>
        </w:rPr>
        <w:t>""</w:t>
      </w:r>
      <w:r>
        <w:rPr>
          <w:rFonts w:ascii="Consolas" w:hAnsi="Consolas"/>
          <w:color w:val="DAE3E3"/>
          <w:sz w:val="21"/>
          <w:szCs w:val="21"/>
        </w:rPr>
        <w:t>);</w:t>
      </w:r>
    </w:p>
    <w:p w14:paraId="149D6B74" w14:textId="77777777" w:rsidR="00D7240C" w:rsidRDefault="00D7240C" w:rsidP="005F10D0">
      <w:pPr>
        <w:shd w:val="clear" w:color="auto" w:fill="1F272A"/>
        <w:spacing w:after="0" w:line="240" w:lineRule="auto"/>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delay</w:t>
      </w:r>
      <w:r>
        <w:rPr>
          <w:rFonts w:ascii="Consolas" w:hAnsi="Consolas"/>
          <w:color w:val="DAE3E3"/>
          <w:sz w:val="21"/>
          <w:szCs w:val="21"/>
        </w:rPr>
        <w:t>(</w:t>
      </w:r>
      <w:r>
        <w:rPr>
          <w:rFonts w:ascii="Consolas" w:hAnsi="Consolas"/>
          <w:color w:val="7FCBCD"/>
          <w:sz w:val="21"/>
          <w:szCs w:val="21"/>
        </w:rPr>
        <w:t>1000</w:t>
      </w:r>
      <w:r>
        <w:rPr>
          <w:rFonts w:ascii="Consolas" w:hAnsi="Consolas"/>
          <w:color w:val="DAE3E3"/>
          <w:sz w:val="21"/>
          <w:szCs w:val="21"/>
        </w:rPr>
        <w:t>);</w:t>
      </w:r>
    </w:p>
    <w:p w14:paraId="762FF79C" w14:textId="77777777" w:rsidR="00D7240C" w:rsidRDefault="00D7240C" w:rsidP="005F10D0">
      <w:pPr>
        <w:shd w:val="clear" w:color="auto" w:fill="1F272A"/>
        <w:spacing w:after="0" w:line="240" w:lineRule="auto"/>
        <w:rPr>
          <w:rFonts w:ascii="Consolas" w:hAnsi="Consolas"/>
          <w:color w:val="DAE3E3"/>
          <w:sz w:val="21"/>
          <w:szCs w:val="21"/>
        </w:rPr>
      </w:pPr>
      <w:r>
        <w:rPr>
          <w:rFonts w:ascii="Consolas" w:hAnsi="Consolas"/>
          <w:color w:val="DAE3E3"/>
          <w:sz w:val="21"/>
          <w:szCs w:val="21"/>
        </w:rPr>
        <w:t xml:space="preserve">  </w:t>
      </w:r>
      <w:r>
        <w:rPr>
          <w:rFonts w:ascii="Consolas" w:hAnsi="Consolas"/>
          <w:color w:val="C586C0"/>
          <w:sz w:val="21"/>
          <w:szCs w:val="21"/>
        </w:rPr>
        <w:t>while</w:t>
      </w: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available</w:t>
      </w:r>
      <w:r>
        <w:rPr>
          <w:rFonts w:ascii="Consolas" w:hAnsi="Consolas"/>
          <w:color w:val="DAE3E3"/>
          <w:sz w:val="21"/>
          <w:szCs w:val="21"/>
        </w:rPr>
        <w:t>()==</w:t>
      </w:r>
      <w:r>
        <w:rPr>
          <w:rFonts w:ascii="Consolas" w:hAnsi="Consolas"/>
          <w:color w:val="7FCBCD"/>
          <w:sz w:val="21"/>
          <w:szCs w:val="21"/>
        </w:rPr>
        <w:t>0</w:t>
      </w:r>
      <w:r>
        <w:rPr>
          <w:rFonts w:ascii="Consolas" w:hAnsi="Consolas"/>
          <w:color w:val="DAE3E3"/>
          <w:sz w:val="21"/>
          <w:szCs w:val="21"/>
        </w:rPr>
        <w:t>){}</w:t>
      </w:r>
    </w:p>
    <w:p w14:paraId="293B1DE6" w14:textId="77777777" w:rsidR="00D7240C" w:rsidRDefault="00D7240C" w:rsidP="005F10D0">
      <w:pPr>
        <w:shd w:val="clear" w:color="auto" w:fill="1F272A"/>
        <w:spacing w:after="0" w:line="240" w:lineRule="auto"/>
        <w:rPr>
          <w:rFonts w:ascii="Consolas" w:hAnsi="Consolas"/>
          <w:color w:val="DAE3E3"/>
          <w:sz w:val="21"/>
          <w:szCs w:val="21"/>
        </w:rPr>
      </w:pPr>
      <w:r>
        <w:rPr>
          <w:rFonts w:ascii="Consolas" w:hAnsi="Consolas"/>
          <w:color w:val="DAE3E3"/>
          <w:sz w:val="21"/>
          <w:szCs w:val="21"/>
        </w:rPr>
        <w:t>}</w:t>
      </w:r>
    </w:p>
    <w:p w14:paraId="0155103C" w14:textId="2FEEA28B" w:rsidR="00D7240C" w:rsidRDefault="00D7240C" w:rsidP="005F10D0">
      <w:pPr>
        <w:shd w:val="clear" w:color="auto" w:fill="1F272A"/>
        <w:spacing w:after="0" w:line="240" w:lineRule="auto"/>
        <w:rPr>
          <w:rFonts w:ascii="Consolas" w:hAnsi="Consolas"/>
          <w:color w:val="DAE3E3"/>
          <w:sz w:val="21"/>
          <w:szCs w:val="21"/>
        </w:rPr>
      </w:pPr>
      <w:r>
        <w:rPr>
          <w:rFonts w:ascii="Consolas" w:hAnsi="Consolas"/>
          <w:color w:val="0CA1A6"/>
          <w:sz w:val="21"/>
          <w:szCs w:val="21"/>
        </w:rPr>
        <w:t>void</w:t>
      </w:r>
      <w:r>
        <w:rPr>
          <w:rFonts w:ascii="Consolas" w:hAnsi="Consolas"/>
          <w:color w:val="DAE3E3"/>
          <w:sz w:val="21"/>
          <w:szCs w:val="21"/>
        </w:rPr>
        <w:t xml:space="preserve"> </w:t>
      </w:r>
      <w:r>
        <w:rPr>
          <w:rFonts w:ascii="Consolas" w:hAnsi="Consolas"/>
          <w:color w:val="F39C12"/>
          <w:sz w:val="21"/>
          <w:szCs w:val="21"/>
        </w:rPr>
        <w:t>loop</w:t>
      </w:r>
      <w:r>
        <w:rPr>
          <w:rFonts w:ascii="Consolas" w:hAnsi="Consolas"/>
          <w:color w:val="DAE3E3"/>
          <w:sz w:val="21"/>
          <w:szCs w:val="21"/>
        </w:rPr>
        <w:t>() {</w:t>
      </w:r>
    </w:p>
    <w:p w14:paraId="375C87F1" w14:textId="66A0AF72" w:rsidR="00D7240C" w:rsidRDefault="00D7240C" w:rsidP="005F10D0">
      <w:pPr>
        <w:shd w:val="clear" w:color="auto" w:fill="1F272A"/>
        <w:spacing w:after="0" w:line="240" w:lineRule="auto"/>
        <w:rPr>
          <w:rFonts w:ascii="Consolas" w:hAnsi="Consolas"/>
          <w:color w:val="DAE3E3"/>
          <w:sz w:val="21"/>
          <w:szCs w:val="21"/>
        </w:rPr>
      </w:pPr>
      <w:r>
        <w:rPr>
          <w:rFonts w:ascii="Consolas" w:hAnsi="Consolas"/>
          <w:color w:val="DAE3E3"/>
          <w:sz w:val="21"/>
          <w:szCs w:val="21"/>
        </w:rPr>
        <w:t>}</w:t>
      </w:r>
    </w:p>
    <w:p w14:paraId="3D778A7F" w14:textId="102C3948" w:rsidR="00D7240C" w:rsidRDefault="00D7240C" w:rsidP="005F10D0">
      <w:pPr>
        <w:shd w:val="clear" w:color="auto" w:fill="1F272A"/>
        <w:spacing w:after="0" w:line="240" w:lineRule="auto"/>
        <w:rPr>
          <w:rFonts w:ascii="Consolas" w:hAnsi="Consolas"/>
          <w:color w:val="DAE3E3"/>
          <w:sz w:val="21"/>
          <w:szCs w:val="21"/>
        </w:rPr>
      </w:pPr>
      <w:r>
        <w:rPr>
          <w:rFonts w:ascii="Consolas" w:hAnsi="Consolas"/>
          <w:color w:val="DAE3E3"/>
          <w:sz w:val="21"/>
          <w:szCs w:val="21"/>
        </w:rPr>
        <w:t>Output</w:t>
      </w:r>
    </w:p>
    <w:p w14:paraId="6B3514C2" w14:textId="77777777" w:rsidR="00D7240C" w:rsidRDefault="00D7240C" w:rsidP="005F10D0">
      <w:pPr>
        <w:pStyle w:val="HTMLPreformatted"/>
        <w:shd w:val="clear" w:color="auto" w:fill="1F272A"/>
        <w:spacing w:after="0"/>
        <w:rPr>
          <w:color w:val="DAE3E3"/>
        </w:rPr>
      </w:pPr>
      <w:r>
        <w:rPr>
          <w:color w:val="DAE3E3"/>
        </w:rPr>
        <w:t>21:54:26.339 -&gt; 1023</w:t>
      </w:r>
    </w:p>
    <w:p w14:paraId="6E6A34CF" w14:textId="77777777" w:rsidR="00D7240C" w:rsidRDefault="00D7240C" w:rsidP="005F10D0">
      <w:pPr>
        <w:pStyle w:val="HTMLPreformatted"/>
        <w:shd w:val="clear" w:color="auto" w:fill="1F272A"/>
        <w:spacing w:after="0"/>
        <w:rPr>
          <w:color w:val="DAE3E3"/>
        </w:rPr>
      </w:pPr>
      <w:r>
        <w:rPr>
          <w:color w:val="DAE3E3"/>
        </w:rPr>
        <w:t>21:54:26.339 -&gt; Resistance is now on the upper half</w:t>
      </w:r>
    </w:p>
    <w:p w14:paraId="7B78DD69" w14:textId="77777777" w:rsidR="00D7240C" w:rsidRDefault="00D7240C" w:rsidP="005F10D0">
      <w:pPr>
        <w:pStyle w:val="HTMLPreformatted"/>
        <w:shd w:val="clear" w:color="auto" w:fill="1F272A"/>
        <w:spacing w:after="0"/>
        <w:rPr>
          <w:color w:val="DAE3E3"/>
        </w:rPr>
      </w:pPr>
      <w:r>
        <w:rPr>
          <w:color w:val="DAE3E3"/>
        </w:rPr>
        <w:t>21:54:41.669 -&gt; 0</w:t>
      </w:r>
    </w:p>
    <w:p w14:paraId="66D2FADB" w14:textId="77777777" w:rsidR="00D7240C" w:rsidRDefault="00D7240C" w:rsidP="005F10D0">
      <w:pPr>
        <w:pStyle w:val="HTMLPreformatted"/>
        <w:shd w:val="clear" w:color="auto" w:fill="1F272A"/>
        <w:spacing w:after="0"/>
        <w:rPr>
          <w:color w:val="DAE3E3"/>
        </w:rPr>
      </w:pPr>
      <w:r>
        <w:rPr>
          <w:color w:val="DAE3E3"/>
        </w:rPr>
        <w:t>21:54:41.669 -&gt; Resistance is on the lower half</w:t>
      </w:r>
    </w:p>
    <w:p w14:paraId="46EE8B2F" w14:textId="77777777" w:rsidR="00D7240C" w:rsidRDefault="00D7240C" w:rsidP="005F10D0">
      <w:pPr>
        <w:pStyle w:val="HTMLPreformatted"/>
        <w:shd w:val="clear" w:color="auto" w:fill="1F272A"/>
        <w:spacing w:after="0"/>
        <w:rPr>
          <w:color w:val="DAE3E3"/>
        </w:rPr>
      </w:pPr>
      <w:r>
        <w:rPr>
          <w:color w:val="DAE3E3"/>
        </w:rPr>
        <w:t>21:54:53.985 -&gt; 247</w:t>
      </w:r>
    </w:p>
    <w:p w14:paraId="485E6BEE" w14:textId="77777777" w:rsidR="00D7240C" w:rsidRDefault="00D7240C" w:rsidP="005F10D0">
      <w:pPr>
        <w:pStyle w:val="HTMLPreformatted"/>
        <w:shd w:val="clear" w:color="auto" w:fill="1F272A"/>
        <w:spacing w:after="0"/>
        <w:rPr>
          <w:color w:val="DAE3E3"/>
        </w:rPr>
      </w:pPr>
      <w:r>
        <w:rPr>
          <w:color w:val="DAE3E3"/>
        </w:rPr>
        <w:t>21:54:53.985 -&gt; Resistance is on the lower half</w:t>
      </w:r>
    </w:p>
    <w:p w14:paraId="695F6BD7" w14:textId="77777777" w:rsidR="00D7240C" w:rsidRDefault="00D7240C" w:rsidP="005F10D0">
      <w:pPr>
        <w:pStyle w:val="HTMLPreformatted"/>
        <w:shd w:val="clear" w:color="auto" w:fill="1F272A"/>
        <w:spacing w:after="0"/>
        <w:rPr>
          <w:color w:val="DAE3E3"/>
        </w:rPr>
      </w:pPr>
      <w:r>
        <w:rPr>
          <w:color w:val="DAE3E3"/>
        </w:rPr>
        <w:t>21:55:08.837 -&gt; 521</w:t>
      </w:r>
    </w:p>
    <w:p w14:paraId="0CB903E8" w14:textId="77777777" w:rsidR="00D7240C" w:rsidRDefault="00D7240C" w:rsidP="005F10D0">
      <w:pPr>
        <w:pStyle w:val="HTMLPreformatted"/>
        <w:shd w:val="clear" w:color="auto" w:fill="1F272A"/>
        <w:spacing w:after="0"/>
        <w:rPr>
          <w:color w:val="DAE3E3"/>
        </w:rPr>
      </w:pPr>
      <w:r>
        <w:rPr>
          <w:color w:val="DAE3E3"/>
        </w:rPr>
        <w:t>21:55:08.870 -&gt; Resistance is now on the upper half</w:t>
      </w:r>
    </w:p>
    <w:p w14:paraId="0B9E4511" w14:textId="77777777" w:rsidR="00D7240C" w:rsidRDefault="00D7240C" w:rsidP="00D7240C">
      <w:pPr>
        <w:shd w:val="clear" w:color="auto" w:fill="1F272A"/>
        <w:spacing w:line="285" w:lineRule="atLeast"/>
        <w:rPr>
          <w:rFonts w:ascii="Consolas" w:hAnsi="Consolas"/>
          <w:color w:val="DAE3E3"/>
          <w:sz w:val="21"/>
          <w:szCs w:val="21"/>
        </w:rPr>
      </w:pPr>
    </w:p>
    <w:p w14:paraId="12A9928F" w14:textId="77777777" w:rsidR="007D491A" w:rsidRDefault="007D491A" w:rsidP="00AF34D6">
      <w:pPr>
        <w:jc w:val="both"/>
      </w:pPr>
    </w:p>
    <w:p w14:paraId="0191E06D" w14:textId="5B81C8C5" w:rsidR="00AF34D6" w:rsidRDefault="00036661" w:rsidP="00036661">
      <w:pPr>
        <w:spacing w:after="0" w:line="360" w:lineRule="auto"/>
        <w:contextualSpacing/>
        <w:jc w:val="both"/>
      </w:pPr>
      <w:r w:rsidRPr="00036661">
        <w:t>The application additionally generates statements that indicate the knob has been turned from the lower to higher half depending on reading. If the reading is less than 512, the resistance will be displayed in the lower half; otherwise, it will be displayed in the top half.</w:t>
      </w:r>
    </w:p>
    <w:p w14:paraId="1D00083B" w14:textId="25489108" w:rsidR="00BC1230" w:rsidRDefault="00BC1230" w:rsidP="00036661">
      <w:pPr>
        <w:spacing w:after="0" w:line="360" w:lineRule="auto"/>
        <w:contextualSpacing/>
        <w:jc w:val="both"/>
      </w:pPr>
    </w:p>
    <w:p w14:paraId="6BF0B253" w14:textId="0A68A3AB" w:rsidR="00BC1230" w:rsidRDefault="00BC1230" w:rsidP="00036661">
      <w:pPr>
        <w:spacing w:after="0" w:line="360" w:lineRule="auto"/>
        <w:contextualSpacing/>
        <w:jc w:val="both"/>
        <w:rPr>
          <w:b/>
          <w:bCs/>
          <w:caps/>
          <w:kern w:val="24"/>
        </w:rPr>
      </w:pPr>
      <w:r w:rsidRPr="00BC348E">
        <w:rPr>
          <w:b/>
          <w:bCs/>
          <w:caps/>
          <w:kern w:val="24"/>
        </w:rPr>
        <w:t>Sensors</w:t>
      </w:r>
    </w:p>
    <w:p w14:paraId="6B5B7E4E" w14:textId="187A102D" w:rsidR="00BC348E" w:rsidRDefault="00A961D1" w:rsidP="00036661">
      <w:pPr>
        <w:spacing w:after="0" w:line="360" w:lineRule="auto"/>
        <w:contextualSpacing/>
        <w:jc w:val="both"/>
      </w:pPr>
      <w:r>
        <w:t>The Arduino Uno starter kit comes with many sensors. There are different types of sensors such as light sensors, temperature sensors,  humidity sensors, sound sensors and many others. We are going to discuss the temperature sensors.</w:t>
      </w:r>
    </w:p>
    <w:p w14:paraId="1DCA75C7" w14:textId="1B5C3B2C" w:rsidR="00BC348E" w:rsidRDefault="00BC348E" w:rsidP="00036661">
      <w:pPr>
        <w:spacing w:after="0" w:line="360" w:lineRule="auto"/>
        <w:contextualSpacing/>
        <w:jc w:val="both"/>
      </w:pPr>
    </w:p>
    <w:p w14:paraId="3C56CBC5" w14:textId="77777777" w:rsidR="00587EF1" w:rsidRPr="00BC348E" w:rsidRDefault="00587EF1" w:rsidP="00036661">
      <w:pPr>
        <w:spacing w:after="0" w:line="360" w:lineRule="auto"/>
        <w:contextualSpacing/>
        <w:jc w:val="both"/>
      </w:pPr>
    </w:p>
    <w:p w14:paraId="7954468B" w14:textId="07C768FA" w:rsidR="00036661" w:rsidRPr="00BC1230" w:rsidRDefault="00BC1230" w:rsidP="00BC1230">
      <w:pPr>
        <w:shd w:val="clear" w:color="auto" w:fill="BFBFBF" w:themeFill="background1" w:themeFillShade="BF"/>
        <w:spacing w:after="0" w:line="240" w:lineRule="auto"/>
        <w:contextualSpacing/>
        <w:jc w:val="both"/>
        <w:rPr>
          <w:b/>
          <w:bCs/>
        </w:rPr>
      </w:pPr>
      <w:r w:rsidRPr="00BC1230">
        <w:rPr>
          <w:b/>
          <w:bCs/>
        </w:rPr>
        <w:t>VOCABULARY</w:t>
      </w:r>
    </w:p>
    <w:p w14:paraId="0812F72C" w14:textId="159F61CF" w:rsidR="00BC1230" w:rsidRDefault="00BC1230" w:rsidP="005F10D0">
      <w:pPr>
        <w:shd w:val="clear" w:color="auto" w:fill="BFBFBF" w:themeFill="background1" w:themeFillShade="BF"/>
        <w:spacing w:after="0" w:line="360" w:lineRule="auto"/>
        <w:contextualSpacing/>
        <w:jc w:val="both"/>
      </w:pPr>
      <w:r w:rsidRPr="00BC1230">
        <w:t>Sensors are devices that change a physical quantity—like temperature or light intensity—into an electrical quantity.</w:t>
      </w:r>
    </w:p>
    <w:p w14:paraId="301BE647" w14:textId="0172D041" w:rsidR="00036661" w:rsidRDefault="00036661" w:rsidP="00A71CFC">
      <w:pPr>
        <w:spacing w:after="0" w:line="240" w:lineRule="auto"/>
        <w:contextualSpacing/>
        <w:jc w:val="both"/>
      </w:pPr>
    </w:p>
    <w:p w14:paraId="029A1D3C" w14:textId="77777777" w:rsidR="00CC653A" w:rsidRPr="00CC653A" w:rsidRDefault="00CC653A" w:rsidP="00CC653A">
      <w:pPr>
        <w:pStyle w:val="NormalWeb"/>
        <w:spacing w:line="360" w:lineRule="auto"/>
        <w:jc w:val="both"/>
      </w:pPr>
      <w:bookmarkStart w:id="61" w:name="_Hlk130589500"/>
      <w:r w:rsidRPr="00CC653A">
        <w:t xml:space="preserve">A good example of a sensor is an LM35 sensor IC, which is shipped together with the Arduino Uno starter kit. </w:t>
      </w:r>
      <w:bookmarkEnd w:id="61"/>
      <w:r w:rsidRPr="00CC653A">
        <w:t>The LM35 has just 3 pins: 2 for the power supply and one for the analog output. The output pin provides an analog voltage output that is linearly proportional to the temperature in degrees C. An output of 0 V corresponds to a temperature of 0 degrees C, and the output increases by 10 mV for every degree increase in the temperature. To convert the output voltage to temperature, you need only to divide the output voltage in mV by 10. For example, if the output value equals 315 mV (0.315 V), the temperature is 31.5°C.</w:t>
      </w:r>
    </w:p>
    <w:p w14:paraId="30025037" w14:textId="2B885704" w:rsidR="00BC348E" w:rsidRPr="00CC653A" w:rsidRDefault="00CC653A" w:rsidP="00CC653A">
      <w:pPr>
        <w:pStyle w:val="NormalWeb"/>
        <w:spacing w:line="360" w:lineRule="auto"/>
        <w:jc w:val="both"/>
      </w:pPr>
      <w:r w:rsidRPr="00CC653A">
        <w:t>Temperature sensors can be applied to devices such as fridges and geysers.</w:t>
      </w:r>
      <w:r w:rsidR="00BC348E">
        <w:t xml:space="preserve"> </w:t>
      </w:r>
    </w:p>
    <w:p w14:paraId="5A5D3F2E" w14:textId="18706CEA" w:rsidR="00666B44" w:rsidRPr="00C630DC" w:rsidRDefault="00072F96" w:rsidP="00DB1FA0">
      <w:pPr>
        <w:shd w:val="clear" w:color="auto" w:fill="B4C6E7" w:themeFill="accent1" w:themeFillTint="66"/>
        <w:spacing w:after="0" w:line="360" w:lineRule="auto"/>
        <w:contextualSpacing/>
        <w:jc w:val="both"/>
        <w:rPr>
          <w:b/>
          <w:bCs/>
        </w:rPr>
      </w:pPr>
      <w:r>
        <w:rPr>
          <w:b/>
          <w:bCs/>
        </w:rPr>
        <w:t>CLASS EXERCISE</w:t>
      </w:r>
    </w:p>
    <w:p w14:paraId="525A5116" w14:textId="1A372456" w:rsidR="00666B44" w:rsidRDefault="00666B44" w:rsidP="00666B44">
      <w:pPr>
        <w:spacing w:after="0" w:line="360" w:lineRule="auto"/>
        <w:jc w:val="both"/>
      </w:pPr>
      <w:r>
        <w:t>You are required to design a program using Arduino to implement a temperature sensor. If the temperature sensor reads temperature greater than 30</w:t>
      </w:r>
      <w:r w:rsidRPr="0022326E">
        <w:rPr>
          <w:vertAlign w:val="superscript"/>
        </w:rPr>
        <w:t>0</w:t>
      </w:r>
      <w:r>
        <w:t>C, turn on a red LED and turn off a green LED else turn the green LED on and red LED off.</w:t>
      </w:r>
    </w:p>
    <w:p w14:paraId="5079AB18" w14:textId="66A585DE" w:rsidR="00666B44" w:rsidRDefault="00666B44" w:rsidP="00666B44">
      <w:pPr>
        <w:spacing w:after="0" w:line="360" w:lineRule="auto"/>
        <w:jc w:val="both"/>
      </w:pPr>
    </w:p>
    <w:p w14:paraId="770D80CB" w14:textId="2D642B75" w:rsidR="00666B44" w:rsidRPr="00666B44" w:rsidRDefault="00666B44" w:rsidP="00666B44">
      <w:pPr>
        <w:spacing w:after="0" w:line="360" w:lineRule="auto"/>
        <w:jc w:val="both"/>
        <w:rPr>
          <w:b/>
          <w:bCs/>
        </w:rPr>
      </w:pPr>
      <w:r w:rsidRPr="00666B44">
        <w:rPr>
          <w:b/>
          <w:bCs/>
        </w:rPr>
        <w:t>Required</w:t>
      </w:r>
    </w:p>
    <w:p w14:paraId="76E3E278" w14:textId="18D29AD4" w:rsidR="00666B44" w:rsidRDefault="00666B44">
      <w:pPr>
        <w:pStyle w:val="ListParagraph"/>
        <w:numPr>
          <w:ilvl w:val="0"/>
          <w:numId w:val="157"/>
        </w:numPr>
        <w:spacing w:after="0" w:line="360" w:lineRule="auto"/>
        <w:jc w:val="both"/>
      </w:pPr>
      <w:r>
        <w:t>Breadboard</w:t>
      </w:r>
    </w:p>
    <w:p w14:paraId="628A6B50" w14:textId="23939838" w:rsidR="00666B44" w:rsidRDefault="00666B44">
      <w:pPr>
        <w:pStyle w:val="ListParagraph"/>
        <w:numPr>
          <w:ilvl w:val="0"/>
          <w:numId w:val="157"/>
        </w:numPr>
        <w:spacing w:after="0" w:line="360" w:lineRule="auto"/>
        <w:jc w:val="both"/>
      </w:pPr>
      <w:r>
        <w:t>Arduino Uno</w:t>
      </w:r>
    </w:p>
    <w:p w14:paraId="704351FD" w14:textId="14220CF5" w:rsidR="00666B44" w:rsidRDefault="00666B44">
      <w:pPr>
        <w:pStyle w:val="ListParagraph"/>
        <w:numPr>
          <w:ilvl w:val="0"/>
          <w:numId w:val="157"/>
        </w:numPr>
        <w:spacing w:after="0" w:line="360" w:lineRule="auto"/>
        <w:jc w:val="both"/>
      </w:pPr>
      <w:r>
        <w:lastRenderedPageBreak/>
        <w:t>Jumper wires</w:t>
      </w:r>
    </w:p>
    <w:p w14:paraId="7957DF5A" w14:textId="2F8D4576" w:rsidR="00666B44" w:rsidRDefault="00666B44">
      <w:pPr>
        <w:pStyle w:val="ListParagraph"/>
        <w:numPr>
          <w:ilvl w:val="0"/>
          <w:numId w:val="157"/>
        </w:numPr>
        <w:spacing w:after="0" w:line="360" w:lineRule="auto"/>
        <w:jc w:val="both"/>
      </w:pPr>
      <w:r>
        <w:t>x 470-ohm resistors</w:t>
      </w:r>
    </w:p>
    <w:p w14:paraId="7C3F3254" w14:textId="6AF2450E" w:rsidR="00666B44" w:rsidRDefault="00666B44">
      <w:pPr>
        <w:pStyle w:val="ListParagraph"/>
        <w:numPr>
          <w:ilvl w:val="0"/>
          <w:numId w:val="157"/>
        </w:numPr>
        <w:spacing w:after="0" w:line="360" w:lineRule="auto"/>
        <w:jc w:val="both"/>
      </w:pPr>
      <w:r>
        <w:t>x LEDs (Green and Red)</w:t>
      </w:r>
    </w:p>
    <w:p w14:paraId="5810CE08" w14:textId="7A62659B" w:rsidR="00666B44" w:rsidRPr="002B4758" w:rsidRDefault="00666B44">
      <w:pPr>
        <w:pStyle w:val="ListParagraph"/>
        <w:numPr>
          <w:ilvl w:val="0"/>
          <w:numId w:val="157"/>
        </w:numPr>
        <w:spacing w:after="0" w:line="360" w:lineRule="auto"/>
        <w:jc w:val="both"/>
      </w:pPr>
      <w:r w:rsidRPr="00666B44">
        <w:t>LM35 Temperature Sensor</w:t>
      </w:r>
    </w:p>
    <w:p w14:paraId="0138DBE7" w14:textId="77777777" w:rsidR="008F2C09" w:rsidRDefault="008F2C09" w:rsidP="00666B44">
      <w:pPr>
        <w:spacing w:line="285" w:lineRule="atLeast"/>
      </w:pPr>
    </w:p>
    <w:p w14:paraId="54243CB0" w14:textId="77777777" w:rsidR="008F2C09" w:rsidRDefault="00666B44" w:rsidP="008F2C09">
      <w:pPr>
        <w:shd w:val="clear" w:color="auto" w:fill="D9D9D9" w:themeFill="background1" w:themeFillShade="D9"/>
        <w:spacing w:line="285" w:lineRule="atLeast"/>
      </w:pPr>
      <w:r>
        <w:t xml:space="preserve">Conversion Formula: </w:t>
      </w:r>
    </w:p>
    <w:p w14:paraId="218A6573" w14:textId="12320A3E" w:rsidR="00666B44" w:rsidRPr="00666B44" w:rsidRDefault="008F2C09" w:rsidP="008F2C09">
      <w:pPr>
        <w:shd w:val="clear" w:color="auto" w:fill="D9D9D9" w:themeFill="background1" w:themeFillShade="D9"/>
        <w:spacing w:line="285" w:lineRule="atLeast"/>
        <w:rPr>
          <w:rFonts w:ascii="Consolas" w:eastAsia="Times New Roman" w:hAnsi="Consolas" w:cs="Times New Roman"/>
          <w:color w:val="DAE3E3"/>
          <w:kern w:val="0"/>
          <w:sz w:val="21"/>
          <w:szCs w:val="21"/>
          <w:lang w:val="en-ZA" w:eastAsia="en-ZA"/>
        </w:rPr>
      </w:pPr>
      <w:r>
        <w:t xml:space="preserve">Read </w:t>
      </w:r>
      <w:r w:rsidR="00666B44">
        <w:t xml:space="preserve">temperature from the analogue input </w:t>
      </w:r>
      <w:r>
        <w:t>and multiply by</w:t>
      </w:r>
      <w:r w:rsidR="00666B44">
        <w:t xml:space="preserve"> </w:t>
      </w:r>
      <w:r w:rsidR="00666B44" w:rsidRPr="00666B44">
        <w:t>0.48828125</w:t>
      </w:r>
    </w:p>
    <w:p w14:paraId="76C046B5" w14:textId="5562B562" w:rsidR="00666B44" w:rsidRDefault="00666B44" w:rsidP="00BC348E">
      <w:pPr>
        <w:spacing w:after="0" w:line="360" w:lineRule="auto"/>
        <w:contextualSpacing/>
        <w:jc w:val="both"/>
      </w:pPr>
    </w:p>
    <w:p w14:paraId="5C67E02F" w14:textId="77777777" w:rsidR="00DB1FA0" w:rsidRDefault="008F2C09" w:rsidP="00DB1FA0">
      <w:pPr>
        <w:keepNext/>
        <w:spacing w:after="0" w:line="240" w:lineRule="auto"/>
        <w:contextualSpacing/>
        <w:jc w:val="both"/>
      </w:pPr>
      <w:r>
        <w:rPr>
          <w:noProof/>
        </w:rPr>
        <w:drawing>
          <wp:inline distT="0" distB="0" distL="0" distR="0" wp14:anchorId="11B38BEB" wp14:editId="182E6A4D">
            <wp:extent cx="3288092" cy="2970530"/>
            <wp:effectExtent l="0" t="0" r="7620" b="1270"/>
            <wp:docPr id="52306" name="Picture 5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310283" cy="2990578"/>
                    </a:xfrm>
                    <a:prstGeom prst="rect">
                      <a:avLst/>
                    </a:prstGeom>
                    <a:noFill/>
                  </pic:spPr>
                </pic:pic>
              </a:graphicData>
            </a:graphic>
          </wp:inline>
        </w:drawing>
      </w:r>
    </w:p>
    <w:p w14:paraId="5B8D3510" w14:textId="3188C517" w:rsidR="001505F7" w:rsidRPr="00DB1FA0" w:rsidRDefault="00DB1FA0" w:rsidP="00DB1FA0">
      <w:pPr>
        <w:pStyle w:val="Caption"/>
        <w:jc w:val="both"/>
        <w:rPr>
          <w:i w:val="0"/>
          <w:iCs w:val="0"/>
          <w:color w:val="auto"/>
          <w:sz w:val="24"/>
          <w:szCs w:val="24"/>
        </w:rPr>
      </w:pPr>
      <w:r w:rsidRPr="00DB1FA0">
        <w:rPr>
          <w:i w:val="0"/>
          <w:iCs w:val="0"/>
          <w:color w:val="auto"/>
          <w:sz w:val="24"/>
          <w:szCs w:val="24"/>
        </w:rPr>
        <w:t xml:space="preserve">Figure 3. </w:t>
      </w:r>
      <w:r w:rsidRPr="00DB1FA0">
        <w:rPr>
          <w:i w:val="0"/>
          <w:iCs w:val="0"/>
          <w:color w:val="auto"/>
          <w:sz w:val="24"/>
          <w:szCs w:val="24"/>
        </w:rPr>
        <w:fldChar w:fldCharType="begin"/>
      </w:r>
      <w:r w:rsidRPr="00DB1FA0">
        <w:rPr>
          <w:i w:val="0"/>
          <w:iCs w:val="0"/>
          <w:color w:val="auto"/>
          <w:sz w:val="24"/>
          <w:szCs w:val="24"/>
        </w:rPr>
        <w:instrText xml:space="preserve"> SEQ Figure_3. \* ARABIC </w:instrText>
      </w:r>
      <w:r w:rsidRPr="00DB1FA0">
        <w:rPr>
          <w:i w:val="0"/>
          <w:iCs w:val="0"/>
          <w:color w:val="auto"/>
          <w:sz w:val="24"/>
          <w:szCs w:val="24"/>
        </w:rPr>
        <w:fldChar w:fldCharType="separate"/>
      </w:r>
      <w:r w:rsidR="00AF1BF5">
        <w:rPr>
          <w:i w:val="0"/>
          <w:iCs w:val="0"/>
          <w:noProof/>
          <w:color w:val="auto"/>
          <w:sz w:val="24"/>
          <w:szCs w:val="24"/>
        </w:rPr>
        <w:t>28</w:t>
      </w:r>
      <w:r w:rsidRPr="00DB1FA0">
        <w:rPr>
          <w:i w:val="0"/>
          <w:iCs w:val="0"/>
          <w:color w:val="auto"/>
          <w:sz w:val="24"/>
          <w:szCs w:val="24"/>
        </w:rPr>
        <w:fldChar w:fldCharType="end"/>
      </w:r>
      <w:r w:rsidRPr="00DB1FA0">
        <w:rPr>
          <w:i w:val="0"/>
          <w:iCs w:val="0"/>
          <w:color w:val="auto"/>
          <w:sz w:val="24"/>
          <w:szCs w:val="24"/>
        </w:rPr>
        <w:t>: Heat Sensor Diagram</w:t>
      </w:r>
    </w:p>
    <w:p w14:paraId="2B8EC5B9" w14:textId="717A2F51" w:rsidR="002B4758" w:rsidRDefault="002B4758" w:rsidP="00A71CFC">
      <w:pPr>
        <w:spacing w:after="0" w:line="240" w:lineRule="auto"/>
        <w:contextualSpacing/>
        <w:jc w:val="both"/>
      </w:pPr>
    </w:p>
    <w:p w14:paraId="7776332E" w14:textId="18749218" w:rsidR="00FF26FB" w:rsidRPr="00FF26FB" w:rsidRDefault="00FF26FB" w:rsidP="00A71CFC">
      <w:pPr>
        <w:spacing w:after="0" w:line="240" w:lineRule="auto"/>
        <w:contextualSpacing/>
        <w:jc w:val="both"/>
        <w:rPr>
          <w:b/>
          <w:bCs/>
        </w:rPr>
      </w:pPr>
      <w:r w:rsidRPr="00FF26FB">
        <w:rPr>
          <w:b/>
          <w:bCs/>
        </w:rPr>
        <w:t>EXAMPLE 3.21</w:t>
      </w:r>
    </w:p>
    <w:p w14:paraId="452E18D8" w14:textId="6262931F" w:rsidR="009C36DE" w:rsidRPr="009C36DE" w:rsidRDefault="009C36DE" w:rsidP="00C16729">
      <w:pPr>
        <w:shd w:val="clear" w:color="auto" w:fill="1F272A"/>
        <w:spacing w:after="0" w:line="240" w:lineRule="auto"/>
        <w:rPr>
          <w:rFonts w:ascii="Courier New" w:eastAsia="Times New Roman" w:hAnsi="Courier New" w:cs="Courier New"/>
          <w:color w:val="DAE3E3"/>
          <w:kern w:val="0"/>
          <w:sz w:val="20"/>
          <w:szCs w:val="20"/>
          <w:lang w:val="en-ZA" w:eastAsia="en-ZA"/>
        </w:rPr>
      </w:pPr>
      <w:r w:rsidRPr="009C36DE">
        <w:rPr>
          <w:rFonts w:ascii="Courier New" w:eastAsia="Times New Roman" w:hAnsi="Courier New" w:cs="Courier New"/>
          <w:color w:val="0CA1A6"/>
          <w:kern w:val="0"/>
          <w:sz w:val="20"/>
          <w:szCs w:val="20"/>
          <w:lang w:val="en-ZA" w:eastAsia="en-ZA"/>
        </w:rPr>
        <w:t>const</w:t>
      </w:r>
      <w:r w:rsidRPr="009C36DE">
        <w:rPr>
          <w:rFonts w:ascii="Courier New" w:eastAsia="Times New Roman" w:hAnsi="Courier New" w:cs="Courier New"/>
          <w:color w:val="DAE3E3"/>
          <w:kern w:val="0"/>
          <w:sz w:val="20"/>
          <w:szCs w:val="20"/>
          <w:lang w:val="en-ZA" w:eastAsia="en-ZA"/>
        </w:rPr>
        <w:t xml:space="preserve"> </w:t>
      </w:r>
      <w:r w:rsidRPr="009C36DE">
        <w:rPr>
          <w:rFonts w:ascii="Courier New" w:eastAsia="Times New Roman" w:hAnsi="Courier New" w:cs="Courier New"/>
          <w:color w:val="0CA1A6"/>
          <w:kern w:val="0"/>
          <w:sz w:val="20"/>
          <w:szCs w:val="20"/>
          <w:lang w:val="en-ZA" w:eastAsia="en-ZA"/>
        </w:rPr>
        <w:t>int</w:t>
      </w:r>
      <w:r w:rsidRPr="009C36DE">
        <w:rPr>
          <w:rFonts w:ascii="Courier New" w:eastAsia="Times New Roman" w:hAnsi="Courier New" w:cs="Courier New"/>
          <w:color w:val="DAE3E3"/>
          <w:kern w:val="0"/>
          <w:sz w:val="20"/>
          <w:szCs w:val="20"/>
          <w:lang w:val="en-ZA" w:eastAsia="en-ZA"/>
        </w:rPr>
        <w:t xml:space="preserve"> temp_read = </w:t>
      </w:r>
      <w:r w:rsidRPr="009C36DE">
        <w:rPr>
          <w:rFonts w:ascii="Courier New" w:eastAsia="Times New Roman" w:hAnsi="Courier New" w:cs="Courier New"/>
          <w:color w:val="7FCBCD"/>
          <w:kern w:val="0"/>
          <w:sz w:val="20"/>
          <w:szCs w:val="20"/>
          <w:lang w:val="en-ZA" w:eastAsia="en-ZA"/>
        </w:rPr>
        <w:t>0</w:t>
      </w:r>
      <w:r w:rsidRPr="009C36DE">
        <w:rPr>
          <w:rFonts w:ascii="Courier New" w:eastAsia="Times New Roman" w:hAnsi="Courier New" w:cs="Courier New"/>
          <w:color w:val="DAE3E3"/>
          <w:kern w:val="0"/>
          <w:sz w:val="20"/>
          <w:szCs w:val="20"/>
          <w:lang w:val="en-ZA" w:eastAsia="en-ZA"/>
        </w:rPr>
        <w:t xml:space="preserve"> ;</w:t>
      </w:r>
      <w:r w:rsidRPr="009C36DE">
        <w:rPr>
          <w:rFonts w:ascii="Courier New" w:eastAsia="Times New Roman" w:hAnsi="Courier New" w:cs="Courier New"/>
          <w:color w:val="7F8C8D"/>
          <w:kern w:val="0"/>
          <w:sz w:val="20"/>
          <w:szCs w:val="20"/>
          <w:lang w:val="en-ZA" w:eastAsia="en-ZA"/>
        </w:rPr>
        <w:t xml:space="preserve"> //naming pin 0 of analog input side as </w:t>
      </w:r>
      <w:r w:rsidR="00D72216">
        <w:rPr>
          <w:rFonts w:ascii="Courier New" w:eastAsia="Times New Roman" w:hAnsi="Courier New" w:cs="Courier New"/>
          <w:color w:val="7F8C8D"/>
          <w:kern w:val="0"/>
          <w:sz w:val="20"/>
          <w:szCs w:val="20"/>
          <w:lang w:val="en-ZA" w:eastAsia="en-ZA"/>
        </w:rPr>
        <w:t>temp_read</w:t>
      </w:r>
    </w:p>
    <w:p w14:paraId="147BEA9E" w14:textId="77777777" w:rsidR="009C36DE" w:rsidRPr="009C36DE" w:rsidRDefault="009C36DE" w:rsidP="00C16729">
      <w:pPr>
        <w:shd w:val="clear" w:color="auto" w:fill="1F272A"/>
        <w:spacing w:after="0" w:line="240" w:lineRule="auto"/>
        <w:rPr>
          <w:rFonts w:ascii="Courier New" w:eastAsia="Times New Roman" w:hAnsi="Courier New" w:cs="Courier New"/>
          <w:color w:val="DAE3E3"/>
          <w:kern w:val="0"/>
          <w:sz w:val="20"/>
          <w:szCs w:val="20"/>
          <w:lang w:val="en-ZA" w:eastAsia="en-ZA"/>
        </w:rPr>
      </w:pPr>
      <w:r w:rsidRPr="009C36DE">
        <w:rPr>
          <w:rFonts w:ascii="Courier New" w:eastAsia="Times New Roman" w:hAnsi="Courier New" w:cs="Courier New"/>
          <w:color w:val="0CA1A6"/>
          <w:kern w:val="0"/>
          <w:sz w:val="20"/>
          <w:szCs w:val="20"/>
          <w:lang w:val="en-ZA" w:eastAsia="en-ZA"/>
        </w:rPr>
        <w:t>const</w:t>
      </w:r>
      <w:r w:rsidRPr="009C36DE">
        <w:rPr>
          <w:rFonts w:ascii="Courier New" w:eastAsia="Times New Roman" w:hAnsi="Courier New" w:cs="Courier New"/>
          <w:color w:val="DAE3E3"/>
          <w:kern w:val="0"/>
          <w:sz w:val="20"/>
          <w:szCs w:val="20"/>
          <w:lang w:val="en-ZA" w:eastAsia="en-ZA"/>
        </w:rPr>
        <w:t xml:space="preserve"> </w:t>
      </w:r>
      <w:r w:rsidRPr="009C36DE">
        <w:rPr>
          <w:rFonts w:ascii="Courier New" w:eastAsia="Times New Roman" w:hAnsi="Courier New" w:cs="Courier New"/>
          <w:color w:val="0CA1A6"/>
          <w:kern w:val="0"/>
          <w:sz w:val="20"/>
          <w:szCs w:val="20"/>
          <w:lang w:val="en-ZA" w:eastAsia="en-ZA"/>
        </w:rPr>
        <w:t>int</w:t>
      </w:r>
      <w:r w:rsidRPr="009C36DE">
        <w:rPr>
          <w:rFonts w:ascii="Courier New" w:eastAsia="Times New Roman" w:hAnsi="Courier New" w:cs="Courier New"/>
          <w:color w:val="DAE3E3"/>
          <w:kern w:val="0"/>
          <w:sz w:val="20"/>
          <w:szCs w:val="20"/>
          <w:lang w:val="en-ZA" w:eastAsia="en-ZA"/>
        </w:rPr>
        <w:t xml:space="preserve"> high = </w:t>
      </w:r>
      <w:r w:rsidRPr="009C36DE">
        <w:rPr>
          <w:rFonts w:ascii="Courier New" w:eastAsia="Times New Roman" w:hAnsi="Courier New" w:cs="Courier New"/>
          <w:color w:val="7FCBCD"/>
          <w:kern w:val="0"/>
          <w:sz w:val="20"/>
          <w:szCs w:val="20"/>
          <w:lang w:val="en-ZA" w:eastAsia="en-ZA"/>
        </w:rPr>
        <w:t>8</w:t>
      </w:r>
      <w:r w:rsidRPr="009C36DE">
        <w:rPr>
          <w:rFonts w:ascii="Courier New" w:eastAsia="Times New Roman" w:hAnsi="Courier New" w:cs="Courier New"/>
          <w:color w:val="DAE3E3"/>
          <w:kern w:val="0"/>
          <w:sz w:val="20"/>
          <w:szCs w:val="20"/>
          <w:lang w:val="en-ZA" w:eastAsia="en-ZA"/>
        </w:rPr>
        <w:t xml:space="preserve"> ;</w:t>
      </w:r>
      <w:r w:rsidRPr="009C36DE">
        <w:rPr>
          <w:rFonts w:ascii="Courier New" w:eastAsia="Times New Roman" w:hAnsi="Courier New" w:cs="Courier New"/>
          <w:color w:val="7F8C8D"/>
          <w:kern w:val="0"/>
          <w:sz w:val="20"/>
          <w:szCs w:val="20"/>
          <w:lang w:val="en-ZA" w:eastAsia="en-ZA"/>
        </w:rPr>
        <w:t xml:space="preserve"> // For turning on and off yellow LED connected to pin 8</w:t>
      </w:r>
    </w:p>
    <w:p w14:paraId="70E46232" w14:textId="77777777" w:rsidR="009C36DE" w:rsidRPr="009C36DE" w:rsidRDefault="009C36DE" w:rsidP="00C16729">
      <w:pPr>
        <w:shd w:val="clear" w:color="auto" w:fill="1F272A"/>
        <w:spacing w:after="0" w:line="240" w:lineRule="auto"/>
        <w:rPr>
          <w:rFonts w:ascii="Courier New" w:eastAsia="Times New Roman" w:hAnsi="Courier New" w:cs="Courier New"/>
          <w:color w:val="DAE3E3"/>
          <w:kern w:val="0"/>
          <w:sz w:val="20"/>
          <w:szCs w:val="20"/>
          <w:lang w:val="en-ZA" w:eastAsia="en-ZA"/>
        </w:rPr>
      </w:pPr>
      <w:r w:rsidRPr="009C36DE">
        <w:rPr>
          <w:rFonts w:ascii="Courier New" w:eastAsia="Times New Roman" w:hAnsi="Courier New" w:cs="Courier New"/>
          <w:color w:val="0CA1A6"/>
          <w:kern w:val="0"/>
          <w:sz w:val="20"/>
          <w:szCs w:val="20"/>
          <w:lang w:val="en-ZA" w:eastAsia="en-ZA"/>
        </w:rPr>
        <w:t>const</w:t>
      </w:r>
      <w:r w:rsidRPr="009C36DE">
        <w:rPr>
          <w:rFonts w:ascii="Courier New" w:eastAsia="Times New Roman" w:hAnsi="Courier New" w:cs="Courier New"/>
          <w:color w:val="DAE3E3"/>
          <w:kern w:val="0"/>
          <w:sz w:val="20"/>
          <w:szCs w:val="20"/>
          <w:lang w:val="en-ZA" w:eastAsia="en-ZA"/>
        </w:rPr>
        <w:t xml:space="preserve"> </w:t>
      </w:r>
      <w:r w:rsidRPr="009C36DE">
        <w:rPr>
          <w:rFonts w:ascii="Courier New" w:eastAsia="Times New Roman" w:hAnsi="Courier New" w:cs="Courier New"/>
          <w:color w:val="0CA1A6"/>
          <w:kern w:val="0"/>
          <w:sz w:val="20"/>
          <w:szCs w:val="20"/>
          <w:lang w:val="en-ZA" w:eastAsia="en-ZA"/>
        </w:rPr>
        <w:t>int</w:t>
      </w:r>
      <w:r w:rsidRPr="009C36DE">
        <w:rPr>
          <w:rFonts w:ascii="Courier New" w:eastAsia="Times New Roman" w:hAnsi="Courier New" w:cs="Courier New"/>
          <w:color w:val="DAE3E3"/>
          <w:kern w:val="0"/>
          <w:sz w:val="20"/>
          <w:szCs w:val="20"/>
          <w:lang w:val="en-ZA" w:eastAsia="en-ZA"/>
        </w:rPr>
        <w:t xml:space="preserve"> low = </w:t>
      </w:r>
      <w:r w:rsidRPr="009C36DE">
        <w:rPr>
          <w:rFonts w:ascii="Courier New" w:eastAsia="Times New Roman" w:hAnsi="Courier New" w:cs="Courier New"/>
          <w:color w:val="7FCBCD"/>
          <w:kern w:val="0"/>
          <w:sz w:val="20"/>
          <w:szCs w:val="20"/>
          <w:lang w:val="en-ZA" w:eastAsia="en-ZA"/>
        </w:rPr>
        <w:t>9</w:t>
      </w:r>
      <w:r w:rsidRPr="009C36DE">
        <w:rPr>
          <w:rFonts w:ascii="Courier New" w:eastAsia="Times New Roman" w:hAnsi="Courier New" w:cs="Courier New"/>
          <w:color w:val="DAE3E3"/>
          <w:kern w:val="0"/>
          <w:sz w:val="20"/>
          <w:szCs w:val="20"/>
          <w:lang w:val="en-ZA" w:eastAsia="en-ZA"/>
        </w:rPr>
        <w:t>;</w:t>
      </w:r>
      <w:r w:rsidRPr="009C36DE">
        <w:rPr>
          <w:rFonts w:ascii="Courier New" w:eastAsia="Times New Roman" w:hAnsi="Courier New" w:cs="Courier New"/>
          <w:color w:val="7F8C8D"/>
          <w:kern w:val="0"/>
          <w:sz w:val="20"/>
          <w:szCs w:val="20"/>
          <w:lang w:val="en-ZA" w:eastAsia="en-ZA"/>
        </w:rPr>
        <w:t xml:space="preserve"> // For turning on and off Green LED connected to pin 9</w:t>
      </w:r>
    </w:p>
    <w:p w14:paraId="04981E37" w14:textId="77777777" w:rsidR="009C36DE" w:rsidRPr="009C36DE" w:rsidRDefault="009C36DE" w:rsidP="00C16729">
      <w:pPr>
        <w:shd w:val="clear" w:color="auto" w:fill="1F272A"/>
        <w:spacing w:after="0" w:line="240" w:lineRule="auto"/>
        <w:rPr>
          <w:rFonts w:ascii="Courier New" w:eastAsia="Times New Roman" w:hAnsi="Courier New" w:cs="Courier New"/>
          <w:color w:val="DAE3E3"/>
          <w:kern w:val="0"/>
          <w:sz w:val="20"/>
          <w:szCs w:val="20"/>
          <w:lang w:val="en-ZA" w:eastAsia="en-ZA"/>
        </w:rPr>
      </w:pPr>
      <w:r w:rsidRPr="009C36DE">
        <w:rPr>
          <w:rFonts w:ascii="Courier New" w:eastAsia="Times New Roman" w:hAnsi="Courier New" w:cs="Courier New"/>
          <w:color w:val="0CA1A6"/>
          <w:kern w:val="0"/>
          <w:sz w:val="20"/>
          <w:szCs w:val="20"/>
          <w:lang w:val="en-ZA" w:eastAsia="en-ZA"/>
        </w:rPr>
        <w:t>void</w:t>
      </w:r>
      <w:r w:rsidRPr="009C36DE">
        <w:rPr>
          <w:rFonts w:ascii="Courier New" w:eastAsia="Times New Roman" w:hAnsi="Courier New" w:cs="Courier New"/>
          <w:color w:val="DAE3E3"/>
          <w:kern w:val="0"/>
          <w:sz w:val="20"/>
          <w:szCs w:val="20"/>
          <w:lang w:val="en-ZA" w:eastAsia="en-ZA"/>
        </w:rPr>
        <w:t xml:space="preserve"> </w:t>
      </w:r>
      <w:r w:rsidRPr="009C36DE">
        <w:rPr>
          <w:rFonts w:ascii="Courier New" w:eastAsia="Times New Roman" w:hAnsi="Courier New" w:cs="Courier New"/>
          <w:color w:val="F39C12"/>
          <w:kern w:val="0"/>
          <w:sz w:val="20"/>
          <w:szCs w:val="20"/>
          <w:lang w:val="en-ZA" w:eastAsia="en-ZA"/>
        </w:rPr>
        <w:t>setup</w:t>
      </w:r>
      <w:r w:rsidRPr="009C36DE">
        <w:rPr>
          <w:rFonts w:ascii="Courier New" w:eastAsia="Times New Roman" w:hAnsi="Courier New" w:cs="Courier New"/>
          <w:color w:val="DAE3E3"/>
          <w:kern w:val="0"/>
          <w:sz w:val="20"/>
          <w:szCs w:val="20"/>
          <w:lang w:val="en-ZA" w:eastAsia="en-ZA"/>
        </w:rPr>
        <w:t>()</w:t>
      </w:r>
    </w:p>
    <w:p w14:paraId="5ACBD5CE" w14:textId="77777777" w:rsidR="009C36DE" w:rsidRPr="009C36DE" w:rsidRDefault="009C36DE" w:rsidP="00C16729">
      <w:pPr>
        <w:shd w:val="clear" w:color="auto" w:fill="1F272A"/>
        <w:spacing w:after="0" w:line="240" w:lineRule="auto"/>
        <w:rPr>
          <w:rFonts w:ascii="Courier New" w:eastAsia="Times New Roman" w:hAnsi="Courier New" w:cs="Courier New"/>
          <w:color w:val="DAE3E3"/>
          <w:kern w:val="0"/>
          <w:sz w:val="20"/>
          <w:szCs w:val="20"/>
          <w:lang w:val="en-ZA" w:eastAsia="en-ZA"/>
        </w:rPr>
      </w:pPr>
      <w:r w:rsidRPr="009C36DE">
        <w:rPr>
          <w:rFonts w:ascii="Courier New" w:eastAsia="Times New Roman" w:hAnsi="Courier New" w:cs="Courier New"/>
          <w:color w:val="DAE3E3"/>
          <w:kern w:val="0"/>
          <w:sz w:val="20"/>
          <w:szCs w:val="20"/>
          <w:lang w:val="en-ZA" w:eastAsia="en-ZA"/>
        </w:rPr>
        <w:t>{</w:t>
      </w:r>
    </w:p>
    <w:p w14:paraId="58D63805" w14:textId="77777777" w:rsidR="009C36DE" w:rsidRPr="009C36DE" w:rsidRDefault="009C36DE" w:rsidP="00C16729">
      <w:pPr>
        <w:shd w:val="clear" w:color="auto" w:fill="1F272A"/>
        <w:spacing w:after="0" w:line="240" w:lineRule="auto"/>
        <w:rPr>
          <w:rFonts w:ascii="Courier New" w:eastAsia="Times New Roman" w:hAnsi="Courier New" w:cs="Courier New"/>
          <w:color w:val="DAE3E3"/>
          <w:kern w:val="0"/>
          <w:sz w:val="20"/>
          <w:szCs w:val="20"/>
          <w:lang w:val="en-ZA" w:eastAsia="en-ZA"/>
        </w:rPr>
      </w:pPr>
      <w:r w:rsidRPr="009C36DE">
        <w:rPr>
          <w:rFonts w:ascii="Courier New" w:eastAsia="Times New Roman" w:hAnsi="Courier New" w:cs="Courier New"/>
          <w:color w:val="F39C12"/>
          <w:kern w:val="0"/>
          <w:sz w:val="20"/>
          <w:szCs w:val="20"/>
          <w:lang w:val="en-ZA" w:eastAsia="en-ZA"/>
        </w:rPr>
        <w:t>Serial</w:t>
      </w:r>
      <w:r w:rsidRPr="009C36DE">
        <w:rPr>
          <w:rFonts w:ascii="Courier New" w:eastAsia="Times New Roman" w:hAnsi="Courier New" w:cs="Courier New"/>
          <w:color w:val="DAE3E3"/>
          <w:kern w:val="0"/>
          <w:sz w:val="20"/>
          <w:szCs w:val="20"/>
          <w:lang w:val="en-ZA" w:eastAsia="en-ZA"/>
        </w:rPr>
        <w:t>.</w:t>
      </w:r>
      <w:r w:rsidRPr="009C36DE">
        <w:rPr>
          <w:rFonts w:ascii="Courier New" w:eastAsia="Times New Roman" w:hAnsi="Courier New" w:cs="Courier New"/>
          <w:color w:val="F39C12"/>
          <w:kern w:val="0"/>
          <w:sz w:val="20"/>
          <w:szCs w:val="20"/>
          <w:lang w:val="en-ZA" w:eastAsia="en-ZA"/>
        </w:rPr>
        <w:t>begin</w:t>
      </w:r>
      <w:r w:rsidRPr="009C36DE">
        <w:rPr>
          <w:rFonts w:ascii="Courier New" w:eastAsia="Times New Roman" w:hAnsi="Courier New" w:cs="Courier New"/>
          <w:color w:val="DAE3E3"/>
          <w:kern w:val="0"/>
          <w:sz w:val="20"/>
          <w:szCs w:val="20"/>
          <w:lang w:val="en-ZA" w:eastAsia="en-ZA"/>
        </w:rPr>
        <w:t>(</w:t>
      </w:r>
      <w:r w:rsidRPr="009C36DE">
        <w:rPr>
          <w:rFonts w:ascii="Courier New" w:eastAsia="Times New Roman" w:hAnsi="Courier New" w:cs="Courier New"/>
          <w:color w:val="7FCBCD"/>
          <w:kern w:val="0"/>
          <w:sz w:val="20"/>
          <w:szCs w:val="20"/>
          <w:lang w:val="en-ZA" w:eastAsia="en-ZA"/>
        </w:rPr>
        <w:t>9600</w:t>
      </w:r>
      <w:r w:rsidRPr="009C36DE">
        <w:rPr>
          <w:rFonts w:ascii="Courier New" w:eastAsia="Times New Roman" w:hAnsi="Courier New" w:cs="Courier New"/>
          <w:color w:val="DAE3E3"/>
          <w:kern w:val="0"/>
          <w:sz w:val="20"/>
          <w:szCs w:val="20"/>
          <w:lang w:val="en-ZA" w:eastAsia="en-ZA"/>
        </w:rPr>
        <w:t>) ;</w:t>
      </w:r>
      <w:r w:rsidRPr="009C36DE">
        <w:rPr>
          <w:rFonts w:ascii="Courier New" w:eastAsia="Times New Roman" w:hAnsi="Courier New" w:cs="Courier New"/>
          <w:color w:val="7F8C8D"/>
          <w:kern w:val="0"/>
          <w:sz w:val="20"/>
          <w:szCs w:val="20"/>
          <w:lang w:val="en-ZA" w:eastAsia="en-ZA"/>
        </w:rPr>
        <w:t xml:space="preserve"> //Starting serial Communication at baud rate of 9600</w:t>
      </w:r>
    </w:p>
    <w:p w14:paraId="2D2FFF25" w14:textId="77777777" w:rsidR="009C36DE" w:rsidRPr="009C36DE" w:rsidRDefault="009C36DE" w:rsidP="00C16729">
      <w:pPr>
        <w:shd w:val="clear" w:color="auto" w:fill="1F272A"/>
        <w:spacing w:after="0" w:line="240" w:lineRule="auto"/>
        <w:rPr>
          <w:rFonts w:ascii="Courier New" w:eastAsia="Times New Roman" w:hAnsi="Courier New" w:cs="Courier New"/>
          <w:color w:val="DAE3E3"/>
          <w:kern w:val="0"/>
          <w:sz w:val="20"/>
          <w:szCs w:val="20"/>
          <w:lang w:val="en-ZA" w:eastAsia="en-ZA"/>
        </w:rPr>
      </w:pPr>
      <w:r w:rsidRPr="009C36DE">
        <w:rPr>
          <w:rFonts w:ascii="Courier New" w:eastAsia="Times New Roman" w:hAnsi="Courier New" w:cs="Courier New"/>
          <w:color w:val="F39C12"/>
          <w:kern w:val="0"/>
          <w:sz w:val="20"/>
          <w:szCs w:val="20"/>
          <w:lang w:val="en-ZA" w:eastAsia="en-ZA"/>
        </w:rPr>
        <w:t>pinMode</w:t>
      </w:r>
      <w:r w:rsidRPr="009C36DE">
        <w:rPr>
          <w:rFonts w:ascii="Courier New" w:eastAsia="Times New Roman" w:hAnsi="Courier New" w:cs="Courier New"/>
          <w:color w:val="DAE3E3"/>
          <w:kern w:val="0"/>
          <w:sz w:val="20"/>
          <w:szCs w:val="20"/>
          <w:lang w:val="en-ZA" w:eastAsia="en-ZA"/>
        </w:rPr>
        <w:t>(high,OUTPUT);</w:t>
      </w:r>
      <w:r w:rsidRPr="009C36DE">
        <w:rPr>
          <w:rFonts w:ascii="Courier New" w:eastAsia="Times New Roman" w:hAnsi="Courier New" w:cs="Courier New"/>
          <w:color w:val="7F8C8D"/>
          <w:kern w:val="0"/>
          <w:sz w:val="20"/>
          <w:szCs w:val="20"/>
          <w:lang w:val="en-ZA" w:eastAsia="en-ZA"/>
        </w:rPr>
        <w:t xml:space="preserve"> //declaring LED pins as OUTPUT</w:t>
      </w:r>
    </w:p>
    <w:p w14:paraId="255BF46D" w14:textId="77777777" w:rsidR="009C36DE" w:rsidRPr="009C36DE" w:rsidRDefault="009C36DE" w:rsidP="00C16729">
      <w:pPr>
        <w:shd w:val="clear" w:color="auto" w:fill="1F272A"/>
        <w:spacing w:after="0" w:line="240" w:lineRule="auto"/>
        <w:rPr>
          <w:rFonts w:ascii="Courier New" w:eastAsia="Times New Roman" w:hAnsi="Courier New" w:cs="Courier New"/>
          <w:color w:val="DAE3E3"/>
          <w:kern w:val="0"/>
          <w:sz w:val="20"/>
          <w:szCs w:val="20"/>
          <w:lang w:val="en-ZA" w:eastAsia="en-ZA"/>
        </w:rPr>
      </w:pPr>
      <w:r w:rsidRPr="009C36DE">
        <w:rPr>
          <w:rFonts w:ascii="Courier New" w:eastAsia="Times New Roman" w:hAnsi="Courier New" w:cs="Courier New"/>
          <w:color w:val="F39C12"/>
          <w:kern w:val="0"/>
          <w:sz w:val="20"/>
          <w:szCs w:val="20"/>
          <w:lang w:val="en-ZA" w:eastAsia="en-ZA"/>
        </w:rPr>
        <w:t>pinMode</w:t>
      </w:r>
      <w:r w:rsidRPr="009C36DE">
        <w:rPr>
          <w:rFonts w:ascii="Courier New" w:eastAsia="Times New Roman" w:hAnsi="Courier New" w:cs="Courier New"/>
          <w:color w:val="DAE3E3"/>
          <w:kern w:val="0"/>
          <w:sz w:val="20"/>
          <w:szCs w:val="20"/>
          <w:lang w:val="en-ZA" w:eastAsia="en-ZA"/>
        </w:rPr>
        <w:t>(low,OUTPUT);</w:t>
      </w:r>
    </w:p>
    <w:p w14:paraId="53BCC619" w14:textId="77777777" w:rsidR="009C36DE" w:rsidRPr="009C36DE" w:rsidRDefault="009C36DE" w:rsidP="00C16729">
      <w:pPr>
        <w:shd w:val="clear" w:color="auto" w:fill="1F272A"/>
        <w:spacing w:after="0" w:line="240" w:lineRule="auto"/>
        <w:rPr>
          <w:rFonts w:ascii="Courier New" w:eastAsia="Times New Roman" w:hAnsi="Courier New" w:cs="Courier New"/>
          <w:color w:val="DAE3E3"/>
          <w:kern w:val="0"/>
          <w:sz w:val="20"/>
          <w:szCs w:val="20"/>
          <w:lang w:val="en-ZA" w:eastAsia="en-ZA"/>
        </w:rPr>
      </w:pPr>
      <w:r w:rsidRPr="009C36DE">
        <w:rPr>
          <w:rFonts w:ascii="Courier New" w:eastAsia="Times New Roman" w:hAnsi="Courier New" w:cs="Courier New"/>
          <w:color w:val="DAE3E3"/>
          <w:kern w:val="0"/>
          <w:sz w:val="20"/>
          <w:szCs w:val="20"/>
          <w:lang w:val="en-ZA" w:eastAsia="en-ZA"/>
        </w:rPr>
        <w:t>}</w:t>
      </w:r>
    </w:p>
    <w:p w14:paraId="0C089862" w14:textId="77777777" w:rsidR="009C36DE" w:rsidRPr="009C36DE" w:rsidRDefault="009C36DE" w:rsidP="00C16729">
      <w:pPr>
        <w:shd w:val="clear" w:color="auto" w:fill="1F272A"/>
        <w:spacing w:after="0" w:line="240" w:lineRule="auto"/>
        <w:rPr>
          <w:rFonts w:ascii="Courier New" w:eastAsia="Times New Roman" w:hAnsi="Courier New" w:cs="Courier New"/>
          <w:color w:val="DAE3E3"/>
          <w:kern w:val="0"/>
          <w:sz w:val="20"/>
          <w:szCs w:val="20"/>
          <w:lang w:val="en-ZA" w:eastAsia="en-ZA"/>
        </w:rPr>
      </w:pPr>
      <w:r w:rsidRPr="009C36DE">
        <w:rPr>
          <w:rFonts w:ascii="Courier New" w:eastAsia="Times New Roman" w:hAnsi="Courier New" w:cs="Courier New"/>
          <w:color w:val="0CA1A6"/>
          <w:kern w:val="0"/>
          <w:sz w:val="20"/>
          <w:szCs w:val="20"/>
          <w:lang w:val="en-ZA" w:eastAsia="en-ZA"/>
        </w:rPr>
        <w:t>void</w:t>
      </w:r>
      <w:r w:rsidRPr="009C36DE">
        <w:rPr>
          <w:rFonts w:ascii="Courier New" w:eastAsia="Times New Roman" w:hAnsi="Courier New" w:cs="Courier New"/>
          <w:color w:val="DAE3E3"/>
          <w:kern w:val="0"/>
          <w:sz w:val="20"/>
          <w:szCs w:val="20"/>
          <w:lang w:val="en-ZA" w:eastAsia="en-ZA"/>
        </w:rPr>
        <w:t xml:space="preserve"> </w:t>
      </w:r>
      <w:r w:rsidRPr="009C36DE">
        <w:rPr>
          <w:rFonts w:ascii="Courier New" w:eastAsia="Times New Roman" w:hAnsi="Courier New" w:cs="Courier New"/>
          <w:color w:val="F39C12"/>
          <w:kern w:val="0"/>
          <w:sz w:val="20"/>
          <w:szCs w:val="20"/>
          <w:lang w:val="en-ZA" w:eastAsia="en-ZA"/>
        </w:rPr>
        <w:t>loop</w:t>
      </w:r>
      <w:r w:rsidRPr="009C36DE">
        <w:rPr>
          <w:rFonts w:ascii="Courier New" w:eastAsia="Times New Roman" w:hAnsi="Courier New" w:cs="Courier New"/>
          <w:color w:val="DAE3E3"/>
          <w:kern w:val="0"/>
          <w:sz w:val="20"/>
          <w:szCs w:val="20"/>
          <w:lang w:val="en-ZA" w:eastAsia="en-ZA"/>
        </w:rPr>
        <w:t>()</w:t>
      </w:r>
    </w:p>
    <w:p w14:paraId="40CA9F46" w14:textId="77777777" w:rsidR="009C36DE" w:rsidRPr="009C36DE" w:rsidRDefault="009C36DE" w:rsidP="00C16729">
      <w:pPr>
        <w:shd w:val="clear" w:color="auto" w:fill="1F272A"/>
        <w:spacing w:after="0" w:line="240" w:lineRule="auto"/>
        <w:rPr>
          <w:rFonts w:ascii="Courier New" w:eastAsia="Times New Roman" w:hAnsi="Courier New" w:cs="Courier New"/>
          <w:color w:val="DAE3E3"/>
          <w:kern w:val="0"/>
          <w:sz w:val="20"/>
          <w:szCs w:val="20"/>
          <w:lang w:val="en-ZA" w:eastAsia="en-ZA"/>
        </w:rPr>
      </w:pPr>
      <w:r w:rsidRPr="009C36DE">
        <w:rPr>
          <w:rFonts w:ascii="Courier New" w:eastAsia="Times New Roman" w:hAnsi="Courier New" w:cs="Courier New"/>
          <w:color w:val="DAE3E3"/>
          <w:kern w:val="0"/>
          <w:sz w:val="20"/>
          <w:szCs w:val="20"/>
          <w:lang w:val="en-ZA" w:eastAsia="en-ZA"/>
        </w:rPr>
        <w:t>{</w:t>
      </w:r>
    </w:p>
    <w:p w14:paraId="384D18B2" w14:textId="77777777" w:rsidR="009C36DE" w:rsidRPr="009C36DE" w:rsidRDefault="009C36DE" w:rsidP="00C16729">
      <w:pPr>
        <w:shd w:val="clear" w:color="auto" w:fill="1F272A"/>
        <w:spacing w:after="0" w:line="240" w:lineRule="auto"/>
        <w:rPr>
          <w:rFonts w:ascii="Courier New" w:eastAsia="Times New Roman" w:hAnsi="Courier New" w:cs="Courier New"/>
          <w:color w:val="DAE3E3"/>
          <w:kern w:val="0"/>
          <w:sz w:val="20"/>
          <w:szCs w:val="20"/>
          <w:lang w:val="en-ZA" w:eastAsia="en-ZA"/>
        </w:rPr>
      </w:pPr>
      <w:r w:rsidRPr="009C36DE">
        <w:rPr>
          <w:rFonts w:ascii="Courier New" w:eastAsia="Times New Roman" w:hAnsi="Courier New" w:cs="Courier New"/>
          <w:color w:val="0CA1A6"/>
          <w:kern w:val="0"/>
          <w:sz w:val="20"/>
          <w:szCs w:val="20"/>
          <w:lang w:val="en-ZA" w:eastAsia="en-ZA"/>
        </w:rPr>
        <w:t>int</w:t>
      </w:r>
      <w:r w:rsidRPr="009C36DE">
        <w:rPr>
          <w:rFonts w:ascii="Courier New" w:eastAsia="Times New Roman" w:hAnsi="Courier New" w:cs="Courier New"/>
          <w:color w:val="DAE3E3"/>
          <w:kern w:val="0"/>
          <w:sz w:val="20"/>
          <w:szCs w:val="20"/>
          <w:lang w:val="en-ZA" w:eastAsia="en-ZA"/>
        </w:rPr>
        <w:t xml:space="preserve"> temp_read = </w:t>
      </w:r>
      <w:r w:rsidRPr="009C36DE">
        <w:rPr>
          <w:rFonts w:ascii="Courier New" w:eastAsia="Times New Roman" w:hAnsi="Courier New" w:cs="Courier New"/>
          <w:color w:val="F39C12"/>
          <w:kern w:val="0"/>
          <w:sz w:val="20"/>
          <w:szCs w:val="20"/>
          <w:lang w:val="en-ZA" w:eastAsia="en-ZA"/>
        </w:rPr>
        <w:t>analogRead</w:t>
      </w:r>
      <w:r w:rsidRPr="009C36DE">
        <w:rPr>
          <w:rFonts w:ascii="Courier New" w:eastAsia="Times New Roman" w:hAnsi="Courier New" w:cs="Courier New"/>
          <w:color w:val="DAE3E3"/>
          <w:kern w:val="0"/>
          <w:sz w:val="20"/>
          <w:szCs w:val="20"/>
          <w:lang w:val="en-ZA" w:eastAsia="en-ZA"/>
        </w:rPr>
        <w:t>(</w:t>
      </w:r>
      <w:r w:rsidRPr="009C36DE">
        <w:rPr>
          <w:rFonts w:ascii="Courier New" w:eastAsia="Times New Roman" w:hAnsi="Courier New" w:cs="Courier New"/>
          <w:color w:val="7FCBCD"/>
          <w:kern w:val="0"/>
          <w:sz w:val="20"/>
          <w:szCs w:val="20"/>
          <w:lang w:val="en-ZA" w:eastAsia="en-ZA"/>
        </w:rPr>
        <w:t>0</w:t>
      </w:r>
      <w:r w:rsidRPr="009C36DE">
        <w:rPr>
          <w:rFonts w:ascii="Courier New" w:eastAsia="Times New Roman" w:hAnsi="Courier New" w:cs="Courier New"/>
          <w:color w:val="DAE3E3"/>
          <w:kern w:val="0"/>
          <w:sz w:val="20"/>
          <w:szCs w:val="20"/>
          <w:lang w:val="en-ZA" w:eastAsia="en-ZA"/>
        </w:rPr>
        <w:t>) ;</w:t>
      </w:r>
      <w:r w:rsidRPr="009C36DE">
        <w:rPr>
          <w:rFonts w:ascii="Courier New" w:eastAsia="Times New Roman" w:hAnsi="Courier New" w:cs="Courier New"/>
          <w:color w:val="7F8C8D"/>
          <w:kern w:val="0"/>
          <w:sz w:val="20"/>
          <w:szCs w:val="20"/>
          <w:lang w:val="en-ZA" w:eastAsia="en-ZA"/>
        </w:rPr>
        <w:t xml:space="preserve"> //reading analog voltage </w:t>
      </w:r>
    </w:p>
    <w:p w14:paraId="00B93D75" w14:textId="77777777" w:rsidR="009C36DE" w:rsidRPr="009C36DE" w:rsidRDefault="009C36DE" w:rsidP="00C16729">
      <w:pPr>
        <w:shd w:val="clear" w:color="auto" w:fill="1F272A"/>
        <w:spacing w:after="0" w:line="240" w:lineRule="auto"/>
        <w:rPr>
          <w:rFonts w:ascii="Courier New" w:eastAsia="Times New Roman" w:hAnsi="Courier New" w:cs="Courier New"/>
          <w:color w:val="DAE3E3"/>
          <w:kern w:val="0"/>
          <w:sz w:val="20"/>
          <w:szCs w:val="20"/>
          <w:lang w:val="en-ZA" w:eastAsia="en-ZA"/>
        </w:rPr>
      </w:pPr>
      <w:r w:rsidRPr="009C36DE">
        <w:rPr>
          <w:rFonts w:ascii="Courier New" w:eastAsia="Times New Roman" w:hAnsi="Courier New" w:cs="Courier New"/>
          <w:color w:val="DAE3E3"/>
          <w:kern w:val="0"/>
          <w:sz w:val="20"/>
          <w:szCs w:val="20"/>
          <w:lang w:val="en-ZA" w:eastAsia="en-ZA"/>
        </w:rPr>
        <w:t xml:space="preserve">temp_read = temp_read * </w:t>
      </w:r>
      <w:r w:rsidRPr="009C36DE">
        <w:rPr>
          <w:rFonts w:ascii="Courier New" w:eastAsia="Times New Roman" w:hAnsi="Courier New" w:cs="Courier New"/>
          <w:color w:val="7FCBCD"/>
          <w:kern w:val="0"/>
          <w:sz w:val="20"/>
          <w:szCs w:val="20"/>
          <w:lang w:val="en-ZA" w:eastAsia="en-ZA"/>
        </w:rPr>
        <w:t>0.48828125</w:t>
      </w:r>
      <w:r w:rsidRPr="009C36DE">
        <w:rPr>
          <w:rFonts w:ascii="Courier New" w:eastAsia="Times New Roman" w:hAnsi="Courier New" w:cs="Courier New"/>
          <w:color w:val="DAE3E3"/>
          <w:kern w:val="0"/>
          <w:sz w:val="20"/>
          <w:szCs w:val="20"/>
          <w:lang w:val="en-ZA" w:eastAsia="en-ZA"/>
        </w:rPr>
        <w:t>;</w:t>
      </w:r>
      <w:r w:rsidRPr="009C36DE">
        <w:rPr>
          <w:rFonts w:ascii="Courier New" w:eastAsia="Times New Roman" w:hAnsi="Courier New" w:cs="Courier New"/>
          <w:color w:val="7F8C8D"/>
          <w:kern w:val="0"/>
          <w:sz w:val="20"/>
          <w:szCs w:val="20"/>
          <w:lang w:val="en-ZA" w:eastAsia="en-ZA"/>
        </w:rPr>
        <w:t xml:space="preserve"> //converting temperature read into Celsius</w:t>
      </w:r>
    </w:p>
    <w:p w14:paraId="5D776E58" w14:textId="77777777" w:rsidR="009C36DE" w:rsidRPr="009C36DE" w:rsidRDefault="009C36DE" w:rsidP="00C16729">
      <w:pPr>
        <w:shd w:val="clear" w:color="auto" w:fill="1F272A"/>
        <w:spacing w:after="0" w:line="240" w:lineRule="auto"/>
        <w:rPr>
          <w:rFonts w:ascii="Courier New" w:eastAsia="Times New Roman" w:hAnsi="Courier New" w:cs="Courier New"/>
          <w:color w:val="DAE3E3"/>
          <w:kern w:val="0"/>
          <w:sz w:val="20"/>
          <w:szCs w:val="20"/>
          <w:lang w:val="en-ZA" w:eastAsia="en-ZA"/>
        </w:rPr>
      </w:pPr>
      <w:r w:rsidRPr="009C36DE">
        <w:rPr>
          <w:rFonts w:ascii="Courier New" w:eastAsia="Times New Roman" w:hAnsi="Courier New" w:cs="Courier New"/>
          <w:color w:val="7F8C8D"/>
          <w:kern w:val="0"/>
          <w:sz w:val="20"/>
          <w:szCs w:val="20"/>
          <w:lang w:val="en-ZA" w:eastAsia="en-ZA"/>
        </w:rPr>
        <w:t>//Displaying current temperature</w:t>
      </w:r>
    </w:p>
    <w:p w14:paraId="49D112B1" w14:textId="77777777" w:rsidR="009C36DE" w:rsidRPr="009C36DE" w:rsidRDefault="009C36DE" w:rsidP="00C16729">
      <w:pPr>
        <w:shd w:val="clear" w:color="auto" w:fill="1F272A"/>
        <w:spacing w:after="0" w:line="240" w:lineRule="auto"/>
        <w:rPr>
          <w:rFonts w:ascii="Courier New" w:eastAsia="Times New Roman" w:hAnsi="Courier New" w:cs="Courier New"/>
          <w:color w:val="DAE3E3"/>
          <w:kern w:val="0"/>
          <w:sz w:val="20"/>
          <w:szCs w:val="20"/>
          <w:lang w:val="en-ZA" w:eastAsia="en-ZA"/>
        </w:rPr>
      </w:pPr>
      <w:r w:rsidRPr="009C36DE">
        <w:rPr>
          <w:rFonts w:ascii="Courier New" w:eastAsia="Times New Roman" w:hAnsi="Courier New" w:cs="Courier New"/>
          <w:color w:val="F39C12"/>
          <w:kern w:val="0"/>
          <w:sz w:val="20"/>
          <w:szCs w:val="20"/>
          <w:lang w:val="en-ZA" w:eastAsia="en-ZA"/>
        </w:rPr>
        <w:t>Serial</w:t>
      </w:r>
      <w:r w:rsidRPr="009C36DE">
        <w:rPr>
          <w:rFonts w:ascii="Courier New" w:eastAsia="Times New Roman" w:hAnsi="Courier New" w:cs="Courier New"/>
          <w:color w:val="DAE3E3"/>
          <w:kern w:val="0"/>
          <w:sz w:val="20"/>
          <w:szCs w:val="20"/>
          <w:lang w:val="en-ZA" w:eastAsia="en-ZA"/>
        </w:rPr>
        <w:t>.</w:t>
      </w:r>
      <w:r w:rsidRPr="009C36DE">
        <w:rPr>
          <w:rFonts w:ascii="Courier New" w:eastAsia="Times New Roman" w:hAnsi="Courier New" w:cs="Courier New"/>
          <w:color w:val="F39C12"/>
          <w:kern w:val="0"/>
          <w:sz w:val="20"/>
          <w:szCs w:val="20"/>
          <w:lang w:val="en-ZA" w:eastAsia="en-ZA"/>
        </w:rPr>
        <w:t>print</w:t>
      </w:r>
      <w:r w:rsidRPr="009C36DE">
        <w:rPr>
          <w:rFonts w:ascii="Courier New" w:eastAsia="Times New Roman" w:hAnsi="Courier New" w:cs="Courier New"/>
          <w:color w:val="DAE3E3"/>
          <w:kern w:val="0"/>
          <w:sz w:val="20"/>
          <w:szCs w:val="20"/>
          <w:lang w:val="en-ZA" w:eastAsia="en-ZA"/>
        </w:rPr>
        <w:t>(</w:t>
      </w:r>
      <w:r w:rsidRPr="009C36DE">
        <w:rPr>
          <w:rFonts w:ascii="Courier New" w:eastAsia="Times New Roman" w:hAnsi="Courier New" w:cs="Courier New"/>
          <w:color w:val="7FCBCD"/>
          <w:kern w:val="0"/>
          <w:sz w:val="20"/>
          <w:szCs w:val="20"/>
          <w:lang w:val="en-ZA" w:eastAsia="en-ZA"/>
        </w:rPr>
        <w:t>"Current temperature = "</w:t>
      </w:r>
      <w:r w:rsidRPr="009C36DE">
        <w:rPr>
          <w:rFonts w:ascii="Courier New" w:eastAsia="Times New Roman" w:hAnsi="Courier New" w:cs="Courier New"/>
          <w:color w:val="DAE3E3"/>
          <w:kern w:val="0"/>
          <w:sz w:val="20"/>
          <w:szCs w:val="20"/>
          <w:lang w:val="en-ZA" w:eastAsia="en-ZA"/>
        </w:rPr>
        <w:t xml:space="preserve">); </w:t>
      </w:r>
    </w:p>
    <w:p w14:paraId="74C6E4BE" w14:textId="77777777" w:rsidR="009C36DE" w:rsidRPr="009C36DE" w:rsidRDefault="009C36DE" w:rsidP="00C16729">
      <w:pPr>
        <w:shd w:val="clear" w:color="auto" w:fill="1F272A"/>
        <w:spacing w:after="0" w:line="240" w:lineRule="auto"/>
        <w:rPr>
          <w:rFonts w:ascii="Courier New" w:eastAsia="Times New Roman" w:hAnsi="Courier New" w:cs="Courier New"/>
          <w:color w:val="DAE3E3"/>
          <w:kern w:val="0"/>
          <w:sz w:val="20"/>
          <w:szCs w:val="20"/>
          <w:lang w:val="en-ZA" w:eastAsia="en-ZA"/>
        </w:rPr>
      </w:pPr>
      <w:r w:rsidRPr="009C36DE">
        <w:rPr>
          <w:rFonts w:ascii="Courier New" w:eastAsia="Times New Roman" w:hAnsi="Courier New" w:cs="Courier New"/>
          <w:color w:val="F39C12"/>
          <w:kern w:val="0"/>
          <w:sz w:val="20"/>
          <w:szCs w:val="20"/>
          <w:lang w:val="en-ZA" w:eastAsia="en-ZA"/>
        </w:rPr>
        <w:t>Serial</w:t>
      </w:r>
      <w:r w:rsidRPr="009C36DE">
        <w:rPr>
          <w:rFonts w:ascii="Courier New" w:eastAsia="Times New Roman" w:hAnsi="Courier New" w:cs="Courier New"/>
          <w:color w:val="DAE3E3"/>
          <w:kern w:val="0"/>
          <w:sz w:val="20"/>
          <w:szCs w:val="20"/>
          <w:lang w:val="en-ZA" w:eastAsia="en-ZA"/>
        </w:rPr>
        <w:t>.</w:t>
      </w:r>
      <w:r w:rsidRPr="009C36DE">
        <w:rPr>
          <w:rFonts w:ascii="Courier New" w:eastAsia="Times New Roman" w:hAnsi="Courier New" w:cs="Courier New"/>
          <w:color w:val="F39C12"/>
          <w:kern w:val="0"/>
          <w:sz w:val="20"/>
          <w:szCs w:val="20"/>
          <w:lang w:val="en-ZA" w:eastAsia="en-ZA"/>
        </w:rPr>
        <w:t>print</w:t>
      </w:r>
      <w:r w:rsidRPr="009C36DE">
        <w:rPr>
          <w:rFonts w:ascii="Courier New" w:eastAsia="Times New Roman" w:hAnsi="Courier New" w:cs="Courier New"/>
          <w:color w:val="DAE3E3"/>
          <w:kern w:val="0"/>
          <w:sz w:val="20"/>
          <w:szCs w:val="20"/>
          <w:lang w:val="en-ZA" w:eastAsia="en-ZA"/>
        </w:rPr>
        <w:t>(temp_read);</w:t>
      </w:r>
    </w:p>
    <w:p w14:paraId="0D424211" w14:textId="77777777" w:rsidR="009C36DE" w:rsidRPr="009C36DE" w:rsidRDefault="009C36DE" w:rsidP="00C16729">
      <w:pPr>
        <w:shd w:val="clear" w:color="auto" w:fill="1F272A"/>
        <w:spacing w:after="0" w:line="240" w:lineRule="auto"/>
        <w:rPr>
          <w:rFonts w:ascii="Courier New" w:eastAsia="Times New Roman" w:hAnsi="Courier New" w:cs="Courier New"/>
          <w:color w:val="DAE3E3"/>
          <w:kern w:val="0"/>
          <w:sz w:val="20"/>
          <w:szCs w:val="20"/>
          <w:lang w:val="en-ZA" w:eastAsia="en-ZA"/>
        </w:rPr>
      </w:pPr>
      <w:r w:rsidRPr="009C36DE">
        <w:rPr>
          <w:rFonts w:ascii="Courier New" w:eastAsia="Times New Roman" w:hAnsi="Courier New" w:cs="Courier New"/>
          <w:color w:val="F39C12"/>
          <w:kern w:val="0"/>
          <w:sz w:val="20"/>
          <w:szCs w:val="20"/>
          <w:lang w:val="en-ZA" w:eastAsia="en-ZA"/>
        </w:rPr>
        <w:t>Serial</w:t>
      </w:r>
      <w:r w:rsidRPr="009C36DE">
        <w:rPr>
          <w:rFonts w:ascii="Courier New" w:eastAsia="Times New Roman" w:hAnsi="Courier New" w:cs="Courier New"/>
          <w:color w:val="DAE3E3"/>
          <w:kern w:val="0"/>
          <w:sz w:val="20"/>
          <w:szCs w:val="20"/>
          <w:lang w:val="en-ZA" w:eastAsia="en-ZA"/>
        </w:rPr>
        <w:t>.</w:t>
      </w:r>
      <w:r w:rsidRPr="009C36DE">
        <w:rPr>
          <w:rFonts w:ascii="Courier New" w:eastAsia="Times New Roman" w:hAnsi="Courier New" w:cs="Courier New"/>
          <w:color w:val="F39C12"/>
          <w:kern w:val="0"/>
          <w:sz w:val="20"/>
          <w:szCs w:val="20"/>
          <w:lang w:val="en-ZA" w:eastAsia="en-ZA"/>
        </w:rPr>
        <w:t>print</w:t>
      </w:r>
      <w:r w:rsidRPr="009C36DE">
        <w:rPr>
          <w:rFonts w:ascii="Courier New" w:eastAsia="Times New Roman" w:hAnsi="Courier New" w:cs="Courier New"/>
          <w:color w:val="DAE3E3"/>
          <w:kern w:val="0"/>
          <w:sz w:val="20"/>
          <w:szCs w:val="20"/>
          <w:lang w:val="en-ZA" w:eastAsia="en-ZA"/>
        </w:rPr>
        <w:t>(</w:t>
      </w:r>
      <w:r w:rsidRPr="009C36DE">
        <w:rPr>
          <w:rFonts w:ascii="Courier New" w:eastAsia="Times New Roman" w:hAnsi="Courier New" w:cs="Courier New"/>
          <w:color w:val="7FCBCD"/>
          <w:kern w:val="0"/>
          <w:sz w:val="20"/>
          <w:szCs w:val="20"/>
          <w:lang w:val="en-ZA" w:eastAsia="en-ZA"/>
        </w:rPr>
        <w:t>"*C"</w:t>
      </w:r>
      <w:r w:rsidRPr="009C36DE">
        <w:rPr>
          <w:rFonts w:ascii="Courier New" w:eastAsia="Times New Roman" w:hAnsi="Courier New" w:cs="Courier New"/>
          <w:color w:val="DAE3E3"/>
          <w:kern w:val="0"/>
          <w:sz w:val="20"/>
          <w:szCs w:val="20"/>
          <w:lang w:val="en-ZA" w:eastAsia="en-ZA"/>
        </w:rPr>
        <w:t xml:space="preserve">); </w:t>
      </w:r>
    </w:p>
    <w:p w14:paraId="41ED2F29" w14:textId="77777777" w:rsidR="009C36DE" w:rsidRPr="009C36DE" w:rsidRDefault="009C36DE" w:rsidP="00C16729">
      <w:pPr>
        <w:shd w:val="clear" w:color="auto" w:fill="1F272A"/>
        <w:spacing w:after="0" w:line="240" w:lineRule="auto"/>
        <w:rPr>
          <w:rFonts w:ascii="Courier New" w:eastAsia="Times New Roman" w:hAnsi="Courier New" w:cs="Courier New"/>
          <w:color w:val="DAE3E3"/>
          <w:kern w:val="0"/>
          <w:sz w:val="20"/>
          <w:szCs w:val="20"/>
          <w:lang w:val="en-ZA" w:eastAsia="en-ZA"/>
        </w:rPr>
      </w:pPr>
      <w:r w:rsidRPr="009C36DE">
        <w:rPr>
          <w:rFonts w:ascii="Courier New" w:eastAsia="Times New Roman" w:hAnsi="Courier New" w:cs="Courier New"/>
          <w:color w:val="F39C12"/>
          <w:kern w:val="0"/>
          <w:sz w:val="20"/>
          <w:szCs w:val="20"/>
          <w:lang w:val="en-ZA" w:eastAsia="en-ZA"/>
        </w:rPr>
        <w:t>Serial</w:t>
      </w:r>
      <w:r w:rsidRPr="009C36DE">
        <w:rPr>
          <w:rFonts w:ascii="Courier New" w:eastAsia="Times New Roman" w:hAnsi="Courier New" w:cs="Courier New"/>
          <w:color w:val="DAE3E3"/>
          <w:kern w:val="0"/>
          <w:sz w:val="20"/>
          <w:szCs w:val="20"/>
          <w:lang w:val="en-ZA" w:eastAsia="en-ZA"/>
        </w:rPr>
        <w:t>.</w:t>
      </w:r>
      <w:r w:rsidRPr="009C36DE">
        <w:rPr>
          <w:rFonts w:ascii="Courier New" w:eastAsia="Times New Roman" w:hAnsi="Courier New" w:cs="Courier New"/>
          <w:color w:val="F39C12"/>
          <w:kern w:val="0"/>
          <w:sz w:val="20"/>
          <w:szCs w:val="20"/>
          <w:lang w:val="en-ZA" w:eastAsia="en-ZA"/>
        </w:rPr>
        <w:t>println</w:t>
      </w:r>
      <w:r w:rsidRPr="009C36DE">
        <w:rPr>
          <w:rFonts w:ascii="Courier New" w:eastAsia="Times New Roman" w:hAnsi="Courier New" w:cs="Courier New"/>
          <w:color w:val="DAE3E3"/>
          <w:kern w:val="0"/>
          <w:sz w:val="20"/>
          <w:szCs w:val="20"/>
          <w:lang w:val="en-ZA" w:eastAsia="en-ZA"/>
        </w:rPr>
        <w:t xml:space="preserve">(); </w:t>
      </w:r>
    </w:p>
    <w:p w14:paraId="43371F72" w14:textId="77777777" w:rsidR="009C36DE" w:rsidRPr="009C36DE" w:rsidRDefault="009C36DE" w:rsidP="00C16729">
      <w:pPr>
        <w:shd w:val="clear" w:color="auto" w:fill="1F272A"/>
        <w:spacing w:after="0" w:line="240" w:lineRule="auto"/>
        <w:rPr>
          <w:rFonts w:ascii="Courier New" w:eastAsia="Times New Roman" w:hAnsi="Courier New" w:cs="Courier New"/>
          <w:color w:val="DAE3E3"/>
          <w:kern w:val="0"/>
          <w:sz w:val="20"/>
          <w:szCs w:val="20"/>
          <w:lang w:val="en-ZA" w:eastAsia="en-ZA"/>
        </w:rPr>
      </w:pPr>
      <w:r w:rsidRPr="009C36DE">
        <w:rPr>
          <w:rFonts w:ascii="Courier New" w:eastAsia="Times New Roman" w:hAnsi="Courier New" w:cs="Courier New"/>
          <w:color w:val="7F8C8D"/>
          <w:kern w:val="0"/>
          <w:sz w:val="20"/>
          <w:szCs w:val="20"/>
          <w:lang w:val="en-ZA" w:eastAsia="en-ZA"/>
        </w:rPr>
        <w:t xml:space="preserve">//Set delay to 1 sec </w:t>
      </w:r>
    </w:p>
    <w:p w14:paraId="34BE334E" w14:textId="77777777" w:rsidR="009C36DE" w:rsidRPr="009C36DE" w:rsidRDefault="009C36DE" w:rsidP="00C16729">
      <w:pPr>
        <w:shd w:val="clear" w:color="auto" w:fill="1F272A"/>
        <w:spacing w:after="0" w:line="240" w:lineRule="auto"/>
        <w:rPr>
          <w:rFonts w:ascii="Courier New" w:eastAsia="Times New Roman" w:hAnsi="Courier New" w:cs="Courier New"/>
          <w:color w:val="DAE3E3"/>
          <w:kern w:val="0"/>
          <w:sz w:val="20"/>
          <w:szCs w:val="20"/>
          <w:lang w:val="en-ZA" w:eastAsia="en-ZA"/>
        </w:rPr>
      </w:pPr>
      <w:r w:rsidRPr="009C36DE">
        <w:rPr>
          <w:rFonts w:ascii="Courier New" w:eastAsia="Times New Roman" w:hAnsi="Courier New" w:cs="Courier New"/>
          <w:color w:val="F39C12"/>
          <w:kern w:val="0"/>
          <w:sz w:val="20"/>
          <w:szCs w:val="20"/>
          <w:lang w:val="en-ZA" w:eastAsia="en-ZA"/>
        </w:rPr>
        <w:lastRenderedPageBreak/>
        <w:t>delay</w:t>
      </w:r>
      <w:r w:rsidRPr="009C36DE">
        <w:rPr>
          <w:rFonts w:ascii="Courier New" w:eastAsia="Times New Roman" w:hAnsi="Courier New" w:cs="Courier New"/>
          <w:color w:val="DAE3E3"/>
          <w:kern w:val="0"/>
          <w:sz w:val="20"/>
          <w:szCs w:val="20"/>
          <w:lang w:val="en-ZA" w:eastAsia="en-ZA"/>
        </w:rPr>
        <w:t>(</w:t>
      </w:r>
      <w:r w:rsidRPr="009C36DE">
        <w:rPr>
          <w:rFonts w:ascii="Courier New" w:eastAsia="Times New Roman" w:hAnsi="Courier New" w:cs="Courier New"/>
          <w:color w:val="7FCBCD"/>
          <w:kern w:val="0"/>
          <w:sz w:val="20"/>
          <w:szCs w:val="20"/>
          <w:lang w:val="en-ZA" w:eastAsia="en-ZA"/>
        </w:rPr>
        <w:t>1000</w:t>
      </w:r>
      <w:r w:rsidRPr="009C36DE">
        <w:rPr>
          <w:rFonts w:ascii="Courier New" w:eastAsia="Times New Roman" w:hAnsi="Courier New" w:cs="Courier New"/>
          <w:color w:val="DAE3E3"/>
          <w:kern w:val="0"/>
          <w:sz w:val="20"/>
          <w:szCs w:val="20"/>
          <w:lang w:val="en-ZA" w:eastAsia="en-ZA"/>
        </w:rPr>
        <w:t xml:space="preserve">); </w:t>
      </w:r>
    </w:p>
    <w:p w14:paraId="32779FC1" w14:textId="77777777" w:rsidR="009C36DE" w:rsidRPr="009C36DE" w:rsidRDefault="009C36DE" w:rsidP="00C16729">
      <w:pPr>
        <w:shd w:val="clear" w:color="auto" w:fill="1F272A"/>
        <w:spacing w:after="0" w:line="240" w:lineRule="auto"/>
        <w:rPr>
          <w:rFonts w:ascii="Courier New" w:eastAsia="Times New Roman" w:hAnsi="Courier New" w:cs="Courier New"/>
          <w:color w:val="DAE3E3"/>
          <w:kern w:val="0"/>
          <w:sz w:val="20"/>
          <w:szCs w:val="20"/>
          <w:lang w:val="en-ZA" w:eastAsia="en-ZA"/>
        </w:rPr>
      </w:pPr>
      <w:r w:rsidRPr="009C36DE">
        <w:rPr>
          <w:rFonts w:ascii="Courier New" w:eastAsia="Times New Roman" w:hAnsi="Courier New" w:cs="Courier New"/>
          <w:color w:val="7F8C8D"/>
          <w:kern w:val="0"/>
          <w:sz w:val="20"/>
          <w:szCs w:val="20"/>
          <w:lang w:val="en-ZA" w:eastAsia="en-ZA"/>
        </w:rPr>
        <w:t>//check if temp read is greater than 30</w:t>
      </w:r>
    </w:p>
    <w:p w14:paraId="3238867B" w14:textId="77777777" w:rsidR="009C36DE" w:rsidRPr="009C36DE" w:rsidRDefault="009C36DE" w:rsidP="00C16729">
      <w:pPr>
        <w:shd w:val="clear" w:color="auto" w:fill="1F272A"/>
        <w:spacing w:after="0" w:line="240" w:lineRule="auto"/>
        <w:rPr>
          <w:rFonts w:ascii="Courier New" w:eastAsia="Times New Roman" w:hAnsi="Courier New" w:cs="Courier New"/>
          <w:color w:val="DAE3E3"/>
          <w:kern w:val="0"/>
          <w:sz w:val="20"/>
          <w:szCs w:val="20"/>
          <w:lang w:val="en-ZA" w:eastAsia="en-ZA"/>
        </w:rPr>
      </w:pPr>
      <w:r w:rsidRPr="009C36DE">
        <w:rPr>
          <w:rFonts w:ascii="Courier New" w:eastAsia="Times New Roman" w:hAnsi="Courier New" w:cs="Courier New"/>
          <w:color w:val="C586C0"/>
          <w:kern w:val="0"/>
          <w:sz w:val="20"/>
          <w:szCs w:val="20"/>
          <w:lang w:val="en-ZA" w:eastAsia="en-ZA"/>
        </w:rPr>
        <w:t>if</w:t>
      </w:r>
      <w:r w:rsidRPr="009C36DE">
        <w:rPr>
          <w:rFonts w:ascii="Courier New" w:eastAsia="Times New Roman" w:hAnsi="Courier New" w:cs="Courier New"/>
          <w:color w:val="DAE3E3"/>
          <w:kern w:val="0"/>
          <w:sz w:val="20"/>
          <w:szCs w:val="20"/>
          <w:lang w:val="en-ZA" w:eastAsia="en-ZA"/>
        </w:rPr>
        <w:t>(temp_read&gt;</w:t>
      </w:r>
      <w:r w:rsidRPr="009C36DE">
        <w:rPr>
          <w:rFonts w:ascii="Courier New" w:eastAsia="Times New Roman" w:hAnsi="Courier New" w:cs="Courier New"/>
          <w:color w:val="7FCBCD"/>
          <w:kern w:val="0"/>
          <w:sz w:val="20"/>
          <w:szCs w:val="20"/>
          <w:lang w:val="en-ZA" w:eastAsia="en-ZA"/>
        </w:rPr>
        <w:t>30</w:t>
      </w:r>
      <w:r w:rsidRPr="009C36DE">
        <w:rPr>
          <w:rFonts w:ascii="Courier New" w:eastAsia="Times New Roman" w:hAnsi="Courier New" w:cs="Courier New"/>
          <w:color w:val="DAE3E3"/>
          <w:kern w:val="0"/>
          <w:sz w:val="20"/>
          <w:szCs w:val="20"/>
          <w:lang w:val="en-ZA" w:eastAsia="en-ZA"/>
        </w:rPr>
        <w:t xml:space="preserve">) </w:t>
      </w:r>
    </w:p>
    <w:p w14:paraId="3D8BEE95" w14:textId="77777777" w:rsidR="009C36DE" w:rsidRPr="009C36DE" w:rsidRDefault="009C36DE" w:rsidP="00C16729">
      <w:pPr>
        <w:shd w:val="clear" w:color="auto" w:fill="1F272A"/>
        <w:spacing w:after="0" w:line="240" w:lineRule="auto"/>
        <w:rPr>
          <w:rFonts w:ascii="Courier New" w:eastAsia="Times New Roman" w:hAnsi="Courier New" w:cs="Courier New"/>
          <w:color w:val="DAE3E3"/>
          <w:kern w:val="0"/>
          <w:sz w:val="20"/>
          <w:szCs w:val="20"/>
          <w:lang w:val="en-ZA" w:eastAsia="en-ZA"/>
        </w:rPr>
      </w:pPr>
      <w:r w:rsidRPr="009C36DE">
        <w:rPr>
          <w:rFonts w:ascii="Courier New" w:eastAsia="Times New Roman" w:hAnsi="Courier New" w:cs="Courier New"/>
          <w:color w:val="DAE3E3"/>
          <w:kern w:val="0"/>
          <w:sz w:val="20"/>
          <w:szCs w:val="20"/>
          <w:lang w:val="en-ZA" w:eastAsia="en-ZA"/>
        </w:rPr>
        <w:t>{</w:t>
      </w:r>
    </w:p>
    <w:p w14:paraId="3C4C9210" w14:textId="77777777" w:rsidR="009C36DE" w:rsidRPr="009C36DE" w:rsidRDefault="009C36DE" w:rsidP="00C16729">
      <w:pPr>
        <w:shd w:val="clear" w:color="auto" w:fill="1F272A"/>
        <w:spacing w:after="0" w:line="240" w:lineRule="auto"/>
        <w:rPr>
          <w:rFonts w:ascii="Courier New" w:eastAsia="Times New Roman" w:hAnsi="Courier New" w:cs="Courier New"/>
          <w:color w:val="DAE3E3"/>
          <w:kern w:val="0"/>
          <w:sz w:val="20"/>
          <w:szCs w:val="20"/>
          <w:lang w:val="en-ZA" w:eastAsia="en-ZA"/>
        </w:rPr>
      </w:pPr>
      <w:r w:rsidRPr="009C36DE">
        <w:rPr>
          <w:rFonts w:ascii="Courier New" w:eastAsia="Times New Roman" w:hAnsi="Courier New" w:cs="Courier New"/>
          <w:color w:val="7F8C8D"/>
          <w:kern w:val="0"/>
          <w:sz w:val="20"/>
          <w:szCs w:val="20"/>
          <w:lang w:val="en-ZA" w:eastAsia="en-ZA"/>
        </w:rPr>
        <w:t>//if greater than 30 turn the red light</w:t>
      </w:r>
    </w:p>
    <w:p w14:paraId="608C31AC" w14:textId="77777777" w:rsidR="009C36DE" w:rsidRPr="009C36DE" w:rsidRDefault="009C36DE" w:rsidP="00C16729">
      <w:pPr>
        <w:shd w:val="clear" w:color="auto" w:fill="1F272A"/>
        <w:spacing w:after="0" w:line="240" w:lineRule="auto"/>
        <w:rPr>
          <w:rFonts w:ascii="Courier New" w:eastAsia="Times New Roman" w:hAnsi="Courier New" w:cs="Courier New"/>
          <w:color w:val="DAE3E3"/>
          <w:kern w:val="0"/>
          <w:sz w:val="20"/>
          <w:szCs w:val="20"/>
          <w:lang w:val="en-ZA" w:eastAsia="en-ZA"/>
        </w:rPr>
      </w:pPr>
      <w:r w:rsidRPr="009C36DE">
        <w:rPr>
          <w:rFonts w:ascii="Courier New" w:eastAsia="Times New Roman" w:hAnsi="Courier New" w:cs="Courier New"/>
          <w:color w:val="F39C12"/>
          <w:kern w:val="0"/>
          <w:sz w:val="20"/>
          <w:szCs w:val="20"/>
          <w:lang w:val="en-ZA" w:eastAsia="en-ZA"/>
        </w:rPr>
        <w:t>digitalWrite</w:t>
      </w:r>
      <w:r w:rsidRPr="009C36DE">
        <w:rPr>
          <w:rFonts w:ascii="Courier New" w:eastAsia="Times New Roman" w:hAnsi="Courier New" w:cs="Courier New"/>
          <w:color w:val="DAE3E3"/>
          <w:kern w:val="0"/>
          <w:sz w:val="20"/>
          <w:szCs w:val="20"/>
          <w:lang w:val="en-ZA" w:eastAsia="en-ZA"/>
        </w:rPr>
        <w:t>(high,HIGH) ;</w:t>
      </w:r>
    </w:p>
    <w:p w14:paraId="7D5A86B8" w14:textId="77777777" w:rsidR="009C36DE" w:rsidRPr="009C36DE" w:rsidRDefault="009C36DE" w:rsidP="00C16729">
      <w:pPr>
        <w:shd w:val="clear" w:color="auto" w:fill="1F272A"/>
        <w:spacing w:after="0" w:line="240" w:lineRule="auto"/>
        <w:rPr>
          <w:rFonts w:ascii="Courier New" w:eastAsia="Times New Roman" w:hAnsi="Courier New" w:cs="Courier New"/>
          <w:color w:val="DAE3E3"/>
          <w:kern w:val="0"/>
          <w:sz w:val="20"/>
          <w:szCs w:val="20"/>
          <w:lang w:val="en-ZA" w:eastAsia="en-ZA"/>
        </w:rPr>
      </w:pPr>
      <w:r w:rsidRPr="009C36DE">
        <w:rPr>
          <w:rFonts w:ascii="Courier New" w:eastAsia="Times New Roman" w:hAnsi="Courier New" w:cs="Courier New"/>
          <w:color w:val="F39C12"/>
          <w:kern w:val="0"/>
          <w:sz w:val="20"/>
          <w:szCs w:val="20"/>
          <w:lang w:val="en-ZA" w:eastAsia="en-ZA"/>
        </w:rPr>
        <w:t>digitalWrite</w:t>
      </w:r>
      <w:r w:rsidRPr="009C36DE">
        <w:rPr>
          <w:rFonts w:ascii="Courier New" w:eastAsia="Times New Roman" w:hAnsi="Courier New" w:cs="Courier New"/>
          <w:color w:val="DAE3E3"/>
          <w:kern w:val="0"/>
          <w:sz w:val="20"/>
          <w:szCs w:val="20"/>
          <w:lang w:val="en-ZA" w:eastAsia="en-ZA"/>
        </w:rPr>
        <w:t>(low,LOW) ;</w:t>
      </w:r>
    </w:p>
    <w:p w14:paraId="14EF4EFC" w14:textId="77777777" w:rsidR="009C36DE" w:rsidRPr="009C36DE" w:rsidRDefault="009C36DE" w:rsidP="00C16729">
      <w:pPr>
        <w:shd w:val="clear" w:color="auto" w:fill="1F272A"/>
        <w:spacing w:after="0" w:line="240" w:lineRule="auto"/>
        <w:rPr>
          <w:rFonts w:ascii="Courier New" w:eastAsia="Times New Roman" w:hAnsi="Courier New" w:cs="Courier New"/>
          <w:color w:val="DAE3E3"/>
          <w:kern w:val="0"/>
          <w:sz w:val="20"/>
          <w:szCs w:val="20"/>
          <w:lang w:val="en-ZA" w:eastAsia="en-ZA"/>
        </w:rPr>
      </w:pPr>
      <w:r w:rsidRPr="009C36DE">
        <w:rPr>
          <w:rFonts w:ascii="Courier New" w:eastAsia="Times New Roman" w:hAnsi="Courier New" w:cs="Courier New"/>
          <w:color w:val="DAE3E3"/>
          <w:kern w:val="0"/>
          <w:sz w:val="20"/>
          <w:szCs w:val="20"/>
          <w:lang w:val="en-ZA" w:eastAsia="en-ZA"/>
        </w:rPr>
        <w:t>}</w:t>
      </w:r>
    </w:p>
    <w:p w14:paraId="3BB5E30D" w14:textId="77777777" w:rsidR="009C36DE" w:rsidRPr="009C36DE" w:rsidRDefault="009C36DE" w:rsidP="00C16729">
      <w:pPr>
        <w:shd w:val="clear" w:color="auto" w:fill="1F272A"/>
        <w:spacing w:after="0" w:line="240" w:lineRule="auto"/>
        <w:rPr>
          <w:rFonts w:ascii="Courier New" w:eastAsia="Times New Roman" w:hAnsi="Courier New" w:cs="Courier New"/>
          <w:color w:val="DAE3E3"/>
          <w:kern w:val="0"/>
          <w:sz w:val="20"/>
          <w:szCs w:val="20"/>
          <w:lang w:val="en-ZA" w:eastAsia="en-ZA"/>
        </w:rPr>
      </w:pPr>
      <w:r w:rsidRPr="009C36DE">
        <w:rPr>
          <w:rFonts w:ascii="Courier New" w:eastAsia="Times New Roman" w:hAnsi="Courier New" w:cs="Courier New"/>
          <w:color w:val="C586C0"/>
          <w:kern w:val="0"/>
          <w:sz w:val="20"/>
          <w:szCs w:val="20"/>
          <w:lang w:val="en-ZA" w:eastAsia="en-ZA"/>
        </w:rPr>
        <w:t>else</w:t>
      </w:r>
    </w:p>
    <w:p w14:paraId="4BD44AD4" w14:textId="77777777" w:rsidR="009C36DE" w:rsidRPr="009C36DE" w:rsidRDefault="009C36DE" w:rsidP="00C16729">
      <w:pPr>
        <w:shd w:val="clear" w:color="auto" w:fill="1F272A"/>
        <w:spacing w:after="0" w:line="240" w:lineRule="auto"/>
        <w:rPr>
          <w:rFonts w:ascii="Courier New" w:eastAsia="Times New Roman" w:hAnsi="Courier New" w:cs="Courier New"/>
          <w:color w:val="DAE3E3"/>
          <w:kern w:val="0"/>
          <w:sz w:val="20"/>
          <w:szCs w:val="20"/>
          <w:lang w:val="en-ZA" w:eastAsia="en-ZA"/>
        </w:rPr>
      </w:pPr>
      <w:r w:rsidRPr="009C36DE">
        <w:rPr>
          <w:rFonts w:ascii="Courier New" w:eastAsia="Times New Roman" w:hAnsi="Courier New" w:cs="Courier New"/>
          <w:color w:val="DAE3E3"/>
          <w:kern w:val="0"/>
          <w:sz w:val="20"/>
          <w:szCs w:val="20"/>
          <w:lang w:val="en-ZA" w:eastAsia="en-ZA"/>
        </w:rPr>
        <w:t>{</w:t>
      </w:r>
    </w:p>
    <w:p w14:paraId="2A479071" w14:textId="77777777" w:rsidR="009C36DE" w:rsidRPr="009C36DE" w:rsidRDefault="009C36DE" w:rsidP="00C16729">
      <w:pPr>
        <w:shd w:val="clear" w:color="auto" w:fill="1F272A"/>
        <w:spacing w:after="0" w:line="240" w:lineRule="auto"/>
        <w:rPr>
          <w:rFonts w:ascii="Courier New" w:eastAsia="Times New Roman" w:hAnsi="Courier New" w:cs="Courier New"/>
          <w:color w:val="DAE3E3"/>
          <w:kern w:val="0"/>
          <w:sz w:val="20"/>
          <w:szCs w:val="20"/>
          <w:lang w:val="en-ZA" w:eastAsia="en-ZA"/>
        </w:rPr>
      </w:pPr>
      <w:r w:rsidRPr="009C36DE">
        <w:rPr>
          <w:rFonts w:ascii="Courier New" w:eastAsia="Times New Roman" w:hAnsi="Courier New" w:cs="Courier New"/>
          <w:color w:val="7F8C8D"/>
          <w:kern w:val="0"/>
          <w:sz w:val="20"/>
          <w:szCs w:val="20"/>
          <w:lang w:val="en-ZA" w:eastAsia="en-ZA"/>
        </w:rPr>
        <w:t>  //if less than 30 turn the green light</w:t>
      </w:r>
    </w:p>
    <w:p w14:paraId="167D0855" w14:textId="77777777" w:rsidR="009C36DE" w:rsidRPr="009C36DE" w:rsidRDefault="009C36DE" w:rsidP="00C16729">
      <w:pPr>
        <w:shd w:val="clear" w:color="auto" w:fill="1F272A"/>
        <w:spacing w:after="0" w:line="240" w:lineRule="auto"/>
        <w:rPr>
          <w:rFonts w:ascii="Courier New" w:eastAsia="Times New Roman" w:hAnsi="Courier New" w:cs="Courier New"/>
          <w:color w:val="DAE3E3"/>
          <w:kern w:val="0"/>
          <w:sz w:val="20"/>
          <w:szCs w:val="20"/>
          <w:lang w:val="en-ZA" w:eastAsia="en-ZA"/>
        </w:rPr>
      </w:pPr>
      <w:r w:rsidRPr="009C36DE">
        <w:rPr>
          <w:rFonts w:ascii="Courier New" w:eastAsia="Times New Roman" w:hAnsi="Courier New" w:cs="Courier New"/>
          <w:color w:val="F39C12"/>
          <w:kern w:val="0"/>
          <w:sz w:val="20"/>
          <w:szCs w:val="20"/>
          <w:lang w:val="en-ZA" w:eastAsia="en-ZA"/>
        </w:rPr>
        <w:t>digitalWrite</w:t>
      </w:r>
      <w:r w:rsidRPr="009C36DE">
        <w:rPr>
          <w:rFonts w:ascii="Courier New" w:eastAsia="Times New Roman" w:hAnsi="Courier New" w:cs="Courier New"/>
          <w:color w:val="DAE3E3"/>
          <w:kern w:val="0"/>
          <w:sz w:val="20"/>
          <w:szCs w:val="20"/>
          <w:lang w:val="en-ZA" w:eastAsia="en-ZA"/>
        </w:rPr>
        <w:t>(high,LOW) ;</w:t>
      </w:r>
    </w:p>
    <w:p w14:paraId="55B57114" w14:textId="77777777" w:rsidR="009C36DE" w:rsidRPr="009C36DE" w:rsidRDefault="009C36DE" w:rsidP="00C16729">
      <w:pPr>
        <w:shd w:val="clear" w:color="auto" w:fill="1F272A"/>
        <w:spacing w:after="0" w:line="240" w:lineRule="auto"/>
        <w:rPr>
          <w:rFonts w:ascii="Courier New" w:eastAsia="Times New Roman" w:hAnsi="Courier New" w:cs="Courier New"/>
          <w:color w:val="DAE3E3"/>
          <w:kern w:val="0"/>
          <w:sz w:val="20"/>
          <w:szCs w:val="20"/>
          <w:lang w:val="en-ZA" w:eastAsia="en-ZA"/>
        </w:rPr>
      </w:pPr>
      <w:r w:rsidRPr="009C36DE">
        <w:rPr>
          <w:rFonts w:ascii="Courier New" w:eastAsia="Times New Roman" w:hAnsi="Courier New" w:cs="Courier New"/>
          <w:color w:val="F39C12"/>
          <w:kern w:val="0"/>
          <w:sz w:val="20"/>
          <w:szCs w:val="20"/>
          <w:lang w:val="en-ZA" w:eastAsia="en-ZA"/>
        </w:rPr>
        <w:t>digitalWrite</w:t>
      </w:r>
      <w:r w:rsidRPr="009C36DE">
        <w:rPr>
          <w:rFonts w:ascii="Courier New" w:eastAsia="Times New Roman" w:hAnsi="Courier New" w:cs="Courier New"/>
          <w:color w:val="DAE3E3"/>
          <w:kern w:val="0"/>
          <w:sz w:val="20"/>
          <w:szCs w:val="20"/>
          <w:lang w:val="en-ZA" w:eastAsia="en-ZA"/>
        </w:rPr>
        <w:t>(low,HIGH) ;</w:t>
      </w:r>
    </w:p>
    <w:p w14:paraId="2CC0020E" w14:textId="77777777" w:rsidR="009C36DE" w:rsidRPr="009C36DE" w:rsidRDefault="009C36DE" w:rsidP="00C16729">
      <w:pPr>
        <w:shd w:val="clear" w:color="auto" w:fill="1F272A"/>
        <w:spacing w:after="0" w:line="240" w:lineRule="auto"/>
        <w:rPr>
          <w:rFonts w:ascii="Courier New" w:eastAsia="Times New Roman" w:hAnsi="Courier New" w:cs="Courier New"/>
          <w:color w:val="DAE3E3"/>
          <w:kern w:val="0"/>
          <w:sz w:val="20"/>
          <w:szCs w:val="20"/>
          <w:lang w:val="en-ZA" w:eastAsia="en-ZA"/>
        </w:rPr>
      </w:pPr>
      <w:r w:rsidRPr="009C36DE">
        <w:rPr>
          <w:rFonts w:ascii="Courier New" w:eastAsia="Times New Roman" w:hAnsi="Courier New" w:cs="Courier New"/>
          <w:color w:val="DAE3E3"/>
          <w:kern w:val="0"/>
          <w:sz w:val="20"/>
          <w:szCs w:val="20"/>
          <w:lang w:val="en-ZA" w:eastAsia="en-ZA"/>
        </w:rPr>
        <w:t>}</w:t>
      </w:r>
    </w:p>
    <w:p w14:paraId="5D1B9B3E" w14:textId="77777777" w:rsidR="009C36DE" w:rsidRPr="009C36DE" w:rsidRDefault="009C36DE" w:rsidP="00C16729">
      <w:pPr>
        <w:shd w:val="clear" w:color="auto" w:fill="1F272A"/>
        <w:spacing w:after="0" w:line="240" w:lineRule="auto"/>
        <w:rPr>
          <w:rFonts w:ascii="Courier New" w:eastAsia="Times New Roman" w:hAnsi="Courier New" w:cs="Courier New"/>
          <w:color w:val="DAE3E3"/>
          <w:kern w:val="0"/>
          <w:sz w:val="20"/>
          <w:szCs w:val="20"/>
          <w:lang w:val="en-ZA" w:eastAsia="en-ZA"/>
        </w:rPr>
      </w:pPr>
      <w:r w:rsidRPr="009C36DE">
        <w:rPr>
          <w:rFonts w:ascii="Courier New" w:eastAsia="Times New Roman" w:hAnsi="Courier New" w:cs="Courier New"/>
          <w:color w:val="DAE3E3"/>
          <w:kern w:val="0"/>
          <w:sz w:val="20"/>
          <w:szCs w:val="20"/>
          <w:lang w:val="en-ZA" w:eastAsia="en-ZA"/>
        </w:rPr>
        <w:t>}</w:t>
      </w:r>
    </w:p>
    <w:p w14:paraId="0C8C924C" w14:textId="07D51746" w:rsidR="001505F7" w:rsidRPr="001505F7" w:rsidRDefault="001505F7" w:rsidP="005F10D0">
      <w:pPr>
        <w:shd w:val="clear" w:color="auto" w:fill="1F272A"/>
        <w:spacing w:after="0" w:line="240" w:lineRule="auto"/>
        <w:rPr>
          <w:rFonts w:ascii="Courier New" w:eastAsia="Times New Roman" w:hAnsi="Courier New" w:cs="Courier New"/>
          <w:color w:val="DAE3E3"/>
          <w:kern w:val="0"/>
          <w:sz w:val="20"/>
          <w:szCs w:val="20"/>
          <w:lang w:val="en-ZA" w:eastAsia="en-ZA"/>
        </w:rPr>
      </w:pPr>
    </w:p>
    <w:p w14:paraId="14EA8B9C" w14:textId="6BD7729E" w:rsidR="001505F7" w:rsidRPr="001505F7" w:rsidRDefault="001505F7" w:rsidP="005F10D0">
      <w:pPr>
        <w:shd w:val="clear" w:color="auto" w:fill="1F272A"/>
        <w:spacing w:after="0" w:line="240" w:lineRule="auto"/>
        <w:rPr>
          <w:rFonts w:ascii="Courier New" w:eastAsia="Times New Roman" w:hAnsi="Courier New" w:cs="Courier New"/>
          <w:color w:val="DAE3E3"/>
          <w:kern w:val="0"/>
          <w:sz w:val="20"/>
          <w:szCs w:val="20"/>
          <w:lang w:val="en-ZA" w:eastAsia="en-ZA"/>
        </w:rPr>
      </w:pPr>
      <w:r w:rsidRPr="001505F7">
        <w:rPr>
          <w:rFonts w:ascii="Courier New" w:eastAsia="Times New Roman" w:hAnsi="Courier New" w:cs="Courier New"/>
          <w:color w:val="DAE3E3"/>
          <w:kern w:val="0"/>
          <w:sz w:val="20"/>
          <w:szCs w:val="20"/>
          <w:lang w:val="en-ZA" w:eastAsia="en-ZA"/>
        </w:rPr>
        <w:t>Output</w:t>
      </w:r>
    </w:p>
    <w:p w14:paraId="3B40537F" w14:textId="77777777" w:rsidR="001505F7" w:rsidRPr="001505F7" w:rsidRDefault="001505F7" w:rsidP="001505F7">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1505F7">
        <w:rPr>
          <w:rFonts w:ascii="Courier New" w:eastAsia="Times New Roman" w:hAnsi="Courier New" w:cs="Courier New"/>
          <w:color w:val="DAE3E3"/>
          <w:kern w:val="0"/>
          <w:sz w:val="20"/>
          <w:szCs w:val="20"/>
          <w:lang w:val="en-ZA" w:eastAsia="en-ZA"/>
        </w:rPr>
        <w:t>14:55:49.416 -&gt; Current temperature = 26*C</w:t>
      </w:r>
    </w:p>
    <w:p w14:paraId="2DCFF978" w14:textId="77777777" w:rsidR="001505F7" w:rsidRPr="001505F7" w:rsidRDefault="001505F7" w:rsidP="001505F7">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1505F7">
        <w:rPr>
          <w:rFonts w:ascii="Courier New" w:eastAsia="Times New Roman" w:hAnsi="Courier New" w:cs="Courier New"/>
          <w:color w:val="DAE3E3"/>
          <w:kern w:val="0"/>
          <w:sz w:val="20"/>
          <w:szCs w:val="20"/>
          <w:lang w:val="en-ZA" w:eastAsia="en-ZA"/>
        </w:rPr>
        <w:t>14:55:50.399 -&gt; Current temperature = 27*C</w:t>
      </w:r>
    </w:p>
    <w:p w14:paraId="1EA22B44" w14:textId="77777777" w:rsidR="001505F7" w:rsidRPr="001505F7" w:rsidRDefault="001505F7" w:rsidP="001505F7">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1505F7">
        <w:rPr>
          <w:rFonts w:ascii="Courier New" w:eastAsia="Times New Roman" w:hAnsi="Courier New" w:cs="Courier New"/>
          <w:color w:val="DAE3E3"/>
          <w:kern w:val="0"/>
          <w:sz w:val="20"/>
          <w:szCs w:val="20"/>
          <w:lang w:val="en-ZA" w:eastAsia="en-ZA"/>
        </w:rPr>
        <w:t>14:55:51.401 -&gt; Current temperature = 28*C</w:t>
      </w:r>
    </w:p>
    <w:p w14:paraId="4E628BCC" w14:textId="77777777" w:rsidR="001505F7" w:rsidRPr="001505F7" w:rsidRDefault="001505F7" w:rsidP="001505F7">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1505F7">
        <w:rPr>
          <w:rFonts w:ascii="Courier New" w:eastAsia="Times New Roman" w:hAnsi="Courier New" w:cs="Courier New"/>
          <w:color w:val="DAE3E3"/>
          <w:kern w:val="0"/>
          <w:sz w:val="20"/>
          <w:szCs w:val="20"/>
          <w:lang w:val="en-ZA" w:eastAsia="en-ZA"/>
        </w:rPr>
        <w:t>14:55:52.415 -&gt; Current temperature = 29*C</w:t>
      </w:r>
    </w:p>
    <w:p w14:paraId="3599DE83" w14:textId="77777777" w:rsidR="001505F7" w:rsidRPr="001505F7" w:rsidRDefault="001505F7" w:rsidP="001505F7">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1505F7">
        <w:rPr>
          <w:rFonts w:ascii="Courier New" w:eastAsia="Times New Roman" w:hAnsi="Courier New" w:cs="Courier New"/>
          <w:color w:val="DAE3E3"/>
          <w:kern w:val="0"/>
          <w:sz w:val="20"/>
          <w:szCs w:val="20"/>
          <w:lang w:val="en-ZA" w:eastAsia="en-ZA"/>
        </w:rPr>
        <w:t>14:55:53.427 -&gt; Current temperature = 30*C</w:t>
      </w:r>
    </w:p>
    <w:p w14:paraId="6AFA136A" w14:textId="77777777" w:rsidR="001505F7" w:rsidRPr="001505F7" w:rsidRDefault="001505F7" w:rsidP="001505F7">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1505F7">
        <w:rPr>
          <w:rFonts w:ascii="Courier New" w:eastAsia="Times New Roman" w:hAnsi="Courier New" w:cs="Courier New"/>
          <w:color w:val="DAE3E3"/>
          <w:kern w:val="0"/>
          <w:sz w:val="20"/>
          <w:szCs w:val="20"/>
          <w:lang w:val="en-ZA" w:eastAsia="en-ZA"/>
        </w:rPr>
        <w:t>14:55:54.413 -&gt; Current temperature = 31*C</w:t>
      </w:r>
    </w:p>
    <w:p w14:paraId="43550EE9" w14:textId="432A4E1B" w:rsidR="001505F7" w:rsidRPr="001505F7" w:rsidRDefault="001505F7" w:rsidP="001505F7">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1505F7">
        <w:rPr>
          <w:rFonts w:ascii="Courier New" w:eastAsia="Times New Roman" w:hAnsi="Courier New" w:cs="Courier New"/>
          <w:color w:val="DAE3E3"/>
          <w:kern w:val="0"/>
          <w:sz w:val="20"/>
          <w:szCs w:val="20"/>
          <w:lang w:val="en-ZA" w:eastAsia="en-ZA"/>
        </w:rPr>
        <w:t>14:55:55.430 -&gt; Current temperature = 33*C</w:t>
      </w:r>
    </w:p>
    <w:p w14:paraId="0FEEE2A9" w14:textId="77777777" w:rsidR="002B4758" w:rsidRDefault="002B4758" w:rsidP="00A71CFC">
      <w:pPr>
        <w:spacing w:after="0" w:line="240" w:lineRule="auto"/>
        <w:contextualSpacing/>
        <w:jc w:val="both"/>
      </w:pPr>
    </w:p>
    <w:p w14:paraId="46875C67" w14:textId="3725A14D" w:rsidR="001505F7" w:rsidRDefault="001505F7" w:rsidP="00A71CFC">
      <w:pPr>
        <w:spacing w:after="0" w:line="240" w:lineRule="auto"/>
        <w:contextualSpacing/>
        <w:jc w:val="both"/>
      </w:pPr>
      <w:r>
        <w:t>Connections</w:t>
      </w:r>
    </w:p>
    <w:p w14:paraId="54E4ABE8" w14:textId="77777777" w:rsidR="008D2BF2" w:rsidRPr="005A35CE" w:rsidRDefault="00863D71" w:rsidP="005A35CE">
      <w:pPr>
        <w:shd w:val="clear" w:color="auto" w:fill="BFBFBF" w:themeFill="background1" w:themeFillShade="BF"/>
        <w:spacing w:after="0"/>
        <w:contextualSpacing/>
        <w:jc w:val="both"/>
        <w:rPr>
          <w:b/>
          <w:bCs/>
          <w:caps/>
          <w:kern w:val="24"/>
        </w:rPr>
      </w:pPr>
      <w:r w:rsidRPr="005A35CE">
        <w:rPr>
          <w:b/>
          <w:bCs/>
          <w:caps/>
          <w:kern w:val="24"/>
        </w:rPr>
        <w:t xml:space="preserve">Steps: </w:t>
      </w:r>
    </w:p>
    <w:p w14:paraId="7F948342" w14:textId="1A96DE59" w:rsidR="008D2BF2" w:rsidRDefault="008D2BF2" w:rsidP="005A35CE">
      <w:pPr>
        <w:shd w:val="clear" w:color="auto" w:fill="BFBFBF" w:themeFill="background1" w:themeFillShade="BF"/>
        <w:spacing w:after="0"/>
        <w:contextualSpacing/>
        <w:jc w:val="both"/>
      </w:pPr>
      <w:r>
        <w:t xml:space="preserve">Step 1: Connect the Green and Red LEDs to the breadboard. Add two resistors to the shorter </w:t>
      </w:r>
      <w:r>
        <w:tab/>
        <w:t>legs of the two LEDs</w:t>
      </w:r>
    </w:p>
    <w:p w14:paraId="39A9C799" w14:textId="5C807FA4" w:rsidR="001505F7" w:rsidRDefault="008D2BF2" w:rsidP="005A35CE">
      <w:pPr>
        <w:shd w:val="clear" w:color="auto" w:fill="BFBFBF" w:themeFill="background1" w:themeFillShade="BF"/>
        <w:spacing w:after="0"/>
        <w:contextualSpacing/>
        <w:jc w:val="both"/>
      </w:pPr>
      <w:r>
        <w:t xml:space="preserve">Step 2: </w:t>
      </w:r>
      <w:r w:rsidR="00863D71">
        <w:t>Connect pin 9 to the longer leg of the Green LED</w:t>
      </w:r>
    </w:p>
    <w:p w14:paraId="45F9A241" w14:textId="356B48B5" w:rsidR="00863D71" w:rsidRDefault="00863D71" w:rsidP="005A35CE">
      <w:pPr>
        <w:shd w:val="clear" w:color="auto" w:fill="BFBFBF" w:themeFill="background1" w:themeFillShade="BF"/>
        <w:spacing w:after="0"/>
        <w:contextualSpacing/>
        <w:jc w:val="both"/>
      </w:pPr>
      <w:r>
        <w:t xml:space="preserve">Step </w:t>
      </w:r>
      <w:r w:rsidR="008D2BF2">
        <w:t>3</w:t>
      </w:r>
      <w:r>
        <w:t>: Connect pin 8 to the longer leg of the Red LED</w:t>
      </w:r>
    </w:p>
    <w:p w14:paraId="5110717F" w14:textId="45223478" w:rsidR="008D2BF2" w:rsidRDefault="00863D71" w:rsidP="005A35CE">
      <w:pPr>
        <w:shd w:val="clear" w:color="auto" w:fill="BFBFBF" w:themeFill="background1" w:themeFillShade="BF"/>
        <w:spacing w:after="0"/>
        <w:jc w:val="both"/>
      </w:pPr>
      <w:r>
        <w:t>Step</w:t>
      </w:r>
      <w:r w:rsidR="008D2BF2">
        <w:t>4</w:t>
      </w:r>
      <w:r>
        <w:t xml:space="preserve">: </w:t>
      </w:r>
      <w:r w:rsidR="008D2BF2">
        <w:t xml:space="preserve">Plug the </w:t>
      </w:r>
      <w:r w:rsidR="008D2BF2" w:rsidRPr="00666B44">
        <w:t>LM35 Temperature Sensor</w:t>
      </w:r>
      <w:r w:rsidR="008D2BF2">
        <w:t xml:space="preserve"> on to the breadboard</w:t>
      </w:r>
    </w:p>
    <w:p w14:paraId="43151C4D" w14:textId="5C13F5AB" w:rsidR="00863D71" w:rsidRDefault="008D2BF2" w:rsidP="005A35CE">
      <w:pPr>
        <w:shd w:val="clear" w:color="auto" w:fill="BFBFBF" w:themeFill="background1" w:themeFillShade="BF"/>
        <w:spacing w:after="0"/>
        <w:jc w:val="both"/>
      </w:pPr>
      <w:r>
        <w:t xml:space="preserve">Step 5: </w:t>
      </w:r>
      <w:r w:rsidR="00863D71">
        <w:t>Connect A</w:t>
      </w:r>
      <w:r>
        <w:t>0 to  the middle leg of the sensor</w:t>
      </w:r>
    </w:p>
    <w:p w14:paraId="2D6971B6" w14:textId="03A4DEE7" w:rsidR="008D2BF2" w:rsidRDefault="008D2BF2" w:rsidP="005A35CE">
      <w:pPr>
        <w:shd w:val="clear" w:color="auto" w:fill="BFBFBF" w:themeFill="background1" w:themeFillShade="BF"/>
        <w:spacing w:after="0"/>
        <w:jc w:val="both"/>
      </w:pPr>
      <w:r>
        <w:t xml:space="preserve">Step 6: Connect the one leg of the sensor to the negative row on the breadboard and the other </w:t>
      </w:r>
      <w:r>
        <w:tab/>
        <w:t>leg on to the positive row.</w:t>
      </w:r>
    </w:p>
    <w:p w14:paraId="058C55B9" w14:textId="463D5035" w:rsidR="008D2BF2" w:rsidRDefault="008D2BF2" w:rsidP="005A35CE">
      <w:pPr>
        <w:shd w:val="clear" w:color="auto" w:fill="BFBFBF" w:themeFill="background1" w:themeFillShade="BF"/>
        <w:spacing w:after="0"/>
        <w:jc w:val="both"/>
      </w:pPr>
      <w:r>
        <w:t>Step 7: Connect the GND to the negative row on the breadboard to link with the resistor</w:t>
      </w:r>
    </w:p>
    <w:p w14:paraId="393ADA6B" w14:textId="67AE2C99" w:rsidR="008D2BF2" w:rsidRDefault="008D2BF2" w:rsidP="005A35CE">
      <w:pPr>
        <w:shd w:val="clear" w:color="auto" w:fill="BFBFBF" w:themeFill="background1" w:themeFillShade="BF"/>
        <w:spacing w:after="0"/>
        <w:jc w:val="both"/>
      </w:pPr>
      <w:r>
        <w:t>Step 8: Connect the 5V from the Arduino to the positive row on the breadboard</w:t>
      </w:r>
    </w:p>
    <w:p w14:paraId="1FF1C61F" w14:textId="194A5341" w:rsidR="008D2BF2" w:rsidRDefault="008D2BF2" w:rsidP="008D2BF2">
      <w:pPr>
        <w:spacing w:after="0" w:line="240" w:lineRule="auto"/>
        <w:jc w:val="both"/>
      </w:pPr>
    </w:p>
    <w:p w14:paraId="53689CBC" w14:textId="69D29058" w:rsidR="008D2BF2" w:rsidRPr="009C36DE" w:rsidRDefault="008D2BF2" w:rsidP="008D2BF2">
      <w:pPr>
        <w:spacing w:after="0" w:line="240" w:lineRule="auto"/>
        <w:jc w:val="both"/>
        <w:rPr>
          <w:b/>
          <w:bCs/>
        </w:rPr>
      </w:pPr>
      <w:r w:rsidRPr="009C36DE">
        <w:rPr>
          <w:b/>
          <w:bCs/>
        </w:rPr>
        <w:t>Sample connections</w:t>
      </w:r>
    </w:p>
    <w:p w14:paraId="7F7648DF" w14:textId="77777777" w:rsidR="00DB1FA0" w:rsidRDefault="00B123DA" w:rsidP="00DB1FA0">
      <w:pPr>
        <w:keepNext/>
        <w:spacing w:after="0" w:line="240" w:lineRule="auto"/>
        <w:jc w:val="both"/>
      </w:pPr>
      <w:r>
        <w:rPr>
          <w:noProof/>
        </w:rPr>
        <w:lastRenderedPageBreak/>
        <w:drawing>
          <wp:inline distT="0" distB="0" distL="0" distR="0" wp14:anchorId="3AACBD9B" wp14:editId="4B0BDA59">
            <wp:extent cx="3535319" cy="2652077"/>
            <wp:effectExtent l="3493" t="0" r="0" b="0"/>
            <wp:docPr id="52305" name="Picture 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rot="5400000">
                      <a:off x="0" y="0"/>
                      <a:ext cx="3547336" cy="2661092"/>
                    </a:xfrm>
                    <a:prstGeom prst="rect">
                      <a:avLst/>
                    </a:prstGeom>
                    <a:noFill/>
                    <a:ln>
                      <a:noFill/>
                    </a:ln>
                  </pic:spPr>
                </pic:pic>
              </a:graphicData>
            </a:graphic>
          </wp:inline>
        </w:drawing>
      </w:r>
    </w:p>
    <w:p w14:paraId="4DF8698B" w14:textId="34174466" w:rsidR="008D2BF2" w:rsidRPr="00DB1FA0" w:rsidRDefault="00DB1FA0" w:rsidP="00DB1FA0">
      <w:pPr>
        <w:pStyle w:val="Caption"/>
        <w:jc w:val="both"/>
        <w:rPr>
          <w:i w:val="0"/>
          <w:iCs w:val="0"/>
          <w:color w:val="auto"/>
          <w:sz w:val="24"/>
          <w:szCs w:val="24"/>
        </w:rPr>
      </w:pPr>
      <w:r w:rsidRPr="00DB1FA0">
        <w:rPr>
          <w:i w:val="0"/>
          <w:iCs w:val="0"/>
          <w:color w:val="auto"/>
          <w:sz w:val="24"/>
          <w:szCs w:val="24"/>
        </w:rPr>
        <w:t xml:space="preserve">Figure 3. </w:t>
      </w:r>
      <w:r w:rsidRPr="00DB1FA0">
        <w:rPr>
          <w:i w:val="0"/>
          <w:iCs w:val="0"/>
          <w:color w:val="auto"/>
          <w:sz w:val="24"/>
          <w:szCs w:val="24"/>
        </w:rPr>
        <w:fldChar w:fldCharType="begin"/>
      </w:r>
      <w:r w:rsidRPr="00DB1FA0">
        <w:rPr>
          <w:i w:val="0"/>
          <w:iCs w:val="0"/>
          <w:color w:val="auto"/>
          <w:sz w:val="24"/>
          <w:szCs w:val="24"/>
        </w:rPr>
        <w:instrText xml:space="preserve"> SEQ Figure_3. \* ARABIC </w:instrText>
      </w:r>
      <w:r w:rsidRPr="00DB1FA0">
        <w:rPr>
          <w:i w:val="0"/>
          <w:iCs w:val="0"/>
          <w:color w:val="auto"/>
          <w:sz w:val="24"/>
          <w:szCs w:val="24"/>
        </w:rPr>
        <w:fldChar w:fldCharType="separate"/>
      </w:r>
      <w:r w:rsidR="00AF1BF5">
        <w:rPr>
          <w:i w:val="0"/>
          <w:iCs w:val="0"/>
          <w:noProof/>
          <w:color w:val="auto"/>
          <w:sz w:val="24"/>
          <w:szCs w:val="24"/>
        </w:rPr>
        <w:t>29</w:t>
      </w:r>
      <w:r w:rsidRPr="00DB1FA0">
        <w:rPr>
          <w:i w:val="0"/>
          <w:iCs w:val="0"/>
          <w:color w:val="auto"/>
          <w:sz w:val="24"/>
          <w:szCs w:val="24"/>
        </w:rPr>
        <w:fldChar w:fldCharType="end"/>
      </w:r>
      <w:r w:rsidRPr="00DB1FA0">
        <w:rPr>
          <w:i w:val="0"/>
          <w:iCs w:val="0"/>
          <w:color w:val="auto"/>
          <w:sz w:val="24"/>
          <w:szCs w:val="24"/>
        </w:rPr>
        <w:t>: Using Temperature sensor</w:t>
      </w:r>
    </w:p>
    <w:p w14:paraId="5AD3AE16" w14:textId="450A1CA9" w:rsidR="003C6091" w:rsidRDefault="005A35CE" w:rsidP="005A35CE">
      <w:pPr>
        <w:spacing w:after="0" w:line="360" w:lineRule="auto"/>
        <w:jc w:val="both"/>
      </w:pPr>
      <w:r>
        <w:t>Run the program you will see the green LED turning on. Try raising the temperature above 30 °C (you can do this by blowing hot air into the temperature sensor with a hair dryer) and observing the output. </w:t>
      </w:r>
    </w:p>
    <w:p w14:paraId="4BF42919" w14:textId="1418E8E4" w:rsidR="00313316" w:rsidRDefault="00313316" w:rsidP="008D2BF2">
      <w:pPr>
        <w:spacing w:after="0" w:line="240" w:lineRule="auto"/>
        <w:jc w:val="both"/>
      </w:pPr>
    </w:p>
    <w:p w14:paraId="1AAB24E2" w14:textId="32B2B277" w:rsidR="005565FD" w:rsidRDefault="005565FD" w:rsidP="008D2BF2">
      <w:pPr>
        <w:spacing w:after="0" w:line="240" w:lineRule="auto"/>
        <w:jc w:val="both"/>
      </w:pPr>
    </w:p>
    <w:p w14:paraId="0C755A32" w14:textId="77777777" w:rsidR="005565FD" w:rsidRDefault="005565FD" w:rsidP="008D2BF2">
      <w:pPr>
        <w:spacing w:after="0" w:line="240" w:lineRule="auto"/>
        <w:jc w:val="both"/>
      </w:pPr>
    </w:p>
    <w:p w14:paraId="3BD27680" w14:textId="77777777" w:rsidR="005565FD" w:rsidRDefault="005565FD" w:rsidP="005565FD">
      <w:pPr>
        <w:spacing w:after="0" w:line="360" w:lineRule="auto"/>
        <w:contextualSpacing/>
        <w:jc w:val="both"/>
        <w:rPr>
          <w:b/>
          <w:bCs/>
        </w:rPr>
      </w:pPr>
    </w:p>
    <w:p w14:paraId="5885BE41" w14:textId="1553683C" w:rsidR="00313316" w:rsidRPr="00C630DC" w:rsidRDefault="00313316" w:rsidP="00313316">
      <w:pPr>
        <w:shd w:val="clear" w:color="auto" w:fill="B4C6E7" w:themeFill="accent1" w:themeFillTint="66"/>
        <w:spacing w:after="0" w:line="360" w:lineRule="auto"/>
        <w:contextualSpacing/>
        <w:jc w:val="both"/>
        <w:rPr>
          <w:b/>
          <w:bCs/>
        </w:rPr>
      </w:pPr>
      <w:r>
        <w:rPr>
          <w:b/>
          <w:bCs/>
        </w:rPr>
        <w:t>CLASS EXERCISE</w:t>
      </w:r>
    </w:p>
    <w:p w14:paraId="120B59EE" w14:textId="77777777" w:rsidR="00313316" w:rsidRDefault="00313316" w:rsidP="003C6091">
      <w:pPr>
        <w:spacing w:after="0" w:line="360" w:lineRule="auto"/>
        <w:jc w:val="both"/>
        <w:rPr>
          <w:b/>
          <w:bCs/>
        </w:rPr>
      </w:pPr>
    </w:p>
    <w:p w14:paraId="433C9D7E" w14:textId="021245C5" w:rsidR="003C6091" w:rsidRPr="003C6091" w:rsidRDefault="003C6091" w:rsidP="003C6091">
      <w:pPr>
        <w:spacing w:after="0" w:line="360" w:lineRule="auto"/>
        <w:jc w:val="both"/>
        <w:rPr>
          <w:b/>
          <w:bCs/>
        </w:rPr>
      </w:pPr>
      <w:r w:rsidRPr="003C6091">
        <w:rPr>
          <w:b/>
          <w:bCs/>
        </w:rPr>
        <w:t>Control Pin 13 LED of Uno</w:t>
      </w:r>
    </w:p>
    <w:p w14:paraId="7C5DCB8F" w14:textId="2ACDDCB9" w:rsidR="003C6091" w:rsidRDefault="003C6091" w:rsidP="00FF26FB">
      <w:pPr>
        <w:spacing w:after="0" w:line="360" w:lineRule="auto"/>
        <w:jc w:val="both"/>
      </w:pPr>
      <w:r w:rsidRPr="003C6091">
        <w:t>You are required to control Pin 13 LED by the signals received from the IR sensor</w:t>
      </w:r>
      <w:r>
        <w:t xml:space="preserve">. Use Pictoblox to turn the sensor  </w:t>
      </w:r>
      <w:r w:rsidRPr="003C6091">
        <w:t>ON when we</w:t>
      </w:r>
      <w:r w:rsidR="003831D5">
        <w:t xml:space="preserve"> </w:t>
      </w:r>
      <w:r w:rsidRPr="003C6091">
        <w:t>bring our hand close to the IR Sensor and OFF when we remove your hand close to the IR senso</w:t>
      </w:r>
      <w:r w:rsidR="003831D5">
        <w:t>r. If the hand does not work use any remote control</w:t>
      </w:r>
    </w:p>
    <w:p w14:paraId="7DAE0023" w14:textId="77777777" w:rsidR="00741CCA" w:rsidRDefault="00C16729" w:rsidP="00741CCA">
      <w:pPr>
        <w:keepNext/>
        <w:spacing w:after="0" w:line="240" w:lineRule="auto"/>
        <w:jc w:val="both"/>
      </w:pPr>
      <w:r w:rsidRPr="00C16729">
        <w:rPr>
          <w:noProof/>
        </w:rPr>
        <w:lastRenderedPageBreak/>
        <w:drawing>
          <wp:inline distT="0" distB="0" distL="0" distR="0" wp14:anchorId="683635A7" wp14:editId="5F6E549E">
            <wp:extent cx="4225522" cy="2483536"/>
            <wp:effectExtent l="0" t="0" r="3810" b="0"/>
            <wp:docPr id="52319" name="Picture 5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44890" cy="2494920"/>
                    </a:xfrm>
                    <a:prstGeom prst="rect">
                      <a:avLst/>
                    </a:prstGeom>
                  </pic:spPr>
                </pic:pic>
              </a:graphicData>
            </a:graphic>
          </wp:inline>
        </w:drawing>
      </w:r>
    </w:p>
    <w:p w14:paraId="3699718F" w14:textId="0FC14445" w:rsidR="00C16729" w:rsidRPr="00741CCA" w:rsidRDefault="00741CCA" w:rsidP="00741CCA">
      <w:pPr>
        <w:pStyle w:val="Caption"/>
        <w:jc w:val="both"/>
        <w:rPr>
          <w:i w:val="0"/>
          <w:iCs w:val="0"/>
          <w:color w:val="auto"/>
          <w:sz w:val="24"/>
          <w:szCs w:val="24"/>
        </w:rPr>
      </w:pPr>
      <w:r w:rsidRPr="00741CCA">
        <w:rPr>
          <w:i w:val="0"/>
          <w:iCs w:val="0"/>
          <w:color w:val="auto"/>
          <w:sz w:val="24"/>
          <w:szCs w:val="24"/>
        </w:rPr>
        <w:t xml:space="preserve">Figure 3. </w:t>
      </w:r>
      <w:r w:rsidRPr="00741CCA">
        <w:rPr>
          <w:i w:val="0"/>
          <w:iCs w:val="0"/>
          <w:color w:val="auto"/>
          <w:sz w:val="24"/>
          <w:szCs w:val="24"/>
        </w:rPr>
        <w:fldChar w:fldCharType="begin"/>
      </w:r>
      <w:r w:rsidRPr="00741CCA">
        <w:rPr>
          <w:i w:val="0"/>
          <w:iCs w:val="0"/>
          <w:color w:val="auto"/>
          <w:sz w:val="24"/>
          <w:szCs w:val="24"/>
        </w:rPr>
        <w:instrText xml:space="preserve"> SEQ Figure_3. \* ARABIC </w:instrText>
      </w:r>
      <w:r w:rsidRPr="00741CCA">
        <w:rPr>
          <w:i w:val="0"/>
          <w:iCs w:val="0"/>
          <w:color w:val="auto"/>
          <w:sz w:val="24"/>
          <w:szCs w:val="24"/>
        </w:rPr>
        <w:fldChar w:fldCharType="separate"/>
      </w:r>
      <w:r w:rsidR="00AF1BF5">
        <w:rPr>
          <w:i w:val="0"/>
          <w:iCs w:val="0"/>
          <w:noProof/>
          <w:color w:val="auto"/>
          <w:sz w:val="24"/>
          <w:szCs w:val="24"/>
        </w:rPr>
        <w:t>30</w:t>
      </w:r>
      <w:r w:rsidRPr="00741CCA">
        <w:rPr>
          <w:i w:val="0"/>
          <w:iCs w:val="0"/>
          <w:color w:val="auto"/>
          <w:sz w:val="24"/>
          <w:szCs w:val="24"/>
        </w:rPr>
        <w:fldChar w:fldCharType="end"/>
      </w:r>
      <w:r w:rsidRPr="00741CCA">
        <w:rPr>
          <w:i w:val="0"/>
          <w:iCs w:val="0"/>
          <w:color w:val="auto"/>
          <w:sz w:val="24"/>
          <w:szCs w:val="24"/>
        </w:rPr>
        <w:t>: Circuit diagram for IR Sensor connection</w:t>
      </w:r>
    </w:p>
    <w:p w14:paraId="6E60EAAD" w14:textId="3578776D" w:rsidR="003C6091" w:rsidRPr="0012401C" w:rsidRDefault="003C6091" w:rsidP="008D2BF2">
      <w:pPr>
        <w:spacing w:after="0" w:line="240" w:lineRule="auto"/>
        <w:jc w:val="both"/>
        <w:rPr>
          <w:rFonts w:cs="Times New Roman"/>
          <w:szCs w:val="24"/>
          <w:shd w:val="clear" w:color="auto" w:fill="FFFFFF"/>
        </w:rPr>
      </w:pPr>
      <w:r w:rsidRPr="0012401C">
        <w:rPr>
          <w:rFonts w:cs="Times New Roman"/>
          <w:szCs w:val="24"/>
          <w:shd w:val="clear" w:color="auto" w:fill="FFFFFF"/>
        </w:rPr>
        <w:t>You need:</w:t>
      </w:r>
    </w:p>
    <w:p w14:paraId="698A6D5B" w14:textId="44C3D203" w:rsidR="003C6091" w:rsidRPr="0012401C" w:rsidRDefault="003C6091">
      <w:pPr>
        <w:pStyle w:val="ListParagraph"/>
        <w:numPr>
          <w:ilvl w:val="0"/>
          <w:numId w:val="173"/>
        </w:numPr>
        <w:spacing w:after="0" w:line="240" w:lineRule="auto"/>
        <w:jc w:val="both"/>
        <w:rPr>
          <w:rFonts w:cs="Times New Roman"/>
          <w:szCs w:val="24"/>
        </w:rPr>
      </w:pPr>
      <w:r w:rsidRPr="0012401C">
        <w:rPr>
          <w:rFonts w:cs="Times New Roman"/>
          <w:szCs w:val="24"/>
        </w:rPr>
        <w:t>IR sensor</w:t>
      </w:r>
    </w:p>
    <w:p w14:paraId="275CA8EA" w14:textId="696C0CEB" w:rsidR="003C6091" w:rsidRPr="0012401C" w:rsidRDefault="003C6091">
      <w:pPr>
        <w:pStyle w:val="ListParagraph"/>
        <w:numPr>
          <w:ilvl w:val="0"/>
          <w:numId w:val="173"/>
        </w:numPr>
        <w:spacing w:after="0" w:line="240" w:lineRule="auto"/>
        <w:jc w:val="both"/>
        <w:rPr>
          <w:rFonts w:cs="Times New Roman"/>
          <w:szCs w:val="24"/>
        </w:rPr>
      </w:pPr>
      <w:r w:rsidRPr="0012401C">
        <w:rPr>
          <w:rFonts w:cs="Times New Roman"/>
          <w:szCs w:val="24"/>
        </w:rPr>
        <w:t>x jumper cables</w:t>
      </w:r>
    </w:p>
    <w:p w14:paraId="0267F699" w14:textId="7478722E" w:rsidR="003C6091" w:rsidRPr="0012401C" w:rsidRDefault="003C6091">
      <w:pPr>
        <w:pStyle w:val="ListParagraph"/>
        <w:numPr>
          <w:ilvl w:val="0"/>
          <w:numId w:val="173"/>
        </w:numPr>
        <w:spacing w:after="0" w:line="240" w:lineRule="auto"/>
        <w:jc w:val="both"/>
        <w:rPr>
          <w:rFonts w:cs="Times New Roman"/>
          <w:szCs w:val="24"/>
        </w:rPr>
      </w:pPr>
      <w:r w:rsidRPr="0012401C">
        <w:rPr>
          <w:rFonts w:cs="Times New Roman"/>
          <w:szCs w:val="24"/>
        </w:rPr>
        <w:t>Breadboard</w:t>
      </w:r>
    </w:p>
    <w:p w14:paraId="4BC1337D" w14:textId="02421B52" w:rsidR="003C6091" w:rsidRPr="0012401C" w:rsidRDefault="003C6091">
      <w:pPr>
        <w:pStyle w:val="ListParagraph"/>
        <w:numPr>
          <w:ilvl w:val="0"/>
          <w:numId w:val="173"/>
        </w:numPr>
        <w:spacing w:after="0" w:line="240" w:lineRule="auto"/>
        <w:jc w:val="both"/>
        <w:rPr>
          <w:rFonts w:cs="Times New Roman"/>
          <w:szCs w:val="24"/>
        </w:rPr>
      </w:pPr>
      <w:r w:rsidRPr="0012401C">
        <w:rPr>
          <w:rFonts w:cs="Times New Roman"/>
          <w:szCs w:val="24"/>
        </w:rPr>
        <w:t>Arduino Uno</w:t>
      </w:r>
    </w:p>
    <w:p w14:paraId="0981BD7D" w14:textId="77777777" w:rsidR="002610E7" w:rsidRDefault="002610E7" w:rsidP="003C6091">
      <w:pPr>
        <w:spacing w:after="0" w:line="240" w:lineRule="auto"/>
        <w:jc w:val="both"/>
      </w:pPr>
      <w:r>
        <w:rPr>
          <w:noProof/>
        </w:rPr>
        <w:drawing>
          <wp:inline distT="0" distB="0" distL="0" distR="0" wp14:anchorId="50998847" wp14:editId="527BE682">
            <wp:extent cx="946150" cy="1844675"/>
            <wp:effectExtent l="0" t="0" r="6350" b="3175"/>
            <wp:docPr id="52316" name="Picture 5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46150" cy="1844675"/>
                    </a:xfrm>
                    <a:prstGeom prst="rect">
                      <a:avLst/>
                    </a:prstGeom>
                    <a:noFill/>
                    <a:ln>
                      <a:noFill/>
                    </a:ln>
                  </pic:spPr>
                </pic:pic>
              </a:graphicData>
            </a:graphic>
          </wp:inline>
        </w:drawing>
      </w:r>
    </w:p>
    <w:p w14:paraId="3D1EBA48" w14:textId="52F12E15" w:rsidR="002610E7" w:rsidRPr="00D9383E" w:rsidRDefault="002610E7">
      <w:pPr>
        <w:pStyle w:val="ListParagraph"/>
        <w:numPr>
          <w:ilvl w:val="0"/>
          <w:numId w:val="161"/>
        </w:numPr>
        <w:spacing w:after="0" w:line="240" w:lineRule="auto"/>
        <w:jc w:val="both"/>
        <w:rPr>
          <w:rFonts w:cs="Times New Roman"/>
          <w:szCs w:val="24"/>
        </w:rPr>
      </w:pPr>
      <w:r w:rsidRPr="00D9383E">
        <w:rPr>
          <w:rFonts w:cs="Times New Roman"/>
          <w:szCs w:val="24"/>
        </w:rPr>
        <w:t>A=Signal</w:t>
      </w:r>
    </w:p>
    <w:p w14:paraId="2C8E03DA" w14:textId="71C9D3E7" w:rsidR="002610E7" w:rsidRPr="00D9383E" w:rsidRDefault="002610E7">
      <w:pPr>
        <w:pStyle w:val="ListParagraph"/>
        <w:numPr>
          <w:ilvl w:val="0"/>
          <w:numId w:val="161"/>
        </w:numPr>
        <w:spacing w:after="0" w:line="240" w:lineRule="auto"/>
        <w:jc w:val="both"/>
        <w:rPr>
          <w:rFonts w:cs="Times New Roman"/>
          <w:szCs w:val="24"/>
        </w:rPr>
      </w:pPr>
      <w:r w:rsidRPr="00D9383E">
        <w:rPr>
          <w:rFonts w:cs="Times New Roman"/>
          <w:szCs w:val="24"/>
        </w:rPr>
        <w:t>B=GND</w:t>
      </w:r>
    </w:p>
    <w:p w14:paraId="66D33EAD" w14:textId="6A1F6EF9" w:rsidR="002610E7" w:rsidRPr="00D9383E" w:rsidRDefault="002610E7">
      <w:pPr>
        <w:pStyle w:val="ListParagraph"/>
        <w:numPr>
          <w:ilvl w:val="0"/>
          <w:numId w:val="161"/>
        </w:numPr>
        <w:spacing w:after="0" w:line="240" w:lineRule="auto"/>
        <w:jc w:val="both"/>
        <w:rPr>
          <w:rFonts w:cs="Times New Roman"/>
          <w:szCs w:val="24"/>
        </w:rPr>
      </w:pPr>
      <w:r w:rsidRPr="00D9383E">
        <w:rPr>
          <w:rFonts w:cs="Times New Roman"/>
          <w:szCs w:val="24"/>
        </w:rPr>
        <w:t>C=VCC (Supply Voltage 5V)</w:t>
      </w:r>
    </w:p>
    <w:p w14:paraId="53E38EDB" w14:textId="5BEC5D0B" w:rsidR="003C6091" w:rsidRDefault="003C6091" w:rsidP="003C6091">
      <w:pPr>
        <w:spacing w:after="0" w:line="240" w:lineRule="auto"/>
        <w:jc w:val="both"/>
      </w:pPr>
    </w:p>
    <w:p w14:paraId="15BA6802" w14:textId="4BFFEAB7" w:rsidR="003C6091" w:rsidRPr="00D9383E" w:rsidRDefault="003C6091" w:rsidP="003C6091">
      <w:pPr>
        <w:spacing w:after="0" w:line="240" w:lineRule="auto"/>
        <w:jc w:val="both"/>
        <w:rPr>
          <w:b/>
          <w:bCs/>
        </w:rPr>
      </w:pPr>
      <w:r w:rsidRPr="00D9383E">
        <w:rPr>
          <w:b/>
          <w:bCs/>
        </w:rPr>
        <w:t>Connections</w:t>
      </w:r>
    </w:p>
    <w:p w14:paraId="33DC47DF" w14:textId="24BE043D" w:rsidR="003C6091" w:rsidRDefault="003C6091" w:rsidP="003C6091">
      <w:pPr>
        <w:spacing w:after="0" w:line="240" w:lineRule="auto"/>
        <w:jc w:val="both"/>
      </w:pPr>
    </w:p>
    <w:p w14:paraId="28B563EA" w14:textId="1DF55CAC" w:rsidR="003C6091" w:rsidRPr="0012401C" w:rsidRDefault="003C6091" w:rsidP="003C6091">
      <w:pPr>
        <w:spacing w:after="0" w:line="240" w:lineRule="auto"/>
        <w:jc w:val="both"/>
      </w:pPr>
      <w:r w:rsidRPr="0012401C">
        <w:t>Steps</w:t>
      </w:r>
    </w:p>
    <w:p w14:paraId="6BC36398" w14:textId="300F8F8F" w:rsidR="003C6091" w:rsidRPr="005554E9" w:rsidRDefault="003C6091" w:rsidP="0012401C">
      <w:pPr>
        <w:shd w:val="clear" w:color="auto" w:fill="D9D9D9" w:themeFill="background1" w:themeFillShade="D9"/>
        <w:spacing w:after="0"/>
        <w:jc w:val="both"/>
        <w:rPr>
          <w:rFonts w:cs="Times New Roman"/>
          <w:szCs w:val="24"/>
          <w:bdr w:val="none" w:sz="0" w:space="0" w:color="auto" w:frame="1"/>
        </w:rPr>
      </w:pPr>
      <w:r w:rsidRPr="005554E9">
        <w:rPr>
          <w:rFonts w:cs="Times New Roman"/>
          <w:szCs w:val="24"/>
          <w:bdr w:val="none" w:sz="0" w:space="0" w:color="auto" w:frame="1"/>
        </w:rPr>
        <w:t>Step 1: Connect the output pin of the IR sensor to pin 2</w:t>
      </w:r>
      <w:r w:rsidR="002610E7" w:rsidRPr="005554E9">
        <w:rPr>
          <w:rFonts w:cs="Times New Roman"/>
          <w:szCs w:val="24"/>
          <w:bdr w:val="none" w:sz="0" w:space="0" w:color="auto" w:frame="1"/>
        </w:rPr>
        <w:t xml:space="preserve"> (Signal)</w:t>
      </w:r>
    </w:p>
    <w:p w14:paraId="51EF34E6" w14:textId="29F8A064" w:rsidR="003C6091" w:rsidRPr="005554E9" w:rsidRDefault="003C6091" w:rsidP="005565FD">
      <w:pPr>
        <w:shd w:val="clear" w:color="auto" w:fill="D9D9D9" w:themeFill="background1" w:themeFillShade="D9"/>
        <w:spacing w:after="0" w:line="360" w:lineRule="auto"/>
        <w:jc w:val="both"/>
        <w:rPr>
          <w:rFonts w:cs="Times New Roman"/>
          <w:szCs w:val="24"/>
          <w:bdr w:val="none" w:sz="0" w:space="0" w:color="auto" w:frame="1"/>
        </w:rPr>
      </w:pPr>
      <w:r w:rsidRPr="005554E9">
        <w:rPr>
          <w:rFonts w:cs="Times New Roman"/>
          <w:szCs w:val="24"/>
          <w:bdr w:val="none" w:sz="0" w:space="0" w:color="auto" w:frame="1"/>
        </w:rPr>
        <w:t>Step 2: Connect the middle leg of the sensor GND</w:t>
      </w:r>
    </w:p>
    <w:p w14:paraId="714C33FC" w14:textId="454FA065" w:rsidR="003C6091" w:rsidRPr="005554E9" w:rsidRDefault="003C6091" w:rsidP="005565FD">
      <w:pPr>
        <w:shd w:val="clear" w:color="auto" w:fill="D9D9D9" w:themeFill="background1" w:themeFillShade="D9"/>
        <w:spacing w:after="0" w:line="360" w:lineRule="auto"/>
        <w:jc w:val="both"/>
        <w:rPr>
          <w:rFonts w:cs="Times New Roman"/>
          <w:szCs w:val="24"/>
          <w:bdr w:val="none" w:sz="0" w:space="0" w:color="auto" w:frame="1"/>
        </w:rPr>
      </w:pPr>
      <w:r w:rsidRPr="005554E9">
        <w:rPr>
          <w:rFonts w:cs="Times New Roman"/>
          <w:szCs w:val="24"/>
          <w:bdr w:val="none" w:sz="0" w:space="0" w:color="auto" w:frame="1"/>
        </w:rPr>
        <w:t>Step 3: Connect the outer leg to the 5V on the breadboard</w:t>
      </w:r>
      <w:r w:rsidR="002610E7" w:rsidRPr="005554E9">
        <w:rPr>
          <w:rFonts w:cs="Times New Roman"/>
          <w:szCs w:val="24"/>
          <w:bdr w:val="none" w:sz="0" w:space="0" w:color="auto" w:frame="1"/>
        </w:rPr>
        <w:t xml:space="preserve"> (VCC)</w:t>
      </w:r>
    </w:p>
    <w:p w14:paraId="1AC92141" w14:textId="6A21D892" w:rsidR="002610E7" w:rsidRPr="005554E9" w:rsidRDefault="002610E7" w:rsidP="005565FD">
      <w:pPr>
        <w:shd w:val="clear" w:color="auto" w:fill="D9D9D9" w:themeFill="background1" w:themeFillShade="D9"/>
        <w:spacing w:after="0" w:line="360" w:lineRule="auto"/>
        <w:jc w:val="both"/>
        <w:rPr>
          <w:rFonts w:cs="Times New Roman"/>
          <w:szCs w:val="24"/>
          <w:bdr w:val="none" w:sz="0" w:space="0" w:color="auto" w:frame="1"/>
        </w:rPr>
      </w:pPr>
      <w:r w:rsidRPr="005554E9">
        <w:rPr>
          <w:rFonts w:cs="Times New Roman"/>
          <w:szCs w:val="24"/>
          <w:bdr w:val="none" w:sz="0" w:space="0" w:color="auto" w:frame="1"/>
        </w:rPr>
        <w:t xml:space="preserve">Step 4: Add When </w:t>
      </w:r>
      <w:r w:rsidRPr="005554E9">
        <w:rPr>
          <w:rFonts w:cs="Times New Roman"/>
          <w:i/>
          <w:iCs/>
          <w:szCs w:val="24"/>
          <w:bdr w:val="none" w:sz="0" w:space="0" w:color="auto" w:frame="1"/>
        </w:rPr>
        <w:t>Arduino Uno</w:t>
      </w:r>
      <w:r w:rsidRPr="005554E9">
        <w:rPr>
          <w:rFonts w:cs="Times New Roman"/>
          <w:szCs w:val="24"/>
          <w:bdr w:val="none" w:sz="0" w:space="0" w:color="auto" w:frame="1"/>
        </w:rPr>
        <w:t xml:space="preserve"> starts up hat block</w:t>
      </w:r>
    </w:p>
    <w:p w14:paraId="2F7E47C9" w14:textId="14FE4C0A" w:rsidR="00D51DEB" w:rsidRPr="005554E9" w:rsidRDefault="00D51DEB" w:rsidP="005565FD">
      <w:pPr>
        <w:shd w:val="clear" w:color="auto" w:fill="D9D9D9" w:themeFill="background1" w:themeFillShade="D9"/>
        <w:spacing w:after="0" w:line="360" w:lineRule="auto"/>
        <w:jc w:val="both"/>
        <w:rPr>
          <w:rFonts w:cs="Times New Roman"/>
          <w:szCs w:val="24"/>
          <w:bdr w:val="none" w:sz="0" w:space="0" w:color="auto" w:frame="1"/>
        </w:rPr>
      </w:pPr>
      <w:r w:rsidRPr="005554E9">
        <w:rPr>
          <w:rFonts w:cs="Times New Roman"/>
          <w:szCs w:val="24"/>
          <w:bdr w:val="none" w:sz="0" w:space="0" w:color="auto" w:frame="1"/>
        </w:rPr>
        <w:t xml:space="preserve">Step 5: Add a </w:t>
      </w:r>
      <w:r w:rsidRPr="005554E9">
        <w:rPr>
          <w:rFonts w:cs="Times New Roman"/>
          <w:i/>
          <w:iCs/>
          <w:szCs w:val="24"/>
          <w:bdr w:val="none" w:sz="0" w:space="0" w:color="auto" w:frame="1"/>
        </w:rPr>
        <w:t>forever</w:t>
      </w:r>
      <w:r w:rsidRPr="005554E9">
        <w:rPr>
          <w:rFonts w:cs="Times New Roman"/>
          <w:szCs w:val="24"/>
          <w:bdr w:val="none" w:sz="0" w:space="0" w:color="auto" w:frame="1"/>
        </w:rPr>
        <w:t xml:space="preserve"> block and an </w:t>
      </w:r>
      <w:r w:rsidRPr="005554E9">
        <w:rPr>
          <w:rFonts w:cs="Times New Roman"/>
          <w:i/>
          <w:iCs/>
          <w:szCs w:val="24"/>
          <w:bdr w:val="none" w:sz="0" w:space="0" w:color="auto" w:frame="1"/>
        </w:rPr>
        <w:t>if… else</w:t>
      </w:r>
      <w:r w:rsidRPr="005554E9">
        <w:rPr>
          <w:rFonts w:cs="Times New Roman"/>
          <w:szCs w:val="24"/>
          <w:bdr w:val="none" w:sz="0" w:space="0" w:color="auto" w:frame="1"/>
        </w:rPr>
        <w:t xml:space="preserve"> block inside the </w:t>
      </w:r>
      <w:r w:rsidRPr="005554E9">
        <w:rPr>
          <w:rFonts w:cs="Times New Roman"/>
          <w:i/>
          <w:iCs/>
          <w:szCs w:val="24"/>
          <w:bdr w:val="none" w:sz="0" w:space="0" w:color="auto" w:frame="1"/>
        </w:rPr>
        <w:t>forever</w:t>
      </w:r>
      <w:r w:rsidRPr="005554E9">
        <w:rPr>
          <w:rFonts w:cs="Times New Roman"/>
          <w:szCs w:val="24"/>
          <w:bdr w:val="none" w:sz="0" w:space="0" w:color="auto" w:frame="1"/>
        </w:rPr>
        <w:t xml:space="preserve"> block</w:t>
      </w:r>
    </w:p>
    <w:p w14:paraId="40B7BA87" w14:textId="2FF9B670" w:rsidR="00D51DEB" w:rsidRPr="005554E9" w:rsidRDefault="00D51DEB" w:rsidP="005565FD">
      <w:pPr>
        <w:shd w:val="clear" w:color="auto" w:fill="D9D9D9" w:themeFill="background1" w:themeFillShade="D9"/>
        <w:spacing w:after="0" w:line="360" w:lineRule="auto"/>
        <w:jc w:val="both"/>
        <w:textAlignment w:val="baseline"/>
        <w:rPr>
          <w:rFonts w:cs="Times New Roman"/>
          <w:szCs w:val="24"/>
          <w:bdr w:val="none" w:sz="0" w:space="0" w:color="auto" w:frame="1"/>
        </w:rPr>
      </w:pPr>
      <w:r w:rsidRPr="005554E9">
        <w:rPr>
          <w:rFonts w:cs="Times New Roman"/>
          <w:szCs w:val="24"/>
          <w:bdr w:val="none" w:sz="0" w:space="0" w:color="auto" w:frame="1"/>
        </w:rPr>
        <w:t>Step 6: Drag and drop the </w:t>
      </w:r>
      <w:r w:rsidRPr="005554E9">
        <w:rPr>
          <w:rFonts w:cs="Times New Roman"/>
          <w:i/>
          <w:iCs/>
          <w:szCs w:val="24"/>
          <w:bdr w:val="none" w:sz="0" w:space="0" w:color="auto" w:frame="1"/>
        </w:rPr>
        <w:t>read digital sensor</w:t>
      </w:r>
      <w:r w:rsidRPr="005554E9">
        <w:rPr>
          <w:rFonts w:cs="Times New Roman"/>
          <w:szCs w:val="24"/>
          <w:bdr w:val="none" w:sz="0" w:space="0" w:color="auto" w:frame="1"/>
        </w:rPr>
        <w:t> block inside the hexagonal space of the </w:t>
      </w:r>
      <w:r w:rsidRPr="005554E9">
        <w:rPr>
          <w:rFonts w:cs="Times New Roman"/>
          <w:i/>
          <w:iCs/>
          <w:szCs w:val="24"/>
          <w:bdr w:val="none" w:sz="0" w:space="0" w:color="auto" w:frame="1"/>
        </w:rPr>
        <w:t>if-</w:t>
      </w:r>
      <w:r w:rsidRPr="005554E9">
        <w:rPr>
          <w:rFonts w:cs="Times New Roman"/>
          <w:i/>
          <w:iCs/>
          <w:szCs w:val="24"/>
          <w:bdr w:val="none" w:sz="0" w:space="0" w:color="auto" w:frame="1"/>
        </w:rPr>
        <w:tab/>
        <w:t>else</w:t>
      </w:r>
      <w:r w:rsidRPr="005554E9">
        <w:rPr>
          <w:rFonts w:cs="Times New Roman"/>
          <w:szCs w:val="24"/>
          <w:bdr w:val="none" w:sz="0" w:space="0" w:color="auto" w:frame="1"/>
        </w:rPr>
        <w:t> block and select IR form the drop-down menu.</w:t>
      </w:r>
    </w:p>
    <w:p w14:paraId="283FCF6A" w14:textId="45653D31" w:rsidR="00D51DEB" w:rsidRPr="00D51DEB" w:rsidRDefault="00D51DEB" w:rsidP="005565FD">
      <w:pPr>
        <w:shd w:val="clear" w:color="auto" w:fill="D9D9D9" w:themeFill="background1" w:themeFillShade="D9"/>
        <w:spacing w:after="0" w:line="360" w:lineRule="auto"/>
        <w:jc w:val="both"/>
        <w:textAlignment w:val="baseline"/>
        <w:rPr>
          <w:rFonts w:cs="Times New Roman"/>
          <w:szCs w:val="24"/>
          <w:bdr w:val="none" w:sz="0" w:space="0" w:color="auto" w:frame="1"/>
        </w:rPr>
      </w:pPr>
      <w:r w:rsidRPr="005554E9">
        <w:rPr>
          <w:rFonts w:cs="Times New Roman"/>
          <w:szCs w:val="24"/>
          <w:bdr w:val="none" w:sz="0" w:space="0" w:color="auto" w:frame="1"/>
        </w:rPr>
        <w:t xml:space="preserve">Step 7: </w:t>
      </w:r>
      <w:r w:rsidRPr="00D51DEB">
        <w:rPr>
          <w:rFonts w:cs="Times New Roman"/>
          <w:szCs w:val="24"/>
          <w:bdr w:val="none" w:sz="0" w:space="0" w:color="auto" w:frame="1"/>
        </w:rPr>
        <w:t>Duplicate this block and drop it below the </w:t>
      </w:r>
      <w:r w:rsidRPr="005554E9">
        <w:rPr>
          <w:rFonts w:cs="Times New Roman"/>
          <w:i/>
          <w:iCs/>
          <w:szCs w:val="24"/>
          <w:bdr w:val="none" w:sz="0" w:space="0" w:color="auto" w:frame="1"/>
        </w:rPr>
        <w:t>else</w:t>
      </w:r>
      <w:r w:rsidRPr="005554E9">
        <w:rPr>
          <w:rFonts w:cs="Times New Roman"/>
          <w:szCs w:val="24"/>
          <w:bdr w:val="none" w:sz="0" w:space="0" w:color="auto" w:frame="1"/>
        </w:rPr>
        <w:t> arm. Then, set the output to HIGH.</w:t>
      </w:r>
      <w:hyperlink r:id="rId56" w:history="1">
        <w:r w:rsidRPr="005554E9">
          <w:t xml:space="preserve"> </w:t>
        </w:r>
      </w:hyperlink>
    </w:p>
    <w:p w14:paraId="57E9638E" w14:textId="65A2ACB8" w:rsidR="00D51DEB" w:rsidRPr="00D51DEB" w:rsidRDefault="00D51DEB" w:rsidP="005565FD">
      <w:pPr>
        <w:shd w:val="clear" w:color="auto" w:fill="D9D9D9" w:themeFill="background1" w:themeFillShade="D9"/>
        <w:spacing w:after="0" w:line="360" w:lineRule="auto"/>
        <w:jc w:val="both"/>
        <w:textAlignment w:val="baseline"/>
        <w:rPr>
          <w:rFonts w:cs="Times New Roman"/>
          <w:szCs w:val="24"/>
          <w:bdr w:val="none" w:sz="0" w:space="0" w:color="auto" w:frame="1"/>
        </w:rPr>
      </w:pPr>
      <w:r w:rsidRPr="00D51DEB">
        <w:rPr>
          <w:rFonts w:cs="Times New Roman"/>
          <w:szCs w:val="24"/>
          <w:bdr w:val="none" w:sz="0" w:space="0" w:color="auto" w:frame="1"/>
        </w:rPr>
        <w:lastRenderedPageBreak/>
        <w:t>Step 8: Run the program by clicking the upload code</w:t>
      </w:r>
    </w:p>
    <w:p w14:paraId="2B5BECD9" w14:textId="77777777" w:rsidR="00D51DEB" w:rsidRDefault="00D51DEB" w:rsidP="00D51DEB">
      <w:pPr>
        <w:shd w:val="clear" w:color="auto" w:fill="FFFFFF"/>
        <w:spacing w:after="0" w:line="240" w:lineRule="auto"/>
        <w:jc w:val="both"/>
        <w:textAlignment w:val="baseline"/>
        <w:rPr>
          <w:rFonts w:ascii="inherit" w:hAnsi="inherit"/>
          <w:sz w:val="21"/>
          <w:szCs w:val="21"/>
          <w:bdr w:val="none" w:sz="0" w:space="0" w:color="auto" w:frame="1"/>
        </w:rPr>
      </w:pPr>
    </w:p>
    <w:p w14:paraId="4118871F" w14:textId="77777777" w:rsidR="00313316" w:rsidRDefault="00D51DEB" w:rsidP="00313316">
      <w:pPr>
        <w:keepNext/>
        <w:shd w:val="clear" w:color="auto" w:fill="FFFFFF"/>
        <w:spacing w:after="0" w:line="240" w:lineRule="auto"/>
        <w:jc w:val="both"/>
        <w:textAlignment w:val="baseline"/>
      </w:pPr>
      <w:r w:rsidRPr="00D51DEB">
        <w:rPr>
          <w:rFonts w:ascii="inherit" w:eastAsia="Times New Roman" w:hAnsi="inherit" w:cs="Times New Roman"/>
          <w:noProof/>
          <w:kern w:val="0"/>
          <w:sz w:val="21"/>
          <w:szCs w:val="21"/>
          <w:lang w:val="en-ZA" w:eastAsia="en-ZA"/>
        </w:rPr>
        <w:drawing>
          <wp:inline distT="0" distB="0" distL="0" distR="0" wp14:anchorId="748B79E6" wp14:editId="25D05BFA">
            <wp:extent cx="3801005" cy="2572109"/>
            <wp:effectExtent l="0" t="0" r="0" b="0"/>
            <wp:docPr id="52317" name="Picture 5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01005" cy="2572109"/>
                    </a:xfrm>
                    <a:prstGeom prst="rect">
                      <a:avLst/>
                    </a:prstGeom>
                  </pic:spPr>
                </pic:pic>
              </a:graphicData>
            </a:graphic>
          </wp:inline>
        </w:drawing>
      </w:r>
    </w:p>
    <w:p w14:paraId="0E12522B" w14:textId="4F16257A" w:rsidR="00D51DEB" w:rsidRPr="00313316" w:rsidRDefault="00313316" w:rsidP="00313316">
      <w:pPr>
        <w:pStyle w:val="Caption"/>
        <w:jc w:val="both"/>
        <w:rPr>
          <w:rFonts w:ascii="inherit" w:eastAsia="Times New Roman" w:hAnsi="inherit" w:cs="Times New Roman"/>
          <w:i w:val="0"/>
          <w:iCs w:val="0"/>
          <w:color w:val="auto"/>
          <w:kern w:val="0"/>
          <w:sz w:val="24"/>
          <w:szCs w:val="24"/>
          <w:lang w:val="en-ZA" w:eastAsia="en-ZA"/>
        </w:rPr>
      </w:pPr>
      <w:r w:rsidRPr="00313316">
        <w:rPr>
          <w:i w:val="0"/>
          <w:iCs w:val="0"/>
          <w:color w:val="auto"/>
          <w:sz w:val="24"/>
          <w:szCs w:val="24"/>
        </w:rPr>
        <w:t xml:space="preserve">Figure 3. </w:t>
      </w:r>
      <w:r w:rsidRPr="00313316">
        <w:rPr>
          <w:i w:val="0"/>
          <w:iCs w:val="0"/>
          <w:color w:val="auto"/>
          <w:sz w:val="24"/>
          <w:szCs w:val="24"/>
        </w:rPr>
        <w:fldChar w:fldCharType="begin"/>
      </w:r>
      <w:r w:rsidRPr="00313316">
        <w:rPr>
          <w:i w:val="0"/>
          <w:iCs w:val="0"/>
          <w:color w:val="auto"/>
          <w:sz w:val="24"/>
          <w:szCs w:val="24"/>
        </w:rPr>
        <w:instrText xml:space="preserve"> SEQ Figure_3. \* ARABIC </w:instrText>
      </w:r>
      <w:r w:rsidRPr="00313316">
        <w:rPr>
          <w:i w:val="0"/>
          <w:iCs w:val="0"/>
          <w:color w:val="auto"/>
          <w:sz w:val="24"/>
          <w:szCs w:val="24"/>
        </w:rPr>
        <w:fldChar w:fldCharType="separate"/>
      </w:r>
      <w:r w:rsidR="00AF1BF5">
        <w:rPr>
          <w:i w:val="0"/>
          <w:iCs w:val="0"/>
          <w:noProof/>
          <w:color w:val="auto"/>
          <w:sz w:val="24"/>
          <w:szCs w:val="24"/>
        </w:rPr>
        <w:t>31</w:t>
      </w:r>
      <w:r w:rsidRPr="00313316">
        <w:rPr>
          <w:i w:val="0"/>
          <w:iCs w:val="0"/>
          <w:color w:val="auto"/>
          <w:sz w:val="24"/>
          <w:szCs w:val="24"/>
        </w:rPr>
        <w:fldChar w:fldCharType="end"/>
      </w:r>
      <w:r w:rsidRPr="00313316">
        <w:rPr>
          <w:i w:val="0"/>
          <w:iCs w:val="0"/>
          <w:color w:val="auto"/>
          <w:sz w:val="24"/>
          <w:szCs w:val="24"/>
        </w:rPr>
        <w:t>: Using IR Sensor</w:t>
      </w:r>
    </w:p>
    <w:p w14:paraId="3A9F6362" w14:textId="65368D28" w:rsidR="003C6091" w:rsidRPr="00D51DEB" w:rsidRDefault="00D51DEB" w:rsidP="00313316">
      <w:pPr>
        <w:spacing w:after="0" w:line="360" w:lineRule="auto"/>
        <w:jc w:val="both"/>
        <w:rPr>
          <w:rFonts w:cs="Times New Roman"/>
          <w:szCs w:val="24"/>
        </w:rPr>
      </w:pPr>
      <w:r w:rsidRPr="00D51DEB">
        <w:rPr>
          <w:rFonts w:cs="Times New Roman"/>
          <w:szCs w:val="24"/>
          <w:shd w:val="clear" w:color="auto" w:fill="FFFFFF"/>
        </w:rPr>
        <w:t>Uno’s Pin 13 LED turns ON when you bring your hand close to the IR sensor and it turns OFF as you take your hand away.</w:t>
      </w:r>
      <w:r w:rsidR="003831D5">
        <w:rPr>
          <w:rFonts w:cs="Times New Roman"/>
          <w:szCs w:val="24"/>
          <w:shd w:val="clear" w:color="auto" w:fill="FFFFFF"/>
        </w:rPr>
        <w:t xml:space="preserve"> However, the best bet </w:t>
      </w:r>
      <w:r w:rsidR="00C16729">
        <w:rPr>
          <w:rFonts w:cs="Times New Roman"/>
          <w:szCs w:val="24"/>
          <w:shd w:val="clear" w:color="auto" w:fill="FFFFFF"/>
        </w:rPr>
        <w:t>would</w:t>
      </w:r>
      <w:r w:rsidR="003831D5">
        <w:rPr>
          <w:rFonts w:cs="Times New Roman"/>
          <w:szCs w:val="24"/>
          <w:shd w:val="clear" w:color="auto" w:fill="FFFFFF"/>
        </w:rPr>
        <w:t xml:space="preserve"> use a remote control which emits infrared </w:t>
      </w:r>
      <w:r w:rsidR="005565FD">
        <w:rPr>
          <w:rFonts w:cs="Times New Roman"/>
          <w:szCs w:val="24"/>
          <w:shd w:val="clear" w:color="auto" w:fill="FFFFFF"/>
        </w:rPr>
        <w:t>signal.</w:t>
      </w:r>
    </w:p>
    <w:p w14:paraId="1D04E396" w14:textId="7C5E1522" w:rsidR="003C6091" w:rsidRDefault="003C6091" w:rsidP="003C6091">
      <w:pPr>
        <w:spacing w:after="0" w:line="240" w:lineRule="auto"/>
        <w:jc w:val="both"/>
      </w:pPr>
    </w:p>
    <w:p w14:paraId="405DA134" w14:textId="49EF5868" w:rsidR="003831D5" w:rsidRPr="006A6EA8" w:rsidRDefault="003831D5" w:rsidP="003C6091">
      <w:pPr>
        <w:spacing w:after="0" w:line="240" w:lineRule="auto"/>
        <w:jc w:val="both"/>
        <w:rPr>
          <w:b/>
          <w:bCs/>
        </w:rPr>
      </w:pPr>
      <w:r w:rsidRPr="006A6EA8">
        <w:rPr>
          <w:b/>
          <w:bCs/>
        </w:rPr>
        <w:t>Application</w:t>
      </w:r>
    </w:p>
    <w:p w14:paraId="06FBC29D" w14:textId="1F90C8D0" w:rsidR="006A6EA8" w:rsidRDefault="00C16729" w:rsidP="005565FD">
      <w:pPr>
        <w:spacing w:after="0" w:line="360" w:lineRule="auto"/>
        <w:contextualSpacing/>
        <w:jc w:val="both"/>
      </w:pPr>
      <w:r>
        <w:t xml:space="preserve">This sensor can be used for security systems at home. For example, if you want to use beams </w:t>
      </w:r>
      <w:r w:rsidR="00316973">
        <w:t>for</w:t>
      </w:r>
      <w:r>
        <w:t xml:space="preserve"> home security and have an alarm system activated when an object passes through the beams. </w:t>
      </w:r>
    </w:p>
    <w:p w14:paraId="3C4CC8E6" w14:textId="77777777" w:rsidR="00C16729" w:rsidRDefault="00C16729" w:rsidP="00A71CFC">
      <w:pPr>
        <w:spacing w:after="0" w:line="240" w:lineRule="auto"/>
        <w:contextualSpacing/>
        <w:jc w:val="both"/>
      </w:pPr>
    </w:p>
    <w:p w14:paraId="2EBF6602" w14:textId="52C67864" w:rsidR="005F6D4B" w:rsidRDefault="005F6D4B" w:rsidP="004A3948">
      <w:pPr>
        <w:pStyle w:val="Heading4"/>
      </w:pPr>
      <w:r>
        <w:t xml:space="preserve">3.2.1.6 Include iteration (looping) structures [fixed counter loop] </w:t>
      </w:r>
    </w:p>
    <w:p w14:paraId="78736655" w14:textId="1BBF737D" w:rsidR="009C36DE" w:rsidRPr="00BD1707" w:rsidRDefault="005565FD" w:rsidP="00313316">
      <w:pPr>
        <w:pStyle w:val="NormalWeb"/>
        <w:spacing w:before="0" w:beforeAutospacing="0" w:after="0" w:afterAutospacing="0" w:line="360" w:lineRule="auto"/>
        <w:jc w:val="both"/>
      </w:pPr>
      <w:r>
        <w:t>Programs use loops to control their flow. A loop repeats the same block of code over and over. In the loop, each cycle is referred to as an "iteration." It is possible to control whether the program enters the loop by defining certain conditions in the code. There are two functions in the Arduino code structure: void setup() and void loop(). The loop will repeat whatever is inside several times. You see the output being printed continuously because of this. An example of a loop would be running around the athletics ground five times. Another example of a loop is printing numbers from 0 to 10. We have three types of loops in C++:</w:t>
      </w:r>
    </w:p>
    <w:p w14:paraId="7CD43E19" w14:textId="77777777" w:rsidR="00BD1707" w:rsidRDefault="00BD1707">
      <w:pPr>
        <w:numPr>
          <w:ilvl w:val="0"/>
          <w:numId w:val="158"/>
        </w:numPr>
        <w:shd w:val="clear" w:color="auto" w:fill="FFFFFF"/>
        <w:spacing w:after="0" w:line="240" w:lineRule="auto"/>
        <w:rPr>
          <w:rFonts w:eastAsia="Times New Roman" w:cs="Times New Roman"/>
          <w:kern w:val="0"/>
          <w:szCs w:val="24"/>
          <w:lang w:val="en-ZA" w:eastAsia="en-ZA"/>
        </w:rPr>
      </w:pPr>
      <w:r w:rsidRPr="00BD1707">
        <w:rPr>
          <w:rFonts w:eastAsia="Times New Roman" w:cs="Times New Roman"/>
          <w:kern w:val="0"/>
          <w:szCs w:val="24"/>
          <w:lang w:val="en-ZA" w:eastAsia="en-ZA"/>
        </w:rPr>
        <w:t>For Loop</w:t>
      </w:r>
    </w:p>
    <w:p w14:paraId="564BCA6E" w14:textId="68BEDA94" w:rsidR="00BD1707" w:rsidRPr="00BD1707" w:rsidRDefault="00BD1707">
      <w:pPr>
        <w:numPr>
          <w:ilvl w:val="0"/>
          <w:numId w:val="158"/>
        </w:numPr>
        <w:shd w:val="clear" w:color="auto" w:fill="FFFFFF"/>
        <w:spacing w:after="0" w:line="240" w:lineRule="auto"/>
        <w:rPr>
          <w:rFonts w:eastAsia="Times New Roman" w:cs="Times New Roman"/>
          <w:kern w:val="0"/>
          <w:szCs w:val="24"/>
          <w:lang w:val="en-ZA" w:eastAsia="en-ZA"/>
        </w:rPr>
      </w:pPr>
      <w:r w:rsidRPr="00BD1707">
        <w:rPr>
          <w:rFonts w:eastAsia="Times New Roman" w:cs="Times New Roman"/>
          <w:kern w:val="0"/>
          <w:szCs w:val="24"/>
          <w:lang w:val="en-ZA" w:eastAsia="en-ZA"/>
        </w:rPr>
        <w:t>While Loop</w:t>
      </w:r>
    </w:p>
    <w:p w14:paraId="34A1B088" w14:textId="2783F461" w:rsidR="00BD1707" w:rsidRDefault="00BD1707">
      <w:pPr>
        <w:numPr>
          <w:ilvl w:val="0"/>
          <w:numId w:val="158"/>
        </w:numPr>
        <w:shd w:val="clear" w:color="auto" w:fill="FFFFFF"/>
        <w:spacing w:after="0" w:line="240" w:lineRule="auto"/>
        <w:rPr>
          <w:rFonts w:eastAsia="Times New Roman" w:cs="Times New Roman"/>
          <w:kern w:val="0"/>
          <w:szCs w:val="24"/>
          <w:lang w:val="en-ZA" w:eastAsia="en-ZA"/>
        </w:rPr>
      </w:pPr>
      <w:r w:rsidRPr="00BD1707">
        <w:rPr>
          <w:rFonts w:eastAsia="Times New Roman" w:cs="Times New Roman"/>
          <w:kern w:val="0"/>
          <w:szCs w:val="24"/>
          <w:lang w:val="en-ZA" w:eastAsia="en-ZA"/>
        </w:rPr>
        <w:t>Do While Loop</w:t>
      </w:r>
    </w:p>
    <w:p w14:paraId="0C42ECEE" w14:textId="77777777" w:rsidR="00816890" w:rsidRPr="00BD1707" w:rsidRDefault="00816890" w:rsidP="00816890">
      <w:pPr>
        <w:shd w:val="clear" w:color="auto" w:fill="FFFFFF"/>
        <w:spacing w:after="0" w:line="240" w:lineRule="auto"/>
        <w:ind w:left="720"/>
        <w:rPr>
          <w:rFonts w:eastAsia="Times New Roman" w:cs="Times New Roman"/>
          <w:kern w:val="0"/>
          <w:szCs w:val="24"/>
          <w:lang w:val="en-ZA" w:eastAsia="en-ZA"/>
        </w:rPr>
      </w:pPr>
    </w:p>
    <w:p w14:paraId="1A64ADB9" w14:textId="77777777" w:rsidR="00BD1707" w:rsidRPr="00816890" w:rsidRDefault="00BD1707" w:rsidP="00816890">
      <w:pPr>
        <w:spacing w:after="0"/>
        <w:rPr>
          <w:rFonts w:eastAsia="Times New Roman" w:cs="Times New Roman"/>
          <w:b/>
          <w:bCs/>
          <w:kern w:val="0"/>
          <w:lang w:val="en-ZA" w:eastAsia="en-ZA"/>
        </w:rPr>
      </w:pPr>
      <w:r w:rsidRPr="00816890">
        <w:rPr>
          <w:b/>
          <w:bCs/>
        </w:rPr>
        <w:t>For Loop</w:t>
      </w:r>
    </w:p>
    <w:p w14:paraId="4A079D9A" w14:textId="1A0C14FF" w:rsidR="0028605B" w:rsidRDefault="00816890" w:rsidP="00313316">
      <w:pPr>
        <w:pStyle w:val="NormalWeb"/>
        <w:spacing w:before="0" w:beforeAutospacing="0" w:after="0" w:afterAutospacing="0" w:line="360" w:lineRule="auto"/>
        <w:jc w:val="both"/>
      </w:pPr>
      <w:r w:rsidRPr="00816890">
        <w:t xml:space="preserve">A for loop verifies the condition stated before entering the loop block, making it an </w:t>
      </w:r>
      <w:r w:rsidR="002A4E03" w:rsidRPr="00760B8F">
        <w:rPr>
          <w:b/>
          <w:bCs/>
        </w:rPr>
        <w:t>entry-controlled</w:t>
      </w:r>
      <w:r w:rsidRPr="00760B8F">
        <w:rPr>
          <w:b/>
          <w:bCs/>
        </w:rPr>
        <w:t xml:space="preserve"> loop</w:t>
      </w:r>
      <w:r w:rsidRPr="00816890">
        <w:t xml:space="preserve">. A loop variable is used in the For loop to control it. This variable is first </w:t>
      </w:r>
      <w:r w:rsidRPr="00816890">
        <w:lastRenderedPageBreak/>
        <w:t>initialized to a certain value, after which it is checked by comparison with the counter variable before the loop variable is updated.</w:t>
      </w:r>
    </w:p>
    <w:p w14:paraId="6FA5EC37" w14:textId="77777777" w:rsidR="00816890" w:rsidRDefault="00816890" w:rsidP="009C36DE">
      <w:pPr>
        <w:pStyle w:val="NormalWeb"/>
        <w:spacing w:before="0" w:beforeAutospacing="0" w:after="0" w:afterAutospacing="0"/>
        <w:jc w:val="both"/>
        <w:rPr>
          <w:rFonts w:ascii="Segoe UI" w:hAnsi="Segoe UI" w:cs="Segoe UI"/>
          <w:color w:val="273239"/>
          <w:sz w:val="29"/>
          <w:szCs w:val="29"/>
          <w:shd w:val="clear" w:color="auto" w:fill="FFFFFF"/>
        </w:rPr>
      </w:pPr>
    </w:p>
    <w:p w14:paraId="3BA31F95" w14:textId="398BABB1" w:rsidR="0028605B" w:rsidRPr="002A4E03" w:rsidRDefault="0028605B" w:rsidP="002A4E03">
      <w:pPr>
        <w:spacing w:after="0"/>
        <w:rPr>
          <w:b/>
          <w:bCs/>
        </w:rPr>
      </w:pPr>
      <w:r w:rsidRPr="002A4E03">
        <w:rPr>
          <w:b/>
          <w:bCs/>
        </w:rPr>
        <w:t>Syntax of a for loop</w:t>
      </w:r>
    </w:p>
    <w:p w14:paraId="3E468369" w14:textId="1A030B3B" w:rsidR="0028605B" w:rsidRPr="00A94448" w:rsidRDefault="0028605B" w:rsidP="0028605B">
      <w:pPr>
        <w:pStyle w:val="NormalWeb"/>
        <w:shd w:val="clear" w:color="auto" w:fill="BFBFBF" w:themeFill="background1" w:themeFillShade="BF"/>
        <w:spacing w:before="0" w:beforeAutospacing="0" w:after="0" w:afterAutospacing="0"/>
        <w:rPr>
          <w:rFonts w:ascii="Courier New" w:hAnsi="Courier New" w:cs="Courier New"/>
          <w:color w:val="273239"/>
          <w:sz w:val="20"/>
          <w:szCs w:val="20"/>
          <w:shd w:val="clear" w:color="auto" w:fill="FFFFFF"/>
        </w:rPr>
      </w:pPr>
      <w:r w:rsidRPr="00A94448">
        <w:rPr>
          <w:rStyle w:val="javakeywordcolor"/>
          <w:rFonts w:ascii="Courier New" w:eastAsiaTheme="majorEastAsia" w:hAnsi="Courier New" w:cs="Courier New"/>
          <w:color w:val="0000CD"/>
          <w:sz w:val="20"/>
          <w:szCs w:val="20"/>
        </w:rPr>
        <w:t>for</w:t>
      </w:r>
      <w:r w:rsidRPr="00A94448">
        <w:rPr>
          <w:rStyle w:val="javacolor"/>
          <w:rFonts w:ascii="Courier New" w:hAnsi="Courier New" w:cs="Courier New"/>
          <w:color w:val="000000"/>
          <w:sz w:val="20"/>
          <w:szCs w:val="20"/>
        </w:rPr>
        <w:t> </w:t>
      </w:r>
      <w:r w:rsidRPr="00A94448">
        <w:rPr>
          <w:rFonts w:ascii="Courier New" w:hAnsi="Courier New" w:cs="Courier New"/>
          <w:sz w:val="20"/>
          <w:szCs w:val="20"/>
        </w:rPr>
        <w:t>(initialization expression; test expression; update expression) {</w:t>
      </w:r>
      <w:r w:rsidRPr="00A94448">
        <w:rPr>
          <w:rFonts w:ascii="Courier New" w:hAnsi="Courier New" w:cs="Courier New"/>
          <w:color w:val="000000"/>
          <w:sz w:val="20"/>
          <w:szCs w:val="20"/>
        </w:rPr>
        <w:br/>
      </w:r>
      <w:r w:rsidRPr="00A94448">
        <w:rPr>
          <w:rStyle w:val="javacolor"/>
          <w:rFonts w:ascii="Courier New" w:hAnsi="Courier New" w:cs="Courier New"/>
          <w:color w:val="000000"/>
          <w:sz w:val="20"/>
          <w:szCs w:val="20"/>
        </w:rPr>
        <w:t>  </w:t>
      </w:r>
      <w:r w:rsidRPr="00A94448">
        <w:rPr>
          <w:rStyle w:val="commentcolor"/>
          <w:rFonts w:ascii="Courier New" w:eastAsia="Calibri" w:hAnsi="Courier New" w:cs="Courier New"/>
          <w:i/>
          <w:iCs/>
          <w:color w:val="008000"/>
          <w:sz w:val="20"/>
          <w:szCs w:val="20"/>
        </w:rPr>
        <w:t>// code block to be executed</w:t>
      </w:r>
      <w:r w:rsidRPr="00A94448">
        <w:rPr>
          <w:rFonts w:ascii="Courier New" w:hAnsi="Courier New" w:cs="Courier New"/>
          <w:color w:val="000000"/>
          <w:sz w:val="20"/>
          <w:szCs w:val="20"/>
        </w:rPr>
        <w:br/>
      </w:r>
      <w:r w:rsidRPr="00A94448">
        <w:rPr>
          <w:rFonts w:ascii="Courier New" w:hAnsi="Courier New" w:cs="Courier New"/>
          <w:color w:val="000000"/>
          <w:sz w:val="20"/>
          <w:szCs w:val="20"/>
          <w:shd w:val="clear" w:color="auto" w:fill="BFBFBF" w:themeFill="background1" w:themeFillShade="BF"/>
        </w:rPr>
        <w:t>}</w:t>
      </w:r>
    </w:p>
    <w:p w14:paraId="27BBF148" w14:textId="12436183" w:rsidR="002A4E03" w:rsidRDefault="002A4E03" w:rsidP="002A4E03">
      <w:pPr>
        <w:spacing w:after="0"/>
        <w:rPr>
          <w:b/>
          <w:bCs/>
        </w:rPr>
      </w:pPr>
    </w:p>
    <w:p w14:paraId="3E00992F" w14:textId="66329A50" w:rsidR="00504AF9" w:rsidRPr="00504AF9" w:rsidRDefault="00504AF9" w:rsidP="002A4E03">
      <w:pPr>
        <w:spacing w:after="0"/>
      </w:pPr>
      <w:r w:rsidRPr="00504AF9">
        <w:t>The line of code in Arduino would look like below</w:t>
      </w:r>
      <w:r>
        <w:t>:</w:t>
      </w:r>
    </w:p>
    <w:p w14:paraId="57B881A5" w14:textId="77777777" w:rsidR="00504AF9" w:rsidRPr="003F4BF3" w:rsidRDefault="00504AF9" w:rsidP="00504AF9">
      <w:pPr>
        <w:pStyle w:val="NormalWeb"/>
        <w:spacing w:before="0" w:beforeAutospacing="0" w:after="0" w:afterAutospacing="0"/>
      </w:pPr>
    </w:p>
    <w:p w14:paraId="5C5278B9" w14:textId="77777777" w:rsidR="00504AF9" w:rsidRPr="003F4BF3" w:rsidRDefault="00504AF9" w:rsidP="00504AF9">
      <w:pPr>
        <w:shd w:val="clear" w:color="auto" w:fill="EA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7"/>
          <w:szCs w:val="27"/>
          <w:lang w:val="en-ZA" w:eastAsia="en-ZA"/>
        </w:rPr>
      </w:pPr>
      <w:r w:rsidRPr="003F4BF3">
        <w:rPr>
          <w:rFonts w:ascii="Courier New" w:eastAsia="Times New Roman" w:hAnsi="Courier New" w:cs="Courier New"/>
          <w:b/>
          <w:bCs/>
          <w:color w:val="8000FF"/>
          <w:kern w:val="0"/>
          <w:sz w:val="20"/>
          <w:szCs w:val="20"/>
          <w:lang w:val="en-ZA" w:eastAsia="en-ZA"/>
        </w:rPr>
        <w:t>for</w:t>
      </w:r>
      <w:r w:rsidRPr="003F4BF3">
        <w:rPr>
          <w:rFonts w:ascii="Courier New" w:eastAsia="Times New Roman" w:hAnsi="Courier New" w:cs="Courier New"/>
          <w:color w:val="008080"/>
          <w:kern w:val="0"/>
          <w:sz w:val="20"/>
          <w:szCs w:val="20"/>
          <w:lang w:val="en-ZA" w:eastAsia="en-ZA"/>
        </w:rPr>
        <w:t xml:space="preserve"> </w:t>
      </w:r>
      <w:r w:rsidRPr="003F4BF3">
        <w:rPr>
          <w:rFonts w:ascii="Courier New" w:eastAsia="Times New Roman" w:hAnsi="Courier New" w:cs="Courier New"/>
          <w:color w:val="000000"/>
          <w:kern w:val="0"/>
          <w:sz w:val="20"/>
          <w:szCs w:val="20"/>
          <w:lang w:val="en-ZA" w:eastAsia="en-ZA"/>
        </w:rPr>
        <w:t>(</w:t>
      </w:r>
      <w:r w:rsidRPr="003F4BF3">
        <w:rPr>
          <w:rFonts w:ascii="Courier New" w:eastAsia="Times New Roman" w:hAnsi="Courier New" w:cs="Courier New"/>
          <w:b/>
          <w:bCs/>
          <w:color w:val="8000FF"/>
          <w:kern w:val="0"/>
          <w:sz w:val="20"/>
          <w:szCs w:val="20"/>
          <w:lang w:val="en-ZA" w:eastAsia="en-ZA"/>
        </w:rPr>
        <w:t>int</w:t>
      </w:r>
      <w:r w:rsidRPr="003F4BF3">
        <w:rPr>
          <w:rFonts w:ascii="Courier New" w:eastAsia="Times New Roman" w:hAnsi="Courier New" w:cs="Courier New"/>
          <w:color w:val="008080"/>
          <w:kern w:val="0"/>
          <w:sz w:val="20"/>
          <w:szCs w:val="20"/>
          <w:lang w:val="en-ZA" w:eastAsia="en-ZA"/>
        </w:rPr>
        <w:t xml:space="preserve"> </w:t>
      </w:r>
      <w:r w:rsidRPr="003F4BF3">
        <w:rPr>
          <w:rFonts w:ascii="Courier New" w:eastAsia="Times New Roman" w:hAnsi="Courier New" w:cs="Courier New"/>
          <w:color w:val="BB5E00"/>
          <w:kern w:val="0"/>
          <w:sz w:val="20"/>
          <w:szCs w:val="20"/>
          <w:lang w:val="en-ZA" w:eastAsia="en-ZA"/>
        </w:rPr>
        <w:t>i</w:t>
      </w:r>
      <w:r w:rsidRPr="003F4BF3">
        <w:rPr>
          <w:rFonts w:ascii="Courier New" w:eastAsia="Times New Roman" w:hAnsi="Courier New" w:cs="Courier New"/>
          <w:color w:val="000000"/>
          <w:kern w:val="0"/>
          <w:sz w:val="20"/>
          <w:szCs w:val="20"/>
          <w:lang w:val="en-ZA" w:eastAsia="en-ZA"/>
        </w:rPr>
        <w:t>=0;</w:t>
      </w:r>
      <w:r w:rsidRPr="003F4BF3">
        <w:rPr>
          <w:rFonts w:ascii="Courier New" w:eastAsia="Times New Roman" w:hAnsi="Courier New" w:cs="Courier New"/>
          <w:color w:val="008080"/>
          <w:kern w:val="0"/>
          <w:sz w:val="20"/>
          <w:szCs w:val="20"/>
          <w:lang w:val="en-ZA" w:eastAsia="en-ZA"/>
        </w:rPr>
        <w:t xml:space="preserve"> </w:t>
      </w:r>
      <w:r w:rsidRPr="003F4BF3">
        <w:rPr>
          <w:rFonts w:ascii="Courier New" w:eastAsia="Times New Roman" w:hAnsi="Courier New" w:cs="Courier New"/>
          <w:color w:val="BB5E00"/>
          <w:kern w:val="0"/>
          <w:sz w:val="20"/>
          <w:szCs w:val="20"/>
          <w:lang w:val="en-ZA" w:eastAsia="en-ZA"/>
        </w:rPr>
        <w:t>i</w:t>
      </w:r>
      <w:r w:rsidRPr="003F4BF3">
        <w:rPr>
          <w:rFonts w:ascii="Courier New" w:eastAsia="Times New Roman" w:hAnsi="Courier New" w:cs="Courier New"/>
          <w:color w:val="000000"/>
          <w:kern w:val="0"/>
          <w:sz w:val="20"/>
          <w:szCs w:val="20"/>
          <w:lang w:val="en-ZA" w:eastAsia="en-ZA"/>
        </w:rPr>
        <w:t>&lt;</w:t>
      </w:r>
      <w:r>
        <w:rPr>
          <w:rFonts w:ascii="Courier New" w:eastAsia="Times New Roman" w:hAnsi="Courier New" w:cs="Courier New"/>
          <w:color w:val="000000"/>
          <w:kern w:val="0"/>
          <w:sz w:val="20"/>
          <w:szCs w:val="20"/>
          <w:lang w:val="en-ZA" w:eastAsia="en-ZA"/>
        </w:rPr>
        <w:t>=</w:t>
      </w:r>
      <w:r w:rsidRPr="003F4BF3">
        <w:rPr>
          <w:rFonts w:ascii="Courier New" w:eastAsia="Times New Roman" w:hAnsi="Courier New" w:cs="Courier New"/>
          <w:color w:val="000000"/>
          <w:kern w:val="0"/>
          <w:sz w:val="20"/>
          <w:szCs w:val="20"/>
          <w:lang w:val="en-ZA" w:eastAsia="en-ZA"/>
        </w:rPr>
        <w:t>10;</w:t>
      </w:r>
      <w:r w:rsidRPr="003F4BF3">
        <w:rPr>
          <w:rFonts w:ascii="Courier New" w:eastAsia="Times New Roman" w:hAnsi="Courier New" w:cs="Courier New"/>
          <w:color w:val="008080"/>
          <w:kern w:val="0"/>
          <w:sz w:val="20"/>
          <w:szCs w:val="20"/>
          <w:lang w:val="en-ZA" w:eastAsia="en-ZA"/>
        </w:rPr>
        <w:t xml:space="preserve"> </w:t>
      </w:r>
      <w:r w:rsidRPr="003F4BF3">
        <w:rPr>
          <w:rFonts w:ascii="Courier New" w:eastAsia="Times New Roman" w:hAnsi="Courier New" w:cs="Courier New"/>
          <w:color w:val="BB5E00"/>
          <w:kern w:val="0"/>
          <w:sz w:val="20"/>
          <w:szCs w:val="20"/>
          <w:lang w:val="en-ZA" w:eastAsia="en-ZA"/>
        </w:rPr>
        <w:t>i</w:t>
      </w:r>
      <w:r w:rsidRPr="003F4BF3">
        <w:rPr>
          <w:rFonts w:ascii="Courier New" w:eastAsia="Times New Roman" w:hAnsi="Courier New" w:cs="Courier New"/>
          <w:color w:val="000000"/>
          <w:kern w:val="0"/>
          <w:sz w:val="20"/>
          <w:szCs w:val="20"/>
          <w:lang w:val="en-ZA" w:eastAsia="en-ZA"/>
        </w:rPr>
        <w:t>++)</w:t>
      </w:r>
      <w:r w:rsidRPr="003F4BF3">
        <w:rPr>
          <w:rFonts w:ascii="Courier New" w:eastAsia="Times New Roman" w:hAnsi="Courier New" w:cs="Courier New"/>
          <w:color w:val="008080"/>
          <w:kern w:val="0"/>
          <w:sz w:val="20"/>
          <w:szCs w:val="20"/>
          <w:lang w:val="en-ZA" w:eastAsia="en-ZA"/>
        </w:rPr>
        <w:t xml:space="preserve"> </w:t>
      </w:r>
      <w:r w:rsidRPr="003F4BF3">
        <w:rPr>
          <w:rFonts w:ascii="Courier New" w:eastAsia="Times New Roman" w:hAnsi="Courier New" w:cs="Courier New"/>
          <w:color w:val="BB5E00"/>
          <w:kern w:val="0"/>
          <w:sz w:val="20"/>
          <w:szCs w:val="20"/>
          <w:lang w:val="en-ZA" w:eastAsia="en-ZA"/>
        </w:rPr>
        <w:t>Serial</w:t>
      </w:r>
      <w:r w:rsidRPr="003F4BF3">
        <w:rPr>
          <w:rFonts w:ascii="Courier New" w:eastAsia="Times New Roman" w:hAnsi="Courier New" w:cs="Courier New"/>
          <w:color w:val="000000"/>
          <w:kern w:val="0"/>
          <w:sz w:val="20"/>
          <w:szCs w:val="20"/>
          <w:lang w:val="en-ZA" w:eastAsia="en-ZA"/>
        </w:rPr>
        <w:t>.</w:t>
      </w:r>
      <w:r w:rsidRPr="003F4BF3">
        <w:rPr>
          <w:rFonts w:ascii="Courier New" w:eastAsia="Times New Roman" w:hAnsi="Courier New" w:cs="Courier New"/>
          <w:color w:val="BB5E00"/>
          <w:kern w:val="0"/>
          <w:sz w:val="20"/>
          <w:szCs w:val="20"/>
          <w:lang w:val="en-ZA" w:eastAsia="en-ZA"/>
        </w:rPr>
        <w:t>println</w:t>
      </w:r>
      <w:r w:rsidRPr="003F4BF3">
        <w:rPr>
          <w:rFonts w:ascii="Courier New" w:eastAsia="Times New Roman" w:hAnsi="Courier New" w:cs="Courier New"/>
          <w:color w:val="000000"/>
          <w:kern w:val="0"/>
          <w:sz w:val="20"/>
          <w:szCs w:val="20"/>
          <w:lang w:val="en-ZA" w:eastAsia="en-ZA"/>
        </w:rPr>
        <w:t>(</w:t>
      </w:r>
      <w:r w:rsidRPr="003F4BF3">
        <w:rPr>
          <w:rFonts w:ascii="Courier New" w:eastAsia="Times New Roman" w:hAnsi="Courier New" w:cs="Courier New"/>
          <w:color w:val="BB5E00"/>
          <w:kern w:val="0"/>
          <w:sz w:val="20"/>
          <w:szCs w:val="20"/>
          <w:lang w:val="en-ZA" w:eastAsia="en-ZA"/>
        </w:rPr>
        <w:t>i</w:t>
      </w:r>
      <w:r w:rsidRPr="003F4BF3">
        <w:rPr>
          <w:rFonts w:ascii="Courier New" w:eastAsia="Times New Roman" w:hAnsi="Courier New" w:cs="Courier New"/>
          <w:color w:val="000000"/>
          <w:kern w:val="0"/>
          <w:sz w:val="20"/>
          <w:szCs w:val="20"/>
          <w:lang w:val="en-ZA" w:eastAsia="en-ZA"/>
        </w:rPr>
        <w:t>);</w:t>
      </w:r>
    </w:p>
    <w:p w14:paraId="62EE2C9E" w14:textId="77777777" w:rsidR="00504AF9" w:rsidRDefault="00504AF9" w:rsidP="00504AF9">
      <w:pPr>
        <w:pStyle w:val="NormalWeb"/>
        <w:spacing w:before="0" w:beforeAutospacing="0" w:after="0" w:afterAutospacing="0"/>
        <w:rPr>
          <w:b/>
          <w:bCs/>
        </w:rPr>
      </w:pPr>
    </w:p>
    <w:p w14:paraId="0E6BC6DB" w14:textId="77777777" w:rsidR="00504AF9" w:rsidRDefault="00504AF9" w:rsidP="002A4E03">
      <w:pPr>
        <w:spacing w:after="0"/>
        <w:rPr>
          <w:b/>
          <w:bCs/>
        </w:rPr>
      </w:pPr>
    </w:p>
    <w:p w14:paraId="2585C0D3" w14:textId="23996AFB" w:rsidR="0012401C" w:rsidRPr="0012401C" w:rsidRDefault="0012401C" w:rsidP="002A4E03">
      <w:pPr>
        <w:spacing w:after="0"/>
        <w:rPr>
          <w:rFonts w:eastAsia="Times New Roman" w:cs="Times New Roman"/>
          <w:kern w:val="0"/>
          <w:szCs w:val="24"/>
          <w:lang w:val="en-ZA" w:eastAsia="en-ZA"/>
        </w:rPr>
      </w:pPr>
      <w:r w:rsidRPr="0012401C">
        <w:rPr>
          <w:rFonts w:eastAsia="Times New Roman" w:cs="Times New Roman"/>
          <w:kern w:val="0"/>
          <w:szCs w:val="24"/>
          <w:lang w:val="en-ZA" w:eastAsia="en-ZA"/>
        </w:rPr>
        <w:t>Example 3.22 demonstrates code for a fixed counter loop using Arduino IDE.</w:t>
      </w:r>
    </w:p>
    <w:p w14:paraId="07FDCC69" w14:textId="2E978C85" w:rsidR="0012401C" w:rsidRDefault="0012401C" w:rsidP="002A4E03">
      <w:pPr>
        <w:spacing w:after="0"/>
        <w:rPr>
          <w:b/>
          <w:bCs/>
        </w:rPr>
      </w:pPr>
    </w:p>
    <w:p w14:paraId="73F360E8" w14:textId="0F16C28B" w:rsidR="00BD1707" w:rsidRPr="002A4E03" w:rsidRDefault="00FF26FB" w:rsidP="002A4E03">
      <w:pPr>
        <w:spacing w:after="0"/>
        <w:rPr>
          <w:b/>
          <w:bCs/>
        </w:rPr>
      </w:pPr>
      <w:r>
        <w:rPr>
          <w:b/>
          <w:bCs/>
        </w:rPr>
        <w:t>EXAMPLE 3.22</w:t>
      </w:r>
    </w:p>
    <w:p w14:paraId="6E36FBBE" w14:textId="77777777" w:rsidR="00BD1707" w:rsidRPr="00BD1707" w:rsidRDefault="00BD1707" w:rsidP="00BD1707">
      <w:pPr>
        <w:shd w:val="clear" w:color="auto" w:fill="1F272A"/>
        <w:spacing w:after="0" w:line="240" w:lineRule="auto"/>
        <w:rPr>
          <w:rFonts w:ascii="Consolas" w:eastAsia="Times New Roman" w:hAnsi="Consolas" w:cs="Times New Roman"/>
          <w:color w:val="DAE3E3"/>
          <w:kern w:val="0"/>
          <w:sz w:val="21"/>
          <w:szCs w:val="21"/>
          <w:lang w:val="en-ZA" w:eastAsia="en-ZA"/>
        </w:rPr>
      </w:pPr>
      <w:r w:rsidRPr="00BD1707">
        <w:rPr>
          <w:rFonts w:ascii="Consolas" w:eastAsia="Times New Roman" w:hAnsi="Consolas" w:cs="Times New Roman"/>
          <w:color w:val="7F8C8D"/>
          <w:kern w:val="0"/>
          <w:sz w:val="21"/>
          <w:szCs w:val="21"/>
          <w:lang w:val="en-ZA" w:eastAsia="en-ZA"/>
        </w:rPr>
        <w:t>// declaring the loop variable</w:t>
      </w:r>
    </w:p>
    <w:p w14:paraId="4E648D41" w14:textId="77777777" w:rsidR="00BD1707" w:rsidRPr="00BD1707" w:rsidRDefault="00BD1707" w:rsidP="00BD1707">
      <w:pPr>
        <w:shd w:val="clear" w:color="auto" w:fill="1F272A"/>
        <w:spacing w:after="0" w:line="240" w:lineRule="auto"/>
        <w:rPr>
          <w:rFonts w:ascii="Consolas" w:eastAsia="Times New Roman" w:hAnsi="Consolas" w:cs="Times New Roman"/>
          <w:color w:val="DAE3E3"/>
          <w:kern w:val="0"/>
          <w:sz w:val="21"/>
          <w:szCs w:val="21"/>
          <w:lang w:val="en-ZA" w:eastAsia="en-ZA"/>
        </w:rPr>
      </w:pPr>
      <w:r w:rsidRPr="00BD1707">
        <w:rPr>
          <w:rFonts w:ascii="Consolas" w:eastAsia="Times New Roman" w:hAnsi="Consolas" w:cs="Times New Roman"/>
          <w:color w:val="0CA1A6"/>
          <w:kern w:val="0"/>
          <w:sz w:val="21"/>
          <w:szCs w:val="21"/>
          <w:lang w:val="en-ZA" w:eastAsia="en-ZA"/>
        </w:rPr>
        <w:t>int</w:t>
      </w:r>
      <w:r w:rsidRPr="00BD1707">
        <w:rPr>
          <w:rFonts w:ascii="Consolas" w:eastAsia="Times New Roman" w:hAnsi="Consolas" w:cs="Times New Roman"/>
          <w:color w:val="DAE3E3"/>
          <w:kern w:val="0"/>
          <w:sz w:val="21"/>
          <w:szCs w:val="21"/>
          <w:lang w:val="en-ZA" w:eastAsia="en-ZA"/>
        </w:rPr>
        <w:t xml:space="preserve"> x=</w:t>
      </w:r>
      <w:r w:rsidRPr="00BD1707">
        <w:rPr>
          <w:rFonts w:ascii="Consolas" w:eastAsia="Times New Roman" w:hAnsi="Consolas" w:cs="Times New Roman"/>
          <w:color w:val="7FCBCD"/>
          <w:kern w:val="0"/>
          <w:sz w:val="21"/>
          <w:szCs w:val="21"/>
          <w:lang w:val="en-ZA" w:eastAsia="en-ZA"/>
        </w:rPr>
        <w:t>0</w:t>
      </w:r>
      <w:r w:rsidRPr="00BD1707">
        <w:rPr>
          <w:rFonts w:ascii="Consolas" w:eastAsia="Times New Roman" w:hAnsi="Consolas" w:cs="Times New Roman"/>
          <w:color w:val="DAE3E3"/>
          <w:kern w:val="0"/>
          <w:sz w:val="21"/>
          <w:szCs w:val="21"/>
          <w:lang w:val="en-ZA" w:eastAsia="en-ZA"/>
        </w:rPr>
        <w:t>;</w:t>
      </w:r>
    </w:p>
    <w:p w14:paraId="028BC4EB" w14:textId="77777777" w:rsidR="00BD1707" w:rsidRPr="00BD1707" w:rsidRDefault="00BD1707" w:rsidP="00BD1707">
      <w:pPr>
        <w:shd w:val="clear" w:color="auto" w:fill="1F272A"/>
        <w:spacing w:after="0" w:line="240" w:lineRule="auto"/>
        <w:rPr>
          <w:rFonts w:ascii="Consolas" w:eastAsia="Times New Roman" w:hAnsi="Consolas" w:cs="Times New Roman"/>
          <w:color w:val="DAE3E3"/>
          <w:kern w:val="0"/>
          <w:sz w:val="21"/>
          <w:szCs w:val="21"/>
          <w:lang w:val="en-ZA" w:eastAsia="en-ZA"/>
        </w:rPr>
      </w:pPr>
      <w:r w:rsidRPr="00BD1707">
        <w:rPr>
          <w:rFonts w:ascii="Consolas" w:eastAsia="Times New Roman" w:hAnsi="Consolas" w:cs="Times New Roman"/>
          <w:color w:val="0CA1A6"/>
          <w:kern w:val="0"/>
          <w:sz w:val="21"/>
          <w:szCs w:val="21"/>
          <w:lang w:val="en-ZA" w:eastAsia="en-ZA"/>
        </w:rPr>
        <w:t>void</w:t>
      </w:r>
      <w:r w:rsidRPr="00BD1707">
        <w:rPr>
          <w:rFonts w:ascii="Consolas" w:eastAsia="Times New Roman" w:hAnsi="Consolas" w:cs="Times New Roman"/>
          <w:color w:val="DAE3E3"/>
          <w:kern w:val="0"/>
          <w:sz w:val="21"/>
          <w:szCs w:val="21"/>
          <w:lang w:val="en-ZA" w:eastAsia="en-ZA"/>
        </w:rPr>
        <w:t xml:space="preserve"> </w:t>
      </w:r>
      <w:r w:rsidRPr="00BD1707">
        <w:rPr>
          <w:rFonts w:ascii="Consolas" w:eastAsia="Times New Roman" w:hAnsi="Consolas" w:cs="Times New Roman"/>
          <w:color w:val="F39C12"/>
          <w:kern w:val="0"/>
          <w:sz w:val="21"/>
          <w:szCs w:val="21"/>
          <w:lang w:val="en-ZA" w:eastAsia="en-ZA"/>
        </w:rPr>
        <w:t>setup</w:t>
      </w:r>
      <w:r w:rsidRPr="00BD1707">
        <w:rPr>
          <w:rFonts w:ascii="Consolas" w:eastAsia="Times New Roman" w:hAnsi="Consolas" w:cs="Times New Roman"/>
          <w:color w:val="DAE3E3"/>
          <w:kern w:val="0"/>
          <w:sz w:val="21"/>
          <w:szCs w:val="21"/>
          <w:lang w:val="en-ZA" w:eastAsia="en-ZA"/>
        </w:rPr>
        <w:t>() {</w:t>
      </w:r>
    </w:p>
    <w:p w14:paraId="470E17BB" w14:textId="77777777" w:rsidR="00BD1707" w:rsidRPr="00BD1707" w:rsidRDefault="00BD1707" w:rsidP="00BD1707">
      <w:pPr>
        <w:shd w:val="clear" w:color="auto" w:fill="1F272A"/>
        <w:spacing w:after="0" w:line="240" w:lineRule="auto"/>
        <w:rPr>
          <w:rFonts w:ascii="Consolas" w:eastAsia="Times New Roman" w:hAnsi="Consolas" w:cs="Times New Roman"/>
          <w:color w:val="DAE3E3"/>
          <w:kern w:val="0"/>
          <w:sz w:val="21"/>
          <w:szCs w:val="21"/>
          <w:lang w:val="en-ZA" w:eastAsia="en-ZA"/>
        </w:rPr>
      </w:pPr>
      <w:r w:rsidRPr="00BD1707">
        <w:rPr>
          <w:rFonts w:ascii="Consolas" w:eastAsia="Times New Roman" w:hAnsi="Consolas" w:cs="Times New Roman"/>
          <w:color w:val="7F8C8D"/>
          <w:kern w:val="0"/>
          <w:sz w:val="21"/>
          <w:szCs w:val="21"/>
          <w:lang w:val="en-ZA" w:eastAsia="en-ZA"/>
        </w:rPr>
        <w:t>  // put your setup code here, to run once:</w:t>
      </w:r>
    </w:p>
    <w:p w14:paraId="02B128CC" w14:textId="77777777" w:rsidR="00BD1707" w:rsidRPr="00BD1707" w:rsidRDefault="00BD1707" w:rsidP="00BD1707">
      <w:pPr>
        <w:shd w:val="clear" w:color="auto" w:fill="1F272A"/>
        <w:spacing w:after="0" w:line="240" w:lineRule="auto"/>
        <w:rPr>
          <w:rFonts w:ascii="Consolas" w:eastAsia="Times New Roman" w:hAnsi="Consolas" w:cs="Times New Roman"/>
          <w:color w:val="DAE3E3"/>
          <w:kern w:val="0"/>
          <w:sz w:val="21"/>
          <w:szCs w:val="21"/>
          <w:lang w:val="en-ZA" w:eastAsia="en-ZA"/>
        </w:rPr>
      </w:pPr>
      <w:r w:rsidRPr="00BD1707">
        <w:rPr>
          <w:rFonts w:ascii="Consolas" w:eastAsia="Times New Roman" w:hAnsi="Consolas" w:cs="Times New Roman"/>
          <w:color w:val="DAE3E3"/>
          <w:kern w:val="0"/>
          <w:sz w:val="21"/>
          <w:szCs w:val="21"/>
          <w:lang w:val="en-ZA" w:eastAsia="en-ZA"/>
        </w:rPr>
        <w:t xml:space="preserve">  </w:t>
      </w:r>
      <w:r w:rsidRPr="00BD1707">
        <w:rPr>
          <w:rFonts w:ascii="Consolas" w:eastAsia="Times New Roman" w:hAnsi="Consolas" w:cs="Times New Roman"/>
          <w:color w:val="F39C12"/>
          <w:kern w:val="0"/>
          <w:sz w:val="21"/>
          <w:szCs w:val="21"/>
          <w:lang w:val="en-ZA" w:eastAsia="en-ZA"/>
        </w:rPr>
        <w:t>Serial</w:t>
      </w:r>
      <w:r w:rsidRPr="00BD1707">
        <w:rPr>
          <w:rFonts w:ascii="Consolas" w:eastAsia="Times New Roman" w:hAnsi="Consolas" w:cs="Times New Roman"/>
          <w:color w:val="DAE3E3"/>
          <w:kern w:val="0"/>
          <w:sz w:val="21"/>
          <w:szCs w:val="21"/>
          <w:lang w:val="en-ZA" w:eastAsia="en-ZA"/>
        </w:rPr>
        <w:t>.</w:t>
      </w:r>
      <w:r w:rsidRPr="00BD1707">
        <w:rPr>
          <w:rFonts w:ascii="Consolas" w:eastAsia="Times New Roman" w:hAnsi="Consolas" w:cs="Times New Roman"/>
          <w:color w:val="F39C12"/>
          <w:kern w:val="0"/>
          <w:sz w:val="21"/>
          <w:szCs w:val="21"/>
          <w:lang w:val="en-ZA" w:eastAsia="en-ZA"/>
        </w:rPr>
        <w:t>begin</w:t>
      </w:r>
      <w:r w:rsidRPr="00BD1707">
        <w:rPr>
          <w:rFonts w:ascii="Consolas" w:eastAsia="Times New Roman" w:hAnsi="Consolas" w:cs="Times New Roman"/>
          <w:color w:val="DAE3E3"/>
          <w:kern w:val="0"/>
          <w:sz w:val="21"/>
          <w:szCs w:val="21"/>
          <w:lang w:val="en-ZA" w:eastAsia="en-ZA"/>
        </w:rPr>
        <w:t>(</w:t>
      </w:r>
      <w:r w:rsidRPr="00BD1707">
        <w:rPr>
          <w:rFonts w:ascii="Consolas" w:eastAsia="Times New Roman" w:hAnsi="Consolas" w:cs="Times New Roman"/>
          <w:color w:val="7FCBCD"/>
          <w:kern w:val="0"/>
          <w:sz w:val="21"/>
          <w:szCs w:val="21"/>
          <w:lang w:val="en-ZA" w:eastAsia="en-ZA"/>
        </w:rPr>
        <w:t>9600</w:t>
      </w:r>
      <w:r w:rsidRPr="00BD1707">
        <w:rPr>
          <w:rFonts w:ascii="Consolas" w:eastAsia="Times New Roman" w:hAnsi="Consolas" w:cs="Times New Roman"/>
          <w:color w:val="DAE3E3"/>
          <w:kern w:val="0"/>
          <w:sz w:val="21"/>
          <w:szCs w:val="21"/>
          <w:lang w:val="en-ZA" w:eastAsia="en-ZA"/>
        </w:rPr>
        <w:t>);</w:t>
      </w:r>
    </w:p>
    <w:p w14:paraId="6176C5A4" w14:textId="77777777" w:rsidR="00BD1707" w:rsidRPr="00BD1707" w:rsidRDefault="00BD1707" w:rsidP="00BD1707">
      <w:pPr>
        <w:shd w:val="clear" w:color="auto" w:fill="1F272A"/>
        <w:spacing w:after="0" w:line="240" w:lineRule="auto"/>
        <w:rPr>
          <w:rFonts w:ascii="Consolas" w:eastAsia="Times New Roman" w:hAnsi="Consolas" w:cs="Times New Roman"/>
          <w:color w:val="DAE3E3"/>
          <w:kern w:val="0"/>
          <w:sz w:val="21"/>
          <w:szCs w:val="21"/>
          <w:lang w:val="en-ZA" w:eastAsia="en-ZA"/>
        </w:rPr>
      </w:pPr>
      <w:r w:rsidRPr="00BD1707">
        <w:rPr>
          <w:rFonts w:ascii="Consolas" w:eastAsia="Times New Roman" w:hAnsi="Consolas" w:cs="Times New Roman"/>
          <w:color w:val="DAE3E3"/>
          <w:kern w:val="0"/>
          <w:sz w:val="21"/>
          <w:szCs w:val="21"/>
          <w:lang w:val="en-ZA" w:eastAsia="en-ZA"/>
        </w:rPr>
        <w:t>}</w:t>
      </w:r>
    </w:p>
    <w:p w14:paraId="248912E0" w14:textId="77777777" w:rsidR="00BD1707" w:rsidRPr="00BD1707" w:rsidRDefault="00BD1707" w:rsidP="00BD1707">
      <w:pPr>
        <w:shd w:val="clear" w:color="auto" w:fill="1F272A"/>
        <w:spacing w:after="0" w:line="240" w:lineRule="auto"/>
        <w:rPr>
          <w:rFonts w:ascii="Consolas" w:eastAsia="Times New Roman" w:hAnsi="Consolas" w:cs="Times New Roman"/>
          <w:color w:val="DAE3E3"/>
          <w:kern w:val="0"/>
          <w:sz w:val="21"/>
          <w:szCs w:val="21"/>
          <w:lang w:val="en-ZA" w:eastAsia="en-ZA"/>
        </w:rPr>
      </w:pPr>
    </w:p>
    <w:p w14:paraId="39A5F43E" w14:textId="77777777" w:rsidR="00BD1707" w:rsidRPr="00BD1707" w:rsidRDefault="00BD1707" w:rsidP="00BD1707">
      <w:pPr>
        <w:shd w:val="clear" w:color="auto" w:fill="1F272A"/>
        <w:spacing w:after="0" w:line="240" w:lineRule="auto"/>
        <w:rPr>
          <w:rFonts w:ascii="Consolas" w:eastAsia="Times New Roman" w:hAnsi="Consolas" w:cs="Times New Roman"/>
          <w:color w:val="DAE3E3"/>
          <w:kern w:val="0"/>
          <w:sz w:val="21"/>
          <w:szCs w:val="21"/>
          <w:lang w:val="en-ZA" w:eastAsia="en-ZA"/>
        </w:rPr>
      </w:pPr>
      <w:r w:rsidRPr="00BD1707">
        <w:rPr>
          <w:rFonts w:ascii="Consolas" w:eastAsia="Times New Roman" w:hAnsi="Consolas" w:cs="Times New Roman"/>
          <w:color w:val="0CA1A6"/>
          <w:kern w:val="0"/>
          <w:sz w:val="21"/>
          <w:szCs w:val="21"/>
          <w:lang w:val="en-ZA" w:eastAsia="en-ZA"/>
        </w:rPr>
        <w:t>void</w:t>
      </w:r>
      <w:r w:rsidRPr="00BD1707">
        <w:rPr>
          <w:rFonts w:ascii="Consolas" w:eastAsia="Times New Roman" w:hAnsi="Consolas" w:cs="Times New Roman"/>
          <w:color w:val="DAE3E3"/>
          <w:kern w:val="0"/>
          <w:sz w:val="21"/>
          <w:szCs w:val="21"/>
          <w:lang w:val="en-ZA" w:eastAsia="en-ZA"/>
        </w:rPr>
        <w:t xml:space="preserve"> </w:t>
      </w:r>
      <w:r w:rsidRPr="00BD1707">
        <w:rPr>
          <w:rFonts w:ascii="Consolas" w:eastAsia="Times New Roman" w:hAnsi="Consolas" w:cs="Times New Roman"/>
          <w:color w:val="F39C12"/>
          <w:kern w:val="0"/>
          <w:sz w:val="21"/>
          <w:szCs w:val="21"/>
          <w:lang w:val="en-ZA" w:eastAsia="en-ZA"/>
        </w:rPr>
        <w:t>loop</w:t>
      </w:r>
      <w:r w:rsidRPr="00BD1707">
        <w:rPr>
          <w:rFonts w:ascii="Consolas" w:eastAsia="Times New Roman" w:hAnsi="Consolas" w:cs="Times New Roman"/>
          <w:color w:val="DAE3E3"/>
          <w:kern w:val="0"/>
          <w:sz w:val="21"/>
          <w:szCs w:val="21"/>
          <w:lang w:val="en-ZA" w:eastAsia="en-ZA"/>
        </w:rPr>
        <w:t>() {</w:t>
      </w:r>
    </w:p>
    <w:p w14:paraId="2E97B256" w14:textId="77777777" w:rsidR="00BD1707" w:rsidRPr="00BD1707" w:rsidRDefault="00BD1707" w:rsidP="00BD1707">
      <w:pPr>
        <w:shd w:val="clear" w:color="auto" w:fill="1F272A"/>
        <w:spacing w:after="0" w:line="240" w:lineRule="auto"/>
        <w:rPr>
          <w:rFonts w:ascii="Consolas" w:eastAsia="Times New Roman" w:hAnsi="Consolas" w:cs="Times New Roman"/>
          <w:color w:val="DAE3E3"/>
          <w:kern w:val="0"/>
          <w:sz w:val="21"/>
          <w:szCs w:val="21"/>
          <w:lang w:val="en-ZA" w:eastAsia="en-ZA"/>
        </w:rPr>
      </w:pPr>
      <w:r w:rsidRPr="00BD1707">
        <w:rPr>
          <w:rFonts w:ascii="Consolas" w:eastAsia="Times New Roman" w:hAnsi="Consolas" w:cs="Times New Roman"/>
          <w:color w:val="7F8C8D"/>
          <w:kern w:val="0"/>
          <w:sz w:val="21"/>
          <w:szCs w:val="21"/>
          <w:lang w:val="en-ZA" w:eastAsia="en-ZA"/>
        </w:rPr>
        <w:t>  //setting up the condition and incrementing by 1</w:t>
      </w:r>
    </w:p>
    <w:p w14:paraId="0CA14F7B" w14:textId="77777777" w:rsidR="00BD1707" w:rsidRPr="00BD1707" w:rsidRDefault="00BD1707" w:rsidP="00BD1707">
      <w:pPr>
        <w:shd w:val="clear" w:color="auto" w:fill="1F272A"/>
        <w:spacing w:after="0" w:line="240" w:lineRule="auto"/>
        <w:rPr>
          <w:rFonts w:ascii="Consolas" w:eastAsia="Times New Roman" w:hAnsi="Consolas" w:cs="Times New Roman"/>
          <w:color w:val="DAE3E3"/>
          <w:kern w:val="0"/>
          <w:sz w:val="21"/>
          <w:szCs w:val="21"/>
          <w:lang w:val="en-ZA" w:eastAsia="en-ZA"/>
        </w:rPr>
      </w:pPr>
      <w:r w:rsidRPr="00BD1707">
        <w:rPr>
          <w:rFonts w:ascii="Consolas" w:eastAsia="Times New Roman" w:hAnsi="Consolas" w:cs="Times New Roman"/>
          <w:color w:val="DAE3E3"/>
          <w:kern w:val="0"/>
          <w:sz w:val="21"/>
          <w:szCs w:val="21"/>
          <w:lang w:val="en-ZA" w:eastAsia="en-ZA"/>
        </w:rPr>
        <w:t> </w:t>
      </w:r>
      <w:r w:rsidRPr="00BD1707">
        <w:rPr>
          <w:rFonts w:ascii="Consolas" w:eastAsia="Times New Roman" w:hAnsi="Consolas" w:cs="Times New Roman"/>
          <w:color w:val="C586C0"/>
          <w:kern w:val="0"/>
          <w:sz w:val="21"/>
          <w:szCs w:val="21"/>
          <w:lang w:val="en-ZA" w:eastAsia="en-ZA"/>
        </w:rPr>
        <w:t>for</w:t>
      </w:r>
      <w:r w:rsidRPr="00BD1707">
        <w:rPr>
          <w:rFonts w:ascii="Consolas" w:eastAsia="Times New Roman" w:hAnsi="Consolas" w:cs="Times New Roman"/>
          <w:color w:val="DAE3E3"/>
          <w:kern w:val="0"/>
          <w:sz w:val="21"/>
          <w:szCs w:val="21"/>
          <w:lang w:val="en-ZA" w:eastAsia="en-ZA"/>
        </w:rPr>
        <w:t xml:space="preserve"> (x=</w:t>
      </w:r>
      <w:r w:rsidRPr="00BD1707">
        <w:rPr>
          <w:rFonts w:ascii="Consolas" w:eastAsia="Times New Roman" w:hAnsi="Consolas" w:cs="Times New Roman"/>
          <w:color w:val="7FCBCD"/>
          <w:kern w:val="0"/>
          <w:sz w:val="21"/>
          <w:szCs w:val="21"/>
          <w:lang w:val="en-ZA" w:eastAsia="en-ZA"/>
        </w:rPr>
        <w:t>0</w:t>
      </w:r>
      <w:r w:rsidRPr="00BD1707">
        <w:rPr>
          <w:rFonts w:ascii="Consolas" w:eastAsia="Times New Roman" w:hAnsi="Consolas" w:cs="Times New Roman"/>
          <w:color w:val="DAE3E3"/>
          <w:kern w:val="0"/>
          <w:sz w:val="21"/>
          <w:szCs w:val="21"/>
          <w:lang w:val="en-ZA" w:eastAsia="en-ZA"/>
        </w:rPr>
        <w:t>; x&lt;</w:t>
      </w:r>
      <w:r w:rsidRPr="00BD1707">
        <w:rPr>
          <w:rFonts w:ascii="Consolas" w:eastAsia="Times New Roman" w:hAnsi="Consolas" w:cs="Times New Roman"/>
          <w:color w:val="7FCBCD"/>
          <w:kern w:val="0"/>
          <w:sz w:val="21"/>
          <w:szCs w:val="21"/>
          <w:lang w:val="en-ZA" w:eastAsia="en-ZA"/>
        </w:rPr>
        <w:t>11</w:t>
      </w:r>
      <w:r w:rsidRPr="00BD1707">
        <w:rPr>
          <w:rFonts w:ascii="Consolas" w:eastAsia="Times New Roman" w:hAnsi="Consolas" w:cs="Times New Roman"/>
          <w:color w:val="DAE3E3"/>
          <w:kern w:val="0"/>
          <w:sz w:val="21"/>
          <w:szCs w:val="21"/>
          <w:lang w:val="en-ZA" w:eastAsia="en-ZA"/>
        </w:rPr>
        <w:t>; x++){</w:t>
      </w:r>
    </w:p>
    <w:p w14:paraId="2372EB0A" w14:textId="77777777" w:rsidR="00BD1707" w:rsidRPr="00BD1707" w:rsidRDefault="00BD1707" w:rsidP="00BD1707">
      <w:pPr>
        <w:shd w:val="clear" w:color="auto" w:fill="1F272A"/>
        <w:spacing w:after="0" w:line="240" w:lineRule="auto"/>
        <w:rPr>
          <w:rFonts w:ascii="Consolas" w:eastAsia="Times New Roman" w:hAnsi="Consolas" w:cs="Times New Roman"/>
          <w:color w:val="DAE3E3"/>
          <w:kern w:val="0"/>
          <w:sz w:val="21"/>
          <w:szCs w:val="21"/>
          <w:lang w:val="en-ZA" w:eastAsia="en-ZA"/>
        </w:rPr>
      </w:pPr>
      <w:r w:rsidRPr="00BD1707">
        <w:rPr>
          <w:rFonts w:ascii="Consolas" w:eastAsia="Times New Roman" w:hAnsi="Consolas" w:cs="Times New Roman"/>
          <w:color w:val="DAE3E3"/>
          <w:kern w:val="0"/>
          <w:sz w:val="21"/>
          <w:szCs w:val="21"/>
          <w:lang w:val="en-ZA" w:eastAsia="en-ZA"/>
        </w:rPr>
        <w:t>   </w:t>
      </w:r>
      <w:r w:rsidRPr="00BD1707">
        <w:rPr>
          <w:rFonts w:ascii="Consolas" w:eastAsia="Times New Roman" w:hAnsi="Consolas" w:cs="Times New Roman"/>
          <w:color w:val="F39C12"/>
          <w:kern w:val="0"/>
          <w:sz w:val="21"/>
          <w:szCs w:val="21"/>
          <w:lang w:val="en-ZA" w:eastAsia="en-ZA"/>
        </w:rPr>
        <w:t>Serial</w:t>
      </w:r>
      <w:r w:rsidRPr="00BD1707">
        <w:rPr>
          <w:rFonts w:ascii="Consolas" w:eastAsia="Times New Roman" w:hAnsi="Consolas" w:cs="Times New Roman"/>
          <w:color w:val="DAE3E3"/>
          <w:kern w:val="0"/>
          <w:sz w:val="21"/>
          <w:szCs w:val="21"/>
          <w:lang w:val="en-ZA" w:eastAsia="en-ZA"/>
        </w:rPr>
        <w:t>.</w:t>
      </w:r>
      <w:r w:rsidRPr="00BD1707">
        <w:rPr>
          <w:rFonts w:ascii="Consolas" w:eastAsia="Times New Roman" w:hAnsi="Consolas" w:cs="Times New Roman"/>
          <w:color w:val="F39C12"/>
          <w:kern w:val="0"/>
          <w:sz w:val="21"/>
          <w:szCs w:val="21"/>
          <w:lang w:val="en-ZA" w:eastAsia="en-ZA"/>
        </w:rPr>
        <w:t>println</w:t>
      </w:r>
      <w:r w:rsidRPr="00BD1707">
        <w:rPr>
          <w:rFonts w:ascii="Consolas" w:eastAsia="Times New Roman" w:hAnsi="Consolas" w:cs="Times New Roman"/>
          <w:color w:val="DAE3E3"/>
          <w:kern w:val="0"/>
          <w:sz w:val="21"/>
          <w:szCs w:val="21"/>
          <w:lang w:val="en-ZA" w:eastAsia="en-ZA"/>
        </w:rPr>
        <w:t>(x);</w:t>
      </w:r>
    </w:p>
    <w:p w14:paraId="0AAFB1CF" w14:textId="77777777" w:rsidR="00BD1707" w:rsidRPr="00BD1707" w:rsidRDefault="00BD1707" w:rsidP="00BD1707">
      <w:pPr>
        <w:shd w:val="clear" w:color="auto" w:fill="1F272A"/>
        <w:spacing w:after="0" w:line="240" w:lineRule="auto"/>
        <w:rPr>
          <w:rFonts w:ascii="Consolas" w:eastAsia="Times New Roman" w:hAnsi="Consolas" w:cs="Times New Roman"/>
          <w:color w:val="DAE3E3"/>
          <w:kern w:val="0"/>
          <w:sz w:val="21"/>
          <w:szCs w:val="21"/>
          <w:lang w:val="en-ZA" w:eastAsia="en-ZA"/>
        </w:rPr>
      </w:pPr>
      <w:r w:rsidRPr="00BD1707">
        <w:rPr>
          <w:rFonts w:ascii="Consolas" w:eastAsia="Times New Roman" w:hAnsi="Consolas" w:cs="Times New Roman"/>
          <w:color w:val="DAE3E3"/>
          <w:kern w:val="0"/>
          <w:sz w:val="21"/>
          <w:szCs w:val="21"/>
          <w:lang w:val="en-ZA" w:eastAsia="en-ZA"/>
        </w:rPr>
        <w:t>   </w:t>
      </w:r>
      <w:r w:rsidRPr="00BD1707">
        <w:rPr>
          <w:rFonts w:ascii="Consolas" w:eastAsia="Times New Roman" w:hAnsi="Consolas" w:cs="Times New Roman"/>
          <w:color w:val="F39C12"/>
          <w:kern w:val="0"/>
          <w:sz w:val="21"/>
          <w:szCs w:val="21"/>
          <w:lang w:val="en-ZA" w:eastAsia="en-ZA"/>
        </w:rPr>
        <w:t>delay</w:t>
      </w:r>
      <w:r w:rsidRPr="00BD1707">
        <w:rPr>
          <w:rFonts w:ascii="Consolas" w:eastAsia="Times New Roman" w:hAnsi="Consolas" w:cs="Times New Roman"/>
          <w:color w:val="DAE3E3"/>
          <w:kern w:val="0"/>
          <w:sz w:val="21"/>
          <w:szCs w:val="21"/>
          <w:lang w:val="en-ZA" w:eastAsia="en-ZA"/>
        </w:rPr>
        <w:t>(</w:t>
      </w:r>
      <w:r w:rsidRPr="00BD1707">
        <w:rPr>
          <w:rFonts w:ascii="Consolas" w:eastAsia="Times New Roman" w:hAnsi="Consolas" w:cs="Times New Roman"/>
          <w:color w:val="7FCBCD"/>
          <w:kern w:val="0"/>
          <w:sz w:val="21"/>
          <w:szCs w:val="21"/>
          <w:lang w:val="en-ZA" w:eastAsia="en-ZA"/>
        </w:rPr>
        <w:t>2000</w:t>
      </w:r>
      <w:r w:rsidRPr="00BD1707">
        <w:rPr>
          <w:rFonts w:ascii="Consolas" w:eastAsia="Times New Roman" w:hAnsi="Consolas" w:cs="Times New Roman"/>
          <w:color w:val="DAE3E3"/>
          <w:kern w:val="0"/>
          <w:sz w:val="21"/>
          <w:szCs w:val="21"/>
          <w:lang w:val="en-ZA" w:eastAsia="en-ZA"/>
        </w:rPr>
        <w:t>);</w:t>
      </w:r>
    </w:p>
    <w:p w14:paraId="1144F724" w14:textId="77777777" w:rsidR="00BD1707" w:rsidRPr="00BD1707" w:rsidRDefault="00BD1707" w:rsidP="00BD1707">
      <w:pPr>
        <w:shd w:val="clear" w:color="auto" w:fill="1F272A"/>
        <w:spacing w:after="0" w:line="240" w:lineRule="auto"/>
        <w:rPr>
          <w:rFonts w:ascii="Consolas" w:eastAsia="Times New Roman" w:hAnsi="Consolas" w:cs="Times New Roman"/>
          <w:color w:val="DAE3E3"/>
          <w:kern w:val="0"/>
          <w:sz w:val="21"/>
          <w:szCs w:val="21"/>
          <w:lang w:val="en-ZA" w:eastAsia="en-ZA"/>
        </w:rPr>
      </w:pPr>
      <w:r w:rsidRPr="00BD1707">
        <w:rPr>
          <w:rFonts w:ascii="Consolas" w:eastAsia="Times New Roman" w:hAnsi="Consolas" w:cs="Times New Roman"/>
          <w:color w:val="DAE3E3"/>
          <w:kern w:val="0"/>
          <w:sz w:val="21"/>
          <w:szCs w:val="21"/>
          <w:lang w:val="en-ZA" w:eastAsia="en-ZA"/>
        </w:rPr>
        <w:t> }</w:t>
      </w:r>
    </w:p>
    <w:p w14:paraId="1DC9E89C" w14:textId="77777777" w:rsidR="00BD1707" w:rsidRPr="00BD1707" w:rsidRDefault="00BD1707" w:rsidP="00BD1707">
      <w:pPr>
        <w:shd w:val="clear" w:color="auto" w:fill="1F272A"/>
        <w:spacing w:after="0" w:line="240" w:lineRule="auto"/>
        <w:rPr>
          <w:rFonts w:ascii="Consolas" w:eastAsia="Times New Roman" w:hAnsi="Consolas" w:cs="Times New Roman"/>
          <w:color w:val="DAE3E3"/>
          <w:kern w:val="0"/>
          <w:sz w:val="21"/>
          <w:szCs w:val="21"/>
          <w:lang w:val="en-ZA" w:eastAsia="en-ZA"/>
        </w:rPr>
      </w:pPr>
      <w:r w:rsidRPr="00BD1707">
        <w:rPr>
          <w:rFonts w:ascii="Consolas" w:eastAsia="Times New Roman" w:hAnsi="Consolas" w:cs="Times New Roman"/>
          <w:color w:val="DAE3E3"/>
          <w:kern w:val="0"/>
          <w:sz w:val="21"/>
          <w:szCs w:val="21"/>
          <w:lang w:val="en-ZA" w:eastAsia="en-ZA"/>
        </w:rPr>
        <w:t> </w:t>
      </w:r>
      <w:r w:rsidRPr="00BD1707">
        <w:rPr>
          <w:rFonts w:ascii="Consolas" w:eastAsia="Times New Roman" w:hAnsi="Consolas" w:cs="Times New Roman"/>
          <w:color w:val="C586C0"/>
          <w:kern w:val="0"/>
          <w:sz w:val="21"/>
          <w:szCs w:val="21"/>
          <w:lang w:val="en-ZA" w:eastAsia="en-ZA"/>
        </w:rPr>
        <w:t>while</w:t>
      </w:r>
      <w:r w:rsidRPr="00BD1707">
        <w:rPr>
          <w:rFonts w:ascii="Consolas" w:eastAsia="Times New Roman" w:hAnsi="Consolas" w:cs="Times New Roman"/>
          <w:color w:val="DAE3E3"/>
          <w:kern w:val="0"/>
          <w:sz w:val="21"/>
          <w:szCs w:val="21"/>
          <w:lang w:val="en-ZA" w:eastAsia="en-ZA"/>
        </w:rPr>
        <w:t xml:space="preserve"> (</w:t>
      </w:r>
      <w:r w:rsidRPr="00BD1707">
        <w:rPr>
          <w:rFonts w:ascii="Consolas" w:eastAsia="Times New Roman" w:hAnsi="Consolas" w:cs="Times New Roman"/>
          <w:color w:val="F39C12"/>
          <w:kern w:val="0"/>
          <w:sz w:val="21"/>
          <w:szCs w:val="21"/>
          <w:lang w:val="en-ZA" w:eastAsia="en-ZA"/>
        </w:rPr>
        <w:t>Serial</w:t>
      </w:r>
      <w:r w:rsidRPr="00BD1707">
        <w:rPr>
          <w:rFonts w:ascii="Consolas" w:eastAsia="Times New Roman" w:hAnsi="Consolas" w:cs="Times New Roman"/>
          <w:color w:val="DAE3E3"/>
          <w:kern w:val="0"/>
          <w:sz w:val="21"/>
          <w:szCs w:val="21"/>
          <w:lang w:val="en-ZA" w:eastAsia="en-ZA"/>
        </w:rPr>
        <w:t>.</w:t>
      </w:r>
      <w:r w:rsidRPr="00BD1707">
        <w:rPr>
          <w:rFonts w:ascii="Consolas" w:eastAsia="Times New Roman" w:hAnsi="Consolas" w:cs="Times New Roman"/>
          <w:color w:val="F39C12"/>
          <w:kern w:val="0"/>
          <w:sz w:val="21"/>
          <w:szCs w:val="21"/>
          <w:lang w:val="en-ZA" w:eastAsia="en-ZA"/>
        </w:rPr>
        <w:t>available</w:t>
      </w:r>
      <w:r w:rsidRPr="00BD1707">
        <w:rPr>
          <w:rFonts w:ascii="Consolas" w:eastAsia="Times New Roman" w:hAnsi="Consolas" w:cs="Times New Roman"/>
          <w:color w:val="DAE3E3"/>
          <w:kern w:val="0"/>
          <w:sz w:val="21"/>
          <w:szCs w:val="21"/>
          <w:lang w:val="en-ZA" w:eastAsia="en-ZA"/>
        </w:rPr>
        <w:t>()==</w:t>
      </w:r>
      <w:r w:rsidRPr="00BD1707">
        <w:rPr>
          <w:rFonts w:ascii="Consolas" w:eastAsia="Times New Roman" w:hAnsi="Consolas" w:cs="Times New Roman"/>
          <w:color w:val="7FCBCD"/>
          <w:kern w:val="0"/>
          <w:sz w:val="21"/>
          <w:szCs w:val="21"/>
          <w:lang w:val="en-ZA" w:eastAsia="en-ZA"/>
        </w:rPr>
        <w:t>0</w:t>
      </w:r>
      <w:r w:rsidRPr="00BD1707">
        <w:rPr>
          <w:rFonts w:ascii="Consolas" w:eastAsia="Times New Roman" w:hAnsi="Consolas" w:cs="Times New Roman"/>
          <w:color w:val="DAE3E3"/>
          <w:kern w:val="0"/>
          <w:sz w:val="21"/>
          <w:szCs w:val="21"/>
          <w:lang w:val="en-ZA" w:eastAsia="en-ZA"/>
        </w:rPr>
        <w:t>){}</w:t>
      </w:r>
    </w:p>
    <w:p w14:paraId="65ED7BEA" w14:textId="2EF920DE" w:rsidR="00BD1707" w:rsidRDefault="00BD1707" w:rsidP="00BD1707">
      <w:pPr>
        <w:shd w:val="clear" w:color="auto" w:fill="1F272A"/>
        <w:spacing w:after="0" w:line="240" w:lineRule="auto"/>
        <w:rPr>
          <w:rFonts w:ascii="Consolas" w:eastAsia="Times New Roman" w:hAnsi="Consolas" w:cs="Times New Roman"/>
          <w:color w:val="DAE3E3"/>
          <w:kern w:val="0"/>
          <w:sz w:val="21"/>
          <w:szCs w:val="21"/>
          <w:lang w:val="en-ZA" w:eastAsia="en-ZA"/>
        </w:rPr>
      </w:pPr>
      <w:r w:rsidRPr="00BD1707">
        <w:rPr>
          <w:rFonts w:ascii="Consolas" w:eastAsia="Times New Roman" w:hAnsi="Consolas" w:cs="Times New Roman"/>
          <w:color w:val="DAE3E3"/>
          <w:kern w:val="0"/>
          <w:sz w:val="21"/>
          <w:szCs w:val="21"/>
          <w:lang w:val="en-ZA" w:eastAsia="en-ZA"/>
        </w:rPr>
        <w:t>}</w:t>
      </w:r>
    </w:p>
    <w:p w14:paraId="266EC396" w14:textId="02520A4B" w:rsidR="00BD1707" w:rsidRDefault="00BD1707" w:rsidP="00BD1707">
      <w:pPr>
        <w:shd w:val="clear" w:color="auto" w:fill="1F272A"/>
        <w:spacing w:after="0" w:line="240" w:lineRule="auto"/>
        <w:rPr>
          <w:rFonts w:ascii="Consolas" w:eastAsia="Times New Roman" w:hAnsi="Consolas" w:cs="Times New Roman"/>
          <w:color w:val="DAE3E3"/>
          <w:kern w:val="0"/>
          <w:sz w:val="21"/>
          <w:szCs w:val="21"/>
          <w:lang w:val="en-ZA" w:eastAsia="en-ZA"/>
        </w:rPr>
      </w:pPr>
    </w:p>
    <w:p w14:paraId="20618696" w14:textId="6E6F1C50" w:rsidR="00BD1707" w:rsidRDefault="00BD1707" w:rsidP="00BD1707">
      <w:pPr>
        <w:shd w:val="clear" w:color="auto" w:fill="1F272A"/>
        <w:spacing w:after="0" w:line="240" w:lineRule="auto"/>
        <w:rPr>
          <w:rFonts w:ascii="Consolas" w:eastAsia="Times New Roman" w:hAnsi="Consolas" w:cs="Times New Roman"/>
          <w:color w:val="DAE3E3"/>
          <w:kern w:val="0"/>
          <w:sz w:val="21"/>
          <w:szCs w:val="21"/>
          <w:lang w:val="en-ZA" w:eastAsia="en-ZA"/>
        </w:rPr>
      </w:pPr>
      <w:r>
        <w:rPr>
          <w:rFonts w:ascii="Consolas" w:eastAsia="Times New Roman" w:hAnsi="Consolas" w:cs="Times New Roman"/>
          <w:color w:val="DAE3E3"/>
          <w:kern w:val="0"/>
          <w:sz w:val="21"/>
          <w:szCs w:val="21"/>
          <w:lang w:val="en-ZA" w:eastAsia="en-ZA"/>
        </w:rPr>
        <w:t>Output</w:t>
      </w:r>
    </w:p>
    <w:p w14:paraId="625826AC" w14:textId="77777777" w:rsidR="00BD1707" w:rsidRPr="00BD1707" w:rsidRDefault="00BD1707" w:rsidP="00BD1707">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BD1707">
        <w:rPr>
          <w:rFonts w:ascii="Courier New" w:eastAsia="Times New Roman" w:hAnsi="Courier New" w:cs="Courier New"/>
          <w:color w:val="DAE3E3"/>
          <w:kern w:val="0"/>
          <w:sz w:val="20"/>
          <w:szCs w:val="20"/>
          <w:lang w:val="en-ZA" w:eastAsia="en-ZA"/>
        </w:rPr>
        <w:t>16:02:45.643 -&gt; 0</w:t>
      </w:r>
    </w:p>
    <w:p w14:paraId="6AD0846D" w14:textId="77777777" w:rsidR="00BD1707" w:rsidRPr="00BD1707" w:rsidRDefault="00BD1707" w:rsidP="00BD1707">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BD1707">
        <w:rPr>
          <w:rFonts w:ascii="Courier New" w:eastAsia="Times New Roman" w:hAnsi="Courier New" w:cs="Courier New"/>
          <w:color w:val="DAE3E3"/>
          <w:kern w:val="0"/>
          <w:sz w:val="20"/>
          <w:szCs w:val="20"/>
          <w:lang w:val="en-ZA" w:eastAsia="en-ZA"/>
        </w:rPr>
        <w:t>16:02:47.636 -&gt; 1</w:t>
      </w:r>
    </w:p>
    <w:p w14:paraId="5C7531AC" w14:textId="77777777" w:rsidR="00BD1707" w:rsidRPr="00BD1707" w:rsidRDefault="00BD1707" w:rsidP="00BD1707">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BD1707">
        <w:rPr>
          <w:rFonts w:ascii="Courier New" w:eastAsia="Times New Roman" w:hAnsi="Courier New" w:cs="Courier New"/>
          <w:color w:val="DAE3E3"/>
          <w:kern w:val="0"/>
          <w:sz w:val="20"/>
          <w:szCs w:val="20"/>
          <w:lang w:val="en-ZA" w:eastAsia="en-ZA"/>
        </w:rPr>
        <w:t>16:02:49.646 -&gt; 2</w:t>
      </w:r>
    </w:p>
    <w:p w14:paraId="16FF78DD" w14:textId="77777777" w:rsidR="00BD1707" w:rsidRPr="00BD1707" w:rsidRDefault="00BD1707" w:rsidP="00BD1707">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BD1707">
        <w:rPr>
          <w:rFonts w:ascii="Courier New" w:eastAsia="Times New Roman" w:hAnsi="Courier New" w:cs="Courier New"/>
          <w:color w:val="DAE3E3"/>
          <w:kern w:val="0"/>
          <w:sz w:val="20"/>
          <w:szCs w:val="20"/>
          <w:lang w:val="en-ZA" w:eastAsia="en-ZA"/>
        </w:rPr>
        <w:t>16:02:51.680 -&gt; 3</w:t>
      </w:r>
    </w:p>
    <w:p w14:paraId="61CC86E8" w14:textId="77777777" w:rsidR="00BD1707" w:rsidRPr="00BD1707" w:rsidRDefault="00BD1707" w:rsidP="00BD1707">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BD1707">
        <w:rPr>
          <w:rFonts w:ascii="Courier New" w:eastAsia="Times New Roman" w:hAnsi="Courier New" w:cs="Courier New"/>
          <w:color w:val="DAE3E3"/>
          <w:kern w:val="0"/>
          <w:sz w:val="20"/>
          <w:szCs w:val="20"/>
          <w:lang w:val="en-ZA" w:eastAsia="en-ZA"/>
        </w:rPr>
        <w:t>16:02:53.651 -&gt; 4</w:t>
      </w:r>
    </w:p>
    <w:p w14:paraId="7E605D33" w14:textId="77777777" w:rsidR="00BD1707" w:rsidRPr="00BD1707" w:rsidRDefault="00BD1707" w:rsidP="00BD1707">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BD1707">
        <w:rPr>
          <w:rFonts w:ascii="Courier New" w:eastAsia="Times New Roman" w:hAnsi="Courier New" w:cs="Courier New"/>
          <w:color w:val="DAE3E3"/>
          <w:kern w:val="0"/>
          <w:sz w:val="20"/>
          <w:szCs w:val="20"/>
          <w:lang w:val="en-ZA" w:eastAsia="en-ZA"/>
        </w:rPr>
        <w:t>16:02:55.650 -&gt; 5</w:t>
      </w:r>
    </w:p>
    <w:p w14:paraId="51E47572" w14:textId="77777777" w:rsidR="00BD1707" w:rsidRPr="00BD1707" w:rsidRDefault="00BD1707" w:rsidP="00BD1707">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BD1707">
        <w:rPr>
          <w:rFonts w:ascii="Courier New" w:eastAsia="Times New Roman" w:hAnsi="Courier New" w:cs="Courier New"/>
          <w:color w:val="DAE3E3"/>
          <w:kern w:val="0"/>
          <w:sz w:val="20"/>
          <w:szCs w:val="20"/>
          <w:lang w:val="en-ZA" w:eastAsia="en-ZA"/>
        </w:rPr>
        <w:t>16:02:57.691 -&gt; 6</w:t>
      </w:r>
    </w:p>
    <w:p w14:paraId="447A836F" w14:textId="77777777" w:rsidR="00BD1707" w:rsidRPr="00BD1707" w:rsidRDefault="00BD1707" w:rsidP="00BD1707">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BD1707">
        <w:rPr>
          <w:rFonts w:ascii="Courier New" w:eastAsia="Times New Roman" w:hAnsi="Courier New" w:cs="Courier New"/>
          <w:color w:val="DAE3E3"/>
          <w:kern w:val="0"/>
          <w:sz w:val="20"/>
          <w:szCs w:val="20"/>
          <w:lang w:val="en-ZA" w:eastAsia="en-ZA"/>
        </w:rPr>
        <w:t>16:02:59.636 -&gt; 7</w:t>
      </w:r>
    </w:p>
    <w:p w14:paraId="2B111E2E" w14:textId="77777777" w:rsidR="00BD1707" w:rsidRPr="00BD1707" w:rsidRDefault="00BD1707" w:rsidP="00BD1707">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BD1707">
        <w:rPr>
          <w:rFonts w:ascii="Courier New" w:eastAsia="Times New Roman" w:hAnsi="Courier New" w:cs="Courier New"/>
          <w:color w:val="DAE3E3"/>
          <w:kern w:val="0"/>
          <w:sz w:val="20"/>
          <w:szCs w:val="20"/>
          <w:lang w:val="en-ZA" w:eastAsia="en-ZA"/>
        </w:rPr>
        <w:t>16:03:01.668 -&gt; 8</w:t>
      </w:r>
    </w:p>
    <w:p w14:paraId="4ABF90EB" w14:textId="77777777" w:rsidR="00BD1707" w:rsidRPr="00BD1707" w:rsidRDefault="00BD1707" w:rsidP="00BD1707">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BD1707">
        <w:rPr>
          <w:rFonts w:ascii="Courier New" w:eastAsia="Times New Roman" w:hAnsi="Courier New" w:cs="Courier New"/>
          <w:color w:val="DAE3E3"/>
          <w:kern w:val="0"/>
          <w:sz w:val="20"/>
          <w:szCs w:val="20"/>
          <w:lang w:val="en-ZA" w:eastAsia="en-ZA"/>
        </w:rPr>
        <w:t>16:03:03.639 -&gt; 9</w:t>
      </w:r>
    </w:p>
    <w:p w14:paraId="62B7B8A4" w14:textId="37E834F1" w:rsidR="00BD1707" w:rsidRPr="00BD1707" w:rsidRDefault="00BD1707" w:rsidP="00BD1707">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color w:val="DAE3E3"/>
          <w:kern w:val="0"/>
          <w:sz w:val="21"/>
          <w:szCs w:val="21"/>
          <w:lang w:val="en-ZA" w:eastAsia="en-ZA"/>
        </w:rPr>
      </w:pPr>
      <w:r w:rsidRPr="00BD1707">
        <w:rPr>
          <w:rFonts w:ascii="Courier New" w:eastAsia="Times New Roman" w:hAnsi="Courier New" w:cs="Courier New"/>
          <w:color w:val="DAE3E3"/>
          <w:kern w:val="0"/>
          <w:sz w:val="20"/>
          <w:szCs w:val="20"/>
          <w:lang w:val="en-ZA" w:eastAsia="en-ZA"/>
        </w:rPr>
        <w:t>16:03:05.679 -&gt; 10</w:t>
      </w:r>
    </w:p>
    <w:p w14:paraId="03136683" w14:textId="77777777" w:rsidR="00BD1707" w:rsidRDefault="00BD1707" w:rsidP="009C36DE">
      <w:pPr>
        <w:pStyle w:val="NormalWeb"/>
        <w:spacing w:before="0" w:beforeAutospacing="0" w:after="0" w:afterAutospacing="0"/>
        <w:jc w:val="both"/>
      </w:pPr>
    </w:p>
    <w:p w14:paraId="4D1B497E" w14:textId="624E82CF" w:rsidR="00BD1707" w:rsidRDefault="00A94448" w:rsidP="0012401C">
      <w:pPr>
        <w:pStyle w:val="NormalWeb"/>
        <w:spacing w:before="0" w:beforeAutospacing="0" w:after="0" w:afterAutospacing="0" w:line="360" w:lineRule="auto"/>
      </w:pPr>
      <w:r>
        <w:t xml:space="preserve">In Example 3.22, x is the loop variable and is initialized to 0. The step value is 1, and the stopping value is 10. The output can be controlled by the update expression. For example, if you want to print numbers in the range of </w:t>
      </w:r>
      <w:r w:rsidR="00504AF9">
        <w:t>10,9,8,7,6,5,4,3,2,1</w:t>
      </w:r>
      <w:r>
        <w:t>, Here is the code snippet:</w:t>
      </w:r>
    </w:p>
    <w:p w14:paraId="78FD367B" w14:textId="1A16885B" w:rsidR="00504AF9" w:rsidRPr="00504AF9" w:rsidRDefault="00504AF9" w:rsidP="00504AF9">
      <w:pPr>
        <w:pStyle w:val="NormalWeb"/>
        <w:shd w:val="clear" w:color="auto" w:fill="D9D9D9" w:themeFill="background1" w:themeFillShade="D9"/>
        <w:spacing w:before="0" w:beforeAutospacing="0" w:after="0" w:afterAutospacing="0" w:line="360" w:lineRule="auto"/>
      </w:pPr>
      <w:r w:rsidRPr="00504AF9">
        <w:rPr>
          <w:rFonts w:ascii="Consolas" w:hAnsi="Consolas"/>
          <w:sz w:val="21"/>
          <w:szCs w:val="21"/>
        </w:rPr>
        <w:t>for (int i=10; i&gt;=1; i--)</w:t>
      </w:r>
      <w:r>
        <w:rPr>
          <w:rFonts w:ascii="Consolas" w:hAnsi="Consolas"/>
          <w:sz w:val="21"/>
          <w:szCs w:val="21"/>
        </w:rPr>
        <w:t>{}</w:t>
      </w:r>
    </w:p>
    <w:p w14:paraId="7730022C" w14:textId="2BB0CB7A" w:rsidR="00504AF9" w:rsidRPr="00347760" w:rsidRDefault="00347760" w:rsidP="00A31E40">
      <w:pPr>
        <w:pStyle w:val="NormalWeb"/>
        <w:spacing w:after="0" w:afterAutospacing="0" w:line="360" w:lineRule="auto"/>
      </w:pPr>
      <w:bookmarkStart w:id="62" w:name="_Hlk128435538"/>
      <w:r w:rsidRPr="00347760">
        <w:lastRenderedPageBreak/>
        <w:t>The full code will be as below:</w:t>
      </w:r>
    </w:p>
    <w:p w14:paraId="4C0D757F" w14:textId="77777777" w:rsidR="00347760" w:rsidRPr="00B70B9E" w:rsidRDefault="00347760" w:rsidP="00347760">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B70B9E">
        <w:rPr>
          <w:rFonts w:ascii="Consolas" w:eastAsia="Times New Roman" w:hAnsi="Consolas" w:cs="Times New Roman"/>
          <w:color w:val="0CA1A6"/>
          <w:kern w:val="0"/>
          <w:sz w:val="21"/>
          <w:szCs w:val="21"/>
          <w:lang w:val="en-ZA" w:eastAsia="en-ZA"/>
        </w:rPr>
        <w:t>void</w:t>
      </w:r>
      <w:r w:rsidRPr="00B70B9E">
        <w:rPr>
          <w:rFonts w:ascii="Consolas" w:eastAsia="Times New Roman" w:hAnsi="Consolas" w:cs="Times New Roman"/>
          <w:color w:val="DAE3E3"/>
          <w:kern w:val="0"/>
          <w:sz w:val="21"/>
          <w:szCs w:val="21"/>
          <w:lang w:val="en-ZA" w:eastAsia="en-ZA"/>
        </w:rPr>
        <w:t xml:space="preserve"> </w:t>
      </w:r>
      <w:r w:rsidRPr="00B70B9E">
        <w:rPr>
          <w:rFonts w:ascii="Consolas" w:eastAsia="Times New Roman" w:hAnsi="Consolas" w:cs="Times New Roman"/>
          <w:color w:val="F39C12"/>
          <w:kern w:val="0"/>
          <w:sz w:val="21"/>
          <w:szCs w:val="21"/>
          <w:lang w:val="en-ZA" w:eastAsia="en-ZA"/>
        </w:rPr>
        <w:t>setup</w:t>
      </w:r>
      <w:r w:rsidRPr="00B70B9E">
        <w:rPr>
          <w:rFonts w:ascii="Consolas" w:eastAsia="Times New Roman" w:hAnsi="Consolas" w:cs="Times New Roman"/>
          <w:color w:val="DAE3E3"/>
          <w:kern w:val="0"/>
          <w:sz w:val="21"/>
          <w:szCs w:val="21"/>
          <w:lang w:val="en-ZA" w:eastAsia="en-ZA"/>
        </w:rPr>
        <w:t>() {</w:t>
      </w:r>
    </w:p>
    <w:p w14:paraId="3B6173FC" w14:textId="77777777" w:rsidR="00347760" w:rsidRPr="00B70B9E" w:rsidRDefault="00347760" w:rsidP="00347760">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B70B9E">
        <w:rPr>
          <w:rFonts w:ascii="Consolas" w:eastAsia="Times New Roman" w:hAnsi="Consolas" w:cs="Times New Roman"/>
          <w:color w:val="7F8C8D"/>
          <w:kern w:val="0"/>
          <w:sz w:val="21"/>
          <w:szCs w:val="21"/>
          <w:lang w:val="en-ZA" w:eastAsia="en-ZA"/>
        </w:rPr>
        <w:t>  // put your setup code here, to run once:</w:t>
      </w:r>
    </w:p>
    <w:p w14:paraId="24AB6523" w14:textId="77777777" w:rsidR="00347760" w:rsidRPr="00B70B9E" w:rsidRDefault="00347760" w:rsidP="00347760">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B70B9E">
        <w:rPr>
          <w:rFonts w:ascii="Consolas" w:eastAsia="Times New Roman" w:hAnsi="Consolas" w:cs="Times New Roman"/>
          <w:color w:val="DAE3E3"/>
          <w:kern w:val="0"/>
          <w:sz w:val="21"/>
          <w:szCs w:val="21"/>
          <w:lang w:val="en-ZA" w:eastAsia="en-ZA"/>
        </w:rPr>
        <w:t xml:space="preserve">  </w:t>
      </w:r>
      <w:r w:rsidRPr="00B70B9E">
        <w:rPr>
          <w:rFonts w:ascii="Consolas" w:eastAsia="Times New Roman" w:hAnsi="Consolas" w:cs="Times New Roman"/>
          <w:color w:val="F39C12"/>
          <w:kern w:val="0"/>
          <w:sz w:val="21"/>
          <w:szCs w:val="21"/>
          <w:lang w:val="en-ZA" w:eastAsia="en-ZA"/>
        </w:rPr>
        <w:t>Serial</w:t>
      </w:r>
      <w:r w:rsidRPr="00B70B9E">
        <w:rPr>
          <w:rFonts w:ascii="Consolas" w:eastAsia="Times New Roman" w:hAnsi="Consolas" w:cs="Times New Roman"/>
          <w:color w:val="DAE3E3"/>
          <w:kern w:val="0"/>
          <w:sz w:val="21"/>
          <w:szCs w:val="21"/>
          <w:lang w:val="en-ZA" w:eastAsia="en-ZA"/>
        </w:rPr>
        <w:t>.</w:t>
      </w:r>
      <w:r w:rsidRPr="00B70B9E">
        <w:rPr>
          <w:rFonts w:ascii="Consolas" w:eastAsia="Times New Roman" w:hAnsi="Consolas" w:cs="Times New Roman"/>
          <w:color w:val="F39C12"/>
          <w:kern w:val="0"/>
          <w:sz w:val="21"/>
          <w:szCs w:val="21"/>
          <w:lang w:val="en-ZA" w:eastAsia="en-ZA"/>
        </w:rPr>
        <w:t>begin</w:t>
      </w:r>
      <w:r w:rsidRPr="00B70B9E">
        <w:rPr>
          <w:rFonts w:ascii="Consolas" w:eastAsia="Times New Roman" w:hAnsi="Consolas" w:cs="Times New Roman"/>
          <w:color w:val="DAE3E3"/>
          <w:kern w:val="0"/>
          <w:sz w:val="21"/>
          <w:szCs w:val="21"/>
          <w:lang w:val="en-ZA" w:eastAsia="en-ZA"/>
        </w:rPr>
        <w:t>(</w:t>
      </w:r>
      <w:r w:rsidRPr="00B70B9E">
        <w:rPr>
          <w:rFonts w:ascii="Consolas" w:eastAsia="Times New Roman" w:hAnsi="Consolas" w:cs="Times New Roman"/>
          <w:color w:val="7FCBCD"/>
          <w:kern w:val="0"/>
          <w:sz w:val="21"/>
          <w:szCs w:val="21"/>
          <w:lang w:val="en-ZA" w:eastAsia="en-ZA"/>
        </w:rPr>
        <w:t>9600</w:t>
      </w:r>
      <w:r w:rsidRPr="00B70B9E">
        <w:rPr>
          <w:rFonts w:ascii="Consolas" w:eastAsia="Times New Roman" w:hAnsi="Consolas" w:cs="Times New Roman"/>
          <w:color w:val="DAE3E3"/>
          <w:kern w:val="0"/>
          <w:sz w:val="21"/>
          <w:szCs w:val="21"/>
          <w:lang w:val="en-ZA" w:eastAsia="en-ZA"/>
        </w:rPr>
        <w:t>);</w:t>
      </w:r>
    </w:p>
    <w:p w14:paraId="5E53BA58" w14:textId="77777777" w:rsidR="00347760" w:rsidRPr="00B70B9E" w:rsidRDefault="00347760" w:rsidP="00347760">
      <w:pPr>
        <w:shd w:val="clear" w:color="auto" w:fill="1F272A"/>
        <w:spacing w:after="0" w:line="285" w:lineRule="atLeast"/>
        <w:rPr>
          <w:rFonts w:ascii="Consolas" w:eastAsia="Times New Roman" w:hAnsi="Consolas" w:cs="Times New Roman"/>
          <w:color w:val="DAE3E3"/>
          <w:kern w:val="0"/>
          <w:sz w:val="21"/>
          <w:szCs w:val="21"/>
          <w:lang w:val="en-ZA" w:eastAsia="en-ZA"/>
        </w:rPr>
      </w:pPr>
    </w:p>
    <w:p w14:paraId="4D209883" w14:textId="77777777" w:rsidR="00347760" w:rsidRPr="00B70B9E" w:rsidRDefault="00347760" w:rsidP="00347760">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B70B9E">
        <w:rPr>
          <w:rFonts w:ascii="Consolas" w:eastAsia="Times New Roman" w:hAnsi="Consolas" w:cs="Times New Roman"/>
          <w:color w:val="DAE3E3"/>
          <w:kern w:val="0"/>
          <w:sz w:val="21"/>
          <w:szCs w:val="21"/>
          <w:lang w:val="en-ZA" w:eastAsia="en-ZA"/>
        </w:rPr>
        <w:t>}</w:t>
      </w:r>
    </w:p>
    <w:p w14:paraId="7687AB8F" w14:textId="77777777" w:rsidR="00347760" w:rsidRPr="00B70B9E" w:rsidRDefault="00347760" w:rsidP="00347760">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B70B9E">
        <w:rPr>
          <w:rFonts w:ascii="Consolas" w:eastAsia="Times New Roman" w:hAnsi="Consolas" w:cs="Times New Roman"/>
          <w:color w:val="0CA1A6"/>
          <w:kern w:val="0"/>
          <w:sz w:val="21"/>
          <w:szCs w:val="21"/>
          <w:lang w:val="en-ZA" w:eastAsia="en-ZA"/>
        </w:rPr>
        <w:t>void</w:t>
      </w:r>
      <w:r w:rsidRPr="00B70B9E">
        <w:rPr>
          <w:rFonts w:ascii="Consolas" w:eastAsia="Times New Roman" w:hAnsi="Consolas" w:cs="Times New Roman"/>
          <w:color w:val="DAE3E3"/>
          <w:kern w:val="0"/>
          <w:sz w:val="21"/>
          <w:szCs w:val="21"/>
          <w:lang w:val="en-ZA" w:eastAsia="en-ZA"/>
        </w:rPr>
        <w:t xml:space="preserve"> </w:t>
      </w:r>
      <w:r w:rsidRPr="00B70B9E">
        <w:rPr>
          <w:rFonts w:ascii="Consolas" w:eastAsia="Times New Roman" w:hAnsi="Consolas" w:cs="Times New Roman"/>
          <w:color w:val="F39C12"/>
          <w:kern w:val="0"/>
          <w:sz w:val="21"/>
          <w:szCs w:val="21"/>
          <w:lang w:val="en-ZA" w:eastAsia="en-ZA"/>
        </w:rPr>
        <w:t>loop</w:t>
      </w:r>
      <w:r w:rsidRPr="00B70B9E">
        <w:rPr>
          <w:rFonts w:ascii="Consolas" w:eastAsia="Times New Roman" w:hAnsi="Consolas" w:cs="Times New Roman"/>
          <w:color w:val="DAE3E3"/>
          <w:kern w:val="0"/>
          <w:sz w:val="21"/>
          <w:szCs w:val="21"/>
          <w:lang w:val="en-ZA" w:eastAsia="en-ZA"/>
        </w:rPr>
        <w:t>() {</w:t>
      </w:r>
    </w:p>
    <w:p w14:paraId="4DCD8236" w14:textId="77777777" w:rsidR="00347760" w:rsidRPr="00B70B9E" w:rsidRDefault="00347760" w:rsidP="00347760">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B70B9E">
        <w:rPr>
          <w:rFonts w:ascii="Consolas" w:eastAsia="Times New Roman" w:hAnsi="Consolas" w:cs="Times New Roman"/>
          <w:color w:val="DAE3E3"/>
          <w:kern w:val="0"/>
          <w:sz w:val="21"/>
          <w:szCs w:val="21"/>
          <w:lang w:val="en-ZA" w:eastAsia="en-ZA"/>
        </w:rPr>
        <w:t> </w:t>
      </w:r>
      <w:r w:rsidRPr="00B70B9E">
        <w:rPr>
          <w:rFonts w:ascii="Consolas" w:eastAsia="Times New Roman" w:hAnsi="Consolas" w:cs="Times New Roman"/>
          <w:color w:val="F39C12"/>
          <w:kern w:val="0"/>
          <w:sz w:val="21"/>
          <w:szCs w:val="21"/>
          <w:lang w:val="en-ZA" w:eastAsia="en-ZA"/>
        </w:rPr>
        <w:t>Serial</w:t>
      </w:r>
      <w:r w:rsidRPr="00B70B9E">
        <w:rPr>
          <w:rFonts w:ascii="Consolas" w:eastAsia="Times New Roman" w:hAnsi="Consolas" w:cs="Times New Roman"/>
          <w:color w:val="DAE3E3"/>
          <w:kern w:val="0"/>
          <w:sz w:val="21"/>
          <w:szCs w:val="21"/>
          <w:lang w:val="en-ZA" w:eastAsia="en-ZA"/>
        </w:rPr>
        <w:t>.</w:t>
      </w:r>
      <w:r w:rsidRPr="00B70B9E">
        <w:rPr>
          <w:rFonts w:ascii="Consolas" w:eastAsia="Times New Roman" w:hAnsi="Consolas" w:cs="Times New Roman"/>
          <w:color w:val="F39C12"/>
          <w:kern w:val="0"/>
          <w:sz w:val="21"/>
          <w:szCs w:val="21"/>
          <w:lang w:val="en-ZA" w:eastAsia="en-ZA"/>
        </w:rPr>
        <w:t>println</w:t>
      </w:r>
      <w:r w:rsidRPr="00B70B9E">
        <w:rPr>
          <w:rFonts w:ascii="Consolas" w:eastAsia="Times New Roman" w:hAnsi="Consolas" w:cs="Times New Roman"/>
          <w:color w:val="DAE3E3"/>
          <w:kern w:val="0"/>
          <w:sz w:val="21"/>
          <w:szCs w:val="21"/>
          <w:lang w:val="en-ZA" w:eastAsia="en-ZA"/>
        </w:rPr>
        <w:t>(</w:t>
      </w:r>
      <w:r w:rsidRPr="00B70B9E">
        <w:rPr>
          <w:rFonts w:ascii="Consolas" w:eastAsia="Times New Roman" w:hAnsi="Consolas" w:cs="Times New Roman"/>
          <w:color w:val="7FCBCD"/>
          <w:kern w:val="0"/>
          <w:sz w:val="21"/>
          <w:szCs w:val="21"/>
          <w:lang w:val="en-ZA" w:eastAsia="en-ZA"/>
        </w:rPr>
        <w:t>"Arduino count down for loop"</w:t>
      </w:r>
      <w:r w:rsidRPr="00B70B9E">
        <w:rPr>
          <w:rFonts w:ascii="Consolas" w:eastAsia="Times New Roman" w:hAnsi="Consolas" w:cs="Times New Roman"/>
          <w:color w:val="DAE3E3"/>
          <w:kern w:val="0"/>
          <w:sz w:val="21"/>
          <w:szCs w:val="21"/>
          <w:lang w:val="en-ZA" w:eastAsia="en-ZA"/>
        </w:rPr>
        <w:t>);</w:t>
      </w:r>
    </w:p>
    <w:p w14:paraId="600935CB" w14:textId="77777777" w:rsidR="00347760" w:rsidRPr="00B70B9E" w:rsidRDefault="00347760" w:rsidP="00347760">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B70B9E">
        <w:rPr>
          <w:rFonts w:ascii="Consolas" w:eastAsia="Times New Roman" w:hAnsi="Consolas" w:cs="Times New Roman"/>
          <w:color w:val="DAE3E3"/>
          <w:kern w:val="0"/>
          <w:sz w:val="21"/>
          <w:szCs w:val="21"/>
          <w:lang w:val="en-ZA" w:eastAsia="en-ZA"/>
        </w:rPr>
        <w:t>   </w:t>
      </w:r>
      <w:r w:rsidRPr="00B70B9E">
        <w:rPr>
          <w:rFonts w:ascii="Consolas" w:eastAsia="Times New Roman" w:hAnsi="Consolas" w:cs="Times New Roman"/>
          <w:color w:val="C586C0"/>
          <w:kern w:val="0"/>
          <w:sz w:val="21"/>
          <w:szCs w:val="21"/>
          <w:lang w:val="en-ZA" w:eastAsia="en-ZA"/>
        </w:rPr>
        <w:t>for</w:t>
      </w:r>
      <w:r w:rsidRPr="00B70B9E">
        <w:rPr>
          <w:rFonts w:ascii="Consolas" w:eastAsia="Times New Roman" w:hAnsi="Consolas" w:cs="Times New Roman"/>
          <w:color w:val="DAE3E3"/>
          <w:kern w:val="0"/>
          <w:sz w:val="21"/>
          <w:szCs w:val="21"/>
          <w:lang w:val="en-ZA" w:eastAsia="en-ZA"/>
        </w:rPr>
        <w:t xml:space="preserve"> (</w:t>
      </w:r>
      <w:r w:rsidRPr="00B70B9E">
        <w:rPr>
          <w:rFonts w:ascii="Consolas" w:eastAsia="Times New Roman" w:hAnsi="Consolas" w:cs="Times New Roman"/>
          <w:color w:val="0CA1A6"/>
          <w:kern w:val="0"/>
          <w:sz w:val="21"/>
          <w:szCs w:val="21"/>
          <w:lang w:val="en-ZA" w:eastAsia="en-ZA"/>
        </w:rPr>
        <w:t>int</w:t>
      </w:r>
      <w:r w:rsidRPr="00B70B9E">
        <w:rPr>
          <w:rFonts w:ascii="Consolas" w:eastAsia="Times New Roman" w:hAnsi="Consolas" w:cs="Times New Roman"/>
          <w:color w:val="DAE3E3"/>
          <w:kern w:val="0"/>
          <w:sz w:val="21"/>
          <w:szCs w:val="21"/>
          <w:lang w:val="en-ZA" w:eastAsia="en-ZA"/>
        </w:rPr>
        <w:t xml:space="preserve"> i=</w:t>
      </w:r>
      <w:r w:rsidRPr="00B70B9E">
        <w:rPr>
          <w:rFonts w:ascii="Consolas" w:eastAsia="Times New Roman" w:hAnsi="Consolas" w:cs="Times New Roman"/>
          <w:color w:val="7FCBCD"/>
          <w:kern w:val="0"/>
          <w:sz w:val="21"/>
          <w:szCs w:val="21"/>
          <w:lang w:val="en-ZA" w:eastAsia="en-ZA"/>
        </w:rPr>
        <w:t>10</w:t>
      </w:r>
      <w:r w:rsidRPr="00B70B9E">
        <w:rPr>
          <w:rFonts w:ascii="Consolas" w:eastAsia="Times New Roman" w:hAnsi="Consolas" w:cs="Times New Roman"/>
          <w:color w:val="DAE3E3"/>
          <w:kern w:val="0"/>
          <w:sz w:val="21"/>
          <w:szCs w:val="21"/>
          <w:lang w:val="en-ZA" w:eastAsia="en-ZA"/>
        </w:rPr>
        <w:t>; i&gt;=</w:t>
      </w:r>
      <w:r w:rsidRPr="00B70B9E">
        <w:rPr>
          <w:rFonts w:ascii="Consolas" w:eastAsia="Times New Roman" w:hAnsi="Consolas" w:cs="Times New Roman"/>
          <w:color w:val="7FCBCD"/>
          <w:kern w:val="0"/>
          <w:sz w:val="21"/>
          <w:szCs w:val="21"/>
          <w:lang w:val="en-ZA" w:eastAsia="en-ZA"/>
        </w:rPr>
        <w:t>1</w:t>
      </w:r>
      <w:r w:rsidRPr="00B70B9E">
        <w:rPr>
          <w:rFonts w:ascii="Consolas" w:eastAsia="Times New Roman" w:hAnsi="Consolas" w:cs="Times New Roman"/>
          <w:color w:val="DAE3E3"/>
          <w:kern w:val="0"/>
          <w:sz w:val="21"/>
          <w:szCs w:val="21"/>
          <w:lang w:val="en-ZA" w:eastAsia="en-ZA"/>
        </w:rPr>
        <w:t>; i--) {</w:t>
      </w:r>
    </w:p>
    <w:p w14:paraId="5C61A754" w14:textId="77777777" w:rsidR="00347760" w:rsidRPr="00B70B9E" w:rsidRDefault="00347760" w:rsidP="00347760">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B70B9E">
        <w:rPr>
          <w:rFonts w:ascii="Consolas" w:eastAsia="Times New Roman" w:hAnsi="Consolas" w:cs="Times New Roman"/>
          <w:color w:val="DAE3E3"/>
          <w:kern w:val="0"/>
          <w:sz w:val="21"/>
          <w:szCs w:val="21"/>
          <w:lang w:val="en-ZA" w:eastAsia="en-ZA"/>
        </w:rPr>
        <w:t xml:space="preserve">      </w:t>
      </w:r>
      <w:r w:rsidRPr="00B70B9E">
        <w:rPr>
          <w:rFonts w:ascii="Consolas" w:eastAsia="Times New Roman" w:hAnsi="Consolas" w:cs="Times New Roman"/>
          <w:color w:val="F39C12"/>
          <w:kern w:val="0"/>
          <w:sz w:val="21"/>
          <w:szCs w:val="21"/>
          <w:lang w:val="en-ZA" w:eastAsia="en-ZA"/>
        </w:rPr>
        <w:t>Serial</w:t>
      </w:r>
      <w:r w:rsidRPr="00B70B9E">
        <w:rPr>
          <w:rFonts w:ascii="Consolas" w:eastAsia="Times New Roman" w:hAnsi="Consolas" w:cs="Times New Roman"/>
          <w:color w:val="DAE3E3"/>
          <w:kern w:val="0"/>
          <w:sz w:val="21"/>
          <w:szCs w:val="21"/>
          <w:lang w:val="en-ZA" w:eastAsia="en-ZA"/>
        </w:rPr>
        <w:t>.</w:t>
      </w:r>
      <w:r w:rsidRPr="00B70B9E">
        <w:rPr>
          <w:rFonts w:ascii="Consolas" w:eastAsia="Times New Roman" w:hAnsi="Consolas" w:cs="Times New Roman"/>
          <w:color w:val="F39C12"/>
          <w:kern w:val="0"/>
          <w:sz w:val="21"/>
          <w:szCs w:val="21"/>
          <w:lang w:val="en-ZA" w:eastAsia="en-ZA"/>
        </w:rPr>
        <w:t>print</w:t>
      </w:r>
      <w:r w:rsidRPr="00B70B9E">
        <w:rPr>
          <w:rFonts w:ascii="Consolas" w:eastAsia="Times New Roman" w:hAnsi="Consolas" w:cs="Times New Roman"/>
          <w:color w:val="DAE3E3"/>
          <w:kern w:val="0"/>
          <w:sz w:val="21"/>
          <w:szCs w:val="21"/>
          <w:lang w:val="en-ZA" w:eastAsia="en-ZA"/>
        </w:rPr>
        <w:t>(</w:t>
      </w:r>
      <w:r w:rsidRPr="00B70B9E">
        <w:rPr>
          <w:rFonts w:ascii="Consolas" w:eastAsia="Times New Roman" w:hAnsi="Consolas" w:cs="Times New Roman"/>
          <w:color w:val="7FCBCD"/>
          <w:kern w:val="0"/>
          <w:sz w:val="21"/>
          <w:szCs w:val="21"/>
          <w:lang w:val="en-ZA" w:eastAsia="en-ZA"/>
        </w:rPr>
        <w:t>"i is : "</w:t>
      </w:r>
      <w:r w:rsidRPr="00B70B9E">
        <w:rPr>
          <w:rFonts w:ascii="Consolas" w:eastAsia="Times New Roman" w:hAnsi="Consolas" w:cs="Times New Roman"/>
          <w:color w:val="DAE3E3"/>
          <w:kern w:val="0"/>
          <w:sz w:val="21"/>
          <w:szCs w:val="21"/>
          <w:lang w:val="en-ZA" w:eastAsia="en-ZA"/>
        </w:rPr>
        <w:t>);</w:t>
      </w:r>
    </w:p>
    <w:p w14:paraId="295D21A6" w14:textId="77777777" w:rsidR="00347760" w:rsidRPr="00B70B9E" w:rsidRDefault="00347760" w:rsidP="00347760">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B70B9E">
        <w:rPr>
          <w:rFonts w:ascii="Consolas" w:eastAsia="Times New Roman" w:hAnsi="Consolas" w:cs="Times New Roman"/>
          <w:color w:val="DAE3E3"/>
          <w:kern w:val="0"/>
          <w:sz w:val="21"/>
          <w:szCs w:val="21"/>
          <w:lang w:val="en-ZA" w:eastAsia="en-ZA"/>
        </w:rPr>
        <w:t xml:space="preserve">      </w:t>
      </w:r>
      <w:r w:rsidRPr="00B70B9E">
        <w:rPr>
          <w:rFonts w:ascii="Consolas" w:eastAsia="Times New Roman" w:hAnsi="Consolas" w:cs="Times New Roman"/>
          <w:color w:val="F39C12"/>
          <w:kern w:val="0"/>
          <w:sz w:val="21"/>
          <w:szCs w:val="21"/>
          <w:lang w:val="en-ZA" w:eastAsia="en-ZA"/>
        </w:rPr>
        <w:t>Serial</w:t>
      </w:r>
      <w:r w:rsidRPr="00B70B9E">
        <w:rPr>
          <w:rFonts w:ascii="Consolas" w:eastAsia="Times New Roman" w:hAnsi="Consolas" w:cs="Times New Roman"/>
          <w:color w:val="DAE3E3"/>
          <w:kern w:val="0"/>
          <w:sz w:val="21"/>
          <w:szCs w:val="21"/>
          <w:lang w:val="en-ZA" w:eastAsia="en-ZA"/>
        </w:rPr>
        <w:t>.</w:t>
      </w:r>
      <w:r w:rsidRPr="00B70B9E">
        <w:rPr>
          <w:rFonts w:ascii="Consolas" w:eastAsia="Times New Roman" w:hAnsi="Consolas" w:cs="Times New Roman"/>
          <w:color w:val="F39C12"/>
          <w:kern w:val="0"/>
          <w:sz w:val="21"/>
          <w:szCs w:val="21"/>
          <w:lang w:val="en-ZA" w:eastAsia="en-ZA"/>
        </w:rPr>
        <w:t>println</w:t>
      </w:r>
      <w:r w:rsidRPr="00B70B9E">
        <w:rPr>
          <w:rFonts w:ascii="Consolas" w:eastAsia="Times New Roman" w:hAnsi="Consolas" w:cs="Times New Roman"/>
          <w:color w:val="DAE3E3"/>
          <w:kern w:val="0"/>
          <w:sz w:val="21"/>
          <w:szCs w:val="21"/>
          <w:lang w:val="en-ZA" w:eastAsia="en-ZA"/>
        </w:rPr>
        <w:t>(i);</w:t>
      </w:r>
    </w:p>
    <w:p w14:paraId="74E0B8DD" w14:textId="77777777" w:rsidR="00347760" w:rsidRPr="00B70B9E" w:rsidRDefault="00347760" w:rsidP="00347760">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B70B9E">
        <w:rPr>
          <w:rFonts w:ascii="Consolas" w:eastAsia="Times New Roman" w:hAnsi="Consolas" w:cs="Times New Roman"/>
          <w:color w:val="DAE3E3"/>
          <w:kern w:val="0"/>
          <w:sz w:val="21"/>
          <w:szCs w:val="21"/>
          <w:lang w:val="en-ZA" w:eastAsia="en-ZA"/>
        </w:rPr>
        <w:t>   }</w:t>
      </w:r>
    </w:p>
    <w:p w14:paraId="6C20F523" w14:textId="77777777" w:rsidR="00347760" w:rsidRPr="00B70B9E" w:rsidRDefault="00347760" w:rsidP="00347760">
      <w:pPr>
        <w:shd w:val="clear" w:color="auto" w:fill="1F272A"/>
        <w:spacing w:after="0" w:line="285" w:lineRule="atLeast"/>
        <w:rPr>
          <w:rFonts w:ascii="Consolas" w:eastAsia="Times New Roman" w:hAnsi="Consolas" w:cs="Times New Roman"/>
          <w:color w:val="DAE3E3"/>
          <w:kern w:val="0"/>
          <w:sz w:val="21"/>
          <w:szCs w:val="21"/>
          <w:lang w:val="en-ZA" w:eastAsia="en-ZA"/>
        </w:rPr>
      </w:pPr>
    </w:p>
    <w:p w14:paraId="47692D7C" w14:textId="77777777" w:rsidR="00347760" w:rsidRPr="00B70B9E" w:rsidRDefault="00347760" w:rsidP="00347760">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B70B9E">
        <w:rPr>
          <w:rFonts w:ascii="Consolas" w:eastAsia="Times New Roman" w:hAnsi="Consolas" w:cs="Times New Roman"/>
          <w:color w:val="F39C12"/>
          <w:kern w:val="0"/>
          <w:sz w:val="21"/>
          <w:szCs w:val="21"/>
          <w:lang w:val="en-ZA" w:eastAsia="en-ZA"/>
        </w:rPr>
        <w:t>delay</w:t>
      </w:r>
      <w:r w:rsidRPr="00B70B9E">
        <w:rPr>
          <w:rFonts w:ascii="Consolas" w:eastAsia="Times New Roman" w:hAnsi="Consolas" w:cs="Times New Roman"/>
          <w:color w:val="DAE3E3"/>
          <w:kern w:val="0"/>
          <w:sz w:val="21"/>
          <w:szCs w:val="21"/>
          <w:lang w:val="en-ZA" w:eastAsia="en-ZA"/>
        </w:rPr>
        <w:t>(</w:t>
      </w:r>
      <w:r w:rsidRPr="00B70B9E">
        <w:rPr>
          <w:rFonts w:ascii="Consolas" w:eastAsia="Times New Roman" w:hAnsi="Consolas" w:cs="Times New Roman"/>
          <w:color w:val="7FCBCD"/>
          <w:kern w:val="0"/>
          <w:sz w:val="21"/>
          <w:szCs w:val="21"/>
          <w:lang w:val="en-ZA" w:eastAsia="en-ZA"/>
        </w:rPr>
        <w:t>500</w:t>
      </w:r>
      <w:r w:rsidRPr="00B70B9E">
        <w:rPr>
          <w:rFonts w:ascii="Consolas" w:eastAsia="Times New Roman" w:hAnsi="Consolas" w:cs="Times New Roman"/>
          <w:color w:val="DAE3E3"/>
          <w:kern w:val="0"/>
          <w:sz w:val="21"/>
          <w:szCs w:val="21"/>
          <w:lang w:val="en-ZA" w:eastAsia="en-ZA"/>
        </w:rPr>
        <w:t>);</w:t>
      </w:r>
    </w:p>
    <w:p w14:paraId="2902CBEF" w14:textId="77777777" w:rsidR="00347760" w:rsidRPr="00B70B9E" w:rsidRDefault="00347760" w:rsidP="00347760">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B70B9E">
        <w:rPr>
          <w:rFonts w:ascii="Consolas" w:eastAsia="Times New Roman" w:hAnsi="Consolas" w:cs="Times New Roman"/>
          <w:color w:val="C586C0"/>
          <w:kern w:val="0"/>
          <w:sz w:val="21"/>
          <w:szCs w:val="21"/>
          <w:lang w:val="en-ZA" w:eastAsia="en-ZA"/>
        </w:rPr>
        <w:t>while</w:t>
      </w:r>
      <w:r w:rsidRPr="00B70B9E">
        <w:rPr>
          <w:rFonts w:ascii="Consolas" w:eastAsia="Times New Roman" w:hAnsi="Consolas" w:cs="Times New Roman"/>
          <w:color w:val="DAE3E3"/>
          <w:kern w:val="0"/>
          <w:sz w:val="21"/>
          <w:szCs w:val="21"/>
          <w:lang w:val="en-ZA" w:eastAsia="en-ZA"/>
        </w:rPr>
        <w:t xml:space="preserve"> (</w:t>
      </w:r>
      <w:r w:rsidRPr="00B70B9E">
        <w:rPr>
          <w:rFonts w:ascii="Consolas" w:eastAsia="Times New Roman" w:hAnsi="Consolas" w:cs="Times New Roman"/>
          <w:color w:val="F39C12"/>
          <w:kern w:val="0"/>
          <w:sz w:val="21"/>
          <w:szCs w:val="21"/>
          <w:lang w:val="en-ZA" w:eastAsia="en-ZA"/>
        </w:rPr>
        <w:t>Serial</w:t>
      </w:r>
      <w:r w:rsidRPr="00B70B9E">
        <w:rPr>
          <w:rFonts w:ascii="Consolas" w:eastAsia="Times New Roman" w:hAnsi="Consolas" w:cs="Times New Roman"/>
          <w:color w:val="DAE3E3"/>
          <w:kern w:val="0"/>
          <w:sz w:val="21"/>
          <w:szCs w:val="21"/>
          <w:lang w:val="en-ZA" w:eastAsia="en-ZA"/>
        </w:rPr>
        <w:t>.</w:t>
      </w:r>
      <w:r w:rsidRPr="00B70B9E">
        <w:rPr>
          <w:rFonts w:ascii="Consolas" w:eastAsia="Times New Roman" w:hAnsi="Consolas" w:cs="Times New Roman"/>
          <w:color w:val="F39C12"/>
          <w:kern w:val="0"/>
          <w:sz w:val="21"/>
          <w:szCs w:val="21"/>
          <w:lang w:val="en-ZA" w:eastAsia="en-ZA"/>
        </w:rPr>
        <w:t>available</w:t>
      </w:r>
      <w:r w:rsidRPr="00B70B9E">
        <w:rPr>
          <w:rFonts w:ascii="Consolas" w:eastAsia="Times New Roman" w:hAnsi="Consolas" w:cs="Times New Roman"/>
          <w:color w:val="DAE3E3"/>
          <w:kern w:val="0"/>
          <w:sz w:val="21"/>
          <w:szCs w:val="21"/>
          <w:lang w:val="en-ZA" w:eastAsia="en-ZA"/>
        </w:rPr>
        <w:t>()==</w:t>
      </w:r>
      <w:r w:rsidRPr="00B70B9E">
        <w:rPr>
          <w:rFonts w:ascii="Consolas" w:eastAsia="Times New Roman" w:hAnsi="Consolas" w:cs="Times New Roman"/>
          <w:color w:val="7FCBCD"/>
          <w:kern w:val="0"/>
          <w:sz w:val="21"/>
          <w:szCs w:val="21"/>
          <w:lang w:val="en-ZA" w:eastAsia="en-ZA"/>
        </w:rPr>
        <w:t>0</w:t>
      </w:r>
      <w:r w:rsidRPr="00B70B9E">
        <w:rPr>
          <w:rFonts w:ascii="Consolas" w:eastAsia="Times New Roman" w:hAnsi="Consolas" w:cs="Times New Roman"/>
          <w:color w:val="DAE3E3"/>
          <w:kern w:val="0"/>
          <w:sz w:val="21"/>
          <w:szCs w:val="21"/>
          <w:lang w:val="en-ZA" w:eastAsia="en-ZA"/>
        </w:rPr>
        <w:t>){}</w:t>
      </w:r>
    </w:p>
    <w:p w14:paraId="6B565A27" w14:textId="77777777" w:rsidR="00347760" w:rsidRDefault="00347760" w:rsidP="00347760">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B70B9E">
        <w:rPr>
          <w:rFonts w:ascii="Consolas" w:eastAsia="Times New Roman" w:hAnsi="Consolas" w:cs="Times New Roman"/>
          <w:color w:val="DAE3E3"/>
          <w:kern w:val="0"/>
          <w:sz w:val="21"/>
          <w:szCs w:val="21"/>
          <w:lang w:val="en-ZA" w:eastAsia="en-ZA"/>
        </w:rPr>
        <w:t>}</w:t>
      </w:r>
    </w:p>
    <w:p w14:paraId="6ACD6B33" w14:textId="77777777" w:rsidR="00347760" w:rsidRDefault="00347760" w:rsidP="00347760">
      <w:pPr>
        <w:shd w:val="clear" w:color="auto" w:fill="1F272A"/>
        <w:spacing w:after="0" w:line="285" w:lineRule="atLeast"/>
        <w:rPr>
          <w:rFonts w:ascii="Consolas" w:eastAsia="Times New Roman" w:hAnsi="Consolas" w:cs="Times New Roman"/>
          <w:color w:val="DAE3E3"/>
          <w:kern w:val="0"/>
          <w:sz w:val="21"/>
          <w:szCs w:val="21"/>
          <w:lang w:val="en-ZA" w:eastAsia="en-ZA"/>
        </w:rPr>
      </w:pPr>
      <w:r>
        <w:rPr>
          <w:rFonts w:ascii="Consolas" w:eastAsia="Times New Roman" w:hAnsi="Consolas" w:cs="Times New Roman"/>
          <w:color w:val="DAE3E3"/>
          <w:kern w:val="0"/>
          <w:sz w:val="21"/>
          <w:szCs w:val="21"/>
          <w:lang w:val="en-ZA" w:eastAsia="en-ZA"/>
        </w:rPr>
        <w:t>OUTPUT</w:t>
      </w:r>
    </w:p>
    <w:p w14:paraId="6596660E" w14:textId="77777777" w:rsidR="00347760" w:rsidRPr="00B70B9E" w:rsidRDefault="00347760" w:rsidP="00347760">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B70B9E">
        <w:rPr>
          <w:rFonts w:ascii="Courier New" w:eastAsia="Times New Roman" w:hAnsi="Courier New" w:cs="Courier New"/>
          <w:color w:val="DAE3E3"/>
          <w:kern w:val="0"/>
          <w:sz w:val="20"/>
          <w:szCs w:val="20"/>
          <w:lang w:val="en-ZA" w:eastAsia="en-ZA"/>
        </w:rPr>
        <w:t>11:58:01.061 -&gt; i is : 10</w:t>
      </w:r>
    </w:p>
    <w:p w14:paraId="55D621E4" w14:textId="77777777" w:rsidR="00347760" w:rsidRPr="00B70B9E" w:rsidRDefault="00347760" w:rsidP="00347760">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B70B9E">
        <w:rPr>
          <w:rFonts w:ascii="Courier New" w:eastAsia="Times New Roman" w:hAnsi="Courier New" w:cs="Courier New"/>
          <w:color w:val="DAE3E3"/>
          <w:kern w:val="0"/>
          <w:sz w:val="20"/>
          <w:szCs w:val="20"/>
          <w:lang w:val="en-ZA" w:eastAsia="en-ZA"/>
        </w:rPr>
        <w:t>11:58:01.094 -&gt; i is : 9</w:t>
      </w:r>
    </w:p>
    <w:p w14:paraId="12DF1CDF" w14:textId="77777777" w:rsidR="00347760" w:rsidRPr="00B70B9E" w:rsidRDefault="00347760" w:rsidP="00347760">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B70B9E">
        <w:rPr>
          <w:rFonts w:ascii="Courier New" w:eastAsia="Times New Roman" w:hAnsi="Courier New" w:cs="Courier New"/>
          <w:color w:val="DAE3E3"/>
          <w:kern w:val="0"/>
          <w:sz w:val="20"/>
          <w:szCs w:val="20"/>
          <w:lang w:val="en-ZA" w:eastAsia="en-ZA"/>
        </w:rPr>
        <w:t>11:58:01.094 -&gt; i is : 8</w:t>
      </w:r>
    </w:p>
    <w:p w14:paraId="14633FDA" w14:textId="77777777" w:rsidR="00347760" w:rsidRPr="00B70B9E" w:rsidRDefault="00347760" w:rsidP="00347760">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B70B9E">
        <w:rPr>
          <w:rFonts w:ascii="Courier New" w:eastAsia="Times New Roman" w:hAnsi="Courier New" w:cs="Courier New"/>
          <w:color w:val="DAE3E3"/>
          <w:kern w:val="0"/>
          <w:sz w:val="20"/>
          <w:szCs w:val="20"/>
          <w:lang w:val="en-ZA" w:eastAsia="en-ZA"/>
        </w:rPr>
        <w:t>11:58:01.094 -&gt; i is : 7</w:t>
      </w:r>
    </w:p>
    <w:p w14:paraId="3E954172" w14:textId="77777777" w:rsidR="00347760" w:rsidRPr="00B70B9E" w:rsidRDefault="00347760" w:rsidP="00347760">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B70B9E">
        <w:rPr>
          <w:rFonts w:ascii="Courier New" w:eastAsia="Times New Roman" w:hAnsi="Courier New" w:cs="Courier New"/>
          <w:color w:val="DAE3E3"/>
          <w:kern w:val="0"/>
          <w:sz w:val="20"/>
          <w:szCs w:val="20"/>
          <w:lang w:val="en-ZA" w:eastAsia="en-ZA"/>
        </w:rPr>
        <w:t>11:58:01.127 -&gt; i is : 6</w:t>
      </w:r>
    </w:p>
    <w:p w14:paraId="7EFC958A" w14:textId="77777777" w:rsidR="00347760" w:rsidRPr="00B70B9E" w:rsidRDefault="00347760" w:rsidP="00347760">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B70B9E">
        <w:rPr>
          <w:rFonts w:ascii="Courier New" w:eastAsia="Times New Roman" w:hAnsi="Courier New" w:cs="Courier New"/>
          <w:color w:val="DAE3E3"/>
          <w:kern w:val="0"/>
          <w:sz w:val="20"/>
          <w:szCs w:val="20"/>
          <w:lang w:val="en-ZA" w:eastAsia="en-ZA"/>
        </w:rPr>
        <w:t>11:58:01.127 -&gt; i is : 5</w:t>
      </w:r>
    </w:p>
    <w:p w14:paraId="3B01DB40" w14:textId="77777777" w:rsidR="00347760" w:rsidRPr="00B70B9E" w:rsidRDefault="00347760" w:rsidP="00347760">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B70B9E">
        <w:rPr>
          <w:rFonts w:ascii="Courier New" w:eastAsia="Times New Roman" w:hAnsi="Courier New" w:cs="Courier New"/>
          <w:color w:val="DAE3E3"/>
          <w:kern w:val="0"/>
          <w:sz w:val="20"/>
          <w:szCs w:val="20"/>
          <w:lang w:val="en-ZA" w:eastAsia="en-ZA"/>
        </w:rPr>
        <w:t>11:58:01.127 -&gt; i is : 4</w:t>
      </w:r>
    </w:p>
    <w:p w14:paraId="5144F380" w14:textId="517891FC" w:rsidR="00347760" w:rsidRDefault="00347760" w:rsidP="00347760">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B70B9E">
        <w:rPr>
          <w:rFonts w:ascii="Courier New" w:eastAsia="Times New Roman" w:hAnsi="Courier New" w:cs="Courier New"/>
          <w:color w:val="DAE3E3"/>
          <w:kern w:val="0"/>
          <w:sz w:val="20"/>
          <w:szCs w:val="20"/>
          <w:lang w:val="en-ZA" w:eastAsia="en-ZA"/>
        </w:rPr>
        <w:t>11:58:01.159 -&gt; i is : 3</w:t>
      </w:r>
    </w:p>
    <w:p w14:paraId="45F7A08B" w14:textId="560ABE73" w:rsidR="00347760" w:rsidRDefault="00347760" w:rsidP="00347760">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B70B9E">
        <w:rPr>
          <w:rFonts w:ascii="Courier New" w:eastAsia="Times New Roman" w:hAnsi="Courier New" w:cs="Courier New"/>
          <w:color w:val="DAE3E3"/>
          <w:kern w:val="0"/>
          <w:sz w:val="20"/>
          <w:szCs w:val="20"/>
          <w:lang w:val="en-ZA" w:eastAsia="en-ZA"/>
        </w:rPr>
        <w:t xml:space="preserve">11:58:01.159 -&gt; i is : </w:t>
      </w:r>
      <w:r>
        <w:rPr>
          <w:rFonts w:ascii="Courier New" w:eastAsia="Times New Roman" w:hAnsi="Courier New" w:cs="Courier New"/>
          <w:color w:val="DAE3E3"/>
          <w:kern w:val="0"/>
          <w:sz w:val="20"/>
          <w:szCs w:val="20"/>
          <w:lang w:val="en-ZA" w:eastAsia="en-ZA"/>
        </w:rPr>
        <w:t>2</w:t>
      </w:r>
    </w:p>
    <w:p w14:paraId="19854C7D" w14:textId="2E225A15" w:rsidR="00347760" w:rsidRPr="00B70B9E" w:rsidRDefault="00347760" w:rsidP="00347760">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B70B9E">
        <w:rPr>
          <w:rFonts w:ascii="Courier New" w:eastAsia="Times New Roman" w:hAnsi="Courier New" w:cs="Courier New"/>
          <w:color w:val="DAE3E3"/>
          <w:kern w:val="0"/>
          <w:sz w:val="20"/>
          <w:szCs w:val="20"/>
          <w:lang w:val="en-ZA" w:eastAsia="en-ZA"/>
        </w:rPr>
        <w:t xml:space="preserve">11:58:01.159 -&gt; i is : </w:t>
      </w:r>
      <w:r>
        <w:rPr>
          <w:rFonts w:ascii="Courier New" w:eastAsia="Times New Roman" w:hAnsi="Courier New" w:cs="Courier New"/>
          <w:color w:val="DAE3E3"/>
          <w:kern w:val="0"/>
          <w:sz w:val="20"/>
          <w:szCs w:val="20"/>
          <w:lang w:val="en-ZA" w:eastAsia="en-ZA"/>
        </w:rPr>
        <w:t>1</w:t>
      </w:r>
    </w:p>
    <w:p w14:paraId="5D3E59C1" w14:textId="77777777" w:rsidR="00347760" w:rsidRDefault="00347760" w:rsidP="00347760">
      <w:pPr>
        <w:rPr>
          <w:shd w:val="clear" w:color="auto" w:fill="FFFFFF"/>
        </w:rPr>
      </w:pPr>
    </w:p>
    <w:p w14:paraId="1A7A613C" w14:textId="1691651D" w:rsidR="00347760" w:rsidRDefault="00347760" w:rsidP="00347760">
      <w:pPr>
        <w:rPr>
          <w:b/>
          <w:bCs/>
        </w:rPr>
      </w:pPr>
      <w:r>
        <w:rPr>
          <w:shd w:val="clear" w:color="auto" w:fill="FFFFFF"/>
        </w:rPr>
        <w:t>On the above countdown loop we changed the starting point of our loop to 10. We also used a decrement our iterator expression.</w:t>
      </w:r>
    </w:p>
    <w:p w14:paraId="316EBFB3" w14:textId="5E517CDD" w:rsidR="002A4E03" w:rsidRPr="008F10CF" w:rsidRDefault="00212E19" w:rsidP="00A31E40">
      <w:pPr>
        <w:pStyle w:val="NormalWeb"/>
        <w:spacing w:after="0" w:afterAutospacing="0" w:line="360" w:lineRule="auto"/>
        <w:rPr>
          <w:b/>
          <w:bCs/>
        </w:rPr>
      </w:pPr>
      <w:r w:rsidRPr="00A31E40">
        <w:rPr>
          <w:b/>
          <w:bCs/>
        </w:rPr>
        <w:t>TASK</w:t>
      </w:r>
      <w:r w:rsidR="00A31E40" w:rsidRPr="00A31E40">
        <w:rPr>
          <w:b/>
          <w:bCs/>
        </w:rPr>
        <w:t xml:space="preserve"> 3.4</w:t>
      </w:r>
    </w:p>
    <w:p w14:paraId="72883B9C" w14:textId="32A1E20E" w:rsidR="00212E19" w:rsidRDefault="00212E19" w:rsidP="00A31E40">
      <w:pPr>
        <w:pStyle w:val="NormalWeb"/>
        <w:spacing w:before="0" w:beforeAutospacing="0" w:after="0" w:afterAutospacing="0" w:line="360" w:lineRule="auto"/>
      </w:pPr>
      <w:r>
        <w:t xml:space="preserve">Use an Arduino IDE to print multiples of 3 between </w:t>
      </w:r>
      <w:r w:rsidR="008F10CF">
        <w:t>30</w:t>
      </w:r>
      <w:r>
        <w:t xml:space="preserve"> and 10</w:t>
      </w:r>
      <w:r w:rsidR="007C3704">
        <w:t>.</w:t>
      </w:r>
    </w:p>
    <w:bookmarkEnd w:id="62"/>
    <w:p w14:paraId="6F2EB44F" w14:textId="6DC81FDA" w:rsidR="001C1667" w:rsidRDefault="001C1667" w:rsidP="00B70B9E">
      <w:pPr>
        <w:rPr>
          <w:szCs w:val="24"/>
          <w:shd w:val="clear" w:color="auto" w:fill="FFFFFF"/>
        </w:rPr>
      </w:pPr>
    </w:p>
    <w:p w14:paraId="765438D8" w14:textId="62B2FE58" w:rsidR="00B70B9E" w:rsidRPr="00B70B9E" w:rsidRDefault="00052AB4" w:rsidP="00B70B9E">
      <w:pPr>
        <w:rPr>
          <w:shd w:val="clear" w:color="auto" w:fill="FFFFFF"/>
        </w:rPr>
      </w:pPr>
      <w:r>
        <w:rPr>
          <w:shd w:val="clear" w:color="auto" w:fill="FFFFFF"/>
        </w:rPr>
        <w:t>We will work more on loops as we go along. Let us move on to the while loop().</w:t>
      </w:r>
    </w:p>
    <w:p w14:paraId="0A9D52E1" w14:textId="77777777" w:rsidR="00504AF9" w:rsidRDefault="00504AF9" w:rsidP="003647A2">
      <w:pPr>
        <w:pStyle w:val="NormalWeb"/>
        <w:spacing w:before="0" w:beforeAutospacing="0" w:after="0" w:afterAutospacing="0"/>
        <w:rPr>
          <w:b/>
          <w:bCs/>
        </w:rPr>
      </w:pPr>
    </w:p>
    <w:p w14:paraId="0ACBCF29" w14:textId="77777777" w:rsidR="00504AF9" w:rsidRDefault="00504AF9" w:rsidP="003647A2">
      <w:pPr>
        <w:pStyle w:val="NormalWeb"/>
        <w:spacing w:before="0" w:beforeAutospacing="0" w:after="0" w:afterAutospacing="0"/>
        <w:rPr>
          <w:b/>
          <w:bCs/>
        </w:rPr>
      </w:pPr>
    </w:p>
    <w:p w14:paraId="1EC4D75A" w14:textId="5081489F" w:rsidR="007C3704" w:rsidRPr="003647A2" w:rsidRDefault="007C3704" w:rsidP="003647A2">
      <w:pPr>
        <w:pStyle w:val="NormalWeb"/>
        <w:spacing w:before="0" w:beforeAutospacing="0" w:after="0" w:afterAutospacing="0"/>
        <w:rPr>
          <w:b/>
          <w:bCs/>
        </w:rPr>
      </w:pPr>
      <w:r w:rsidRPr="003647A2">
        <w:rPr>
          <w:b/>
          <w:bCs/>
        </w:rPr>
        <w:t>While Loop</w:t>
      </w:r>
    </w:p>
    <w:p w14:paraId="36BB9D0A" w14:textId="1EFF0616" w:rsidR="003F4BF3" w:rsidRDefault="00BD2403" w:rsidP="001C1667">
      <w:pPr>
        <w:pStyle w:val="NormalWeb"/>
        <w:spacing w:before="0" w:beforeAutospacing="0" w:line="360" w:lineRule="auto"/>
        <w:jc w:val="both"/>
      </w:pPr>
      <w:r w:rsidRPr="00BD2403">
        <w:t xml:space="preserve">The while loop </w:t>
      </w:r>
      <w:ins w:id="63" w:author="Godwin Pedzisai Dzvapatsva" w:date="2023-03-24T22:31:00Z">
        <w:r w:rsidR="004F52F0" w:rsidRPr="004F52F0">
          <w:rPr>
            <w:shd w:val="clear" w:color="auto" w:fill="FFD966" w:themeFill="accent4" w:themeFillTint="99"/>
          </w:rPr>
          <w:t>iterates</w:t>
        </w:r>
        <w:r w:rsidR="004F52F0" w:rsidRPr="00BD2403">
          <w:t xml:space="preserve"> </w:t>
        </w:r>
      </w:ins>
      <w:r w:rsidRPr="00BD2403">
        <w:t>through a block of code as long as a specified condition is true</w:t>
      </w:r>
      <w:r>
        <w:t xml:space="preserve">. </w:t>
      </w:r>
      <w:r w:rsidRPr="00BD2403">
        <w:t>When we are unsure of the exact number of times the body of the loop needs to run beforehand, we utilize while loops.</w:t>
      </w:r>
    </w:p>
    <w:p w14:paraId="3590D7DF" w14:textId="77D0E367" w:rsidR="007C3704" w:rsidRDefault="00BD2403" w:rsidP="00BD1707">
      <w:pPr>
        <w:pStyle w:val="NormalWeb"/>
      </w:pPr>
      <w:r>
        <w:t>Syntax</w:t>
      </w:r>
    </w:p>
    <w:p w14:paraId="23B0D8D6" w14:textId="2CEE9FE7" w:rsidR="00BD2403" w:rsidRDefault="00BD2403" w:rsidP="00AB5FC0">
      <w:pPr>
        <w:pStyle w:val="NormalWeb"/>
        <w:shd w:val="clear" w:color="auto" w:fill="D9D9D9" w:themeFill="background1" w:themeFillShade="D9"/>
      </w:pPr>
      <w:r>
        <w:rPr>
          <w:rStyle w:val="javakeywordcolor"/>
          <w:rFonts w:ascii="Consolas" w:eastAsiaTheme="majorEastAsia" w:hAnsi="Consolas"/>
          <w:color w:val="0000CD"/>
          <w:sz w:val="23"/>
          <w:szCs w:val="23"/>
        </w:rPr>
        <w:lastRenderedPageBreak/>
        <w:t>while</w:t>
      </w:r>
      <w:r>
        <w:rPr>
          <w:rStyle w:val="javacolor"/>
          <w:rFonts w:ascii="Consolas" w:hAnsi="Consolas"/>
          <w:color w:val="000000"/>
          <w:sz w:val="23"/>
          <w:szCs w:val="23"/>
        </w:rPr>
        <w:t> (</w:t>
      </w:r>
      <w:r>
        <w:rPr>
          <w:rStyle w:val="Emphasis"/>
          <w:rFonts w:ascii="Consolas" w:hAnsi="Consolas"/>
          <w:color w:val="000000"/>
          <w:sz w:val="23"/>
          <w:szCs w:val="23"/>
        </w:rPr>
        <w:t>condition</w:t>
      </w:r>
      <w:r>
        <w:rPr>
          <w:rStyle w:val="javacolor"/>
          <w:rFonts w:ascii="Consolas" w:hAnsi="Consolas"/>
          <w:color w:val="000000"/>
          <w:sz w:val="23"/>
          <w:szCs w:val="23"/>
        </w:rPr>
        <w:t>) {</w:t>
      </w:r>
      <w:r>
        <w:rPr>
          <w:rFonts w:ascii="Consolas" w:hAnsi="Consolas"/>
          <w:color w:val="000000"/>
          <w:sz w:val="23"/>
          <w:szCs w:val="23"/>
        </w:rPr>
        <w:br/>
      </w:r>
      <w:r>
        <w:rPr>
          <w:rStyle w:val="javacolor"/>
          <w:rFonts w:ascii="Consolas" w:hAnsi="Consolas"/>
          <w:i/>
          <w:iCs/>
          <w:color w:val="000000"/>
          <w:sz w:val="23"/>
          <w:szCs w:val="23"/>
        </w:rPr>
        <w:t>  </w:t>
      </w:r>
      <w:r>
        <w:rPr>
          <w:rStyle w:val="commentcolor"/>
          <w:rFonts w:ascii="Consolas" w:hAnsi="Consolas"/>
          <w:i/>
          <w:iCs/>
          <w:color w:val="008000"/>
          <w:sz w:val="23"/>
          <w:szCs w:val="23"/>
        </w:rPr>
        <w:t>// code block to be executed</w:t>
      </w:r>
      <w:r>
        <w:rPr>
          <w:rFonts w:ascii="Consolas" w:hAnsi="Consolas"/>
          <w:color w:val="000000"/>
          <w:sz w:val="23"/>
          <w:szCs w:val="23"/>
        </w:rPr>
        <w:br/>
      </w:r>
      <w:r w:rsidRPr="00AB5FC0">
        <w:rPr>
          <w:rFonts w:ascii="Consolas" w:hAnsi="Consolas"/>
          <w:color w:val="000000"/>
          <w:sz w:val="23"/>
          <w:szCs w:val="23"/>
          <w:shd w:val="clear" w:color="auto" w:fill="D9D9D9" w:themeFill="background1" w:themeFillShade="D9"/>
        </w:rPr>
        <w:t>}</w:t>
      </w:r>
    </w:p>
    <w:p w14:paraId="4A6AA7F4" w14:textId="0ABEB3A5" w:rsidR="001D3E32" w:rsidRDefault="00CC4EFA" w:rsidP="001C1667">
      <w:pPr>
        <w:pStyle w:val="NormalWeb"/>
        <w:spacing w:before="0" w:beforeAutospacing="0" w:after="0" w:afterAutospacing="0" w:line="360" w:lineRule="auto"/>
        <w:jc w:val="both"/>
      </w:pPr>
      <w:r>
        <w:t>We are going to repeat the same task of printing values from 1 to 10</w:t>
      </w:r>
      <w:r w:rsidR="001C1667">
        <w:t xml:space="preserve"> in example 3.23</w:t>
      </w:r>
      <w:r>
        <w:t>.</w:t>
      </w:r>
    </w:p>
    <w:p w14:paraId="50FE752A" w14:textId="4CE1BD40" w:rsidR="001C1667" w:rsidRDefault="001C1667" w:rsidP="001C1667">
      <w:pPr>
        <w:pStyle w:val="NormalWeb"/>
        <w:spacing w:before="0" w:beforeAutospacing="0" w:after="0" w:afterAutospacing="0" w:line="360" w:lineRule="auto"/>
        <w:jc w:val="both"/>
      </w:pPr>
    </w:p>
    <w:p w14:paraId="356548DC" w14:textId="0729C982" w:rsidR="00CC4EFA" w:rsidRPr="00E051B2" w:rsidRDefault="00E051B2" w:rsidP="001C1667">
      <w:pPr>
        <w:pStyle w:val="NormalWeb"/>
        <w:spacing w:before="0" w:beforeAutospacing="0" w:after="0" w:afterAutospacing="0" w:line="360" w:lineRule="auto"/>
        <w:jc w:val="both"/>
        <w:rPr>
          <w:b/>
          <w:bCs/>
        </w:rPr>
      </w:pPr>
      <w:r w:rsidRPr="00E051B2">
        <w:rPr>
          <w:b/>
          <w:bCs/>
        </w:rPr>
        <w:t>EXAMPLE 3.23</w:t>
      </w:r>
    </w:p>
    <w:p w14:paraId="767B1FA4" w14:textId="77777777" w:rsidR="00CC4EFA" w:rsidRPr="00CC4EFA" w:rsidRDefault="00CC4EFA" w:rsidP="00CC4EFA">
      <w:pPr>
        <w:shd w:val="clear" w:color="auto" w:fill="1F272A"/>
        <w:spacing w:after="0" w:line="240" w:lineRule="auto"/>
        <w:rPr>
          <w:rFonts w:ascii="Consolas" w:eastAsia="Times New Roman" w:hAnsi="Consolas" w:cs="Times New Roman"/>
          <w:color w:val="DAE3E3"/>
          <w:kern w:val="0"/>
          <w:sz w:val="21"/>
          <w:szCs w:val="21"/>
          <w:lang w:val="en-ZA" w:eastAsia="en-ZA"/>
        </w:rPr>
      </w:pPr>
      <w:r w:rsidRPr="00CC4EFA">
        <w:rPr>
          <w:rFonts w:ascii="Consolas" w:eastAsia="Times New Roman" w:hAnsi="Consolas" w:cs="Times New Roman"/>
          <w:color w:val="0CA1A6"/>
          <w:kern w:val="0"/>
          <w:sz w:val="21"/>
          <w:szCs w:val="21"/>
          <w:lang w:val="en-ZA" w:eastAsia="en-ZA"/>
        </w:rPr>
        <w:t>int</w:t>
      </w:r>
      <w:r w:rsidRPr="00CC4EFA">
        <w:rPr>
          <w:rFonts w:ascii="Consolas" w:eastAsia="Times New Roman" w:hAnsi="Consolas" w:cs="Times New Roman"/>
          <w:color w:val="DAE3E3"/>
          <w:kern w:val="0"/>
          <w:sz w:val="21"/>
          <w:szCs w:val="21"/>
          <w:lang w:val="en-ZA" w:eastAsia="en-ZA"/>
        </w:rPr>
        <w:t xml:space="preserve"> x =</w:t>
      </w:r>
      <w:r w:rsidRPr="00CC4EFA">
        <w:rPr>
          <w:rFonts w:ascii="Consolas" w:eastAsia="Times New Roman" w:hAnsi="Consolas" w:cs="Times New Roman"/>
          <w:color w:val="7FCBCD"/>
          <w:kern w:val="0"/>
          <w:sz w:val="21"/>
          <w:szCs w:val="21"/>
          <w:lang w:val="en-ZA" w:eastAsia="en-ZA"/>
        </w:rPr>
        <w:t>0</w:t>
      </w:r>
      <w:r w:rsidRPr="00CC4EFA">
        <w:rPr>
          <w:rFonts w:ascii="Consolas" w:eastAsia="Times New Roman" w:hAnsi="Consolas" w:cs="Times New Roman"/>
          <w:color w:val="DAE3E3"/>
          <w:kern w:val="0"/>
          <w:sz w:val="21"/>
          <w:szCs w:val="21"/>
          <w:lang w:val="en-ZA" w:eastAsia="en-ZA"/>
        </w:rPr>
        <w:t>;</w:t>
      </w:r>
    </w:p>
    <w:p w14:paraId="6C79C3F9" w14:textId="77777777" w:rsidR="00CC4EFA" w:rsidRPr="00CC4EFA" w:rsidRDefault="00CC4EFA" w:rsidP="00CC4EFA">
      <w:pPr>
        <w:shd w:val="clear" w:color="auto" w:fill="1F272A"/>
        <w:spacing w:after="0" w:line="240" w:lineRule="auto"/>
        <w:rPr>
          <w:rFonts w:ascii="Consolas" w:eastAsia="Times New Roman" w:hAnsi="Consolas" w:cs="Times New Roman"/>
          <w:color w:val="DAE3E3"/>
          <w:kern w:val="0"/>
          <w:sz w:val="21"/>
          <w:szCs w:val="21"/>
          <w:lang w:val="en-ZA" w:eastAsia="en-ZA"/>
        </w:rPr>
      </w:pPr>
      <w:r w:rsidRPr="00CC4EFA">
        <w:rPr>
          <w:rFonts w:ascii="Consolas" w:eastAsia="Times New Roman" w:hAnsi="Consolas" w:cs="Times New Roman"/>
          <w:color w:val="0CA1A6"/>
          <w:kern w:val="0"/>
          <w:sz w:val="21"/>
          <w:szCs w:val="21"/>
          <w:lang w:val="en-ZA" w:eastAsia="en-ZA"/>
        </w:rPr>
        <w:t>void</w:t>
      </w:r>
      <w:r w:rsidRPr="00CC4EFA">
        <w:rPr>
          <w:rFonts w:ascii="Consolas" w:eastAsia="Times New Roman" w:hAnsi="Consolas" w:cs="Times New Roman"/>
          <w:color w:val="DAE3E3"/>
          <w:kern w:val="0"/>
          <w:sz w:val="21"/>
          <w:szCs w:val="21"/>
          <w:lang w:val="en-ZA" w:eastAsia="en-ZA"/>
        </w:rPr>
        <w:t xml:space="preserve"> </w:t>
      </w:r>
      <w:r w:rsidRPr="00CC4EFA">
        <w:rPr>
          <w:rFonts w:ascii="Consolas" w:eastAsia="Times New Roman" w:hAnsi="Consolas" w:cs="Times New Roman"/>
          <w:color w:val="F39C12"/>
          <w:kern w:val="0"/>
          <w:sz w:val="21"/>
          <w:szCs w:val="21"/>
          <w:lang w:val="en-ZA" w:eastAsia="en-ZA"/>
        </w:rPr>
        <w:t>setup</w:t>
      </w:r>
      <w:r w:rsidRPr="00CC4EFA">
        <w:rPr>
          <w:rFonts w:ascii="Consolas" w:eastAsia="Times New Roman" w:hAnsi="Consolas" w:cs="Times New Roman"/>
          <w:color w:val="DAE3E3"/>
          <w:kern w:val="0"/>
          <w:sz w:val="21"/>
          <w:szCs w:val="21"/>
          <w:lang w:val="en-ZA" w:eastAsia="en-ZA"/>
        </w:rPr>
        <w:t>() {</w:t>
      </w:r>
    </w:p>
    <w:p w14:paraId="166008CB" w14:textId="77777777" w:rsidR="00CC4EFA" w:rsidRPr="00CC4EFA" w:rsidRDefault="00CC4EFA" w:rsidP="00CC4EFA">
      <w:pPr>
        <w:shd w:val="clear" w:color="auto" w:fill="1F272A"/>
        <w:spacing w:after="0" w:line="240" w:lineRule="auto"/>
        <w:rPr>
          <w:rFonts w:ascii="Consolas" w:eastAsia="Times New Roman" w:hAnsi="Consolas" w:cs="Times New Roman"/>
          <w:color w:val="DAE3E3"/>
          <w:kern w:val="0"/>
          <w:sz w:val="21"/>
          <w:szCs w:val="21"/>
          <w:lang w:val="en-ZA" w:eastAsia="en-ZA"/>
        </w:rPr>
      </w:pPr>
      <w:r w:rsidRPr="00CC4EFA">
        <w:rPr>
          <w:rFonts w:ascii="Consolas" w:eastAsia="Times New Roman" w:hAnsi="Consolas" w:cs="Times New Roman"/>
          <w:color w:val="7F8C8D"/>
          <w:kern w:val="0"/>
          <w:sz w:val="21"/>
          <w:szCs w:val="21"/>
          <w:lang w:val="en-ZA" w:eastAsia="en-ZA"/>
        </w:rPr>
        <w:t>  // put your setup code here, to run once:</w:t>
      </w:r>
    </w:p>
    <w:p w14:paraId="7D3E056C" w14:textId="77777777" w:rsidR="00CC4EFA" w:rsidRPr="00CC4EFA" w:rsidRDefault="00CC4EFA" w:rsidP="00CC4EFA">
      <w:pPr>
        <w:shd w:val="clear" w:color="auto" w:fill="1F272A"/>
        <w:spacing w:after="0" w:line="240" w:lineRule="auto"/>
        <w:rPr>
          <w:rFonts w:ascii="Consolas" w:eastAsia="Times New Roman" w:hAnsi="Consolas" w:cs="Times New Roman"/>
          <w:color w:val="DAE3E3"/>
          <w:kern w:val="0"/>
          <w:sz w:val="21"/>
          <w:szCs w:val="21"/>
          <w:lang w:val="en-ZA" w:eastAsia="en-ZA"/>
        </w:rPr>
      </w:pPr>
      <w:r w:rsidRPr="00CC4EFA">
        <w:rPr>
          <w:rFonts w:ascii="Consolas" w:eastAsia="Times New Roman" w:hAnsi="Consolas" w:cs="Times New Roman"/>
          <w:color w:val="F39C12"/>
          <w:kern w:val="0"/>
          <w:sz w:val="21"/>
          <w:szCs w:val="21"/>
          <w:lang w:val="en-ZA" w:eastAsia="en-ZA"/>
        </w:rPr>
        <w:t>Serial</w:t>
      </w:r>
      <w:r w:rsidRPr="00CC4EFA">
        <w:rPr>
          <w:rFonts w:ascii="Consolas" w:eastAsia="Times New Roman" w:hAnsi="Consolas" w:cs="Times New Roman"/>
          <w:color w:val="DAE3E3"/>
          <w:kern w:val="0"/>
          <w:sz w:val="21"/>
          <w:szCs w:val="21"/>
          <w:lang w:val="en-ZA" w:eastAsia="en-ZA"/>
        </w:rPr>
        <w:t>.</w:t>
      </w:r>
      <w:r w:rsidRPr="00CC4EFA">
        <w:rPr>
          <w:rFonts w:ascii="Consolas" w:eastAsia="Times New Roman" w:hAnsi="Consolas" w:cs="Times New Roman"/>
          <w:color w:val="F39C12"/>
          <w:kern w:val="0"/>
          <w:sz w:val="21"/>
          <w:szCs w:val="21"/>
          <w:lang w:val="en-ZA" w:eastAsia="en-ZA"/>
        </w:rPr>
        <w:t>begin</w:t>
      </w:r>
      <w:r w:rsidRPr="00CC4EFA">
        <w:rPr>
          <w:rFonts w:ascii="Consolas" w:eastAsia="Times New Roman" w:hAnsi="Consolas" w:cs="Times New Roman"/>
          <w:color w:val="DAE3E3"/>
          <w:kern w:val="0"/>
          <w:sz w:val="21"/>
          <w:szCs w:val="21"/>
          <w:lang w:val="en-ZA" w:eastAsia="en-ZA"/>
        </w:rPr>
        <w:t>(</w:t>
      </w:r>
      <w:r w:rsidRPr="00CC4EFA">
        <w:rPr>
          <w:rFonts w:ascii="Consolas" w:eastAsia="Times New Roman" w:hAnsi="Consolas" w:cs="Times New Roman"/>
          <w:color w:val="7FCBCD"/>
          <w:kern w:val="0"/>
          <w:sz w:val="21"/>
          <w:szCs w:val="21"/>
          <w:lang w:val="en-ZA" w:eastAsia="en-ZA"/>
        </w:rPr>
        <w:t>9600</w:t>
      </w:r>
      <w:r w:rsidRPr="00CC4EFA">
        <w:rPr>
          <w:rFonts w:ascii="Consolas" w:eastAsia="Times New Roman" w:hAnsi="Consolas" w:cs="Times New Roman"/>
          <w:color w:val="DAE3E3"/>
          <w:kern w:val="0"/>
          <w:sz w:val="21"/>
          <w:szCs w:val="21"/>
          <w:lang w:val="en-ZA" w:eastAsia="en-ZA"/>
        </w:rPr>
        <w:t>);</w:t>
      </w:r>
    </w:p>
    <w:p w14:paraId="4F62EA7B" w14:textId="77777777" w:rsidR="00CC4EFA" w:rsidRPr="00CC4EFA" w:rsidRDefault="00CC4EFA" w:rsidP="00CC4EFA">
      <w:pPr>
        <w:shd w:val="clear" w:color="auto" w:fill="1F272A"/>
        <w:spacing w:after="0" w:line="240" w:lineRule="auto"/>
        <w:rPr>
          <w:rFonts w:ascii="Consolas" w:eastAsia="Times New Roman" w:hAnsi="Consolas" w:cs="Times New Roman"/>
          <w:color w:val="DAE3E3"/>
          <w:kern w:val="0"/>
          <w:sz w:val="21"/>
          <w:szCs w:val="21"/>
          <w:lang w:val="en-ZA" w:eastAsia="en-ZA"/>
        </w:rPr>
      </w:pPr>
      <w:r w:rsidRPr="00CC4EFA">
        <w:rPr>
          <w:rFonts w:ascii="Consolas" w:eastAsia="Times New Roman" w:hAnsi="Consolas" w:cs="Times New Roman"/>
          <w:color w:val="DAE3E3"/>
          <w:kern w:val="0"/>
          <w:sz w:val="21"/>
          <w:szCs w:val="21"/>
          <w:lang w:val="en-ZA" w:eastAsia="en-ZA"/>
        </w:rPr>
        <w:t>}</w:t>
      </w:r>
    </w:p>
    <w:p w14:paraId="20CA6067" w14:textId="77777777" w:rsidR="00CC4EFA" w:rsidRPr="00CC4EFA" w:rsidRDefault="00CC4EFA" w:rsidP="00CC4EFA">
      <w:pPr>
        <w:shd w:val="clear" w:color="auto" w:fill="1F272A"/>
        <w:spacing w:after="0" w:line="240" w:lineRule="auto"/>
        <w:rPr>
          <w:rFonts w:ascii="Consolas" w:eastAsia="Times New Roman" w:hAnsi="Consolas" w:cs="Times New Roman"/>
          <w:color w:val="DAE3E3"/>
          <w:kern w:val="0"/>
          <w:sz w:val="21"/>
          <w:szCs w:val="21"/>
          <w:lang w:val="en-ZA" w:eastAsia="en-ZA"/>
        </w:rPr>
      </w:pPr>
      <w:r w:rsidRPr="00CC4EFA">
        <w:rPr>
          <w:rFonts w:ascii="Consolas" w:eastAsia="Times New Roman" w:hAnsi="Consolas" w:cs="Times New Roman"/>
          <w:color w:val="0CA1A6"/>
          <w:kern w:val="0"/>
          <w:sz w:val="21"/>
          <w:szCs w:val="21"/>
          <w:lang w:val="en-ZA" w:eastAsia="en-ZA"/>
        </w:rPr>
        <w:t>void</w:t>
      </w:r>
      <w:r w:rsidRPr="00CC4EFA">
        <w:rPr>
          <w:rFonts w:ascii="Consolas" w:eastAsia="Times New Roman" w:hAnsi="Consolas" w:cs="Times New Roman"/>
          <w:color w:val="DAE3E3"/>
          <w:kern w:val="0"/>
          <w:sz w:val="21"/>
          <w:szCs w:val="21"/>
          <w:lang w:val="en-ZA" w:eastAsia="en-ZA"/>
        </w:rPr>
        <w:t xml:space="preserve"> </w:t>
      </w:r>
      <w:r w:rsidRPr="00CC4EFA">
        <w:rPr>
          <w:rFonts w:ascii="Consolas" w:eastAsia="Times New Roman" w:hAnsi="Consolas" w:cs="Times New Roman"/>
          <w:color w:val="F39C12"/>
          <w:kern w:val="0"/>
          <w:sz w:val="21"/>
          <w:szCs w:val="21"/>
          <w:lang w:val="en-ZA" w:eastAsia="en-ZA"/>
        </w:rPr>
        <w:t>loop</w:t>
      </w:r>
      <w:r w:rsidRPr="00CC4EFA">
        <w:rPr>
          <w:rFonts w:ascii="Consolas" w:eastAsia="Times New Roman" w:hAnsi="Consolas" w:cs="Times New Roman"/>
          <w:color w:val="DAE3E3"/>
          <w:kern w:val="0"/>
          <w:sz w:val="21"/>
          <w:szCs w:val="21"/>
          <w:lang w:val="en-ZA" w:eastAsia="en-ZA"/>
        </w:rPr>
        <w:t>() {</w:t>
      </w:r>
    </w:p>
    <w:p w14:paraId="0EE12297" w14:textId="77777777" w:rsidR="00CC4EFA" w:rsidRPr="00CC4EFA" w:rsidRDefault="00CC4EFA" w:rsidP="00CC4EFA">
      <w:pPr>
        <w:shd w:val="clear" w:color="auto" w:fill="1F272A"/>
        <w:spacing w:after="0" w:line="240" w:lineRule="auto"/>
        <w:rPr>
          <w:rFonts w:ascii="Consolas" w:eastAsia="Times New Roman" w:hAnsi="Consolas" w:cs="Times New Roman"/>
          <w:color w:val="DAE3E3"/>
          <w:kern w:val="0"/>
          <w:sz w:val="21"/>
          <w:szCs w:val="21"/>
          <w:lang w:val="en-ZA" w:eastAsia="en-ZA"/>
        </w:rPr>
      </w:pPr>
      <w:r w:rsidRPr="00CC4EFA">
        <w:rPr>
          <w:rFonts w:ascii="Consolas" w:eastAsia="Times New Roman" w:hAnsi="Consolas" w:cs="Times New Roman"/>
          <w:color w:val="7F8C8D"/>
          <w:kern w:val="0"/>
          <w:sz w:val="21"/>
          <w:szCs w:val="21"/>
          <w:lang w:val="en-ZA" w:eastAsia="en-ZA"/>
        </w:rPr>
        <w:t>  // put your main code here, to run repeatedly:</w:t>
      </w:r>
    </w:p>
    <w:p w14:paraId="6DF8C628" w14:textId="42435A94" w:rsidR="00CC4EFA" w:rsidRPr="00CC4EFA" w:rsidRDefault="00CC4EFA" w:rsidP="00CC4EFA">
      <w:pPr>
        <w:shd w:val="clear" w:color="auto" w:fill="1F272A"/>
        <w:spacing w:after="0" w:line="240" w:lineRule="auto"/>
        <w:rPr>
          <w:rFonts w:ascii="Consolas" w:eastAsia="Times New Roman" w:hAnsi="Consolas" w:cs="Times New Roman"/>
          <w:color w:val="DAE3E3"/>
          <w:kern w:val="0"/>
          <w:sz w:val="21"/>
          <w:szCs w:val="21"/>
          <w:lang w:val="en-ZA" w:eastAsia="en-ZA"/>
        </w:rPr>
      </w:pPr>
      <w:r w:rsidRPr="00CC4EFA">
        <w:rPr>
          <w:rFonts w:ascii="Consolas" w:eastAsia="Times New Roman" w:hAnsi="Consolas" w:cs="Times New Roman"/>
          <w:color w:val="C586C0"/>
          <w:kern w:val="0"/>
          <w:sz w:val="21"/>
          <w:szCs w:val="21"/>
          <w:lang w:val="en-ZA" w:eastAsia="en-ZA"/>
        </w:rPr>
        <w:t>while</w:t>
      </w:r>
      <w:r w:rsidRPr="00CC4EFA">
        <w:rPr>
          <w:rFonts w:ascii="Consolas" w:eastAsia="Times New Roman" w:hAnsi="Consolas" w:cs="Times New Roman"/>
          <w:color w:val="DAE3E3"/>
          <w:kern w:val="0"/>
          <w:sz w:val="21"/>
          <w:szCs w:val="21"/>
          <w:lang w:val="en-ZA" w:eastAsia="en-ZA"/>
        </w:rPr>
        <w:t xml:space="preserve"> (x&lt;</w:t>
      </w:r>
      <w:r>
        <w:rPr>
          <w:rFonts w:ascii="Consolas" w:eastAsia="Times New Roman" w:hAnsi="Consolas" w:cs="Times New Roman"/>
          <w:color w:val="DAE3E3"/>
          <w:kern w:val="0"/>
          <w:sz w:val="21"/>
          <w:szCs w:val="21"/>
          <w:lang w:val="en-ZA" w:eastAsia="en-ZA"/>
        </w:rPr>
        <w:t>=</w:t>
      </w:r>
      <w:r w:rsidRPr="00CC4EFA">
        <w:rPr>
          <w:rFonts w:ascii="Consolas" w:eastAsia="Times New Roman" w:hAnsi="Consolas" w:cs="Times New Roman"/>
          <w:color w:val="7FCBCD"/>
          <w:kern w:val="0"/>
          <w:sz w:val="21"/>
          <w:szCs w:val="21"/>
          <w:lang w:val="en-ZA" w:eastAsia="en-ZA"/>
        </w:rPr>
        <w:t>1</w:t>
      </w:r>
      <w:r>
        <w:rPr>
          <w:rFonts w:ascii="Consolas" w:eastAsia="Times New Roman" w:hAnsi="Consolas" w:cs="Times New Roman"/>
          <w:color w:val="7FCBCD"/>
          <w:kern w:val="0"/>
          <w:sz w:val="21"/>
          <w:szCs w:val="21"/>
          <w:lang w:val="en-ZA" w:eastAsia="en-ZA"/>
        </w:rPr>
        <w:t>0</w:t>
      </w:r>
      <w:r w:rsidRPr="00CC4EFA">
        <w:rPr>
          <w:rFonts w:ascii="Consolas" w:eastAsia="Times New Roman" w:hAnsi="Consolas" w:cs="Times New Roman"/>
          <w:color w:val="DAE3E3"/>
          <w:kern w:val="0"/>
          <w:sz w:val="21"/>
          <w:szCs w:val="21"/>
          <w:lang w:val="en-ZA" w:eastAsia="en-ZA"/>
        </w:rPr>
        <w:t>){</w:t>
      </w:r>
    </w:p>
    <w:p w14:paraId="7BD6DB6C" w14:textId="77777777" w:rsidR="00CC4EFA" w:rsidRPr="00CC4EFA" w:rsidRDefault="00CC4EFA" w:rsidP="00CC4EFA">
      <w:pPr>
        <w:shd w:val="clear" w:color="auto" w:fill="1F272A"/>
        <w:spacing w:after="0" w:line="240" w:lineRule="auto"/>
        <w:rPr>
          <w:rFonts w:ascii="Consolas" w:eastAsia="Times New Roman" w:hAnsi="Consolas" w:cs="Times New Roman"/>
          <w:color w:val="DAE3E3"/>
          <w:kern w:val="0"/>
          <w:sz w:val="21"/>
          <w:szCs w:val="21"/>
          <w:lang w:val="en-ZA" w:eastAsia="en-ZA"/>
        </w:rPr>
      </w:pPr>
      <w:r w:rsidRPr="00CC4EFA">
        <w:rPr>
          <w:rFonts w:ascii="Consolas" w:eastAsia="Times New Roman" w:hAnsi="Consolas" w:cs="Times New Roman"/>
          <w:color w:val="F39C12"/>
          <w:kern w:val="0"/>
          <w:sz w:val="21"/>
          <w:szCs w:val="21"/>
          <w:lang w:val="en-ZA" w:eastAsia="en-ZA"/>
        </w:rPr>
        <w:t>Serial</w:t>
      </w:r>
      <w:r w:rsidRPr="00CC4EFA">
        <w:rPr>
          <w:rFonts w:ascii="Consolas" w:eastAsia="Times New Roman" w:hAnsi="Consolas" w:cs="Times New Roman"/>
          <w:color w:val="DAE3E3"/>
          <w:kern w:val="0"/>
          <w:sz w:val="21"/>
          <w:szCs w:val="21"/>
          <w:lang w:val="en-ZA" w:eastAsia="en-ZA"/>
        </w:rPr>
        <w:t>.</w:t>
      </w:r>
      <w:r w:rsidRPr="00CC4EFA">
        <w:rPr>
          <w:rFonts w:ascii="Consolas" w:eastAsia="Times New Roman" w:hAnsi="Consolas" w:cs="Times New Roman"/>
          <w:color w:val="F39C12"/>
          <w:kern w:val="0"/>
          <w:sz w:val="21"/>
          <w:szCs w:val="21"/>
          <w:lang w:val="en-ZA" w:eastAsia="en-ZA"/>
        </w:rPr>
        <w:t>println</w:t>
      </w:r>
      <w:r w:rsidRPr="00CC4EFA">
        <w:rPr>
          <w:rFonts w:ascii="Consolas" w:eastAsia="Times New Roman" w:hAnsi="Consolas" w:cs="Times New Roman"/>
          <w:color w:val="DAE3E3"/>
          <w:kern w:val="0"/>
          <w:sz w:val="21"/>
          <w:szCs w:val="21"/>
          <w:lang w:val="en-ZA" w:eastAsia="en-ZA"/>
        </w:rPr>
        <w:t>(x);</w:t>
      </w:r>
    </w:p>
    <w:p w14:paraId="7CACB7D7" w14:textId="77777777" w:rsidR="00CC4EFA" w:rsidRPr="00CC4EFA" w:rsidRDefault="00CC4EFA" w:rsidP="00CC4EFA">
      <w:pPr>
        <w:shd w:val="clear" w:color="auto" w:fill="1F272A"/>
        <w:spacing w:after="0" w:line="240" w:lineRule="auto"/>
        <w:rPr>
          <w:rFonts w:ascii="Consolas" w:eastAsia="Times New Roman" w:hAnsi="Consolas" w:cs="Times New Roman"/>
          <w:color w:val="DAE3E3"/>
          <w:kern w:val="0"/>
          <w:sz w:val="21"/>
          <w:szCs w:val="21"/>
          <w:lang w:val="en-ZA" w:eastAsia="en-ZA"/>
        </w:rPr>
      </w:pPr>
      <w:r w:rsidRPr="00CC4EFA">
        <w:rPr>
          <w:rFonts w:ascii="Consolas" w:eastAsia="Times New Roman" w:hAnsi="Consolas" w:cs="Times New Roman"/>
          <w:color w:val="DAE3E3"/>
          <w:kern w:val="0"/>
          <w:sz w:val="21"/>
          <w:szCs w:val="21"/>
          <w:lang w:val="en-ZA" w:eastAsia="en-ZA"/>
        </w:rPr>
        <w:t>x=x+</w:t>
      </w:r>
      <w:r w:rsidRPr="00CC4EFA">
        <w:rPr>
          <w:rFonts w:ascii="Consolas" w:eastAsia="Times New Roman" w:hAnsi="Consolas" w:cs="Times New Roman"/>
          <w:color w:val="7FCBCD"/>
          <w:kern w:val="0"/>
          <w:sz w:val="21"/>
          <w:szCs w:val="21"/>
          <w:lang w:val="en-ZA" w:eastAsia="en-ZA"/>
        </w:rPr>
        <w:t>1</w:t>
      </w:r>
      <w:r w:rsidRPr="00CC4EFA">
        <w:rPr>
          <w:rFonts w:ascii="Consolas" w:eastAsia="Times New Roman" w:hAnsi="Consolas" w:cs="Times New Roman"/>
          <w:color w:val="DAE3E3"/>
          <w:kern w:val="0"/>
          <w:sz w:val="21"/>
          <w:szCs w:val="21"/>
          <w:lang w:val="en-ZA" w:eastAsia="en-ZA"/>
        </w:rPr>
        <w:t>;</w:t>
      </w:r>
    </w:p>
    <w:p w14:paraId="0915ABD2" w14:textId="77777777" w:rsidR="00CC4EFA" w:rsidRPr="00CC4EFA" w:rsidRDefault="00CC4EFA" w:rsidP="00CC4EFA">
      <w:pPr>
        <w:shd w:val="clear" w:color="auto" w:fill="1F272A"/>
        <w:spacing w:after="0" w:line="240" w:lineRule="auto"/>
        <w:rPr>
          <w:rFonts w:ascii="Consolas" w:eastAsia="Times New Roman" w:hAnsi="Consolas" w:cs="Times New Roman"/>
          <w:color w:val="DAE3E3"/>
          <w:kern w:val="0"/>
          <w:sz w:val="21"/>
          <w:szCs w:val="21"/>
          <w:lang w:val="en-ZA" w:eastAsia="en-ZA"/>
        </w:rPr>
      </w:pPr>
      <w:r w:rsidRPr="00CC4EFA">
        <w:rPr>
          <w:rFonts w:ascii="Consolas" w:eastAsia="Times New Roman" w:hAnsi="Consolas" w:cs="Times New Roman"/>
          <w:color w:val="F39C12"/>
          <w:kern w:val="0"/>
          <w:sz w:val="21"/>
          <w:szCs w:val="21"/>
          <w:lang w:val="en-ZA" w:eastAsia="en-ZA"/>
        </w:rPr>
        <w:t>delay</w:t>
      </w:r>
      <w:r w:rsidRPr="00CC4EFA">
        <w:rPr>
          <w:rFonts w:ascii="Consolas" w:eastAsia="Times New Roman" w:hAnsi="Consolas" w:cs="Times New Roman"/>
          <w:color w:val="DAE3E3"/>
          <w:kern w:val="0"/>
          <w:sz w:val="21"/>
          <w:szCs w:val="21"/>
          <w:lang w:val="en-ZA" w:eastAsia="en-ZA"/>
        </w:rPr>
        <w:t>(</w:t>
      </w:r>
      <w:r w:rsidRPr="00CC4EFA">
        <w:rPr>
          <w:rFonts w:ascii="Consolas" w:eastAsia="Times New Roman" w:hAnsi="Consolas" w:cs="Times New Roman"/>
          <w:color w:val="7FCBCD"/>
          <w:kern w:val="0"/>
          <w:sz w:val="21"/>
          <w:szCs w:val="21"/>
          <w:lang w:val="en-ZA" w:eastAsia="en-ZA"/>
        </w:rPr>
        <w:t>1000</w:t>
      </w:r>
      <w:r w:rsidRPr="00CC4EFA">
        <w:rPr>
          <w:rFonts w:ascii="Consolas" w:eastAsia="Times New Roman" w:hAnsi="Consolas" w:cs="Times New Roman"/>
          <w:color w:val="DAE3E3"/>
          <w:kern w:val="0"/>
          <w:sz w:val="21"/>
          <w:szCs w:val="21"/>
          <w:lang w:val="en-ZA" w:eastAsia="en-ZA"/>
        </w:rPr>
        <w:t>);</w:t>
      </w:r>
    </w:p>
    <w:p w14:paraId="1F6D3C62" w14:textId="77777777" w:rsidR="00CC4EFA" w:rsidRPr="00CC4EFA" w:rsidRDefault="00CC4EFA" w:rsidP="00CC4EFA">
      <w:pPr>
        <w:shd w:val="clear" w:color="auto" w:fill="1F272A"/>
        <w:spacing w:after="0" w:line="240" w:lineRule="auto"/>
        <w:rPr>
          <w:rFonts w:ascii="Consolas" w:eastAsia="Times New Roman" w:hAnsi="Consolas" w:cs="Times New Roman"/>
          <w:color w:val="DAE3E3"/>
          <w:kern w:val="0"/>
          <w:sz w:val="21"/>
          <w:szCs w:val="21"/>
          <w:lang w:val="en-ZA" w:eastAsia="en-ZA"/>
        </w:rPr>
      </w:pPr>
      <w:r w:rsidRPr="00CC4EFA">
        <w:rPr>
          <w:rFonts w:ascii="Consolas" w:eastAsia="Times New Roman" w:hAnsi="Consolas" w:cs="Times New Roman"/>
          <w:color w:val="DAE3E3"/>
          <w:kern w:val="0"/>
          <w:sz w:val="21"/>
          <w:szCs w:val="21"/>
          <w:lang w:val="en-ZA" w:eastAsia="en-ZA"/>
        </w:rPr>
        <w:t>  }</w:t>
      </w:r>
    </w:p>
    <w:p w14:paraId="3CB22BB5" w14:textId="77777777" w:rsidR="00CC4EFA" w:rsidRPr="00CC4EFA" w:rsidRDefault="00CC4EFA" w:rsidP="00CC4EFA">
      <w:pPr>
        <w:shd w:val="clear" w:color="auto" w:fill="1F272A"/>
        <w:spacing w:after="0" w:line="240" w:lineRule="auto"/>
        <w:rPr>
          <w:rFonts w:ascii="Consolas" w:eastAsia="Times New Roman" w:hAnsi="Consolas" w:cs="Times New Roman"/>
          <w:color w:val="DAE3E3"/>
          <w:kern w:val="0"/>
          <w:sz w:val="21"/>
          <w:szCs w:val="21"/>
          <w:lang w:val="en-ZA" w:eastAsia="en-ZA"/>
        </w:rPr>
      </w:pPr>
      <w:r w:rsidRPr="00CC4EFA">
        <w:rPr>
          <w:rFonts w:ascii="Consolas" w:eastAsia="Times New Roman" w:hAnsi="Consolas" w:cs="Times New Roman"/>
          <w:color w:val="DAE3E3"/>
          <w:kern w:val="0"/>
          <w:sz w:val="21"/>
          <w:szCs w:val="21"/>
          <w:lang w:val="en-ZA" w:eastAsia="en-ZA"/>
        </w:rPr>
        <w:t> </w:t>
      </w:r>
      <w:r w:rsidRPr="00CC4EFA">
        <w:rPr>
          <w:rFonts w:ascii="Consolas" w:eastAsia="Times New Roman" w:hAnsi="Consolas" w:cs="Times New Roman"/>
          <w:color w:val="C586C0"/>
          <w:kern w:val="0"/>
          <w:sz w:val="21"/>
          <w:szCs w:val="21"/>
          <w:lang w:val="en-ZA" w:eastAsia="en-ZA"/>
        </w:rPr>
        <w:t>while</w:t>
      </w:r>
      <w:r w:rsidRPr="00CC4EFA">
        <w:rPr>
          <w:rFonts w:ascii="Consolas" w:eastAsia="Times New Roman" w:hAnsi="Consolas" w:cs="Times New Roman"/>
          <w:color w:val="DAE3E3"/>
          <w:kern w:val="0"/>
          <w:sz w:val="21"/>
          <w:szCs w:val="21"/>
          <w:lang w:val="en-ZA" w:eastAsia="en-ZA"/>
        </w:rPr>
        <w:t xml:space="preserve"> (</w:t>
      </w:r>
      <w:r w:rsidRPr="00CC4EFA">
        <w:rPr>
          <w:rFonts w:ascii="Consolas" w:eastAsia="Times New Roman" w:hAnsi="Consolas" w:cs="Times New Roman"/>
          <w:color w:val="F39C12"/>
          <w:kern w:val="0"/>
          <w:sz w:val="21"/>
          <w:szCs w:val="21"/>
          <w:lang w:val="en-ZA" w:eastAsia="en-ZA"/>
        </w:rPr>
        <w:t>Serial</w:t>
      </w:r>
      <w:r w:rsidRPr="00CC4EFA">
        <w:rPr>
          <w:rFonts w:ascii="Consolas" w:eastAsia="Times New Roman" w:hAnsi="Consolas" w:cs="Times New Roman"/>
          <w:color w:val="DAE3E3"/>
          <w:kern w:val="0"/>
          <w:sz w:val="21"/>
          <w:szCs w:val="21"/>
          <w:lang w:val="en-ZA" w:eastAsia="en-ZA"/>
        </w:rPr>
        <w:t>.</w:t>
      </w:r>
      <w:r w:rsidRPr="00CC4EFA">
        <w:rPr>
          <w:rFonts w:ascii="Consolas" w:eastAsia="Times New Roman" w:hAnsi="Consolas" w:cs="Times New Roman"/>
          <w:color w:val="F39C12"/>
          <w:kern w:val="0"/>
          <w:sz w:val="21"/>
          <w:szCs w:val="21"/>
          <w:lang w:val="en-ZA" w:eastAsia="en-ZA"/>
        </w:rPr>
        <w:t>available</w:t>
      </w:r>
      <w:r w:rsidRPr="00CC4EFA">
        <w:rPr>
          <w:rFonts w:ascii="Consolas" w:eastAsia="Times New Roman" w:hAnsi="Consolas" w:cs="Times New Roman"/>
          <w:color w:val="DAE3E3"/>
          <w:kern w:val="0"/>
          <w:sz w:val="21"/>
          <w:szCs w:val="21"/>
          <w:lang w:val="en-ZA" w:eastAsia="en-ZA"/>
        </w:rPr>
        <w:t>()==</w:t>
      </w:r>
      <w:r w:rsidRPr="00CC4EFA">
        <w:rPr>
          <w:rFonts w:ascii="Consolas" w:eastAsia="Times New Roman" w:hAnsi="Consolas" w:cs="Times New Roman"/>
          <w:color w:val="7FCBCD"/>
          <w:kern w:val="0"/>
          <w:sz w:val="21"/>
          <w:szCs w:val="21"/>
          <w:lang w:val="en-ZA" w:eastAsia="en-ZA"/>
        </w:rPr>
        <w:t>0</w:t>
      </w:r>
      <w:r w:rsidRPr="00CC4EFA">
        <w:rPr>
          <w:rFonts w:ascii="Consolas" w:eastAsia="Times New Roman" w:hAnsi="Consolas" w:cs="Times New Roman"/>
          <w:color w:val="DAE3E3"/>
          <w:kern w:val="0"/>
          <w:sz w:val="21"/>
          <w:szCs w:val="21"/>
          <w:lang w:val="en-ZA" w:eastAsia="en-ZA"/>
        </w:rPr>
        <w:t>){}</w:t>
      </w:r>
    </w:p>
    <w:p w14:paraId="1A4389C2" w14:textId="77777777" w:rsidR="00CC4EFA" w:rsidRPr="00CC4EFA" w:rsidRDefault="00CC4EFA" w:rsidP="00CC4EFA">
      <w:pPr>
        <w:shd w:val="clear" w:color="auto" w:fill="1F272A"/>
        <w:spacing w:after="0" w:line="240" w:lineRule="auto"/>
        <w:rPr>
          <w:rFonts w:ascii="Consolas" w:eastAsia="Times New Roman" w:hAnsi="Consolas" w:cs="Times New Roman"/>
          <w:color w:val="DAE3E3"/>
          <w:kern w:val="0"/>
          <w:sz w:val="21"/>
          <w:szCs w:val="21"/>
          <w:lang w:val="en-ZA" w:eastAsia="en-ZA"/>
        </w:rPr>
      </w:pPr>
      <w:r w:rsidRPr="00CC4EFA">
        <w:rPr>
          <w:rFonts w:ascii="Consolas" w:eastAsia="Times New Roman" w:hAnsi="Consolas" w:cs="Times New Roman"/>
          <w:color w:val="DAE3E3"/>
          <w:kern w:val="0"/>
          <w:sz w:val="21"/>
          <w:szCs w:val="21"/>
          <w:lang w:val="en-ZA" w:eastAsia="en-ZA"/>
        </w:rPr>
        <w:t>}</w:t>
      </w:r>
    </w:p>
    <w:p w14:paraId="572140CC" w14:textId="77777777" w:rsidR="00CC4EFA" w:rsidRDefault="00CC4EFA" w:rsidP="00CC4EFA">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p>
    <w:p w14:paraId="66AE05F2" w14:textId="5F839CBF" w:rsidR="00CC4EFA" w:rsidRPr="00CC4EFA" w:rsidRDefault="00CC4EFA" w:rsidP="00CC4EFA">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CC4EFA">
        <w:rPr>
          <w:rFonts w:ascii="Courier New" w:eastAsia="Times New Roman" w:hAnsi="Courier New" w:cs="Courier New"/>
          <w:color w:val="DAE3E3"/>
          <w:kern w:val="0"/>
          <w:sz w:val="20"/>
          <w:szCs w:val="20"/>
          <w:lang w:val="en-ZA" w:eastAsia="en-ZA"/>
        </w:rPr>
        <w:t>18:34:55.339 -&gt; 0</w:t>
      </w:r>
    </w:p>
    <w:p w14:paraId="3D26F7AC" w14:textId="77777777" w:rsidR="00CC4EFA" w:rsidRPr="00CC4EFA" w:rsidRDefault="00CC4EFA" w:rsidP="00CC4EFA">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CC4EFA">
        <w:rPr>
          <w:rFonts w:ascii="Courier New" w:eastAsia="Times New Roman" w:hAnsi="Courier New" w:cs="Courier New"/>
          <w:color w:val="DAE3E3"/>
          <w:kern w:val="0"/>
          <w:sz w:val="20"/>
          <w:szCs w:val="20"/>
          <w:lang w:val="en-ZA" w:eastAsia="en-ZA"/>
        </w:rPr>
        <w:t>18:34:56.332 -&gt; 1</w:t>
      </w:r>
    </w:p>
    <w:p w14:paraId="1AF84466" w14:textId="77777777" w:rsidR="00CC4EFA" w:rsidRPr="00CC4EFA" w:rsidRDefault="00CC4EFA" w:rsidP="00CC4EFA">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CC4EFA">
        <w:rPr>
          <w:rFonts w:ascii="Courier New" w:eastAsia="Times New Roman" w:hAnsi="Courier New" w:cs="Courier New"/>
          <w:color w:val="DAE3E3"/>
          <w:kern w:val="0"/>
          <w:sz w:val="20"/>
          <w:szCs w:val="20"/>
          <w:lang w:val="en-ZA" w:eastAsia="en-ZA"/>
        </w:rPr>
        <w:t>18:34:57.350 -&gt; 2</w:t>
      </w:r>
    </w:p>
    <w:p w14:paraId="4164B866" w14:textId="77777777" w:rsidR="00CC4EFA" w:rsidRPr="00CC4EFA" w:rsidRDefault="00CC4EFA" w:rsidP="00CC4EFA">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CC4EFA">
        <w:rPr>
          <w:rFonts w:ascii="Courier New" w:eastAsia="Times New Roman" w:hAnsi="Courier New" w:cs="Courier New"/>
          <w:color w:val="DAE3E3"/>
          <w:kern w:val="0"/>
          <w:sz w:val="20"/>
          <w:szCs w:val="20"/>
          <w:lang w:val="en-ZA" w:eastAsia="en-ZA"/>
        </w:rPr>
        <w:t>18:34:58.352 -&gt; 3</w:t>
      </w:r>
    </w:p>
    <w:p w14:paraId="5002F580" w14:textId="77777777" w:rsidR="00CC4EFA" w:rsidRPr="00CC4EFA" w:rsidRDefault="00CC4EFA" w:rsidP="00CC4EFA">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CC4EFA">
        <w:rPr>
          <w:rFonts w:ascii="Courier New" w:eastAsia="Times New Roman" w:hAnsi="Courier New" w:cs="Courier New"/>
          <w:color w:val="DAE3E3"/>
          <w:kern w:val="0"/>
          <w:sz w:val="20"/>
          <w:szCs w:val="20"/>
          <w:lang w:val="en-ZA" w:eastAsia="en-ZA"/>
        </w:rPr>
        <w:t>18:34:59.341 -&gt; 4</w:t>
      </w:r>
    </w:p>
    <w:p w14:paraId="1C90FE2D" w14:textId="77777777" w:rsidR="00CC4EFA" w:rsidRPr="00CC4EFA" w:rsidRDefault="00CC4EFA" w:rsidP="00CC4EFA">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CC4EFA">
        <w:rPr>
          <w:rFonts w:ascii="Courier New" w:eastAsia="Times New Roman" w:hAnsi="Courier New" w:cs="Courier New"/>
          <w:color w:val="DAE3E3"/>
          <w:kern w:val="0"/>
          <w:sz w:val="20"/>
          <w:szCs w:val="20"/>
          <w:lang w:val="en-ZA" w:eastAsia="en-ZA"/>
        </w:rPr>
        <w:t>18:35:00.333 -&gt; 5</w:t>
      </w:r>
    </w:p>
    <w:p w14:paraId="0173D38D" w14:textId="77777777" w:rsidR="00CC4EFA" w:rsidRPr="00CC4EFA" w:rsidRDefault="00CC4EFA" w:rsidP="00CC4EFA">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CC4EFA">
        <w:rPr>
          <w:rFonts w:ascii="Courier New" w:eastAsia="Times New Roman" w:hAnsi="Courier New" w:cs="Courier New"/>
          <w:color w:val="DAE3E3"/>
          <w:kern w:val="0"/>
          <w:sz w:val="20"/>
          <w:szCs w:val="20"/>
          <w:lang w:val="en-ZA" w:eastAsia="en-ZA"/>
        </w:rPr>
        <w:t>18:35:01.356 -&gt; 6</w:t>
      </w:r>
    </w:p>
    <w:p w14:paraId="53877B79" w14:textId="77777777" w:rsidR="00CC4EFA" w:rsidRPr="00CC4EFA" w:rsidRDefault="00CC4EFA" w:rsidP="00CC4EFA">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CC4EFA">
        <w:rPr>
          <w:rFonts w:ascii="Courier New" w:eastAsia="Times New Roman" w:hAnsi="Courier New" w:cs="Courier New"/>
          <w:color w:val="DAE3E3"/>
          <w:kern w:val="0"/>
          <w:sz w:val="20"/>
          <w:szCs w:val="20"/>
          <w:lang w:val="en-ZA" w:eastAsia="en-ZA"/>
        </w:rPr>
        <w:t>18:35:02.351 -&gt; 7</w:t>
      </w:r>
    </w:p>
    <w:p w14:paraId="0F98B417" w14:textId="77777777" w:rsidR="00CC4EFA" w:rsidRPr="00CC4EFA" w:rsidRDefault="00CC4EFA" w:rsidP="00CC4EFA">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CC4EFA">
        <w:rPr>
          <w:rFonts w:ascii="Courier New" w:eastAsia="Times New Roman" w:hAnsi="Courier New" w:cs="Courier New"/>
          <w:color w:val="DAE3E3"/>
          <w:kern w:val="0"/>
          <w:sz w:val="20"/>
          <w:szCs w:val="20"/>
          <w:lang w:val="en-ZA" w:eastAsia="en-ZA"/>
        </w:rPr>
        <w:t>18:35:03.353 -&gt; 8</w:t>
      </w:r>
    </w:p>
    <w:p w14:paraId="7041A135" w14:textId="10D67A00" w:rsidR="00CC4EFA" w:rsidRDefault="00CC4EFA" w:rsidP="00CC4EFA">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CC4EFA">
        <w:rPr>
          <w:rFonts w:ascii="Courier New" w:eastAsia="Times New Roman" w:hAnsi="Courier New" w:cs="Courier New"/>
          <w:color w:val="DAE3E3"/>
          <w:kern w:val="0"/>
          <w:sz w:val="20"/>
          <w:szCs w:val="20"/>
          <w:lang w:val="en-ZA" w:eastAsia="en-ZA"/>
        </w:rPr>
        <w:t>18:35:04.345 -&gt; 9</w:t>
      </w:r>
    </w:p>
    <w:p w14:paraId="0F130CAC" w14:textId="49F4D37B" w:rsidR="00CC4EFA" w:rsidRPr="00CC4EFA" w:rsidRDefault="00CC4EFA" w:rsidP="00CC4EFA">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CC4EFA">
        <w:rPr>
          <w:rFonts w:ascii="Courier New" w:eastAsia="Times New Roman" w:hAnsi="Courier New" w:cs="Courier New"/>
          <w:color w:val="DAE3E3"/>
          <w:kern w:val="0"/>
          <w:sz w:val="20"/>
          <w:szCs w:val="20"/>
          <w:lang w:val="en-ZA" w:eastAsia="en-ZA"/>
        </w:rPr>
        <w:t>18:35:0</w:t>
      </w:r>
      <w:r>
        <w:rPr>
          <w:rFonts w:ascii="Courier New" w:eastAsia="Times New Roman" w:hAnsi="Courier New" w:cs="Courier New"/>
          <w:color w:val="DAE3E3"/>
          <w:kern w:val="0"/>
          <w:sz w:val="20"/>
          <w:szCs w:val="20"/>
          <w:lang w:val="en-ZA" w:eastAsia="en-ZA"/>
        </w:rPr>
        <w:t>5</w:t>
      </w:r>
      <w:r w:rsidRPr="00CC4EFA">
        <w:rPr>
          <w:rFonts w:ascii="Courier New" w:eastAsia="Times New Roman" w:hAnsi="Courier New" w:cs="Courier New"/>
          <w:color w:val="DAE3E3"/>
          <w:kern w:val="0"/>
          <w:sz w:val="20"/>
          <w:szCs w:val="20"/>
          <w:lang w:val="en-ZA" w:eastAsia="en-ZA"/>
        </w:rPr>
        <w:t xml:space="preserve">.345 -&gt; </w:t>
      </w:r>
      <w:r>
        <w:rPr>
          <w:rFonts w:ascii="Courier New" w:eastAsia="Times New Roman" w:hAnsi="Courier New" w:cs="Courier New"/>
          <w:color w:val="DAE3E3"/>
          <w:kern w:val="0"/>
          <w:sz w:val="20"/>
          <w:szCs w:val="20"/>
          <w:lang w:val="en-ZA" w:eastAsia="en-ZA"/>
        </w:rPr>
        <w:t>10</w:t>
      </w:r>
    </w:p>
    <w:p w14:paraId="2ECDEA31" w14:textId="77777777" w:rsidR="00CC4EFA" w:rsidRDefault="00CC4EFA" w:rsidP="009C36DE">
      <w:pPr>
        <w:pStyle w:val="NormalWeb"/>
        <w:spacing w:before="0" w:beforeAutospacing="0" w:after="0" w:afterAutospacing="0"/>
        <w:jc w:val="both"/>
      </w:pPr>
    </w:p>
    <w:p w14:paraId="50A95415" w14:textId="4F46421C" w:rsidR="00432CBD" w:rsidRDefault="00702A6C" w:rsidP="00432CBD">
      <w:pPr>
        <w:pStyle w:val="NormalWeb"/>
        <w:spacing w:before="0" w:beforeAutospacing="0"/>
        <w:jc w:val="both"/>
      </w:pPr>
      <w:r>
        <w:t xml:space="preserve">While loop is a pretest loop meaning that the condition is checked before </w:t>
      </w:r>
    </w:p>
    <w:p w14:paraId="11F7FFF1" w14:textId="0A8D5D00" w:rsidR="00702A6C" w:rsidRDefault="00702A6C" w:rsidP="00702A6C">
      <w:pPr>
        <w:rPr>
          <w:b/>
          <w:bCs/>
        </w:rPr>
      </w:pPr>
      <w:r w:rsidRPr="00702A6C">
        <w:rPr>
          <w:b/>
          <w:bCs/>
        </w:rPr>
        <w:t>Do While Loop</w:t>
      </w:r>
    </w:p>
    <w:p w14:paraId="6C35708F" w14:textId="7D49A8BA" w:rsidR="00702A6C" w:rsidRPr="00702A6C" w:rsidRDefault="00702A6C" w:rsidP="001C1667">
      <w:pPr>
        <w:spacing w:line="360" w:lineRule="auto"/>
        <w:rPr>
          <w:rFonts w:eastAsia="Times New Roman" w:cs="Times New Roman"/>
          <w:kern w:val="0"/>
          <w:szCs w:val="24"/>
          <w:lang w:val="en-ZA" w:eastAsia="en-ZA"/>
        </w:rPr>
      </w:pPr>
      <w:r w:rsidRPr="00702A6C">
        <w:rPr>
          <w:rFonts w:eastAsia="Times New Roman" w:cs="Times New Roman"/>
          <w:kern w:val="0"/>
          <w:szCs w:val="24"/>
          <w:lang w:val="en-ZA" w:eastAsia="en-ZA"/>
        </w:rPr>
        <w:t>Do while loop is similar to while loop except that the condition is checked after executing at least once regardless of the condition.</w:t>
      </w:r>
    </w:p>
    <w:p w14:paraId="163AF2F0" w14:textId="77777777" w:rsidR="00AB5FC0" w:rsidRDefault="00AB5FC0" w:rsidP="00746189">
      <w:pPr>
        <w:pStyle w:val="NormalWeb"/>
        <w:rPr>
          <w:b/>
          <w:bCs/>
        </w:rPr>
      </w:pPr>
    </w:p>
    <w:p w14:paraId="7CA1DB58" w14:textId="7837F83B" w:rsidR="009C36DE" w:rsidRPr="00746189" w:rsidRDefault="00702A6C" w:rsidP="00746189">
      <w:pPr>
        <w:pStyle w:val="NormalWeb"/>
        <w:rPr>
          <w:b/>
          <w:bCs/>
        </w:rPr>
      </w:pPr>
      <w:r w:rsidRPr="00746189">
        <w:rPr>
          <w:b/>
          <w:bCs/>
        </w:rPr>
        <w:t>Syntax</w:t>
      </w:r>
    </w:p>
    <w:p w14:paraId="299D5015" w14:textId="77777777" w:rsidR="00702A6C" w:rsidRPr="00702A6C" w:rsidRDefault="00702A6C" w:rsidP="001C1667">
      <w:pPr>
        <w:shd w:val="clear" w:color="auto" w:fill="D9D9D9" w:themeFill="background1" w:themeFillShade="D9"/>
        <w:spacing w:after="0" w:line="240" w:lineRule="auto"/>
        <w:rPr>
          <w:rStyle w:val="javakeywordcolor"/>
          <w:rFonts w:ascii="Consolas" w:eastAsiaTheme="majorEastAsia" w:hAnsi="Consolas" w:cs="Times New Roman"/>
          <w:color w:val="0000CD"/>
          <w:sz w:val="23"/>
          <w:szCs w:val="23"/>
          <w:lang w:val="en-ZA" w:eastAsia="en-ZA"/>
        </w:rPr>
      </w:pPr>
      <w:r w:rsidRPr="00702A6C">
        <w:rPr>
          <w:rStyle w:val="javakeywordcolor"/>
          <w:rFonts w:ascii="Consolas" w:eastAsiaTheme="majorEastAsia" w:hAnsi="Consolas" w:cs="Times New Roman"/>
          <w:color w:val="0000CD"/>
          <w:sz w:val="23"/>
          <w:szCs w:val="23"/>
          <w:lang w:val="en-ZA" w:eastAsia="en-ZA"/>
        </w:rPr>
        <w:t>do</w:t>
      </w:r>
    </w:p>
    <w:p w14:paraId="131608BA" w14:textId="77777777" w:rsidR="00702A6C" w:rsidRPr="00702A6C" w:rsidRDefault="00702A6C" w:rsidP="001C1667">
      <w:pPr>
        <w:shd w:val="clear" w:color="auto" w:fill="D9D9D9" w:themeFill="background1" w:themeFillShade="D9"/>
        <w:spacing w:after="0" w:line="240" w:lineRule="auto"/>
        <w:rPr>
          <w:rFonts w:ascii="Courier New" w:eastAsia="Times New Roman" w:hAnsi="Courier New" w:cs="Courier New"/>
          <w:color w:val="000000"/>
          <w:kern w:val="0"/>
          <w:szCs w:val="24"/>
          <w:shd w:val="clear" w:color="auto" w:fill="F6F7F8"/>
          <w:lang w:val="en-ZA" w:eastAsia="en-ZA"/>
        </w:rPr>
      </w:pPr>
      <w:r w:rsidRPr="00702A6C">
        <w:rPr>
          <w:rFonts w:ascii="Courier New" w:eastAsia="Times New Roman" w:hAnsi="Courier New" w:cs="Courier New"/>
          <w:color w:val="999999"/>
          <w:kern w:val="0"/>
          <w:szCs w:val="24"/>
          <w:lang w:val="en-ZA" w:eastAsia="en-ZA"/>
        </w:rPr>
        <w:t>{</w:t>
      </w:r>
    </w:p>
    <w:p w14:paraId="4F598BE8" w14:textId="77777777" w:rsidR="00702A6C" w:rsidRPr="00702A6C" w:rsidRDefault="00702A6C" w:rsidP="001C1667">
      <w:pPr>
        <w:shd w:val="clear" w:color="auto" w:fill="D9D9D9" w:themeFill="background1" w:themeFillShade="D9"/>
        <w:spacing w:after="0" w:line="240" w:lineRule="auto"/>
        <w:rPr>
          <w:rFonts w:ascii="Courier New" w:eastAsia="Times New Roman" w:hAnsi="Courier New" w:cs="Courier New"/>
          <w:kern w:val="0"/>
          <w:szCs w:val="24"/>
          <w:shd w:val="clear" w:color="auto" w:fill="F6F7F8"/>
          <w:lang w:val="en-ZA" w:eastAsia="en-ZA"/>
        </w:rPr>
      </w:pPr>
      <w:r w:rsidRPr="00702A6C">
        <w:rPr>
          <w:rFonts w:ascii="Courier New" w:eastAsia="Times New Roman" w:hAnsi="Courier New" w:cs="Courier New"/>
          <w:kern w:val="0"/>
          <w:szCs w:val="24"/>
          <w:lang w:val="en-ZA" w:eastAsia="en-ZA"/>
        </w:rPr>
        <w:t>// statements to execute in the loop body</w:t>
      </w:r>
    </w:p>
    <w:p w14:paraId="39590FEF" w14:textId="77777777" w:rsidR="00702A6C" w:rsidRPr="00702A6C" w:rsidRDefault="00702A6C" w:rsidP="001C1667">
      <w:pPr>
        <w:shd w:val="clear" w:color="auto" w:fill="D9D9D9" w:themeFill="background1" w:themeFillShade="D9"/>
        <w:spacing w:after="0" w:line="240" w:lineRule="auto"/>
        <w:rPr>
          <w:rStyle w:val="Emphasis"/>
          <w:rFonts w:ascii="Consolas" w:hAnsi="Consolas" w:cs="Times New Roman"/>
          <w:sz w:val="23"/>
          <w:szCs w:val="23"/>
          <w:lang w:val="en-ZA" w:eastAsia="en-ZA"/>
        </w:rPr>
      </w:pPr>
      <w:r w:rsidRPr="00702A6C">
        <w:rPr>
          <w:rStyle w:val="Emphasis"/>
          <w:rFonts w:ascii="Consolas" w:hAnsi="Consolas" w:cs="Times New Roman"/>
          <w:sz w:val="23"/>
          <w:szCs w:val="23"/>
          <w:lang w:val="en-ZA" w:eastAsia="en-ZA"/>
        </w:rPr>
        <w:t>update_expression;</w:t>
      </w:r>
    </w:p>
    <w:p w14:paraId="463FA548" w14:textId="0462B4D7" w:rsidR="00702A6C" w:rsidRDefault="00702A6C" w:rsidP="001C1667">
      <w:pPr>
        <w:pStyle w:val="NormalWeb"/>
        <w:shd w:val="clear" w:color="auto" w:fill="D9D9D9" w:themeFill="background1" w:themeFillShade="D9"/>
        <w:spacing w:before="0" w:beforeAutospacing="0"/>
        <w:jc w:val="both"/>
        <w:rPr>
          <w:rFonts w:ascii="Courier New" w:hAnsi="Courier New" w:cs="Courier New"/>
          <w:color w:val="999999"/>
        </w:rPr>
      </w:pPr>
      <w:r w:rsidRPr="00702A6C">
        <w:rPr>
          <w:rFonts w:ascii="Courier New" w:hAnsi="Courier New" w:cs="Courier New"/>
          <w:color w:val="999999"/>
        </w:rPr>
        <w:t>}</w:t>
      </w:r>
      <w:r w:rsidRPr="00702A6C">
        <w:rPr>
          <w:rFonts w:ascii="Courier New" w:hAnsi="Courier New" w:cs="Courier New"/>
          <w:color w:val="000000"/>
          <w:shd w:val="clear" w:color="auto" w:fill="F6F7F8"/>
        </w:rPr>
        <w:t xml:space="preserve"> </w:t>
      </w:r>
      <w:r w:rsidRPr="00746189">
        <w:rPr>
          <w:rStyle w:val="javakeywordcolor"/>
          <w:rFonts w:ascii="Consolas" w:eastAsiaTheme="majorEastAsia" w:hAnsi="Consolas"/>
          <w:color w:val="0000CD"/>
          <w:sz w:val="23"/>
          <w:szCs w:val="23"/>
        </w:rPr>
        <w:t>while</w:t>
      </w:r>
      <w:r w:rsidRPr="00702A6C">
        <w:rPr>
          <w:rFonts w:ascii="Courier New" w:hAnsi="Courier New" w:cs="Courier New"/>
          <w:color w:val="000000"/>
          <w:shd w:val="clear" w:color="auto" w:fill="F6F7F8"/>
        </w:rPr>
        <w:t xml:space="preserve"> </w:t>
      </w:r>
      <w:r w:rsidRPr="00702A6C">
        <w:rPr>
          <w:rFonts w:ascii="Courier New" w:hAnsi="Courier New" w:cs="Courier New"/>
          <w:color w:val="999999"/>
        </w:rPr>
        <w:t>(</w:t>
      </w:r>
      <w:r w:rsidRPr="00746189">
        <w:rPr>
          <w:rStyle w:val="Emphasis"/>
          <w:rFonts w:ascii="Consolas" w:hAnsi="Consolas"/>
          <w:sz w:val="23"/>
          <w:szCs w:val="23"/>
        </w:rPr>
        <w:t>test_expression</w:t>
      </w:r>
      <w:r w:rsidRPr="00702A6C">
        <w:rPr>
          <w:rFonts w:ascii="Courier New" w:hAnsi="Courier New" w:cs="Courier New"/>
          <w:color w:val="999999"/>
        </w:rPr>
        <w:t>);</w:t>
      </w:r>
    </w:p>
    <w:p w14:paraId="3A63E523" w14:textId="1A86276C" w:rsidR="001C1667" w:rsidRPr="001C1667" w:rsidRDefault="001C1667" w:rsidP="00746189">
      <w:pPr>
        <w:pStyle w:val="NormalWeb"/>
      </w:pPr>
      <w:r w:rsidRPr="001C1667">
        <w:t>Example 3.24 demonstrates the do while loop to print first 10 natural numbers.</w:t>
      </w:r>
    </w:p>
    <w:p w14:paraId="1F6C9DA2" w14:textId="65EFC4F5" w:rsidR="00746189" w:rsidRPr="00746189" w:rsidRDefault="00746189" w:rsidP="00746189">
      <w:pPr>
        <w:pStyle w:val="NormalWeb"/>
        <w:rPr>
          <w:b/>
          <w:bCs/>
        </w:rPr>
      </w:pPr>
      <w:r w:rsidRPr="00746189">
        <w:rPr>
          <w:b/>
          <w:bCs/>
        </w:rPr>
        <w:lastRenderedPageBreak/>
        <w:t>EXAMPLE</w:t>
      </w:r>
      <w:r w:rsidR="00E051B2">
        <w:rPr>
          <w:b/>
          <w:bCs/>
        </w:rPr>
        <w:t xml:space="preserve"> 3.24</w:t>
      </w:r>
    </w:p>
    <w:p w14:paraId="1E63E2B5" w14:textId="77777777" w:rsidR="00746189" w:rsidRPr="00746189" w:rsidRDefault="00746189"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746189">
        <w:rPr>
          <w:rFonts w:ascii="Consolas" w:eastAsia="Times New Roman" w:hAnsi="Consolas" w:cs="Times New Roman"/>
          <w:color w:val="0CA1A6"/>
          <w:kern w:val="0"/>
          <w:sz w:val="21"/>
          <w:szCs w:val="21"/>
          <w:lang w:val="en-ZA" w:eastAsia="en-ZA"/>
        </w:rPr>
        <w:t>int</w:t>
      </w:r>
      <w:r w:rsidRPr="00746189">
        <w:rPr>
          <w:rFonts w:ascii="Consolas" w:eastAsia="Times New Roman" w:hAnsi="Consolas" w:cs="Times New Roman"/>
          <w:color w:val="DAE3E3"/>
          <w:kern w:val="0"/>
          <w:sz w:val="21"/>
          <w:szCs w:val="21"/>
          <w:lang w:val="en-ZA" w:eastAsia="en-ZA"/>
        </w:rPr>
        <w:t xml:space="preserve"> x =</w:t>
      </w:r>
      <w:r w:rsidRPr="00746189">
        <w:rPr>
          <w:rFonts w:ascii="Consolas" w:eastAsia="Times New Roman" w:hAnsi="Consolas" w:cs="Times New Roman"/>
          <w:color w:val="7FCBCD"/>
          <w:kern w:val="0"/>
          <w:sz w:val="21"/>
          <w:szCs w:val="21"/>
          <w:lang w:val="en-ZA" w:eastAsia="en-ZA"/>
        </w:rPr>
        <w:t>0</w:t>
      </w:r>
      <w:r w:rsidRPr="00746189">
        <w:rPr>
          <w:rFonts w:ascii="Consolas" w:eastAsia="Times New Roman" w:hAnsi="Consolas" w:cs="Times New Roman"/>
          <w:color w:val="DAE3E3"/>
          <w:kern w:val="0"/>
          <w:sz w:val="21"/>
          <w:szCs w:val="21"/>
          <w:lang w:val="en-ZA" w:eastAsia="en-ZA"/>
        </w:rPr>
        <w:t>;</w:t>
      </w:r>
    </w:p>
    <w:p w14:paraId="78FD0BF2" w14:textId="77777777" w:rsidR="00746189" w:rsidRPr="00746189" w:rsidRDefault="00746189"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746189">
        <w:rPr>
          <w:rFonts w:ascii="Consolas" w:eastAsia="Times New Roman" w:hAnsi="Consolas" w:cs="Times New Roman"/>
          <w:color w:val="0CA1A6"/>
          <w:kern w:val="0"/>
          <w:sz w:val="21"/>
          <w:szCs w:val="21"/>
          <w:lang w:val="en-ZA" w:eastAsia="en-ZA"/>
        </w:rPr>
        <w:t>void</w:t>
      </w:r>
      <w:r w:rsidRPr="00746189">
        <w:rPr>
          <w:rFonts w:ascii="Consolas" w:eastAsia="Times New Roman" w:hAnsi="Consolas" w:cs="Times New Roman"/>
          <w:color w:val="DAE3E3"/>
          <w:kern w:val="0"/>
          <w:sz w:val="21"/>
          <w:szCs w:val="21"/>
          <w:lang w:val="en-ZA" w:eastAsia="en-ZA"/>
        </w:rPr>
        <w:t xml:space="preserve"> </w:t>
      </w:r>
      <w:r w:rsidRPr="00746189">
        <w:rPr>
          <w:rFonts w:ascii="Consolas" w:eastAsia="Times New Roman" w:hAnsi="Consolas" w:cs="Times New Roman"/>
          <w:color w:val="F39C12"/>
          <w:kern w:val="0"/>
          <w:sz w:val="21"/>
          <w:szCs w:val="21"/>
          <w:lang w:val="en-ZA" w:eastAsia="en-ZA"/>
        </w:rPr>
        <w:t>setup</w:t>
      </w:r>
      <w:r w:rsidRPr="00746189">
        <w:rPr>
          <w:rFonts w:ascii="Consolas" w:eastAsia="Times New Roman" w:hAnsi="Consolas" w:cs="Times New Roman"/>
          <w:color w:val="DAE3E3"/>
          <w:kern w:val="0"/>
          <w:sz w:val="21"/>
          <w:szCs w:val="21"/>
          <w:lang w:val="en-ZA" w:eastAsia="en-ZA"/>
        </w:rPr>
        <w:t>() {</w:t>
      </w:r>
    </w:p>
    <w:p w14:paraId="1EC04D16" w14:textId="77777777" w:rsidR="00746189" w:rsidRPr="00746189" w:rsidRDefault="00746189"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746189">
        <w:rPr>
          <w:rFonts w:ascii="Consolas" w:eastAsia="Times New Roman" w:hAnsi="Consolas" w:cs="Times New Roman"/>
          <w:color w:val="7F8C8D"/>
          <w:kern w:val="0"/>
          <w:sz w:val="21"/>
          <w:szCs w:val="21"/>
          <w:lang w:val="en-ZA" w:eastAsia="en-ZA"/>
        </w:rPr>
        <w:t>  // put your setup code here, to run once:</w:t>
      </w:r>
    </w:p>
    <w:p w14:paraId="5259F65F" w14:textId="77777777" w:rsidR="00746189" w:rsidRPr="00746189" w:rsidRDefault="00746189"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746189">
        <w:rPr>
          <w:rFonts w:ascii="Consolas" w:eastAsia="Times New Roman" w:hAnsi="Consolas" w:cs="Times New Roman"/>
          <w:color w:val="F39C12"/>
          <w:kern w:val="0"/>
          <w:sz w:val="21"/>
          <w:szCs w:val="21"/>
          <w:lang w:val="en-ZA" w:eastAsia="en-ZA"/>
        </w:rPr>
        <w:t>Serial</w:t>
      </w:r>
      <w:r w:rsidRPr="00746189">
        <w:rPr>
          <w:rFonts w:ascii="Consolas" w:eastAsia="Times New Roman" w:hAnsi="Consolas" w:cs="Times New Roman"/>
          <w:color w:val="DAE3E3"/>
          <w:kern w:val="0"/>
          <w:sz w:val="21"/>
          <w:szCs w:val="21"/>
          <w:lang w:val="en-ZA" w:eastAsia="en-ZA"/>
        </w:rPr>
        <w:t>.</w:t>
      </w:r>
      <w:r w:rsidRPr="00746189">
        <w:rPr>
          <w:rFonts w:ascii="Consolas" w:eastAsia="Times New Roman" w:hAnsi="Consolas" w:cs="Times New Roman"/>
          <w:color w:val="F39C12"/>
          <w:kern w:val="0"/>
          <w:sz w:val="21"/>
          <w:szCs w:val="21"/>
          <w:lang w:val="en-ZA" w:eastAsia="en-ZA"/>
        </w:rPr>
        <w:t>begin</w:t>
      </w:r>
      <w:r w:rsidRPr="00746189">
        <w:rPr>
          <w:rFonts w:ascii="Consolas" w:eastAsia="Times New Roman" w:hAnsi="Consolas" w:cs="Times New Roman"/>
          <w:color w:val="DAE3E3"/>
          <w:kern w:val="0"/>
          <w:sz w:val="21"/>
          <w:szCs w:val="21"/>
          <w:lang w:val="en-ZA" w:eastAsia="en-ZA"/>
        </w:rPr>
        <w:t>(</w:t>
      </w:r>
      <w:r w:rsidRPr="00746189">
        <w:rPr>
          <w:rFonts w:ascii="Consolas" w:eastAsia="Times New Roman" w:hAnsi="Consolas" w:cs="Times New Roman"/>
          <w:color w:val="7FCBCD"/>
          <w:kern w:val="0"/>
          <w:sz w:val="21"/>
          <w:szCs w:val="21"/>
          <w:lang w:val="en-ZA" w:eastAsia="en-ZA"/>
        </w:rPr>
        <w:t>9600</w:t>
      </w:r>
      <w:r w:rsidRPr="00746189">
        <w:rPr>
          <w:rFonts w:ascii="Consolas" w:eastAsia="Times New Roman" w:hAnsi="Consolas" w:cs="Times New Roman"/>
          <w:color w:val="DAE3E3"/>
          <w:kern w:val="0"/>
          <w:sz w:val="21"/>
          <w:szCs w:val="21"/>
          <w:lang w:val="en-ZA" w:eastAsia="en-ZA"/>
        </w:rPr>
        <w:t>);</w:t>
      </w:r>
    </w:p>
    <w:p w14:paraId="604D68E3" w14:textId="77777777" w:rsidR="00746189" w:rsidRPr="00746189" w:rsidRDefault="00746189"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746189">
        <w:rPr>
          <w:rFonts w:ascii="Consolas" w:eastAsia="Times New Roman" w:hAnsi="Consolas" w:cs="Times New Roman"/>
          <w:color w:val="DAE3E3"/>
          <w:kern w:val="0"/>
          <w:sz w:val="21"/>
          <w:szCs w:val="21"/>
          <w:lang w:val="en-ZA" w:eastAsia="en-ZA"/>
        </w:rPr>
        <w:t>}</w:t>
      </w:r>
    </w:p>
    <w:p w14:paraId="14BDA628" w14:textId="77777777" w:rsidR="00746189" w:rsidRPr="00746189" w:rsidRDefault="00746189"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746189">
        <w:rPr>
          <w:rFonts w:ascii="Consolas" w:eastAsia="Times New Roman" w:hAnsi="Consolas" w:cs="Times New Roman"/>
          <w:color w:val="0CA1A6"/>
          <w:kern w:val="0"/>
          <w:sz w:val="21"/>
          <w:szCs w:val="21"/>
          <w:lang w:val="en-ZA" w:eastAsia="en-ZA"/>
        </w:rPr>
        <w:t>void</w:t>
      </w:r>
      <w:r w:rsidRPr="00746189">
        <w:rPr>
          <w:rFonts w:ascii="Consolas" w:eastAsia="Times New Roman" w:hAnsi="Consolas" w:cs="Times New Roman"/>
          <w:color w:val="DAE3E3"/>
          <w:kern w:val="0"/>
          <w:sz w:val="21"/>
          <w:szCs w:val="21"/>
          <w:lang w:val="en-ZA" w:eastAsia="en-ZA"/>
        </w:rPr>
        <w:t xml:space="preserve"> </w:t>
      </w:r>
      <w:r w:rsidRPr="00746189">
        <w:rPr>
          <w:rFonts w:ascii="Consolas" w:eastAsia="Times New Roman" w:hAnsi="Consolas" w:cs="Times New Roman"/>
          <w:color w:val="F39C12"/>
          <w:kern w:val="0"/>
          <w:sz w:val="21"/>
          <w:szCs w:val="21"/>
          <w:lang w:val="en-ZA" w:eastAsia="en-ZA"/>
        </w:rPr>
        <w:t>loop</w:t>
      </w:r>
      <w:r w:rsidRPr="00746189">
        <w:rPr>
          <w:rFonts w:ascii="Consolas" w:eastAsia="Times New Roman" w:hAnsi="Consolas" w:cs="Times New Roman"/>
          <w:color w:val="DAE3E3"/>
          <w:kern w:val="0"/>
          <w:sz w:val="21"/>
          <w:szCs w:val="21"/>
          <w:lang w:val="en-ZA" w:eastAsia="en-ZA"/>
        </w:rPr>
        <w:t>() {</w:t>
      </w:r>
    </w:p>
    <w:p w14:paraId="4A9C1044" w14:textId="77777777" w:rsidR="00746189" w:rsidRPr="00746189" w:rsidRDefault="00746189"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746189">
        <w:rPr>
          <w:rFonts w:ascii="Consolas" w:eastAsia="Times New Roman" w:hAnsi="Consolas" w:cs="Times New Roman"/>
          <w:color w:val="7F8C8D"/>
          <w:kern w:val="0"/>
          <w:sz w:val="21"/>
          <w:szCs w:val="21"/>
          <w:lang w:val="en-ZA" w:eastAsia="en-ZA"/>
        </w:rPr>
        <w:t>  // put your main code here, to run repeatedly:</w:t>
      </w:r>
    </w:p>
    <w:p w14:paraId="6028E255" w14:textId="77777777" w:rsidR="00746189" w:rsidRPr="00746189" w:rsidRDefault="00746189"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746189">
        <w:rPr>
          <w:rFonts w:ascii="Consolas" w:eastAsia="Times New Roman" w:hAnsi="Consolas" w:cs="Times New Roman"/>
          <w:color w:val="C586C0"/>
          <w:kern w:val="0"/>
          <w:sz w:val="21"/>
          <w:szCs w:val="21"/>
          <w:lang w:val="en-ZA" w:eastAsia="en-ZA"/>
        </w:rPr>
        <w:t>do</w:t>
      </w:r>
      <w:r w:rsidRPr="00746189">
        <w:rPr>
          <w:rFonts w:ascii="Consolas" w:eastAsia="Times New Roman" w:hAnsi="Consolas" w:cs="Times New Roman"/>
          <w:color w:val="DAE3E3"/>
          <w:kern w:val="0"/>
          <w:sz w:val="21"/>
          <w:szCs w:val="21"/>
          <w:lang w:val="en-ZA" w:eastAsia="en-ZA"/>
        </w:rPr>
        <w:t>{</w:t>
      </w:r>
    </w:p>
    <w:p w14:paraId="1B7FCAB8" w14:textId="77777777" w:rsidR="00746189" w:rsidRPr="00746189" w:rsidRDefault="00746189"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746189">
        <w:rPr>
          <w:rFonts w:ascii="Consolas" w:eastAsia="Times New Roman" w:hAnsi="Consolas" w:cs="Times New Roman"/>
          <w:color w:val="F39C12"/>
          <w:kern w:val="0"/>
          <w:sz w:val="21"/>
          <w:szCs w:val="21"/>
          <w:lang w:val="en-ZA" w:eastAsia="en-ZA"/>
        </w:rPr>
        <w:t>Serial</w:t>
      </w:r>
      <w:r w:rsidRPr="00746189">
        <w:rPr>
          <w:rFonts w:ascii="Consolas" w:eastAsia="Times New Roman" w:hAnsi="Consolas" w:cs="Times New Roman"/>
          <w:color w:val="DAE3E3"/>
          <w:kern w:val="0"/>
          <w:sz w:val="21"/>
          <w:szCs w:val="21"/>
          <w:lang w:val="en-ZA" w:eastAsia="en-ZA"/>
        </w:rPr>
        <w:t>.</w:t>
      </w:r>
      <w:r w:rsidRPr="00746189">
        <w:rPr>
          <w:rFonts w:ascii="Consolas" w:eastAsia="Times New Roman" w:hAnsi="Consolas" w:cs="Times New Roman"/>
          <w:color w:val="F39C12"/>
          <w:kern w:val="0"/>
          <w:sz w:val="21"/>
          <w:szCs w:val="21"/>
          <w:lang w:val="en-ZA" w:eastAsia="en-ZA"/>
        </w:rPr>
        <w:t>println</w:t>
      </w:r>
      <w:r w:rsidRPr="00746189">
        <w:rPr>
          <w:rFonts w:ascii="Consolas" w:eastAsia="Times New Roman" w:hAnsi="Consolas" w:cs="Times New Roman"/>
          <w:color w:val="DAE3E3"/>
          <w:kern w:val="0"/>
          <w:sz w:val="21"/>
          <w:szCs w:val="21"/>
          <w:lang w:val="en-ZA" w:eastAsia="en-ZA"/>
        </w:rPr>
        <w:t>(x);</w:t>
      </w:r>
    </w:p>
    <w:p w14:paraId="1090C7A5" w14:textId="77777777" w:rsidR="00746189" w:rsidRPr="00746189" w:rsidRDefault="00746189"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746189">
        <w:rPr>
          <w:rFonts w:ascii="Consolas" w:eastAsia="Times New Roman" w:hAnsi="Consolas" w:cs="Times New Roman"/>
          <w:color w:val="DAE3E3"/>
          <w:kern w:val="0"/>
          <w:sz w:val="21"/>
          <w:szCs w:val="21"/>
          <w:lang w:val="en-ZA" w:eastAsia="en-ZA"/>
        </w:rPr>
        <w:t>x=x+</w:t>
      </w:r>
      <w:r w:rsidRPr="00746189">
        <w:rPr>
          <w:rFonts w:ascii="Consolas" w:eastAsia="Times New Roman" w:hAnsi="Consolas" w:cs="Times New Roman"/>
          <w:color w:val="7FCBCD"/>
          <w:kern w:val="0"/>
          <w:sz w:val="21"/>
          <w:szCs w:val="21"/>
          <w:lang w:val="en-ZA" w:eastAsia="en-ZA"/>
        </w:rPr>
        <w:t>1</w:t>
      </w:r>
      <w:r w:rsidRPr="00746189">
        <w:rPr>
          <w:rFonts w:ascii="Consolas" w:eastAsia="Times New Roman" w:hAnsi="Consolas" w:cs="Times New Roman"/>
          <w:color w:val="DAE3E3"/>
          <w:kern w:val="0"/>
          <w:sz w:val="21"/>
          <w:szCs w:val="21"/>
          <w:lang w:val="en-ZA" w:eastAsia="en-ZA"/>
        </w:rPr>
        <w:t>;</w:t>
      </w:r>
    </w:p>
    <w:p w14:paraId="1D47AD68" w14:textId="77777777" w:rsidR="00746189" w:rsidRPr="00746189" w:rsidRDefault="00746189"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746189">
        <w:rPr>
          <w:rFonts w:ascii="Consolas" w:eastAsia="Times New Roman" w:hAnsi="Consolas" w:cs="Times New Roman"/>
          <w:color w:val="F39C12"/>
          <w:kern w:val="0"/>
          <w:sz w:val="21"/>
          <w:szCs w:val="21"/>
          <w:lang w:val="en-ZA" w:eastAsia="en-ZA"/>
        </w:rPr>
        <w:t>delay</w:t>
      </w:r>
      <w:r w:rsidRPr="00746189">
        <w:rPr>
          <w:rFonts w:ascii="Consolas" w:eastAsia="Times New Roman" w:hAnsi="Consolas" w:cs="Times New Roman"/>
          <w:color w:val="DAE3E3"/>
          <w:kern w:val="0"/>
          <w:sz w:val="21"/>
          <w:szCs w:val="21"/>
          <w:lang w:val="en-ZA" w:eastAsia="en-ZA"/>
        </w:rPr>
        <w:t>(</w:t>
      </w:r>
      <w:r w:rsidRPr="00746189">
        <w:rPr>
          <w:rFonts w:ascii="Consolas" w:eastAsia="Times New Roman" w:hAnsi="Consolas" w:cs="Times New Roman"/>
          <w:color w:val="7FCBCD"/>
          <w:kern w:val="0"/>
          <w:sz w:val="21"/>
          <w:szCs w:val="21"/>
          <w:lang w:val="en-ZA" w:eastAsia="en-ZA"/>
        </w:rPr>
        <w:t>1000</w:t>
      </w:r>
      <w:r w:rsidRPr="00746189">
        <w:rPr>
          <w:rFonts w:ascii="Consolas" w:eastAsia="Times New Roman" w:hAnsi="Consolas" w:cs="Times New Roman"/>
          <w:color w:val="DAE3E3"/>
          <w:kern w:val="0"/>
          <w:sz w:val="21"/>
          <w:szCs w:val="21"/>
          <w:lang w:val="en-ZA" w:eastAsia="en-ZA"/>
        </w:rPr>
        <w:t>);</w:t>
      </w:r>
    </w:p>
    <w:p w14:paraId="61D4258D" w14:textId="77777777" w:rsidR="00746189" w:rsidRPr="00746189" w:rsidRDefault="00746189"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746189">
        <w:rPr>
          <w:rFonts w:ascii="Consolas" w:eastAsia="Times New Roman" w:hAnsi="Consolas" w:cs="Times New Roman"/>
          <w:color w:val="DAE3E3"/>
          <w:kern w:val="0"/>
          <w:sz w:val="21"/>
          <w:szCs w:val="21"/>
          <w:lang w:val="en-ZA" w:eastAsia="en-ZA"/>
        </w:rPr>
        <w:t>  }</w:t>
      </w:r>
    </w:p>
    <w:p w14:paraId="22B189F6" w14:textId="77777777" w:rsidR="00746189" w:rsidRPr="00746189" w:rsidRDefault="00746189"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746189">
        <w:rPr>
          <w:rFonts w:ascii="Consolas" w:eastAsia="Times New Roman" w:hAnsi="Consolas" w:cs="Times New Roman"/>
          <w:color w:val="DAE3E3"/>
          <w:kern w:val="0"/>
          <w:sz w:val="21"/>
          <w:szCs w:val="21"/>
          <w:lang w:val="en-ZA" w:eastAsia="en-ZA"/>
        </w:rPr>
        <w:t xml:space="preserve">  </w:t>
      </w:r>
      <w:r w:rsidRPr="00746189">
        <w:rPr>
          <w:rFonts w:ascii="Consolas" w:eastAsia="Times New Roman" w:hAnsi="Consolas" w:cs="Times New Roman"/>
          <w:color w:val="C586C0"/>
          <w:kern w:val="0"/>
          <w:sz w:val="21"/>
          <w:szCs w:val="21"/>
          <w:lang w:val="en-ZA" w:eastAsia="en-ZA"/>
        </w:rPr>
        <w:t>while</w:t>
      </w:r>
      <w:r w:rsidRPr="00746189">
        <w:rPr>
          <w:rFonts w:ascii="Consolas" w:eastAsia="Times New Roman" w:hAnsi="Consolas" w:cs="Times New Roman"/>
          <w:color w:val="DAE3E3"/>
          <w:kern w:val="0"/>
          <w:sz w:val="21"/>
          <w:szCs w:val="21"/>
          <w:lang w:val="en-ZA" w:eastAsia="en-ZA"/>
        </w:rPr>
        <w:t xml:space="preserve"> (x&lt;=</w:t>
      </w:r>
      <w:r w:rsidRPr="00746189">
        <w:rPr>
          <w:rFonts w:ascii="Consolas" w:eastAsia="Times New Roman" w:hAnsi="Consolas" w:cs="Times New Roman"/>
          <w:color w:val="7FCBCD"/>
          <w:kern w:val="0"/>
          <w:sz w:val="21"/>
          <w:szCs w:val="21"/>
          <w:lang w:val="en-ZA" w:eastAsia="en-ZA"/>
        </w:rPr>
        <w:t>11</w:t>
      </w:r>
      <w:r w:rsidRPr="00746189">
        <w:rPr>
          <w:rFonts w:ascii="Consolas" w:eastAsia="Times New Roman" w:hAnsi="Consolas" w:cs="Times New Roman"/>
          <w:color w:val="DAE3E3"/>
          <w:kern w:val="0"/>
          <w:sz w:val="21"/>
          <w:szCs w:val="21"/>
          <w:lang w:val="en-ZA" w:eastAsia="en-ZA"/>
        </w:rPr>
        <w:t>);</w:t>
      </w:r>
    </w:p>
    <w:p w14:paraId="10065FE3" w14:textId="77777777" w:rsidR="00746189" w:rsidRPr="00746189" w:rsidRDefault="00746189"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746189">
        <w:rPr>
          <w:rFonts w:ascii="Consolas" w:eastAsia="Times New Roman" w:hAnsi="Consolas" w:cs="Times New Roman"/>
          <w:color w:val="DAE3E3"/>
          <w:kern w:val="0"/>
          <w:sz w:val="21"/>
          <w:szCs w:val="21"/>
          <w:lang w:val="en-ZA" w:eastAsia="en-ZA"/>
        </w:rPr>
        <w:t> </w:t>
      </w:r>
      <w:r w:rsidRPr="00746189">
        <w:rPr>
          <w:rFonts w:ascii="Consolas" w:eastAsia="Times New Roman" w:hAnsi="Consolas" w:cs="Times New Roman"/>
          <w:color w:val="C586C0"/>
          <w:kern w:val="0"/>
          <w:sz w:val="21"/>
          <w:szCs w:val="21"/>
          <w:lang w:val="en-ZA" w:eastAsia="en-ZA"/>
        </w:rPr>
        <w:t>while</w:t>
      </w:r>
      <w:r w:rsidRPr="00746189">
        <w:rPr>
          <w:rFonts w:ascii="Consolas" w:eastAsia="Times New Roman" w:hAnsi="Consolas" w:cs="Times New Roman"/>
          <w:color w:val="DAE3E3"/>
          <w:kern w:val="0"/>
          <w:sz w:val="21"/>
          <w:szCs w:val="21"/>
          <w:lang w:val="en-ZA" w:eastAsia="en-ZA"/>
        </w:rPr>
        <w:t xml:space="preserve"> (</w:t>
      </w:r>
      <w:r w:rsidRPr="00746189">
        <w:rPr>
          <w:rFonts w:ascii="Consolas" w:eastAsia="Times New Roman" w:hAnsi="Consolas" w:cs="Times New Roman"/>
          <w:color w:val="F39C12"/>
          <w:kern w:val="0"/>
          <w:sz w:val="21"/>
          <w:szCs w:val="21"/>
          <w:lang w:val="en-ZA" w:eastAsia="en-ZA"/>
        </w:rPr>
        <w:t>Serial</w:t>
      </w:r>
      <w:r w:rsidRPr="00746189">
        <w:rPr>
          <w:rFonts w:ascii="Consolas" w:eastAsia="Times New Roman" w:hAnsi="Consolas" w:cs="Times New Roman"/>
          <w:color w:val="DAE3E3"/>
          <w:kern w:val="0"/>
          <w:sz w:val="21"/>
          <w:szCs w:val="21"/>
          <w:lang w:val="en-ZA" w:eastAsia="en-ZA"/>
        </w:rPr>
        <w:t>.</w:t>
      </w:r>
      <w:r w:rsidRPr="00746189">
        <w:rPr>
          <w:rFonts w:ascii="Consolas" w:eastAsia="Times New Roman" w:hAnsi="Consolas" w:cs="Times New Roman"/>
          <w:color w:val="F39C12"/>
          <w:kern w:val="0"/>
          <w:sz w:val="21"/>
          <w:szCs w:val="21"/>
          <w:lang w:val="en-ZA" w:eastAsia="en-ZA"/>
        </w:rPr>
        <w:t>available</w:t>
      </w:r>
      <w:r w:rsidRPr="00746189">
        <w:rPr>
          <w:rFonts w:ascii="Consolas" w:eastAsia="Times New Roman" w:hAnsi="Consolas" w:cs="Times New Roman"/>
          <w:color w:val="DAE3E3"/>
          <w:kern w:val="0"/>
          <w:sz w:val="21"/>
          <w:szCs w:val="21"/>
          <w:lang w:val="en-ZA" w:eastAsia="en-ZA"/>
        </w:rPr>
        <w:t>()==</w:t>
      </w:r>
      <w:r w:rsidRPr="00746189">
        <w:rPr>
          <w:rFonts w:ascii="Consolas" w:eastAsia="Times New Roman" w:hAnsi="Consolas" w:cs="Times New Roman"/>
          <w:color w:val="7FCBCD"/>
          <w:kern w:val="0"/>
          <w:sz w:val="21"/>
          <w:szCs w:val="21"/>
          <w:lang w:val="en-ZA" w:eastAsia="en-ZA"/>
        </w:rPr>
        <w:t>0</w:t>
      </w:r>
      <w:r w:rsidRPr="00746189">
        <w:rPr>
          <w:rFonts w:ascii="Consolas" w:eastAsia="Times New Roman" w:hAnsi="Consolas" w:cs="Times New Roman"/>
          <w:color w:val="DAE3E3"/>
          <w:kern w:val="0"/>
          <w:sz w:val="21"/>
          <w:szCs w:val="21"/>
          <w:lang w:val="en-ZA" w:eastAsia="en-ZA"/>
        </w:rPr>
        <w:t>){}</w:t>
      </w:r>
    </w:p>
    <w:p w14:paraId="5F993FCF" w14:textId="09CB74D2" w:rsidR="00746189" w:rsidRDefault="00746189"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746189">
        <w:rPr>
          <w:rFonts w:ascii="Consolas" w:eastAsia="Times New Roman" w:hAnsi="Consolas" w:cs="Times New Roman"/>
          <w:color w:val="DAE3E3"/>
          <w:kern w:val="0"/>
          <w:sz w:val="21"/>
          <w:szCs w:val="21"/>
          <w:lang w:val="en-ZA" w:eastAsia="en-ZA"/>
        </w:rPr>
        <w:t>}</w:t>
      </w:r>
    </w:p>
    <w:p w14:paraId="5D4D4234" w14:textId="77F19B48" w:rsidR="00746189" w:rsidRDefault="00746189"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p>
    <w:p w14:paraId="0ADF038F" w14:textId="318B6589" w:rsidR="00746189" w:rsidRDefault="00746189"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Pr>
          <w:rFonts w:ascii="Consolas" w:eastAsia="Times New Roman" w:hAnsi="Consolas" w:cs="Times New Roman"/>
          <w:color w:val="DAE3E3"/>
          <w:kern w:val="0"/>
          <w:sz w:val="21"/>
          <w:szCs w:val="21"/>
          <w:lang w:val="en-ZA" w:eastAsia="en-ZA"/>
        </w:rPr>
        <w:t>Output</w:t>
      </w:r>
    </w:p>
    <w:p w14:paraId="16F1E862" w14:textId="77777777" w:rsidR="00746189" w:rsidRPr="00746189" w:rsidRDefault="00746189" w:rsidP="00746189">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746189">
        <w:rPr>
          <w:rFonts w:ascii="Courier New" w:eastAsia="Times New Roman" w:hAnsi="Courier New" w:cs="Courier New"/>
          <w:color w:val="DAE3E3"/>
          <w:kern w:val="0"/>
          <w:sz w:val="20"/>
          <w:szCs w:val="20"/>
          <w:lang w:val="en-ZA" w:eastAsia="en-ZA"/>
        </w:rPr>
        <w:t>19:00:08.400 -&gt; 0</w:t>
      </w:r>
    </w:p>
    <w:p w14:paraId="596CBDF5" w14:textId="77777777" w:rsidR="00746189" w:rsidRPr="00746189" w:rsidRDefault="00746189" w:rsidP="00746189">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746189">
        <w:rPr>
          <w:rFonts w:ascii="Courier New" w:eastAsia="Times New Roman" w:hAnsi="Courier New" w:cs="Courier New"/>
          <w:color w:val="DAE3E3"/>
          <w:kern w:val="0"/>
          <w:sz w:val="20"/>
          <w:szCs w:val="20"/>
          <w:lang w:val="en-ZA" w:eastAsia="en-ZA"/>
        </w:rPr>
        <w:t>19:00:09.384 -&gt; 1</w:t>
      </w:r>
    </w:p>
    <w:p w14:paraId="3BC04F59" w14:textId="77777777" w:rsidR="00746189" w:rsidRPr="00746189" w:rsidRDefault="00746189" w:rsidP="00746189">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746189">
        <w:rPr>
          <w:rFonts w:ascii="Courier New" w:eastAsia="Times New Roman" w:hAnsi="Courier New" w:cs="Courier New"/>
          <w:color w:val="DAE3E3"/>
          <w:kern w:val="0"/>
          <w:sz w:val="20"/>
          <w:szCs w:val="20"/>
          <w:lang w:val="en-ZA" w:eastAsia="en-ZA"/>
        </w:rPr>
        <w:t>19:00:10.388 -&gt; 2</w:t>
      </w:r>
    </w:p>
    <w:p w14:paraId="5BB0E006" w14:textId="77777777" w:rsidR="00746189" w:rsidRPr="00746189" w:rsidRDefault="00746189" w:rsidP="00746189">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746189">
        <w:rPr>
          <w:rFonts w:ascii="Courier New" w:eastAsia="Times New Roman" w:hAnsi="Courier New" w:cs="Courier New"/>
          <w:color w:val="DAE3E3"/>
          <w:kern w:val="0"/>
          <w:sz w:val="20"/>
          <w:szCs w:val="20"/>
          <w:lang w:val="en-ZA" w:eastAsia="en-ZA"/>
        </w:rPr>
        <w:t>19:00:11.392 -&gt; 3</w:t>
      </w:r>
    </w:p>
    <w:p w14:paraId="2B8F2617" w14:textId="77777777" w:rsidR="00746189" w:rsidRPr="00746189" w:rsidRDefault="00746189" w:rsidP="00746189">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746189">
        <w:rPr>
          <w:rFonts w:ascii="Courier New" w:eastAsia="Times New Roman" w:hAnsi="Courier New" w:cs="Courier New"/>
          <w:color w:val="DAE3E3"/>
          <w:kern w:val="0"/>
          <w:sz w:val="20"/>
          <w:szCs w:val="20"/>
          <w:lang w:val="en-ZA" w:eastAsia="en-ZA"/>
        </w:rPr>
        <w:t>19:00:12.390 -&gt; 4</w:t>
      </w:r>
    </w:p>
    <w:p w14:paraId="2DB50704" w14:textId="77777777" w:rsidR="00746189" w:rsidRPr="00746189" w:rsidRDefault="00746189" w:rsidP="00746189">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746189">
        <w:rPr>
          <w:rFonts w:ascii="Courier New" w:eastAsia="Times New Roman" w:hAnsi="Courier New" w:cs="Courier New"/>
          <w:color w:val="DAE3E3"/>
          <w:kern w:val="0"/>
          <w:sz w:val="20"/>
          <w:szCs w:val="20"/>
          <w:lang w:val="en-ZA" w:eastAsia="en-ZA"/>
        </w:rPr>
        <w:t>19:00:13.384 -&gt; 5</w:t>
      </w:r>
    </w:p>
    <w:p w14:paraId="14DAE2F2" w14:textId="77777777" w:rsidR="00746189" w:rsidRPr="00746189" w:rsidRDefault="00746189" w:rsidP="00746189">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746189">
        <w:rPr>
          <w:rFonts w:ascii="Courier New" w:eastAsia="Times New Roman" w:hAnsi="Courier New" w:cs="Courier New"/>
          <w:color w:val="DAE3E3"/>
          <w:kern w:val="0"/>
          <w:sz w:val="20"/>
          <w:szCs w:val="20"/>
          <w:lang w:val="en-ZA" w:eastAsia="en-ZA"/>
        </w:rPr>
        <w:t>19:00:14.417 -&gt; 6</w:t>
      </w:r>
    </w:p>
    <w:p w14:paraId="737998E2" w14:textId="77777777" w:rsidR="00746189" w:rsidRPr="00746189" w:rsidRDefault="00746189" w:rsidP="00746189">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746189">
        <w:rPr>
          <w:rFonts w:ascii="Courier New" w:eastAsia="Times New Roman" w:hAnsi="Courier New" w:cs="Courier New"/>
          <w:color w:val="DAE3E3"/>
          <w:kern w:val="0"/>
          <w:sz w:val="20"/>
          <w:szCs w:val="20"/>
          <w:lang w:val="en-ZA" w:eastAsia="en-ZA"/>
        </w:rPr>
        <w:t>19:00:14.417 -&gt; 6</w:t>
      </w:r>
    </w:p>
    <w:p w14:paraId="1AEB0BF7" w14:textId="77777777" w:rsidR="00746189" w:rsidRPr="00746189" w:rsidRDefault="00746189" w:rsidP="00746189">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746189">
        <w:rPr>
          <w:rFonts w:ascii="Courier New" w:eastAsia="Times New Roman" w:hAnsi="Courier New" w:cs="Courier New"/>
          <w:color w:val="DAE3E3"/>
          <w:kern w:val="0"/>
          <w:sz w:val="20"/>
          <w:szCs w:val="20"/>
          <w:lang w:val="en-ZA" w:eastAsia="en-ZA"/>
        </w:rPr>
        <w:t>19:00:15.393 -&gt; 7</w:t>
      </w:r>
    </w:p>
    <w:p w14:paraId="4636D1EE" w14:textId="77777777" w:rsidR="00746189" w:rsidRPr="00746189" w:rsidRDefault="00746189" w:rsidP="00746189">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746189">
        <w:rPr>
          <w:rFonts w:ascii="Courier New" w:eastAsia="Times New Roman" w:hAnsi="Courier New" w:cs="Courier New"/>
          <w:color w:val="DAE3E3"/>
          <w:kern w:val="0"/>
          <w:sz w:val="20"/>
          <w:szCs w:val="20"/>
          <w:lang w:val="en-ZA" w:eastAsia="en-ZA"/>
        </w:rPr>
        <w:t>19:00:16.411 -&gt; 8</w:t>
      </w:r>
    </w:p>
    <w:p w14:paraId="40207113" w14:textId="77777777" w:rsidR="00746189" w:rsidRPr="00746189" w:rsidRDefault="00746189" w:rsidP="00746189">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746189">
        <w:rPr>
          <w:rFonts w:ascii="Courier New" w:eastAsia="Times New Roman" w:hAnsi="Courier New" w:cs="Courier New"/>
          <w:color w:val="DAE3E3"/>
          <w:kern w:val="0"/>
          <w:sz w:val="20"/>
          <w:szCs w:val="20"/>
          <w:lang w:val="en-ZA" w:eastAsia="en-ZA"/>
        </w:rPr>
        <w:t>19:00:17.399 -&gt; 9</w:t>
      </w:r>
    </w:p>
    <w:p w14:paraId="4BC2F77D" w14:textId="737BFB39" w:rsidR="00746189" w:rsidRPr="00746189" w:rsidRDefault="00746189" w:rsidP="00746189">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color w:val="DAE3E3"/>
          <w:kern w:val="0"/>
          <w:sz w:val="21"/>
          <w:szCs w:val="21"/>
          <w:lang w:val="en-ZA" w:eastAsia="en-ZA"/>
        </w:rPr>
      </w:pPr>
      <w:r w:rsidRPr="00746189">
        <w:rPr>
          <w:rFonts w:ascii="Courier New" w:eastAsia="Times New Roman" w:hAnsi="Courier New" w:cs="Courier New"/>
          <w:color w:val="DAE3E3"/>
          <w:kern w:val="0"/>
          <w:sz w:val="20"/>
          <w:szCs w:val="20"/>
          <w:lang w:val="en-ZA" w:eastAsia="en-ZA"/>
        </w:rPr>
        <w:t>19:00:18.407 -&gt; 10</w:t>
      </w:r>
    </w:p>
    <w:p w14:paraId="50D11AC4" w14:textId="77777777" w:rsidR="00746189" w:rsidRPr="00702A6C" w:rsidRDefault="00746189" w:rsidP="00702A6C">
      <w:pPr>
        <w:pStyle w:val="NormalWeb"/>
        <w:spacing w:before="0" w:beforeAutospacing="0"/>
        <w:jc w:val="both"/>
        <w:rPr>
          <w:rFonts w:ascii="Courier New" w:hAnsi="Courier New" w:cs="Courier New"/>
        </w:rPr>
      </w:pPr>
    </w:p>
    <w:p w14:paraId="3E82EFE9" w14:textId="77777777" w:rsidR="00E051B2" w:rsidRDefault="00E051B2" w:rsidP="00A71CFC">
      <w:pPr>
        <w:spacing w:after="0" w:line="240" w:lineRule="auto"/>
        <w:contextualSpacing/>
        <w:jc w:val="both"/>
        <w:rPr>
          <w:b/>
          <w:bCs/>
          <w:caps/>
          <w:kern w:val="24"/>
        </w:rPr>
      </w:pPr>
    </w:p>
    <w:p w14:paraId="45BFCD05" w14:textId="76B03F41" w:rsidR="004C65DC" w:rsidRDefault="004C65DC" w:rsidP="004C65DC">
      <w:pPr>
        <w:shd w:val="clear" w:color="auto" w:fill="D9D9D9" w:themeFill="background1" w:themeFillShade="D9"/>
        <w:spacing w:after="0" w:line="360" w:lineRule="auto"/>
        <w:contextualSpacing/>
        <w:jc w:val="both"/>
        <w:rPr>
          <w:b/>
          <w:bCs/>
          <w:caps/>
          <w:kern w:val="24"/>
        </w:rPr>
      </w:pPr>
      <w:r>
        <w:rPr>
          <w:b/>
          <w:bCs/>
          <w:caps/>
          <w:kern w:val="24"/>
        </w:rPr>
        <w:t>CLASS EXERCISE</w:t>
      </w:r>
    </w:p>
    <w:p w14:paraId="0BF8EBEA" w14:textId="6A2906BD" w:rsidR="00725BF6" w:rsidRPr="004C65DC" w:rsidRDefault="00725BF6" w:rsidP="004C65DC">
      <w:pPr>
        <w:spacing w:after="0" w:line="360" w:lineRule="auto"/>
        <w:contextualSpacing/>
        <w:jc w:val="both"/>
        <w:rPr>
          <w:b/>
          <w:bCs/>
          <w:caps/>
          <w:kern w:val="24"/>
        </w:rPr>
      </w:pPr>
      <w:r>
        <w:t xml:space="preserve">Use a for loop to light up 5 LEDs in sequence and in reverse. Use </w:t>
      </w:r>
      <w:r w:rsidRPr="00725BF6">
        <w:t xml:space="preserve">digital pins </w:t>
      </w:r>
      <w:r w:rsidR="004C65DC">
        <w:tab/>
      </w:r>
      <w:r w:rsidR="004C65DC">
        <w:tab/>
      </w:r>
      <w:r w:rsidRPr="00725BF6">
        <w:t>2-6 as outputs for the 6</w:t>
      </w:r>
    </w:p>
    <w:p w14:paraId="231263B4" w14:textId="1387BA6C" w:rsidR="00005BDB" w:rsidRDefault="00005BDB" w:rsidP="00A71CFC">
      <w:pPr>
        <w:spacing w:after="0" w:line="240" w:lineRule="auto"/>
        <w:contextualSpacing/>
        <w:jc w:val="both"/>
      </w:pPr>
    </w:p>
    <w:p w14:paraId="59078664" w14:textId="1EAD1573" w:rsidR="00005BDB" w:rsidRDefault="00005BDB" w:rsidP="004C65DC">
      <w:pPr>
        <w:shd w:val="clear" w:color="auto" w:fill="D9D9D9" w:themeFill="background1" w:themeFillShade="D9"/>
        <w:spacing w:after="0"/>
        <w:contextualSpacing/>
        <w:jc w:val="both"/>
      </w:pPr>
      <w:r>
        <w:t>Step 1: Connect 5 LEDs to the breadboard</w:t>
      </w:r>
    </w:p>
    <w:p w14:paraId="345FC15D" w14:textId="7E07F81A" w:rsidR="00005BDB" w:rsidRDefault="00005BDB" w:rsidP="004C65DC">
      <w:pPr>
        <w:shd w:val="clear" w:color="auto" w:fill="D9D9D9" w:themeFill="background1" w:themeFillShade="D9"/>
        <w:spacing w:after="0"/>
        <w:contextualSpacing/>
        <w:jc w:val="both"/>
      </w:pPr>
      <w:r>
        <w:t>Step 2: Connect GND to the negative rail on the breadboard</w:t>
      </w:r>
    </w:p>
    <w:p w14:paraId="12C5FC01" w14:textId="36B33028" w:rsidR="00005BDB" w:rsidRDefault="00005BDB" w:rsidP="004C65DC">
      <w:pPr>
        <w:shd w:val="clear" w:color="auto" w:fill="D9D9D9" w:themeFill="background1" w:themeFillShade="D9"/>
        <w:spacing w:after="0"/>
        <w:contextualSpacing/>
        <w:jc w:val="both"/>
      </w:pPr>
      <w:r>
        <w:t>Step 3: Connect each cathode of each LED to the negative rail through a 220-ohm resistor</w:t>
      </w:r>
    </w:p>
    <w:p w14:paraId="134B2E39" w14:textId="5BBC65CC" w:rsidR="00005BDB" w:rsidRDefault="00005BDB" w:rsidP="004C65DC">
      <w:pPr>
        <w:shd w:val="clear" w:color="auto" w:fill="D9D9D9" w:themeFill="background1" w:themeFillShade="D9"/>
        <w:spacing w:after="0"/>
        <w:contextualSpacing/>
        <w:jc w:val="both"/>
      </w:pPr>
      <w:r>
        <w:t>Step 4: Connect the anode of each LED to the digital output ports (from pin 2 to pin 6)</w:t>
      </w:r>
    </w:p>
    <w:p w14:paraId="659A1C1F" w14:textId="2BA6B2AC" w:rsidR="00005BDB" w:rsidRDefault="00005BDB" w:rsidP="004C65DC">
      <w:pPr>
        <w:shd w:val="clear" w:color="auto" w:fill="D9D9D9" w:themeFill="background1" w:themeFillShade="D9"/>
        <w:spacing w:after="0"/>
        <w:contextualSpacing/>
        <w:jc w:val="both"/>
      </w:pPr>
      <w:r>
        <w:t>Step 5: Code the program on the Arduino IDE.</w:t>
      </w:r>
      <w:r w:rsidR="00F51EFE">
        <w:t xml:space="preserve"> Run the program and you should see the LED turning </w:t>
      </w:r>
    </w:p>
    <w:p w14:paraId="5EC9F087" w14:textId="2B0ED0EF" w:rsidR="00005BDB" w:rsidRDefault="00005BDB" w:rsidP="00A71CFC">
      <w:pPr>
        <w:spacing w:after="0" w:line="240" w:lineRule="auto"/>
        <w:contextualSpacing/>
        <w:jc w:val="both"/>
      </w:pPr>
    </w:p>
    <w:p w14:paraId="72722A1A" w14:textId="2FC1E52D" w:rsidR="004C65DC" w:rsidRDefault="004C65DC" w:rsidP="00A71CFC">
      <w:pPr>
        <w:spacing w:after="0" w:line="240" w:lineRule="auto"/>
        <w:contextualSpacing/>
        <w:jc w:val="both"/>
      </w:pPr>
      <w:r>
        <w:t>Source code in example 3.25 shows how to light up 5 LEDS in sequence and in reverse.</w:t>
      </w:r>
    </w:p>
    <w:p w14:paraId="1F804333" w14:textId="57E59609" w:rsidR="00E051B2" w:rsidRPr="00746189" w:rsidRDefault="00E051B2" w:rsidP="00E051B2">
      <w:pPr>
        <w:pStyle w:val="NormalWeb"/>
        <w:rPr>
          <w:b/>
          <w:bCs/>
        </w:rPr>
      </w:pPr>
      <w:r w:rsidRPr="00746189">
        <w:rPr>
          <w:b/>
          <w:bCs/>
        </w:rPr>
        <w:t>EXAMPLE</w:t>
      </w:r>
      <w:r>
        <w:rPr>
          <w:b/>
          <w:bCs/>
        </w:rPr>
        <w:t xml:space="preserve"> 3.25</w:t>
      </w:r>
    </w:p>
    <w:p w14:paraId="7F4F3955" w14:textId="77777777" w:rsidR="00F51EFE" w:rsidRPr="00F51EFE" w:rsidRDefault="00F51EFE"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F51EFE">
        <w:rPr>
          <w:rFonts w:ascii="Consolas" w:eastAsia="Times New Roman" w:hAnsi="Consolas" w:cs="Times New Roman"/>
          <w:color w:val="0CA1A6"/>
          <w:kern w:val="0"/>
          <w:sz w:val="21"/>
          <w:szCs w:val="21"/>
          <w:lang w:val="en-ZA" w:eastAsia="en-ZA"/>
        </w:rPr>
        <w:t>int</w:t>
      </w:r>
      <w:r w:rsidRPr="00F51EFE">
        <w:rPr>
          <w:rFonts w:ascii="Consolas" w:eastAsia="Times New Roman" w:hAnsi="Consolas" w:cs="Times New Roman"/>
          <w:color w:val="DAE3E3"/>
          <w:kern w:val="0"/>
          <w:sz w:val="21"/>
          <w:szCs w:val="21"/>
          <w:lang w:val="en-ZA" w:eastAsia="en-ZA"/>
        </w:rPr>
        <w:t xml:space="preserve"> timer = </w:t>
      </w:r>
      <w:r w:rsidRPr="00F51EFE">
        <w:rPr>
          <w:rFonts w:ascii="Consolas" w:eastAsia="Times New Roman" w:hAnsi="Consolas" w:cs="Times New Roman"/>
          <w:color w:val="7FCBCD"/>
          <w:kern w:val="0"/>
          <w:sz w:val="21"/>
          <w:szCs w:val="21"/>
          <w:lang w:val="en-ZA" w:eastAsia="en-ZA"/>
        </w:rPr>
        <w:t>100</w:t>
      </w:r>
      <w:r w:rsidRPr="00F51EFE">
        <w:rPr>
          <w:rFonts w:ascii="Consolas" w:eastAsia="Times New Roman" w:hAnsi="Consolas" w:cs="Times New Roman"/>
          <w:color w:val="DAE3E3"/>
          <w:kern w:val="0"/>
          <w:sz w:val="21"/>
          <w:szCs w:val="21"/>
          <w:lang w:val="en-ZA" w:eastAsia="en-ZA"/>
        </w:rPr>
        <w:t>;</w:t>
      </w:r>
      <w:r w:rsidRPr="00F51EFE">
        <w:rPr>
          <w:rFonts w:ascii="Consolas" w:eastAsia="Times New Roman" w:hAnsi="Consolas" w:cs="Times New Roman"/>
          <w:color w:val="7F8C8D"/>
          <w:kern w:val="0"/>
          <w:sz w:val="21"/>
          <w:szCs w:val="21"/>
          <w:lang w:val="en-ZA" w:eastAsia="en-ZA"/>
        </w:rPr>
        <w:t xml:space="preserve">  // The higher the number, the slower the timing.</w:t>
      </w:r>
    </w:p>
    <w:p w14:paraId="1D576772" w14:textId="77777777" w:rsidR="00F51EFE" w:rsidRPr="00F51EFE" w:rsidRDefault="00F51EFE"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F51EFE">
        <w:rPr>
          <w:rFonts w:ascii="Consolas" w:eastAsia="Times New Roman" w:hAnsi="Consolas" w:cs="Times New Roman"/>
          <w:color w:val="0CA1A6"/>
          <w:kern w:val="0"/>
          <w:sz w:val="21"/>
          <w:szCs w:val="21"/>
          <w:lang w:val="en-ZA" w:eastAsia="en-ZA"/>
        </w:rPr>
        <w:t>void</w:t>
      </w:r>
      <w:r w:rsidRPr="00F51EFE">
        <w:rPr>
          <w:rFonts w:ascii="Consolas" w:eastAsia="Times New Roman" w:hAnsi="Consolas" w:cs="Times New Roman"/>
          <w:color w:val="DAE3E3"/>
          <w:kern w:val="0"/>
          <w:sz w:val="21"/>
          <w:szCs w:val="21"/>
          <w:lang w:val="en-ZA" w:eastAsia="en-ZA"/>
        </w:rPr>
        <w:t xml:space="preserve"> </w:t>
      </w:r>
      <w:r w:rsidRPr="00F51EFE">
        <w:rPr>
          <w:rFonts w:ascii="Consolas" w:eastAsia="Times New Roman" w:hAnsi="Consolas" w:cs="Times New Roman"/>
          <w:color w:val="F39C12"/>
          <w:kern w:val="0"/>
          <w:sz w:val="21"/>
          <w:szCs w:val="21"/>
          <w:lang w:val="en-ZA" w:eastAsia="en-ZA"/>
        </w:rPr>
        <w:t>setup</w:t>
      </w:r>
      <w:r w:rsidRPr="00F51EFE">
        <w:rPr>
          <w:rFonts w:ascii="Consolas" w:eastAsia="Times New Roman" w:hAnsi="Consolas" w:cs="Times New Roman"/>
          <w:color w:val="DAE3E3"/>
          <w:kern w:val="0"/>
          <w:sz w:val="21"/>
          <w:szCs w:val="21"/>
          <w:lang w:val="en-ZA" w:eastAsia="en-ZA"/>
        </w:rPr>
        <w:t>() {</w:t>
      </w:r>
    </w:p>
    <w:p w14:paraId="3D2833BE" w14:textId="77777777" w:rsidR="00F51EFE" w:rsidRPr="00F51EFE" w:rsidRDefault="00F51EFE"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F51EFE">
        <w:rPr>
          <w:rFonts w:ascii="Consolas" w:eastAsia="Times New Roman" w:hAnsi="Consolas" w:cs="Times New Roman"/>
          <w:color w:val="7F8C8D"/>
          <w:kern w:val="0"/>
          <w:sz w:val="21"/>
          <w:szCs w:val="21"/>
          <w:lang w:val="en-ZA" w:eastAsia="en-ZA"/>
        </w:rPr>
        <w:t>  // use a for loop to initialize each pin as an output:</w:t>
      </w:r>
    </w:p>
    <w:p w14:paraId="4A55C3C2" w14:textId="77777777" w:rsidR="00F51EFE" w:rsidRPr="00F51EFE" w:rsidRDefault="00F51EFE"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F51EFE">
        <w:rPr>
          <w:rFonts w:ascii="Consolas" w:eastAsia="Times New Roman" w:hAnsi="Consolas" w:cs="Times New Roman"/>
          <w:color w:val="DAE3E3"/>
          <w:kern w:val="0"/>
          <w:sz w:val="21"/>
          <w:szCs w:val="21"/>
          <w:lang w:val="en-ZA" w:eastAsia="en-ZA"/>
        </w:rPr>
        <w:lastRenderedPageBreak/>
        <w:t xml:space="preserve">  </w:t>
      </w:r>
      <w:r w:rsidRPr="00F51EFE">
        <w:rPr>
          <w:rFonts w:ascii="Consolas" w:eastAsia="Times New Roman" w:hAnsi="Consolas" w:cs="Times New Roman"/>
          <w:color w:val="C586C0"/>
          <w:kern w:val="0"/>
          <w:sz w:val="21"/>
          <w:szCs w:val="21"/>
          <w:lang w:val="en-ZA" w:eastAsia="en-ZA"/>
        </w:rPr>
        <w:t>for</w:t>
      </w:r>
      <w:r w:rsidRPr="00F51EFE">
        <w:rPr>
          <w:rFonts w:ascii="Consolas" w:eastAsia="Times New Roman" w:hAnsi="Consolas" w:cs="Times New Roman"/>
          <w:color w:val="DAE3E3"/>
          <w:kern w:val="0"/>
          <w:sz w:val="21"/>
          <w:szCs w:val="21"/>
          <w:lang w:val="en-ZA" w:eastAsia="en-ZA"/>
        </w:rPr>
        <w:t xml:space="preserve"> (</w:t>
      </w:r>
      <w:r w:rsidRPr="00F51EFE">
        <w:rPr>
          <w:rFonts w:ascii="Consolas" w:eastAsia="Times New Roman" w:hAnsi="Consolas" w:cs="Times New Roman"/>
          <w:color w:val="0CA1A6"/>
          <w:kern w:val="0"/>
          <w:sz w:val="21"/>
          <w:szCs w:val="21"/>
          <w:lang w:val="en-ZA" w:eastAsia="en-ZA"/>
        </w:rPr>
        <w:t>int</w:t>
      </w:r>
      <w:r w:rsidRPr="00F51EFE">
        <w:rPr>
          <w:rFonts w:ascii="Consolas" w:eastAsia="Times New Roman" w:hAnsi="Consolas" w:cs="Times New Roman"/>
          <w:color w:val="DAE3E3"/>
          <w:kern w:val="0"/>
          <w:sz w:val="21"/>
          <w:szCs w:val="21"/>
          <w:lang w:val="en-ZA" w:eastAsia="en-ZA"/>
        </w:rPr>
        <w:t xml:space="preserve"> output_pin = </w:t>
      </w:r>
      <w:r w:rsidRPr="00F51EFE">
        <w:rPr>
          <w:rFonts w:ascii="Consolas" w:eastAsia="Times New Roman" w:hAnsi="Consolas" w:cs="Times New Roman"/>
          <w:color w:val="7FCBCD"/>
          <w:kern w:val="0"/>
          <w:sz w:val="21"/>
          <w:szCs w:val="21"/>
          <w:lang w:val="en-ZA" w:eastAsia="en-ZA"/>
        </w:rPr>
        <w:t>2</w:t>
      </w:r>
      <w:r w:rsidRPr="00F51EFE">
        <w:rPr>
          <w:rFonts w:ascii="Consolas" w:eastAsia="Times New Roman" w:hAnsi="Consolas" w:cs="Times New Roman"/>
          <w:color w:val="DAE3E3"/>
          <w:kern w:val="0"/>
          <w:sz w:val="21"/>
          <w:szCs w:val="21"/>
          <w:lang w:val="en-ZA" w:eastAsia="en-ZA"/>
        </w:rPr>
        <w:t xml:space="preserve">; output_pin &lt; </w:t>
      </w:r>
      <w:r w:rsidRPr="00F51EFE">
        <w:rPr>
          <w:rFonts w:ascii="Consolas" w:eastAsia="Times New Roman" w:hAnsi="Consolas" w:cs="Times New Roman"/>
          <w:color w:val="7FCBCD"/>
          <w:kern w:val="0"/>
          <w:sz w:val="21"/>
          <w:szCs w:val="21"/>
          <w:lang w:val="en-ZA" w:eastAsia="en-ZA"/>
        </w:rPr>
        <w:t>7</w:t>
      </w:r>
      <w:r w:rsidRPr="00F51EFE">
        <w:rPr>
          <w:rFonts w:ascii="Consolas" w:eastAsia="Times New Roman" w:hAnsi="Consolas" w:cs="Times New Roman"/>
          <w:color w:val="DAE3E3"/>
          <w:kern w:val="0"/>
          <w:sz w:val="21"/>
          <w:szCs w:val="21"/>
          <w:lang w:val="en-ZA" w:eastAsia="en-ZA"/>
        </w:rPr>
        <w:t>; output_pin++) {</w:t>
      </w:r>
    </w:p>
    <w:p w14:paraId="5743CB1B" w14:textId="77777777" w:rsidR="00F51EFE" w:rsidRPr="00F51EFE" w:rsidRDefault="00F51EFE"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F51EFE">
        <w:rPr>
          <w:rFonts w:ascii="Consolas" w:eastAsia="Times New Roman" w:hAnsi="Consolas" w:cs="Times New Roman"/>
          <w:color w:val="DAE3E3"/>
          <w:kern w:val="0"/>
          <w:sz w:val="21"/>
          <w:szCs w:val="21"/>
          <w:lang w:val="en-ZA" w:eastAsia="en-ZA"/>
        </w:rPr>
        <w:t xml:space="preserve">    </w:t>
      </w:r>
      <w:r w:rsidRPr="00F51EFE">
        <w:rPr>
          <w:rFonts w:ascii="Consolas" w:eastAsia="Times New Roman" w:hAnsi="Consolas" w:cs="Times New Roman"/>
          <w:color w:val="F39C12"/>
          <w:kern w:val="0"/>
          <w:sz w:val="21"/>
          <w:szCs w:val="21"/>
          <w:lang w:val="en-ZA" w:eastAsia="en-ZA"/>
        </w:rPr>
        <w:t>pinMode</w:t>
      </w:r>
      <w:r w:rsidRPr="00F51EFE">
        <w:rPr>
          <w:rFonts w:ascii="Consolas" w:eastAsia="Times New Roman" w:hAnsi="Consolas" w:cs="Times New Roman"/>
          <w:color w:val="DAE3E3"/>
          <w:kern w:val="0"/>
          <w:sz w:val="21"/>
          <w:szCs w:val="21"/>
          <w:lang w:val="en-ZA" w:eastAsia="en-ZA"/>
        </w:rPr>
        <w:t>(output_pin, OUTPUT);</w:t>
      </w:r>
    </w:p>
    <w:p w14:paraId="5ED3BEA5" w14:textId="77777777" w:rsidR="00F51EFE" w:rsidRPr="00F51EFE" w:rsidRDefault="00F51EFE"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F51EFE">
        <w:rPr>
          <w:rFonts w:ascii="Consolas" w:eastAsia="Times New Roman" w:hAnsi="Consolas" w:cs="Times New Roman"/>
          <w:color w:val="DAE3E3"/>
          <w:kern w:val="0"/>
          <w:sz w:val="21"/>
          <w:szCs w:val="21"/>
          <w:lang w:val="en-ZA" w:eastAsia="en-ZA"/>
        </w:rPr>
        <w:t>  }</w:t>
      </w:r>
    </w:p>
    <w:p w14:paraId="7C45B919" w14:textId="77777777" w:rsidR="00F51EFE" w:rsidRPr="00F51EFE" w:rsidRDefault="00F51EFE"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F51EFE">
        <w:rPr>
          <w:rFonts w:ascii="Consolas" w:eastAsia="Times New Roman" w:hAnsi="Consolas" w:cs="Times New Roman"/>
          <w:color w:val="DAE3E3"/>
          <w:kern w:val="0"/>
          <w:sz w:val="21"/>
          <w:szCs w:val="21"/>
          <w:lang w:val="en-ZA" w:eastAsia="en-ZA"/>
        </w:rPr>
        <w:t>}</w:t>
      </w:r>
    </w:p>
    <w:p w14:paraId="19DAE946" w14:textId="77777777" w:rsidR="00F51EFE" w:rsidRPr="00F51EFE" w:rsidRDefault="00F51EFE"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F51EFE">
        <w:rPr>
          <w:rFonts w:ascii="Consolas" w:eastAsia="Times New Roman" w:hAnsi="Consolas" w:cs="Times New Roman"/>
          <w:color w:val="0CA1A6"/>
          <w:kern w:val="0"/>
          <w:sz w:val="21"/>
          <w:szCs w:val="21"/>
          <w:lang w:val="en-ZA" w:eastAsia="en-ZA"/>
        </w:rPr>
        <w:t>void</w:t>
      </w:r>
      <w:r w:rsidRPr="00F51EFE">
        <w:rPr>
          <w:rFonts w:ascii="Consolas" w:eastAsia="Times New Roman" w:hAnsi="Consolas" w:cs="Times New Roman"/>
          <w:color w:val="DAE3E3"/>
          <w:kern w:val="0"/>
          <w:sz w:val="21"/>
          <w:szCs w:val="21"/>
          <w:lang w:val="en-ZA" w:eastAsia="en-ZA"/>
        </w:rPr>
        <w:t xml:space="preserve"> </w:t>
      </w:r>
      <w:r w:rsidRPr="00F51EFE">
        <w:rPr>
          <w:rFonts w:ascii="Consolas" w:eastAsia="Times New Roman" w:hAnsi="Consolas" w:cs="Times New Roman"/>
          <w:color w:val="F39C12"/>
          <w:kern w:val="0"/>
          <w:sz w:val="21"/>
          <w:szCs w:val="21"/>
          <w:lang w:val="en-ZA" w:eastAsia="en-ZA"/>
        </w:rPr>
        <w:t>loop</w:t>
      </w:r>
      <w:r w:rsidRPr="00F51EFE">
        <w:rPr>
          <w:rFonts w:ascii="Consolas" w:eastAsia="Times New Roman" w:hAnsi="Consolas" w:cs="Times New Roman"/>
          <w:color w:val="DAE3E3"/>
          <w:kern w:val="0"/>
          <w:sz w:val="21"/>
          <w:szCs w:val="21"/>
          <w:lang w:val="en-ZA" w:eastAsia="en-ZA"/>
        </w:rPr>
        <w:t>() {</w:t>
      </w:r>
    </w:p>
    <w:p w14:paraId="7E33D933" w14:textId="77777777" w:rsidR="00F51EFE" w:rsidRPr="00F51EFE" w:rsidRDefault="00F51EFE"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F51EFE">
        <w:rPr>
          <w:rFonts w:ascii="Consolas" w:eastAsia="Times New Roman" w:hAnsi="Consolas" w:cs="Times New Roman"/>
          <w:color w:val="7F8C8D"/>
          <w:kern w:val="0"/>
          <w:sz w:val="21"/>
          <w:szCs w:val="21"/>
          <w:lang w:val="en-ZA" w:eastAsia="en-ZA"/>
        </w:rPr>
        <w:t>// loop from the low (pin2) to high (pin6)</w:t>
      </w:r>
    </w:p>
    <w:p w14:paraId="26207144" w14:textId="77777777" w:rsidR="00F51EFE" w:rsidRPr="00F51EFE" w:rsidRDefault="00F51EFE"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F51EFE">
        <w:rPr>
          <w:rFonts w:ascii="Consolas" w:eastAsia="Times New Roman" w:hAnsi="Consolas" w:cs="Times New Roman"/>
          <w:color w:val="DAE3E3"/>
          <w:kern w:val="0"/>
          <w:sz w:val="21"/>
          <w:szCs w:val="21"/>
          <w:lang w:val="en-ZA" w:eastAsia="en-ZA"/>
        </w:rPr>
        <w:t xml:space="preserve">  </w:t>
      </w:r>
      <w:r w:rsidRPr="00F51EFE">
        <w:rPr>
          <w:rFonts w:ascii="Consolas" w:eastAsia="Times New Roman" w:hAnsi="Consolas" w:cs="Times New Roman"/>
          <w:color w:val="C586C0"/>
          <w:kern w:val="0"/>
          <w:sz w:val="21"/>
          <w:szCs w:val="21"/>
          <w:lang w:val="en-ZA" w:eastAsia="en-ZA"/>
        </w:rPr>
        <w:t>for</w:t>
      </w:r>
      <w:r w:rsidRPr="00F51EFE">
        <w:rPr>
          <w:rFonts w:ascii="Consolas" w:eastAsia="Times New Roman" w:hAnsi="Consolas" w:cs="Times New Roman"/>
          <w:color w:val="DAE3E3"/>
          <w:kern w:val="0"/>
          <w:sz w:val="21"/>
          <w:szCs w:val="21"/>
          <w:lang w:val="en-ZA" w:eastAsia="en-ZA"/>
        </w:rPr>
        <w:t xml:space="preserve"> (</w:t>
      </w:r>
      <w:r w:rsidRPr="00F51EFE">
        <w:rPr>
          <w:rFonts w:ascii="Consolas" w:eastAsia="Times New Roman" w:hAnsi="Consolas" w:cs="Times New Roman"/>
          <w:color w:val="0CA1A6"/>
          <w:kern w:val="0"/>
          <w:sz w:val="21"/>
          <w:szCs w:val="21"/>
          <w:lang w:val="en-ZA" w:eastAsia="en-ZA"/>
        </w:rPr>
        <w:t>int</w:t>
      </w:r>
      <w:r w:rsidRPr="00F51EFE">
        <w:rPr>
          <w:rFonts w:ascii="Consolas" w:eastAsia="Times New Roman" w:hAnsi="Consolas" w:cs="Times New Roman"/>
          <w:color w:val="DAE3E3"/>
          <w:kern w:val="0"/>
          <w:sz w:val="21"/>
          <w:szCs w:val="21"/>
          <w:lang w:val="en-ZA" w:eastAsia="en-ZA"/>
        </w:rPr>
        <w:t xml:space="preserve"> output_pin = </w:t>
      </w:r>
      <w:r w:rsidRPr="00F51EFE">
        <w:rPr>
          <w:rFonts w:ascii="Consolas" w:eastAsia="Times New Roman" w:hAnsi="Consolas" w:cs="Times New Roman"/>
          <w:color w:val="7FCBCD"/>
          <w:kern w:val="0"/>
          <w:sz w:val="21"/>
          <w:szCs w:val="21"/>
          <w:lang w:val="en-ZA" w:eastAsia="en-ZA"/>
        </w:rPr>
        <w:t>2</w:t>
      </w:r>
      <w:r w:rsidRPr="00F51EFE">
        <w:rPr>
          <w:rFonts w:ascii="Consolas" w:eastAsia="Times New Roman" w:hAnsi="Consolas" w:cs="Times New Roman"/>
          <w:color w:val="DAE3E3"/>
          <w:kern w:val="0"/>
          <w:sz w:val="21"/>
          <w:szCs w:val="21"/>
          <w:lang w:val="en-ZA" w:eastAsia="en-ZA"/>
        </w:rPr>
        <w:t xml:space="preserve">; output_pin &lt; </w:t>
      </w:r>
      <w:r w:rsidRPr="00F51EFE">
        <w:rPr>
          <w:rFonts w:ascii="Consolas" w:eastAsia="Times New Roman" w:hAnsi="Consolas" w:cs="Times New Roman"/>
          <w:color w:val="7FCBCD"/>
          <w:kern w:val="0"/>
          <w:sz w:val="21"/>
          <w:szCs w:val="21"/>
          <w:lang w:val="en-ZA" w:eastAsia="en-ZA"/>
        </w:rPr>
        <w:t>7</w:t>
      </w:r>
      <w:r w:rsidRPr="00F51EFE">
        <w:rPr>
          <w:rFonts w:ascii="Consolas" w:eastAsia="Times New Roman" w:hAnsi="Consolas" w:cs="Times New Roman"/>
          <w:color w:val="DAE3E3"/>
          <w:kern w:val="0"/>
          <w:sz w:val="21"/>
          <w:szCs w:val="21"/>
          <w:lang w:val="en-ZA" w:eastAsia="en-ZA"/>
        </w:rPr>
        <w:t>; output_pin++) {</w:t>
      </w:r>
    </w:p>
    <w:p w14:paraId="45A5FB5E" w14:textId="77777777" w:rsidR="00F51EFE" w:rsidRPr="00F51EFE" w:rsidRDefault="00F51EFE"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F51EFE">
        <w:rPr>
          <w:rFonts w:ascii="Consolas" w:eastAsia="Times New Roman" w:hAnsi="Consolas" w:cs="Times New Roman"/>
          <w:color w:val="7F8C8D"/>
          <w:kern w:val="0"/>
          <w:sz w:val="21"/>
          <w:szCs w:val="21"/>
          <w:lang w:val="en-ZA" w:eastAsia="en-ZA"/>
        </w:rPr>
        <w:t>  // turn the pin on:</w:t>
      </w:r>
    </w:p>
    <w:p w14:paraId="0BA931CC" w14:textId="77777777" w:rsidR="00F51EFE" w:rsidRPr="00F51EFE" w:rsidRDefault="00F51EFE"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F51EFE">
        <w:rPr>
          <w:rFonts w:ascii="Consolas" w:eastAsia="Times New Roman" w:hAnsi="Consolas" w:cs="Times New Roman"/>
          <w:color w:val="DAE3E3"/>
          <w:kern w:val="0"/>
          <w:sz w:val="21"/>
          <w:szCs w:val="21"/>
          <w:lang w:val="en-ZA" w:eastAsia="en-ZA"/>
        </w:rPr>
        <w:t xml:space="preserve">    </w:t>
      </w:r>
      <w:r w:rsidRPr="00F51EFE">
        <w:rPr>
          <w:rFonts w:ascii="Consolas" w:eastAsia="Times New Roman" w:hAnsi="Consolas" w:cs="Times New Roman"/>
          <w:color w:val="F39C12"/>
          <w:kern w:val="0"/>
          <w:sz w:val="21"/>
          <w:szCs w:val="21"/>
          <w:lang w:val="en-ZA" w:eastAsia="en-ZA"/>
        </w:rPr>
        <w:t>digitalWrite</w:t>
      </w:r>
      <w:r w:rsidRPr="00F51EFE">
        <w:rPr>
          <w:rFonts w:ascii="Consolas" w:eastAsia="Times New Roman" w:hAnsi="Consolas" w:cs="Times New Roman"/>
          <w:color w:val="DAE3E3"/>
          <w:kern w:val="0"/>
          <w:sz w:val="21"/>
          <w:szCs w:val="21"/>
          <w:lang w:val="en-ZA" w:eastAsia="en-ZA"/>
        </w:rPr>
        <w:t>(output_pin, HIGH);</w:t>
      </w:r>
    </w:p>
    <w:p w14:paraId="74E8211E" w14:textId="77777777" w:rsidR="00F51EFE" w:rsidRPr="00F51EFE" w:rsidRDefault="00F51EFE"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F51EFE">
        <w:rPr>
          <w:rFonts w:ascii="Consolas" w:eastAsia="Times New Roman" w:hAnsi="Consolas" w:cs="Times New Roman"/>
          <w:color w:val="DAE3E3"/>
          <w:kern w:val="0"/>
          <w:sz w:val="21"/>
          <w:szCs w:val="21"/>
          <w:lang w:val="en-ZA" w:eastAsia="en-ZA"/>
        </w:rPr>
        <w:t xml:space="preserve">    </w:t>
      </w:r>
      <w:r w:rsidRPr="00F51EFE">
        <w:rPr>
          <w:rFonts w:ascii="Consolas" w:eastAsia="Times New Roman" w:hAnsi="Consolas" w:cs="Times New Roman"/>
          <w:color w:val="F39C12"/>
          <w:kern w:val="0"/>
          <w:sz w:val="21"/>
          <w:szCs w:val="21"/>
          <w:lang w:val="en-ZA" w:eastAsia="en-ZA"/>
        </w:rPr>
        <w:t>delay</w:t>
      </w:r>
      <w:r w:rsidRPr="00F51EFE">
        <w:rPr>
          <w:rFonts w:ascii="Consolas" w:eastAsia="Times New Roman" w:hAnsi="Consolas" w:cs="Times New Roman"/>
          <w:color w:val="DAE3E3"/>
          <w:kern w:val="0"/>
          <w:sz w:val="21"/>
          <w:szCs w:val="21"/>
          <w:lang w:val="en-ZA" w:eastAsia="en-ZA"/>
        </w:rPr>
        <w:t>(timer);</w:t>
      </w:r>
    </w:p>
    <w:p w14:paraId="084B7D14" w14:textId="77777777" w:rsidR="00F51EFE" w:rsidRPr="00F51EFE" w:rsidRDefault="00F51EFE"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F51EFE">
        <w:rPr>
          <w:rFonts w:ascii="Consolas" w:eastAsia="Times New Roman" w:hAnsi="Consolas" w:cs="Times New Roman"/>
          <w:color w:val="7F8C8D"/>
          <w:kern w:val="0"/>
          <w:sz w:val="21"/>
          <w:szCs w:val="21"/>
          <w:lang w:val="en-ZA" w:eastAsia="en-ZA"/>
        </w:rPr>
        <w:t>    // turn the pin off:</w:t>
      </w:r>
    </w:p>
    <w:p w14:paraId="530A216F" w14:textId="77777777" w:rsidR="00F51EFE" w:rsidRPr="00F51EFE" w:rsidRDefault="00F51EFE"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F51EFE">
        <w:rPr>
          <w:rFonts w:ascii="Consolas" w:eastAsia="Times New Roman" w:hAnsi="Consolas" w:cs="Times New Roman"/>
          <w:color w:val="DAE3E3"/>
          <w:kern w:val="0"/>
          <w:sz w:val="21"/>
          <w:szCs w:val="21"/>
          <w:lang w:val="en-ZA" w:eastAsia="en-ZA"/>
        </w:rPr>
        <w:t xml:space="preserve">    </w:t>
      </w:r>
      <w:r w:rsidRPr="00F51EFE">
        <w:rPr>
          <w:rFonts w:ascii="Consolas" w:eastAsia="Times New Roman" w:hAnsi="Consolas" w:cs="Times New Roman"/>
          <w:color w:val="F39C12"/>
          <w:kern w:val="0"/>
          <w:sz w:val="21"/>
          <w:szCs w:val="21"/>
          <w:lang w:val="en-ZA" w:eastAsia="en-ZA"/>
        </w:rPr>
        <w:t>digitalWrite</w:t>
      </w:r>
      <w:r w:rsidRPr="00F51EFE">
        <w:rPr>
          <w:rFonts w:ascii="Consolas" w:eastAsia="Times New Roman" w:hAnsi="Consolas" w:cs="Times New Roman"/>
          <w:color w:val="DAE3E3"/>
          <w:kern w:val="0"/>
          <w:sz w:val="21"/>
          <w:szCs w:val="21"/>
          <w:lang w:val="en-ZA" w:eastAsia="en-ZA"/>
        </w:rPr>
        <w:t>(output_pin, LOW);</w:t>
      </w:r>
    </w:p>
    <w:p w14:paraId="46B18FDE" w14:textId="77777777" w:rsidR="00F51EFE" w:rsidRPr="00F51EFE" w:rsidRDefault="00F51EFE"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F51EFE">
        <w:rPr>
          <w:rFonts w:ascii="Consolas" w:eastAsia="Times New Roman" w:hAnsi="Consolas" w:cs="Times New Roman"/>
          <w:color w:val="DAE3E3"/>
          <w:kern w:val="0"/>
          <w:sz w:val="21"/>
          <w:szCs w:val="21"/>
          <w:lang w:val="en-ZA" w:eastAsia="en-ZA"/>
        </w:rPr>
        <w:t>  }</w:t>
      </w:r>
    </w:p>
    <w:p w14:paraId="24E90ABF" w14:textId="77777777" w:rsidR="00F51EFE" w:rsidRPr="00F51EFE" w:rsidRDefault="00F51EFE"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F51EFE">
        <w:rPr>
          <w:rFonts w:ascii="Consolas" w:eastAsia="Times New Roman" w:hAnsi="Consolas" w:cs="Times New Roman"/>
          <w:color w:val="7F8C8D"/>
          <w:kern w:val="0"/>
          <w:sz w:val="21"/>
          <w:szCs w:val="21"/>
          <w:lang w:val="en-ZA" w:eastAsia="en-ZA"/>
        </w:rPr>
        <w:t>  // iterate from high (pin6) to low (pin2)</w:t>
      </w:r>
    </w:p>
    <w:p w14:paraId="1B4E05B9" w14:textId="77777777" w:rsidR="00F51EFE" w:rsidRPr="00F51EFE" w:rsidRDefault="00F51EFE"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F51EFE">
        <w:rPr>
          <w:rFonts w:ascii="Consolas" w:eastAsia="Times New Roman" w:hAnsi="Consolas" w:cs="Times New Roman"/>
          <w:color w:val="DAE3E3"/>
          <w:kern w:val="0"/>
          <w:sz w:val="21"/>
          <w:szCs w:val="21"/>
          <w:lang w:val="en-ZA" w:eastAsia="en-ZA"/>
        </w:rPr>
        <w:t xml:space="preserve">  </w:t>
      </w:r>
      <w:r w:rsidRPr="00F51EFE">
        <w:rPr>
          <w:rFonts w:ascii="Consolas" w:eastAsia="Times New Roman" w:hAnsi="Consolas" w:cs="Times New Roman"/>
          <w:color w:val="C586C0"/>
          <w:kern w:val="0"/>
          <w:sz w:val="21"/>
          <w:szCs w:val="21"/>
          <w:lang w:val="en-ZA" w:eastAsia="en-ZA"/>
        </w:rPr>
        <w:t>for</w:t>
      </w:r>
      <w:r w:rsidRPr="00F51EFE">
        <w:rPr>
          <w:rFonts w:ascii="Consolas" w:eastAsia="Times New Roman" w:hAnsi="Consolas" w:cs="Times New Roman"/>
          <w:color w:val="DAE3E3"/>
          <w:kern w:val="0"/>
          <w:sz w:val="21"/>
          <w:szCs w:val="21"/>
          <w:lang w:val="en-ZA" w:eastAsia="en-ZA"/>
        </w:rPr>
        <w:t xml:space="preserve"> (</w:t>
      </w:r>
      <w:r w:rsidRPr="00F51EFE">
        <w:rPr>
          <w:rFonts w:ascii="Consolas" w:eastAsia="Times New Roman" w:hAnsi="Consolas" w:cs="Times New Roman"/>
          <w:color w:val="0CA1A6"/>
          <w:kern w:val="0"/>
          <w:sz w:val="21"/>
          <w:szCs w:val="21"/>
          <w:lang w:val="en-ZA" w:eastAsia="en-ZA"/>
        </w:rPr>
        <w:t>int</w:t>
      </w:r>
      <w:r w:rsidRPr="00F51EFE">
        <w:rPr>
          <w:rFonts w:ascii="Consolas" w:eastAsia="Times New Roman" w:hAnsi="Consolas" w:cs="Times New Roman"/>
          <w:color w:val="DAE3E3"/>
          <w:kern w:val="0"/>
          <w:sz w:val="21"/>
          <w:szCs w:val="21"/>
          <w:lang w:val="en-ZA" w:eastAsia="en-ZA"/>
        </w:rPr>
        <w:t xml:space="preserve"> output_pin = </w:t>
      </w:r>
      <w:r w:rsidRPr="00F51EFE">
        <w:rPr>
          <w:rFonts w:ascii="Consolas" w:eastAsia="Times New Roman" w:hAnsi="Consolas" w:cs="Times New Roman"/>
          <w:color w:val="7FCBCD"/>
          <w:kern w:val="0"/>
          <w:sz w:val="21"/>
          <w:szCs w:val="21"/>
          <w:lang w:val="en-ZA" w:eastAsia="en-ZA"/>
        </w:rPr>
        <w:t>6</w:t>
      </w:r>
      <w:r w:rsidRPr="00F51EFE">
        <w:rPr>
          <w:rFonts w:ascii="Consolas" w:eastAsia="Times New Roman" w:hAnsi="Consolas" w:cs="Times New Roman"/>
          <w:color w:val="DAE3E3"/>
          <w:kern w:val="0"/>
          <w:sz w:val="21"/>
          <w:szCs w:val="21"/>
          <w:lang w:val="en-ZA" w:eastAsia="en-ZA"/>
        </w:rPr>
        <w:t xml:space="preserve">; output_pin &gt;= </w:t>
      </w:r>
      <w:r w:rsidRPr="00F51EFE">
        <w:rPr>
          <w:rFonts w:ascii="Consolas" w:eastAsia="Times New Roman" w:hAnsi="Consolas" w:cs="Times New Roman"/>
          <w:color w:val="7FCBCD"/>
          <w:kern w:val="0"/>
          <w:sz w:val="21"/>
          <w:szCs w:val="21"/>
          <w:lang w:val="en-ZA" w:eastAsia="en-ZA"/>
        </w:rPr>
        <w:t>2</w:t>
      </w:r>
      <w:r w:rsidRPr="00F51EFE">
        <w:rPr>
          <w:rFonts w:ascii="Consolas" w:eastAsia="Times New Roman" w:hAnsi="Consolas" w:cs="Times New Roman"/>
          <w:color w:val="DAE3E3"/>
          <w:kern w:val="0"/>
          <w:sz w:val="21"/>
          <w:szCs w:val="21"/>
          <w:lang w:val="en-ZA" w:eastAsia="en-ZA"/>
        </w:rPr>
        <w:t>; output_pin--) {</w:t>
      </w:r>
    </w:p>
    <w:p w14:paraId="1B3E56DC" w14:textId="77777777" w:rsidR="00F51EFE" w:rsidRPr="00F51EFE" w:rsidRDefault="00F51EFE"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F51EFE">
        <w:rPr>
          <w:rFonts w:ascii="Consolas" w:eastAsia="Times New Roman" w:hAnsi="Consolas" w:cs="Times New Roman"/>
          <w:color w:val="7F8C8D"/>
          <w:kern w:val="0"/>
          <w:sz w:val="21"/>
          <w:szCs w:val="21"/>
          <w:lang w:val="en-ZA" w:eastAsia="en-ZA"/>
        </w:rPr>
        <w:t>    // turn the pin on:</w:t>
      </w:r>
    </w:p>
    <w:p w14:paraId="419708CB" w14:textId="77777777" w:rsidR="00F51EFE" w:rsidRPr="00F51EFE" w:rsidRDefault="00F51EFE"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F51EFE">
        <w:rPr>
          <w:rFonts w:ascii="Consolas" w:eastAsia="Times New Roman" w:hAnsi="Consolas" w:cs="Times New Roman"/>
          <w:color w:val="DAE3E3"/>
          <w:kern w:val="0"/>
          <w:sz w:val="21"/>
          <w:szCs w:val="21"/>
          <w:lang w:val="en-ZA" w:eastAsia="en-ZA"/>
        </w:rPr>
        <w:t xml:space="preserve">    </w:t>
      </w:r>
      <w:r w:rsidRPr="00F51EFE">
        <w:rPr>
          <w:rFonts w:ascii="Consolas" w:eastAsia="Times New Roman" w:hAnsi="Consolas" w:cs="Times New Roman"/>
          <w:color w:val="F39C12"/>
          <w:kern w:val="0"/>
          <w:sz w:val="21"/>
          <w:szCs w:val="21"/>
          <w:lang w:val="en-ZA" w:eastAsia="en-ZA"/>
        </w:rPr>
        <w:t>digitalWrite</w:t>
      </w:r>
      <w:r w:rsidRPr="00F51EFE">
        <w:rPr>
          <w:rFonts w:ascii="Consolas" w:eastAsia="Times New Roman" w:hAnsi="Consolas" w:cs="Times New Roman"/>
          <w:color w:val="DAE3E3"/>
          <w:kern w:val="0"/>
          <w:sz w:val="21"/>
          <w:szCs w:val="21"/>
          <w:lang w:val="en-ZA" w:eastAsia="en-ZA"/>
        </w:rPr>
        <w:t>(output_pin, HIGH);</w:t>
      </w:r>
    </w:p>
    <w:p w14:paraId="5A39298A" w14:textId="77777777" w:rsidR="00F51EFE" w:rsidRPr="00F51EFE" w:rsidRDefault="00F51EFE"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F51EFE">
        <w:rPr>
          <w:rFonts w:ascii="Consolas" w:eastAsia="Times New Roman" w:hAnsi="Consolas" w:cs="Times New Roman"/>
          <w:color w:val="DAE3E3"/>
          <w:kern w:val="0"/>
          <w:sz w:val="21"/>
          <w:szCs w:val="21"/>
          <w:lang w:val="en-ZA" w:eastAsia="en-ZA"/>
        </w:rPr>
        <w:t xml:space="preserve">    </w:t>
      </w:r>
      <w:r w:rsidRPr="00F51EFE">
        <w:rPr>
          <w:rFonts w:ascii="Consolas" w:eastAsia="Times New Roman" w:hAnsi="Consolas" w:cs="Times New Roman"/>
          <w:color w:val="F39C12"/>
          <w:kern w:val="0"/>
          <w:sz w:val="21"/>
          <w:szCs w:val="21"/>
          <w:lang w:val="en-ZA" w:eastAsia="en-ZA"/>
        </w:rPr>
        <w:t>delay</w:t>
      </w:r>
      <w:r w:rsidRPr="00F51EFE">
        <w:rPr>
          <w:rFonts w:ascii="Consolas" w:eastAsia="Times New Roman" w:hAnsi="Consolas" w:cs="Times New Roman"/>
          <w:color w:val="DAE3E3"/>
          <w:kern w:val="0"/>
          <w:sz w:val="21"/>
          <w:szCs w:val="21"/>
          <w:lang w:val="en-ZA" w:eastAsia="en-ZA"/>
        </w:rPr>
        <w:t>(timer);</w:t>
      </w:r>
    </w:p>
    <w:p w14:paraId="5DFB6C25" w14:textId="77777777" w:rsidR="00F51EFE" w:rsidRPr="00F51EFE" w:rsidRDefault="00F51EFE"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F51EFE">
        <w:rPr>
          <w:rFonts w:ascii="Consolas" w:eastAsia="Times New Roman" w:hAnsi="Consolas" w:cs="Times New Roman"/>
          <w:color w:val="7F8C8D"/>
          <w:kern w:val="0"/>
          <w:sz w:val="21"/>
          <w:szCs w:val="21"/>
          <w:lang w:val="en-ZA" w:eastAsia="en-ZA"/>
        </w:rPr>
        <w:t>    // turn the pin off:</w:t>
      </w:r>
    </w:p>
    <w:p w14:paraId="1170BF8E" w14:textId="77777777" w:rsidR="00F51EFE" w:rsidRPr="00F51EFE" w:rsidRDefault="00F51EFE"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F51EFE">
        <w:rPr>
          <w:rFonts w:ascii="Consolas" w:eastAsia="Times New Roman" w:hAnsi="Consolas" w:cs="Times New Roman"/>
          <w:color w:val="DAE3E3"/>
          <w:kern w:val="0"/>
          <w:sz w:val="21"/>
          <w:szCs w:val="21"/>
          <w:lang w:val="en-ZA" w:eastAsia="en-ZA"/>
        </w:rPr>
        <w:t xml:space="preserve">    </w:t>
      </w:r>
      <w:r w:rsidRPr="00F51EFE">
        <w:rPr>
          <w:rFonts w:ascii="Consolas" w:eastAsia="Times New Roman" w:hAnsi="Consolas" w:cs="Times New Roman"/>
          <w:color w:val="F39C12"/>
          <w:kern w:val="0"/>
          <w:sz w:val="21"/>
          <w:szCs w:val="21"/>
          <w:lang w:val="en-ZA" w:eastAsia="en-ZA"/>
        </w:rPr>
        <w:t>digitalWrite</w:t>
      </w:r>
      <w:r w:rsidRPr="00F51EFE">
        <w:rPr>
          <w:rFonts w:ascii="Consolas" w:eastAsia="Times New Roman" w:hAnsi="Consolas" w:cs="Times New Roman"/>
          <w:color w:val="DAE3E3"/>
          <w:kern w:val="0"/>
          <w:sz w:val="21"/>
          <w:szCs w:val="21"/>
          <w:lang w:val="en-ZA" w:eastAsia="en-ZA"/>
        </w:rPr>
        <w:t>(output_pin, LOW);</w:t>
      </w:r>
    </w:p>
    <w:p w14:paraId="2D716495" w14:textId="77777777" w:rsidR="00F51EFE" w:rsidRPr="00F51EFE" w:rsidRDefault="00F51EFE"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F51EFE">
        <w:rPr>
          <w:rFonts w:ascii="Consolas" w:eastAsia="Times New Roman" w:hAnsi="Consolas" w:cs="Times New Roman"/>
          <w:color w:val="DAE3E3"/>
          <w:kern w:val="0"/>
          <w:sz w:val="21"/>
          <w:szCs w:val="21"/>
          <w:lang w:val="en-ZA" w:eastAsia="en-ZA"/>
        </w:rPr>
        <w:t>  }</w:t>
      </w:r>
    </w:p>
    <w:p w14:paraId="722C723B" w14:textId="77777777" w:rsidR="00F51EFE" w:rsidRPr="00F51EFE" w:rsidRDefault="00F51EFE"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F51EFE">
        <w:rPr>
          <w:rFonts w:ascii="Consolas" w:eastAsia="Times New Roman" w:hAnsi="Consolas" w:cs="Times New Roman"/>
          <w:color w:val="DAE3E3"/>
          <w:kern w:val="0"/>
          <w:sz w:val="21"/>
          <w:szCs w:val="21"/>
          <w:lang w:val="en-ZA" w:eastAsia="en-ZA"/>
        </w:rPr>
        <w:t>}</w:t>
      </w:r>
    </w:p>
    <w:p w14:paraId="4C057D03" w14:textId="77777777" w:rsidR="00005BDB" w:rsidRDefault="00005BDB" w:rsidP="003647A2">
      <w:pPr>
        <w:spacing w:after="0" w:line="240" w:lineRule="auto"/>
        <w:contextualSpacing/>
        <w:jc w:val="both"/>
      </w:pPr>
    </w:p>
    <w:p w14:paraId="6238BA3C" w14:textId="77777777" w:rsidR="00606973" w:rsidRDefault="00005BDB" w:rsidP="00606973">
      <w:pPr>
        <w:keepNext/>
        <w:spacing w:after="0" w:line="240" w:lineRule="auto"/>
        <w:contextualSpacing/>
        <w:jc w:val="both"/>
      </w:pPr>
      <w:r>
        <w:rPr>
          <w:noProof/>
        </w:rPr>
        <w:drawing>
          <wp:inline distT="0" distB="0" distL="0" distR="0" wp14:anchorId="11E4CC89" wp14:editId="5B36ADF5">
            <wp:extent cx="2683970" cy="2969715"/>
            <wp:effectExtent l="0" t="9525" r="0" b="0"/>
            <wp:docPr id="52290" name="Picture 5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5400000">
                      <a:off x="0" y="0"/>
                      <a:ext cx="2699866" cy="2987303"/>
                    </a:xfrm>
                    <a:prstGeom prst="rect">
                      <a:avLst/>
                    </a:prstGeom>
                    <a:noFill/>
                    <a:ln>
                      <a:noFill/>
                    </a:ln>
                  </pic:spPr>
                </pic:pic>
              </a:graphicData>
            </a:graphic>
          </wp:inline>
        </w:drawing>
      </w:r>
    </w:p>
    <w:p w14:paraId="698F6C57" w14:textId="5E3B2366" w:rsidR="00005BDB" w:rsidRPr="00606973" w:rsidRDefault="00606973" w:rsidP="00606973">
      <w:pPr>
        <w:pStyle w:val="Caption"/>
        <w:jc w:val="both"/>
        <w:rPr>
          <w:i w:val="0"/>
          <w:iCs w:val="0"/>
          <w:color w:val="auto"/>
          <w:sz w:val="24"/>
          <w:szCs w:val="24"/>
        </w:rPr>
      </w:pPr>
      <w:r w:rsidRPr="00606973">
        <w:rPr>
          <w:i w:val="0"/>
          <w:iCs w:val="0"/>
          <w:color w:val="auto"/>
          <w:sz w:val="24"/>
          <w:szCs w:val="24"/>
        </w:rPr>
        <w:t xml:space="preserve">Figure 3. </w:t>
      </w:r>
      <w:r w:rsidRPr="00606973">
        <w:rPr>
          <w:i w:val="0"/>
          <w:iCs w:val="0"/>
          <w:color w:val="auto"/>
          <w:sz w:val="24"/>
          <w:szCs w:val="24"/>
        </w:rPr>
        <w:fldChar w:fldCharType="begin"/>
      </w:r>
      <w:r w:rsidRPr="00606973">
        <w:rPr>
          <w:i w:val="0"/>
          <w:iCs w:val="0"/>
          <w:color w:val="auto"/>
          <w:sz w:val="24"/>
          <w:szCs w:val="24"/>
        </w:rPr>
        <w:instrText xml:space="preserve"> SEQ Figure_3. \* ARABIC </w:instrText>
      </w:r>
      <w:r w:rsidRPr="00606973">
        <w:rPr>
          <w:i w:val="0"/>
          <w:iCs w:val="0"/>
          <w:color w:val="auto"/>
          <w:sz w:val="24"/>
          <w:szCs w:val="24"/>
        </w:rPr>
        <w:fldChar w:fldCharType="separate"/>
      </w:r>
      <w:r w:rsidR="00AF1BF5">
        <w:rPr>
          <w:i w:val="0"/>
          <w:iCs w:val="0"/>
          <w:noProof/>
          <w:color w:val="auto"/>
          <w:sz w:val="24"/>
          <w:szCs w:val="24"/>
        </w:rPr>
        <w:t>32</w:t>
      </w:r>
      <w:r w:rsidRPr="00606973">
        <w:rPr>
          <w:i w:val="0"/>
          <w:iCs w:val="0"/>
          <w:color w:val="auto"/>
          <w:sz w:val="24"/>
          <w:szCs w:val="24"/>
        </w:rPr>
        <w:fldChar w:fldCharType="end"/>
      </w:r>
      <w:r w:rsidRPr="00606973">
        <w:rPr>
          <w:i w:val="0"/>
          <w:iCs w:val="0"/>
          <w:color w:val="auto"/>
          <w:sz w:val="24"/>
          <w:szCs w:val="24"/>
        </w:rPr>
        <w:t>: Lighting LEDs in sequence and reverse</w:t>
      </w:r>
    </w:p>
    <w:p w14:paraId="093D9080" w14:textId="3F626163" w:rsidR="00C630DC" w:rsidRDefault="00C630DC" w:rsidP="00A71CFC">
      <w:pPr>
        <w:spacing w:after="0" w:line="240" w:lineRule="auto"/>
        <w:contextualSpacing/>
        <w:jc w:val="both"/>
      </w:pPr>
    </w:p>
    <w:p w14:paraId="3C3EEE3A" w14:textId="55460A0D" w:rsidR="00BF36E2" w:rsidRDefault="00BF36E2" w:rsidP="00A71CFC">
      <w:pPr>
        <w:spacing w:after="0" w:line="240" w:lineRule="auto"/>
        <w:contextualSpacing/>
        <w:jc w:val="both"/>
      </w:pPr>
    </w:p>
    <w:p w14:paraId="7AFC6C89" w14:textId="4070D7D7" w:rsidR="00BF36E2" w:rsidRPr="00205FB0" w:rsidRDefault="00606973" w:rsidP="00606973">
      <w:pPr>
        <w:spacing w:after="0" w:line="360" w:lineRule="auto"/>
        <w:contextualSpacing/>
        <w:jc w:val="both"/>
        <w:rPr>
          <w:b/>
          <w:bCs/>
        </w:rPr>
      </w:pPr>
      <w:bookmarkStart w:id="64" w:name="_Hlk128436564"/>
      <w:r w:rsidRPr="00606973">
        <w:rPr>
          <w:b/>
          <w:bCs/>
        </w:rPr>
        <w:t>TASK 3.5  Lighting LEDs in sequence and reverse</w:t>
      </w:r>
    </w:p>
    <w:p w14:paraId="4989A524" w14:textId="6AF8D677" w:rsidR="00BF36E2" w:rsidRDefault="00BF36E2" w:rsidP="00606973">
      <w:pPr>
        <w:spacing w:after="0" w:line="360" w:lineRule="auto"/>
        <w:contextualSpacing/>
        <w:jc w:val="both"/>
      </w:pPr>
      <w:r>
        <w:t xml:space="preserve">Modify </w:t>
      </w:r>
      <w:r w:rsidR="00606973">
        <w:t>code in example 3.25</w:t>
      </w:r>
      <w:r>
        <w:t xml:space="preserve"> use a while loop instead of a for loop to power the 5 LEDs in sequence.</w:t>
      </w:r>
    </w:p>
    <w:p w14:paraId="3BC27C9E" w14:textId="77777777" w:rsidR="00BF36E2" w:rsidRDefault="00BF36E2" w:rsidP="00A71CFC">
      <w:pPr>
        <w:spacing w:after="0" w:line="240" w:lineRule="auto"/>
        <w:contextualSpacing/>
        <w:jc w:val="both"/>
      </w:pPr>
    </w:p>
    <w:bookmarkEnd w:id="64"/>
    <w:p w14:paraId="7FB92101" w14:textId="1D3CD80C" w:rsidR="005F6D4B" w:rsidRDefault="005F6D4B" w:rsidP="004A3948">
      <w:pPr>
        <w:pStyle w:val="Heading4"/>
      </w:pPr>
      <w:r>
        <w:t xml:space="preserve">3.2.1.7 incorporate a combination of iteration and condition structures </w:t>
      </w:r>
    </w:p>
    <w:p w14:paraId="2ADD1F6F" w14:textId="6E868C45" w:rsidR="00F46B91" w:rsidRDefault="00F46B91" w:rsidP="00F46B91">
      <w:pPr>
        <w:spacing w:after="0" w:line="360" w:lineRule="auto"/>
        <w:contextualSpacing/>
        <w:jc w:val="both"/>
      </w:pPr>
      <w:r w:rsidRPr="00F46B91">
        <w:t xml:space="preserve">Keep in mind that we use iteration when we require the computer to repeat actions, and conditionals structures when we need the machine to </w:t>
      </w:r>
      <w:r w:rsidR="00606973" w:rsidRPr="00F46B91">
        <w:t>decide</w:t>
      </w:r>
      <w:r w:rsidRPr="00F46B91">
        <w:t xml:space="preserve">. Therefore, we mix these elements </w:t>
      </w:r>
      <w:r w:rsidRPr="00F46B91">
        <w:lastRenderedPageBreak/>
        <w:t>when we must frequently decide on something or when the outcome of a decision necessitates repeatedly performing an action. We'll examine each of these individually.</w:t>
      </w:r>
    </w:p>
    <w:p w14:paraId="3AC01DEA" w14:textId="77777777" w:rsidR="00AB5FC0" w:rsidRDefault="00AB5FC0" w:rsidP="00F46B91">
      <w:pPr>
        <w:spacing w:after="0" w:line="360" w:lineRule="auto"/>
        <w:contextualSpacing/>
        <w:jc w:val="both"/>
      </w:pPr>
    </w:p>
    <w:p w14:paraId="0A2386F5" w14:textId="69678C06" w:rsidR="00205FB0" w:rsidRDefault="00F46B91" w:rsidP="00F46B91">
      <w:pPr>
        <w:spacing w:after="0" w:line="360" w:lineRule="auto"/>
        <w:contextualSpacing/>
        <w:jc w:val="both"/>
      </w:pPr>
      <w:r w:rsidRPr="00F46B91">
        <w:t>Conditional execution may happen inside of a loop , and this is common</w:t>
      </w:r>
      <w:r>
        <w:t>.</w:t>
      </w:r>
      <w:r w:rsidRPr="00F46B91">
        <w:t xml:space="preserve"> When we are iterating across a list of items, we often need to inspect each item and then </w:t>
      </w:r>
      <w:r w:rsidR="00606973" w:rsidRPr="00F46B91">
        <w:t>decide</w:t>
      </w:r>
      <w:r w:rsidRPr="00F46B91">
        <w:t xml:space="preserve"> about what to do with that item. </w:t>
      </w:r>
      <w:r>
        <w:t xml:space="preserve">We can also make use of Break and Continue statements inside our conditions. </w:t>
      </w:r>
    </w:p>
    <w:p w14:paraId="4F9CAD26" w14:textId="48AB7115" w:rsidR="00F46B91" w:rsidRDefault="00F46B91" w:rsidP="00F46B91">
      <w:pPr>
        <w:spacing w:after="0" w:line="360" w:lineRule="auto"/>
        <w:contextualSpacing/>
        <w:jc w:val="both"/>
      </w:pPr>
    </w:p>
    <w:p w14:paraId="741E0A24" w14:textId="02E62655" w:rsidR="00F46B91" w:rsidRPr="00643718" w:rsidRDefault="00F46B91" w:rsidP="00F46B91">
      <w:pPr>
        <w:spacing w:after="0" w:line="360" w:lineRule="auto"/>
        <w:contextualSpacing/>
        <w:jc w:val="both"/>
        <w:rPr>
          <w:b/>
          <w:bCs/>
        </w:rPr>
      </w:pPr>
      <w:r w:rsidRPr="00643718">
        <w:rPr>
          <w:b/>
          <w:bCs/>
        </w:rPr>
        <w:t>Break</w:t>
      </w:r>
    </w:p>
    <w:p w14:paraId="52592DF2" w14:textId="56FF929D" w:rsidR="00F46B91" w:rsidRDefault="00F46B91" w:rsidP="00F46B91">
      <w:pPr>
        <w:spacing w:after="0" w:line="360" w:lineRule="auto"/>
        <w:contextualSpacing/>
        <w:jc w:val="both"/>
      </w:pPr>
      <w:r w:rsidRPr="00F46B91">
        <w:t>In C++, the break statement is used to end a loop. The loop iterations cease when the break statement is reached from within a loop, and control is instantly transferred from the loop to the first statement following the loop.</w:t>
      </w:r>
    </w:p>
    <w:p w14:paraId="25A874FE" w14:textId="4A9CF396" w:rsidR="00F46B91" w:rsidRDefault="00F46B91" w:rsidP="00F46B91">
      <w:pPr>
        <w:spacing w:after="0" w:line="360" w:lineRule="auto"/>
        <w:contextualSpacing/>
        <w:jc w:val="both"/>
      </w:pPr>
    </w:p>
    <w:p w14:paraId="0239ADFE" w14:textId="72A42F85" w:rsidR="00F46B91" w:rsidRPr="00A43147" w:rsidRDefault="00F46B91" w:rsidP="00F46B91">
      <w:pPr>
        <w:spacing w:after="0" w:line="360" w:lineRule="auto"/>
        <w:contextualSpacing/>
        <w:jc w:val="both"/>
        <w:rPr>
          <w:b/>
          <w:bCs/>
        </w:rPr>
      </w:pPr>
      <w:r w:rsidRPr="00A43147">
        <w:rPr>
          <w:b/>
          <w:bCs/>
        </w:rPr>
        <w:t>Syntax</w:t>
      </w:r>
    </w:p>
    <w:p w14:paraId="6B961856" w14:textId="77777777" w:rsidR="00776FC3" w:rsidRPr="00AB5FC0" w:rsidRDefault="00776FC3" w:rsidP="00776FC3">
      <w:pPr>
        <w:pStyle w:val="NormalWeb"/>
        <w:shd w:val="clear" w:color="auto" w:fill="BFBFBF" w:themeFill="background1" w:themeFillShade="BF"/>
        <w:spacing w:before="0" w:beforeAutospacing="0" w:after="0" w:afterAutospacing="0"/>
        <w:rPr>
          <w:rFonts w:ascii="Courier New" w:eastAsia="Calibri" w:hAnsi="Courier New" w:cs="Courier New"/>
          <w:kern w:val="1"/>
          <w:sz w:val="20"/>
          <w:szCs w:val="20"/>
          <w:lang w:val="en-GB" w:eastAsia="zh-CN"/>
        </w:rPr>
      </w:pPr>
      <w:r w:rsidRPr="00AB5FC0">
        <w:rPr>
          <w:rFonts w:ascii="Courier New" w:eastAsia="Calibri" w:hAnsi="Courier New" w:cs="Courier New"/>
          <w:kern w:val="1"/>
          <w:sz w:val="20"/>
          <w:szCs w:val="20"/>
          <w:lang w:val="en-GB" w:eastAsia="zh-CN"/>
        </w:rPr>
        <w:t>for (initialization expression; test expression; update expression) {</w:t>
      </w:r>
    </w:p>
    <w:p w14:paraId="78309659" w14:textId="2D8B50E0" w:rsidR="00776FC3" w:rsidRPr="00AB5FC0" w:rsidRDefault="00776FC3" w:rsidP="00776FC3">
      <w:pPr>
        <w:shd w:val="clear" w:color="auto" w:fill="BFBFBF" w:themeFill="background1" w:themeFillShade="BF"/>
        <w:spacing w:after="0" w:line="264" w:lineRule="atLeast"/>
        <w:rPr>
          <w:rFonts w:ascii="Courier New" w:hAnsi="Courier New" w:cs="Courier New"/>
          <w:sz w:val="20"/>
          <w:szCs w:val="20"/>
        </w:rPr>
      </w:pPr>
      <w:r w:rsidRPr="00AB5FC0">
        <w:rPr>
          <w:rFonts w:ascii="Courier New" w:hAnsi="Courier New" w:cs="Courier New"/>
          <w:sz w:val="20"/>
          <w:szCs w:val="20"/>
        </w:rPr>
        <w:t>if (someCondition) {</w:t>
      </w:r>
    </w:p>
    <w:p w14:paraId="54AA79A4" w14:textId="00272B7D" w:rsidR="00776FC3" w:rsidRPr="00AB5FC0" w:rsidRDefault="00776FC3" w:rsidP="00776FC3">
      <w:pPr>
        <w:shd w:val="clear" w:color="auto" w:fill="BFBFBF" w:themeFill="background1" w:themeFillShade="BF"/>
        <w:spacing w:after="0" w:line="264" w:lineRule="atLeast"/>
        <w:rPr>
          <w:rFonts w:ascii="Courier New" w:hAnsi="Courier New" w:cs="Courier New"/>
          <w:sz w:val="20"/>
          <w:szCs w:val="20"/>
        </w:rPr>
      </w:pPr>
      <w:r w:rsidRPr="00AB5FC0">
        <w:rPr>
          <w:rFonts w:ascii="Courier New" w:hAnsi="Courier New" w:cs="Courier New"/>
          <w:sz w:val="20"/>
          <w:szCs w:val="20"/>
        </w:rPr>
        <w:t>break;</w:t>
      </w:r>
    </w:p>
    <w:p w14:paraId="7B04BEF4" w14:textId="77777777" w:rsidR="00776FC3" w:rsidRPr="00AB5FC0" w:rsidRDefault="00776FC3" w:rsidP="00776FC3">
      <w:pPr>
        <w:shd w:val="clear" w:color="auto" w:fill="BFBFBF" w:themeFill="background1" w:themeFillShade="BF"/>
        <w:spacing w:after="0" w:line="264" w:lineRule="atLeast"/>
        <w:rPr>
          <w:rFonts w:ascii="Courier New" w:hAnsi="Courier New" w:cs="Courier New"/>
          <w:sz w:val="20"/>
          <w:szCs w:val="20"/>
        </w:rPr>
      </w:pPr>
      <w:r w:rsidRPr="00AB5FC0">
        <w:rPr>
          <w:rFonts w:ascii="Courier New" w:hAnsi="Courier New" w:cs="Courier New"/>
          <w:sz w:val="20"/>
          <w:szCs w:val="20"/>
        </w:rPr>
        <w:t>// do stuff if the condition is true</w:t>
      </w:r>
    </w:p>
    <w:p w14:paraId="001E82C4" w14:textId="77777777" w:rsidR="00776FC3" w:rsidRPr="00AB5FC0" w:rsidRDefault="00776FC3" w:rsidP="00776FC3">
      <w:pPr>
        <w:shd w:val="clear" w:color="auto" w:fill="BFBFBF" w:themeFill="background1" w:themeFillShade="BF"/>
        <w:spacing w:after="0" w:line="264" w:lineRule="atLeast"/>
        <w:rPr>
          <w:rFonts w:ascii="Courier New" w:hAnsi="Courier New" w:cs="Courier New"/>
          <w:sz w:val="20"/>
          <w:szCs w:val="20"/>
        </w:rPr>
      </w:pPr>
      <w:r w:rsidRPr="00AB5FC0">
        <w:rPr>
          <w:rFonts w:ascii="Courier New" w:hAnsi="Courier New" w:cs="Courier New"/>
          <w:sz w:val="20"/>
          <w:szCs w:val="20"/>
        </w:rPr>
        <w:t>}</w:t>
      </w:r>
    </w:p>
    <w:p w14:paraId="21160A7D" w14:textId="26EA864D" w:rsidR="00776FC3" w:rsidRPr="00AB5FC0" w:rsidRDefault="00776FC3" w:rsidP="00776FC3">
      <w:pPr>
        <w:shd w:val="clear" w:color="auto" w:fill="BFBFBF" w:themeFill="background1" w:themeFillShade="BF"/>
        <w:spacing w:after="0" w:line="264" w:lineRule="atLeast"/>
        <w:rPr>
          <w:rFonts w:ascii="Courier New" w:hAnsi="Courier New" w:cs="Courier New"/>
          <w:sz w:val="20"/>
          <w:szCs w:val="20"/>
        </w:rPr>
      </w:pPr>
      <w:r w:rsidRPr="00AB5FC0">
        <w:rPr>
          <w:rFonts w:ascii="Courier New" w:hAnsi="Courier New" w:cs="Courier New"/>
          <w:sz w:val="20"/>
          <w:szCs w:val="20"/>
        </w:rPr>
        <w:t>  // code block to be executed</w:t>
      </w:r>
      <w:r w:rsidRPr="00AB5FC0">
        <w:rPr>
          <w:rFonts w:ascii="Courier New" w:hAnsi="Courier New" w:cs="Courier New"/>
          <w:sz w:val="20"/>
          <w:szCs w:val="20"/>
        </w:rPr>
        <w:br/>
        <w:t>}</w:t>
      </w:r>
    </w:p>
    <w:p w14:paraId="1FBFEDE4" w14:textId="6E42FE41" w:rsidR="00776FC3" w:rsidRDefault="00776FC3" w:rsidP="00F46B91">
      <w:pPr>
        <w:spacing w:after="0" w:line="360" w:lineRule="auto"/>
        <w:contextualSpacing/>
        <w:jc w:val="both"/>
      </w:pPr>
    </w:p>
    <w:p w14:paraId="1B20F4E8" w14:textId="0EAE2DA1" w:rsidR="00AF3B02" w:rsidRPr="00AB5FC0" w:rsidRDefault="00AF3B02" w:rsidP="00F46B91">
      <w:pPr>
        <w:spacing w:after="0" w:line="360" w:lineRule="auto"/>
        <w:contextualSpacing/>
        <w:jc w:val="both"/>
        <w:rPr>
          <w:b/>
          <w:bCs/>
        </w:rPr>
      </w:pPr>
      <w:r w:rsidRPr="00AB5FC0">
        <w:rPr>
          <w:b/>
          <w:bCs/>
        </w:rPr>
        <w:t>Scenario</w:t>
      </w:r>
    </w:p>
    <w:p w14:paraId="1E85E0EC" w14:textId="48E425AA" w:rsidR="00AF3B02" w:rsidRDefault="00AF3B02" w:rsidP="00AF3B02">
      <w:pPr>
        <w:spacing w:after="0" w:line="360" w:lineRule="auto"/>
        <w:contextualSpacing/>
        <w:jc w:val="both"/>
      </w:pPr>
      <w:r>
        <w:t>Let us assume we can have a loop to print numbers from 1 to 10 and decide that if along the process, the program encounters a digit 3 then it should exit the loop and print “</w:t>
      </w:r>
      <w:r w:rsidRPr="00AF3B02">
        <w:t>I have encountered a block!! I am exiting</w:t>
      </w:r>
      <w:r>
        <w:t>” else print- “the value of I is I”. In such cases, you will need to make use of break commands</w:t>
      </w:r>
      <w:r w:rsidR="00A43147">
        <w:t xml:space="preserve"> as shown in example 3.26</w:t>
      </w:r>
    </w:p>
    <w:p w14:paraId="4B1923F9" w14:textId="658D479F" w:rsidR="00AF3B02" w:rsidRDefault="00AF3B02" w:rsidP="00F46B91">
      <w:pPr>
        <w:spacing w:after="0" w:line="360" w:lineRule="auto"/>
        <w:contextualSpacing/>
        <w:jc w:val="both"/>
      </w:pPr>
    </w:p>
    <w:p w14:paraId="78018EC7" w14:textId="77777777" w:rsidR="00AB5FC0" w:rsidRDefault="00AB5FC0" w:rsidP="00F46B91">
      <w:pPr>
        <w:spacing w:after="0" w:line="360" w:lineRule="auto"/>
        <w:contextualSpacing/>
        <w:jc w:val="both"/>
      </w:pPr>
    </w:p>
    <w:p w14:paraId="6C18EBB2" w14:textId="429CA0F8" w:rsidR="00F46B91" w:rsidRPr="00E051B2" w:rsidRDefault="00AF3B02" w:rsidP="00F46B91">
      <w:pPr>
        <w:spacing w:after="0" w:line="360" w:lineRule="auto"/>
        <w:contextualSpacing/>
        <w:jc w:val="both"/>
        <w:rPr>
          <w:b/>
          <w:bCs/>
        </w:rPr>
      </w:pPr>
      <w:r w:rsidRPr="00E051B2">
        <w:rPr>
          <w:b/>
          <w:bCs/>
        </w:rPr>
        <w:t>EXAMPLE</w:t>
      </w:r>
      <w:r w:rsidR="00E051B2" w:rsidRPr="00E051B2">
        <w:rPr>
          <w:b/>
          <w:bCs/>
        </w:rPr>
        <w:t xml:space="preserve"> 3.26</w:t>
      </w:r>
    </w:p>
    <w:p w14:paraId="722C66BF" w14:textId="77777777" w:rsidR="00AF3B02" w:rsidRPr="00AF3B02" w:rsidRDefault="00AF3B02"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3B02">
        <w:rPr>
          <w:rFonts w:ascii="Consolas" w:eastAsia="Times New Roman" w:hAnsi="Consolas" w:cs="Times New Roman"/>
          <w:color w:val="0CA1A6"/>
          <w:kern w:val="0"/>
          <w:sz w:val="21"/>
          <w:szCs w:val="21"/>
          <w:lang w:val="en-ZA" w:eastAsia="en-ZA"/>
        </w:rPr>
        <w:t>int</w:t>
      </w:r>
      <w:r w:rsidRPr="00AF3B02">
        <w:rPr>
          <w:rFonts w:ascii="Consolas" w:eastAsia="Times New Roman" w:hAnsi="Consolas" w:cs="Times New Roman"/>
          <w:color w:val="DAE3E3"/>
          <w:kern w:val="0"/>
          <w:sz w:val="21"/>
          <w:szCs w:val="21"/>
          <w:lang w:val="en-ZA" w:eastAsia="en-ZA"/>
        </w:rPr>
        <w:t xml:space="preserve">  i;</w:t>
      </w:r>
    </w:p>
    <w:p w14:paraId="2C6EB216" w14:textId="77777777" w:rsidR="00AF3B02" w:rsidRPr="00AF3B02" w:rsidRDefault="00AF3B02"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3B02">
        <w:rPr>
          <w:rFonts w:ascii="Consolas" w:eastAsia="Times New Roman" w:hAnsi="Consolas" w:cs="Times New Roman"/>
          <w:color w:val="0CA1A6"/>
          <w:kern w:val="0"/>
          <w:sz w:val="21"/>
          <w:szCs w:val="21"/>
          <w:lang w:val="en-ZA" w:eastAsia="en-ZA"/>
        </w:rPr>
        <w:t>void</w:t>
      </w:r>
      <w:r w:rsidRPr="00AF3B02">
        <w:rPr>
          <w:rFonts w:ascii="Consolas" w:eastAsia="Times New Roman" w:hAnsi="Consolas" w:cs="Times New Roman"/>
          <w:color w:val="DAE3E3"/>
          <w:kern w:val="0"/>
          <w:sz w:val="21"/>
          <w:szCs w:val="21"/>
          <w:lang w:val="en-ZA" w:eastAsia="en-ZA"/>
        </w:rPr>
        <w:t xml:space="preserve"> </w:t>
      </w:r>
      <w:r w:rsidRPr="00AF3B02">
        <w:rPr>
          <w:rFonts w:ascii="Consolas" w:eastAsia="Times New Roman" w:hAnsi="Consolas" w:cs="Times New Roman"/>
          <w:color w:val="F39C12"/>
          <w:kern w:val="0"/>
          <w:sz w:val="21"/>
          <w:szCs w:val="21"/>
          <w:lang w:val="en-ZA" w:eastAsia="en-ZA"/>
        </w:rPr>
        <w:t>setup</w:t>
      </w:r>
      <w:r w:rsidRPr="00AF3B02">
        <w:rPr>
          <w:rFonts w:ascii="Consolas" w:eastAsia="Times New Roman" w:hAnsi="Consolas" w:cs="Times New Roman"/>
          <w:color w:val="DAE3E3"/>
          <w:kern w:val="0"/>
          <w:sz w:val="21"/>
          <w:szCs w:val="21"/>
          <w:lang w:val="en-ZA" w:eastAsia="en-ZA"/>
        </w:rPr>
        <w:t>() {</w:t>
      </w:r>
    </w:p>
    <w:p w14:paraId="2DB2C3D8" w14:textId="77777777" w:rsidR="00AF3B02" w:rsidRPr="00AF3B02" w:rsidRDefault="00AF3B02"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3B02">
        <w:rPr>
          <w:rFonts w:ascii="Consolas" w:eastAsia="Times New Roman" w:hAnsi="Consolas" w:cs="Times New Roman"/>
          <w:color w:val="7F8C8D"/>
          <w:kern w:val="0"/>
          <w:sz w:val="21"/>
          <w:szCs w:val="21"/>
          <w:lang w:val="en-ZA" w:eastAsia="en-ZA"/>
        </w:rPr>
        <w:t>  // put your setup code here, to run once:</w:t>
      </w:r>
    </w:p>
    <w:p w14:paraId="3E1004BE" w14:textId="77777777" w:rsidR="00AF3B02" w:rsidRPr="00AF3B02" w:rsidRDefault="00AF3B02"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3B02">
        <w:rPr>
          <w:rFonts w:ascii="Consolas" w:eastAsia="Times New Roman" w:hAnsi="Consolas" w:cs="Times New Roman"/>
          <w:color w:val="DAE3E3"/>
          <w:kern w:val="0"/>
          <w:sz w:val="21"/>
          <w:szCs w:val="21"/>
          <w:lang w:val="en-ZA" w:eastAsia="en-ZA"/>
        </w:rPr>
        <w:t xml:space="preserve">  </w:t>
      </w:r>
      <w:r w:rsidRPr="00AF3B02">
        <w:rPr>
          <w:rFonts w:ascii="Consolas" w:eastAsia="Times New Roman" w:hAnsi="Consolas" w:cs="Times New Roman"/>
          <w:color w:val="F39C12"/>
          <w:kern w:val="0"/>
          <w:sz w:val="21"/>
          <w:szCs w:val="21"/>
          <w:lang w:val="en-ZA" w:eastAsia="en-ZA"/>
        </w:rPr>
        <w:t>Serial</w:t>
      </w:r>
      <w:r w:rsidRPr="00AF3B02">
        <w:rPr>
          <w:rFonts w:ascii="Consolas" w:eastAsia="Times New Roman" w:hAnsi="Consolas" w:cs="Times New Roman"/>
          <w:color w:val="DAE3E3"/>
          <w:kern w:val="0"/>
          <w:sz w:val="21"/>
          <w:szCs w:val="21"/>
          <w:lang w:val="en-ZA" w:eastAsia="en-ZA"/>
        </w:rPr>
        <w:t>.</w:t>
      </w:r>
      <w:r w:rsidRPr="00AF3B02">
        <w:rPr>
          <w:rFonts w:ascii="Consolas" w:eastAsia="Times New Roman" w:hAnsi="Consolas" w:cs="Times New Roman"/>
          <w:color w:val="F39C12"/>
          <w:kern w:val="0"/>
          <w:sz w:val="21"/>
          <w:szCs w:val="21"/>
          <w:lang w:val="en-ZA" w:eastAsia="en-ZA"/>
        </w:rPr>
        <w:t>begin</w:t>
      </w:r>
      <w:r w:rsidRPr="00AF3B02">
        <w:rPr>
          <w:rFonts w:ascii="Consolas" w:eastAsia="Times New Roman" w:hAnsi="Consolas" w:cs="Times New Roman"/>
          <w:color w:val="DAE3E3"/>
          <w:kern w:val="0"/>
          <w:sz w:val="21"/>
          <w:szCs w:val="21"/>
          <w:lang w:val="en-ZA" w:eastAsia="en-ZA"/>
        </w:rPr>
        <w:t>(</w:t>
      </w:r>
      <w:r w:rsidRPr="00AF3B02">
        <w:rPr>
          <w:rFonts w:ascii="Consolas" w:eastAsia="Times New Roman" w:hAnsi="Consolas" w:cs="Times New Roman"/>
          <w:color w:val="7FCBCD"/>
          <w:kern w:val="0"/>
          <w:sz w:val="21"/>
          <w:szCs w:val="21"/>
          <w:lang w:val="en-ZA" w:eastAsia="en-ZA"/>
        </w:rPr>
        <w:t>9600</w:t>
      </w:r>
      <w:r w:rsidRPr="00AF3B02">
        <w:rPr>
          <w:rFonts w:ascii="Consolas" w:eastAsia="Times New Roman" w:hAnsi="Consolas" w:cs="Times New Roman"/>
          <w:color w:val="DAE3E3"/>
          <w:kern w:val="0"/>
          <w:sz w:val="21"/>
          <w:szCs w:val="21"/>
          <w:lang w:val="en-ZA" w:eastAsia="en-ZA"/>
        </w:rPr>
        <w:t>);</w:t>
      </w:r>
    </w:p>
    <w:p w14:paraId="25E69252" w14:textId="77777777" w:rsidR="00AF3B02" w:rsidRPr="00AF3B02" w:rsidRDefault="00AF3B02"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3B02">
        <w:rPr>
          <w:rFonts w:ascii="Consolas" w:eastAsia="Times New Roman" w:hAnsi="Consolas" w:cs="Times New Roman"/>
          <w:color w:val="DAE3E3"/>
          <w:kern w:val="0"/>
          <w:sz w:val="21"/>
          <w:szCs w:val="21"/>
          <w:lang w:val="en-ZA" w:eastAsia="en-ZA"/>
        </w:rPr>
        <w:t>}</w:t>
      </w:r>
    </w:p>
    <w:p w14:paraId="1988138E" w14:textId="77777777" w:rsidR="00AF3B02" w:rsidRPr="00AF3B02" w:rsidRDefault="00AF3B02"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3B02">
        <w:rPr>
          <w:rFonts w:ascii="Consolas" w:eastAsia="Times New Roman" w:hAnsi="Consolas" w:cs="Times New Roman"/>
          <w:color w:val="0CA1A6"/>
          <w:kern w:val="0"/>
          <w:sz w:val="21"/>
          <w:szCs w:val="21"/>
          <w:lang w:val="en-ZA" w:eastAsia="en-ZA"/>
        </w:rPr>
        <w:t>void</w:t>
      </w:r>
      <w:r w:rsidRPr="00AF3B02">
        <w:rPr>
          <w:rFonts w:ascii="Consolas" w:eastAsia="Times New Roman" w:hAnsi="Consolas" w:cs="Times New Roman"/>
          <w:color w:val="DAE3E3"/>
          <w:kern w:val="0"/>
          <w:sz w:val="21"/>
          <w:szCs w:val="21"/>
          <w:lang w:val="en-ZA" w:eastAsia="en-ZA"/>
        </w:rPr>
        <w:t xml:space="preserve"> </w:t>
      </w:r>
      <w:r w:rsidRPr="00AF3B02">
        <w:rPr>
          <w:rFonts w:ascii="Consolas" w:eastAsia="Times New Roman" w:hAnsi="Consolas" w:cs="Times New Roman"/>
          <w:color w:val="F39C12"/>
          <w:kern w:val="0"/>
          <w:sz w:val="21"/>
          <w:szCs w:val="21"/>
          <w:lang w:val="en-ZA" w:eastAsia="en-ZA"/>
        </w:rPr>
        <w:t>loop</w:t>
      </w:r>
      <w:r w:rsidRPr="00AF3B02">
        <w:rPr>
          <w:rFonts w:ascii="Consolas" w:eastAsia="Times New Roman" w:hAnsi="Consolas" w:cs="Times New Roman"/>
          <w:color w:val="DAE3E3"/>
          <w:kern w:val="0"/>
          <w:sz w:val="21"/>
          <w:szCs w:val="21"/>
          <w:lang w:val="en-ZA" w:eastAsia="en-ZA"/>
        </w:rPr>
        <w:t>() {</w:t>
      </w:r>
    </w:p>
    <w:p w14:paraId="1462F82B" w14:textId="77777777" w:rsidR="00AF3B02" w:rsidRPr="00AF3B02" w:rsidRDefault="00AF3B02"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3B02">
        <w:rPr>
          <w:rFonts w:ascii="Consolas" w:eastAsia="Times New Roman" w:hAnsi="Consolas" w:cs="Times New Roman"/>
          <w:color w:val="7F8C8D"/>
          <w:kern w:val="0"/>
          <w:sz w:val="21"/>
          <w:szCs w:val="21"/>
          <w:lang w:val="en-ZA" w:eastAsia="en-ZA"/>
        </w:rPr>
        <w:t>  //for loop to print integers from 1 to 10</w:t>
      </w:r>
    </w:p>
    <w:p w14:paraId="33D74B56" w14:textId="77777777" w:rsidR="00AF3B02" w:rsidRPr="00AF3B02" w:rsidRDefault="00AF3B02"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3B02">
        <w:rPr>
          <w:rFonts w:ascii="Consolas" w:eastAsia="Times New Roman" w:hAnsi="Consolas" w:cs="Times New Roman"/>
          <w:color w:val="DAE3E3"/>
          <w:kern w:val="0"/>
          <w:sz w:val="21"/>
          <w:szCs w:val="21"/>
          <w:lang w:val="en-ZA" w:eastAsia="en-ZA"/>
        </w:rPr>
        <w:t xml:space="preserve">  </w:t>
      </w:r>
      <w:r w:rsidRPr="00AF3B02">
        <w:rPr>
          <w:rFonts w:ascii="Consolas" w:eastAsia="Times New Roman" w:hAnsi="Consolas" w:cs="Times New Roman"/>
          <w:color w:val="C586C0"/>
          <w:kern w:val="0"/>
          <w:sz w:val="21"/>
          <w:szCs w:val="21"/>
          <w:lang w:val="en-ZA" w:eastAsia="en-ZA"/>
        </w:rPr>
        <w:t>for</w:t>
      </w:r>
      <w:r w:rsidRPr="00AF3B02">
        <w:rPr>
          <w:rFonts w:ascii="Consolas" w:eastAsia="Times New Roman" w:hAnsi="Consolas" w:cs="Times New Roman"/>
          <w:color w:val="DAE3E3"/>
          <w:kern w:val="0"/>
          <w:sz w:val="21"/>
          <w:szCs w:val="21"/>
          <w:lang w:val="en-ZA" w:eastAsia="en-ZA"/>
        </w:rPr>
        <w:t>(i=</w:t>
      </w:r>
      <w:r w:rsidRPr="00AF3B02">
        <w:rPr>
          <w:rFonts w:ascii="Consolas" w:eastAsia="Times New Roman" w:hAnsi="Consolas" w:cs="Times New Roman"/>
          <w:color w:val="7FCBCD"/>
          <w:kern w:val="0"/>
          <w:sz w:val="21"/>
          <w:szCs w:val="21"/>
          <w:lang w:val="en-ZA" w:eastAsia="en-ZA"/>
        </w:rPr>
        <w:t>0</w:t>
      </w:r>
      <w:r w:rsidRPr="00AF3B02">
        <w:rPr>
          <w:rFonts w:ascii="Consolas" w:eastAsia="Times New Roman" w:hAnsi="Consolas" w:cs="Times New Roman"/>
          <w:color w:val="DAE3E3"/>
          <w:kern w:val="0"/>
          <w:sz w:val="21"/>
          <w:szCs w:val="21"/>
          <w:lang w:val="en-ZA" w:eastAsia="en-ZA"/>
        </w:rPr>
        <w:t>; i&lt;</w:t>
      </w:r>
      <w:r w:rsidRPr="00AF3B02">
        <w:rPr>
          <w:rFonts w:ascii="Consolas" w:eastAsia="Times New Roman" w:hAnsi="Consolas" w:cs="Times New Roman"/>
          <w:color w:val="7FCBCD"/>
          <w:kern w:val="0"/>
          <w:sz w:val="21"/>
          <w:szCs w:val="21"/>
          <w:lang w:val="en-ZA" w:eastAsia="en-ZA"/>
        </w:rPr>
        <w:t>10</w:t>
      </w:r>
      <w:r w:rsidRPr="00AF3B02">
        <w:rPr>
          <w:rFonts w:ascii="Consolas" w:eastAsia="Times New Roman" w:hAnsi="Consolas" w:cs="Times New Roman"/>
          <w:color w:val="DAE3E3"/>
          <w:kern w:val="0"/>
          <w:sz w:val="21"/>
          <w:szCs w:val="21"/>
          <w:lang w:val="en-ZA" w:eastAsia="en-ZA"/>
        </w:rPr>
        <w:t>; i++) {</w:t>
      </w:r>
    </w:p>
    <w:p w14:paraId="6571E12E" w14:textId="77777777" w:rsidR="00AF3B02" w:rsidRPr="00AF3B02" w:rsidRDefault="00AF3B02"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3B02">
        <w:rPr>
          <w:rFonts w:ascii="Consolas" w:eastAsia="Times New Roman" w:hAnsi="Consolas" w:cs="Times New Roman"/>
          <w:color w:val="7F8C8D"/>
          <w:kern w:val="0"/>
          <w:sz w:val="21"/>
          <w:szCs w:val="21"/>
          <w:lang w:val="en-ZA" w:eastAsia="en-ZA"/>
        </w:rPr>
        <w:t>    //if the value of i is 3, the loop must stop</w:t>
      </w:r>
    </w:p>
    <w:p w14:paraId="5CD891BA" w14:textId="77777777" w:rsidR="00AF3B02" w:rsidRPr="00AF3B02" w:rsidRDefault="00AF3B02"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3B02">
        <w:rPr>
          <w:rFonts w:ascii="Consolas" w:eastAsia="Times New Roman" w:hAnsi="Consolas" w:cs="Times New Roman"/>
          <w:color w:val="DAE3E3"/>
          <w:kern w:val="0"/>
          <w:sz w:val="21"/>
          <w:szCs w:val="21"/>
          <w:lang w:val="en-ZA" w:eastAsia="en-ZA"/>
        </w:rPr>
        <w:t xml:space="preserve">    </w:t>
      </w:r>
      <w:r w:rsidRPr="00AF3B02">
        <w:rPr>
          <w:rFonts w:ascii="Consolas" w:eastAsia="Times New Roman" w:hAnsi="Consolas" w:cs="Times New Roman"/>
          <w:color w:val="C586C0"/>
          <w:kern w:val="0"/>
          <w:sz w:val="21"/>
          <w:szCs w:val="21"/>
          <w:lang w:val="en-ZA" w:eastAsia="en-ZA"/>
        </w:rPr>
        <w:t>if</w:t>
      </w:r>
      <w:r w:rsidRPr="00AF3B02">
        <w:rPr>
          <w:rFonts w:ascii="Consolas" w:eastAsia="Times New Roman" w:hAnsi="Consolas" w:cs="Times New Roman"/>
          <w:color w:val="DAE3E3"/>
          <w:kern w:val="0"/>
          <w:sz w:val="21"/>
          <w:szCs w:val="21"/>
          <w:lang w:val="en-ZA" w:eastAsia="en-ZA"/>
        </w:rPr>
        <w:t xml:space="preserve">(i == </w:t>
      </w:r>
      <w:r w:rsidRPr="00AF3B02">
        <w:rPr>
          <w:rFonts w:ascii="Consolas" w:eastAsia="Times New Roman" w:hAnsi="Consolas" w:cs="Times New Roman"/>
          <w:color w:val="7FCBCD"/>
          <w:kern w:val="0"/>
          <w:sz w:val="21"/>
          <w:szCs w:val="21"/>
          <w:lang w:val="en-ZA" w:eastAsia="en-ZA"/>
        </w:rPr>
        <w:t>3</w:t>
      </w:r>
      <w:r w:rsidRPr="00AF3B02">
        <w:rPr>
          <w:rFonts w:ascii="Consolas" w:eastAsia="Times New Roman" w:hAnsi="Consolas" w:cs="Times New Roman"/>
          <w:color w:val="DAE3E3"/>
          <w:kern w:val="0"/>
          <w:sz w:val="21"/>
          <w:szCs w:val="21"/>
          <w:lang w:val="en-ZA" w:eastAsia="en-ZA"/>
        </w:rPr>
        <w:t>){</w:t>
      </w:r>
    </w:p>
    <w:p w14:paraId="7B5B7B9C" w14:textId="77777777" w:rsidR="00AF3B02" w:rsidRPr="00AF3B02" w:rsidRDefault="00AF3B02"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3B02">
        <w:rPr>
          <w:rFonts w:ascii="Consolas" w:eastAsia="Times New Roman" w:hAnsi="Consolas" w:cs="Times New Roman"/>
          <w:color w:val="DAE3E3"/>
          <w:kern w:val="0"/>
          <w:sz w:val="21"/>
          <w:szCs w:val="21"/>
          <w:lang w:val="en-ZA" w:eastAsia="en-ZA"/>
        </w:rPr>
        <w:t xml:space="preserve">    </w:t>
      </w:r>
      <w:r w:rsidRPr="00AF3B02">
        <w:rPr>
          <w:rFonts w:ascii="Consolas" w:eastAsia="Times New Roman" w:hAnsi="Consolas" w:cs="Times New Roman"/>
          <w:color w:val="F39C12"/>
          <w:kern w:val="0"/>
          <w:sz w:val="21"/>
          <w:szCs w:val="21"/>
          <w:lang w:val="en-ZA" w:eastAsia="en-ZA"/>
        </w:rPr>
        <w:t>Serial</w:t>
      </w:r>
      <w:r w:rsidRPr="00AF3B02">
        <w:rPr>
          <w:rFonts w:ascii="Consolas" w:eastAsia="Times New Roman" w:hAnsi="Consolas" w:cs="Times New Roman"/>
          <w:color w:val="DAE3E3"/>
          <w:kern w:val="0"/>
          <w:sz w:val="21"/>
          <w:szCs w:val="21"/>
          <w:lang w:val="en-ZA" w:eastAsia="en-ZA"/>
        </w:rPr>
        <w:t>.</w:t>
      </w:r>
      <w:r w:rsidRPr="00AF3B02">
        <w:rPr>
          <w:rFonts w:ascii="Consolas" w:eastAsia="Times New Roman" w:hAnsi="Consolas" w:cs="Times New Roman"/>
          <w:color w:val="F39C12"/>
          <w:kern w:val="0"/>
          <w:sz w:val="21"/>
          <w:szCs w:val="21"/>
          <w:lang w:val="en-ZA" w:eastAsia="en-ZA"/>
        </w:rPr>
        <w:t>println</w:t>
      </w:r>
      <w:r w:rsidRPr="00AF3B02">
        <w:rPr>
          <w:rFonts w:ascii="Consolas" w:eastAsia="Times New Roman" w:hAnsi="Consolas" w:cs="Times New Roman"/>
          <w:color w:val="DAE3E3"/>
          <w:kern w:val="0"/>
          <w:sz w:val="21"/>
          <w:szCs w:val="21"/>
          <w:lang w:val="en-ZA" w:eastAsia="en-ZA"/>
        </w:rPr>
        <w:t>(</w:t>
      </w:r>
      <w:r w:rsidRPr="00AF3B02">
        <w:rPr>
          <w:rFonts w:ascii="Consolas" w:eastAsia="Times New Roman" w:hAnsi="Consolas" w:cs="Times New Roman"/>
          <w:color w:val="7FCBCD"/>
          <w:kern w:val="0"/>
          <w:sz w:val="21"/>
          <w:szCs w:val="21"/>
          <w:lang w:val="en-ZA" w:eastAsia="en-ZA"/>
        </w:rPr>
        <w:t>"I have encountered a block!! I am exiting"</w:t>
      </w:r>
      <w:r w:rsidRPr="00AF3B02">
        <w:rPr>
          <w:rFonts w:ascii="Consolas" w:eastAsia="Times New Roman" w:hAnsi="Consolas" w:cs="Times New Roman"/>
          <w:color w:val="DAE3E3"/>
          <w:kern w:val="0"/>
          <w:sz w:val="21"/>
          <w:szCs w:val="21"/>
          <w:lang w:val="en-ZA" w:eastAsia="en-ZA"/>
        </w:rPr>
        <w:t xml:space="preserve">); </w:t>
      </w:r>
    </w:p>
    <w:p w14:paraId="7FA21737" w14:textId="77777777" w:rsidR="00AF3B02" w:rsidRPr="00AF3B02" w:rsidRDefault="00AF3B02"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3B02">
        <w:rPr>
          <w:rFonts w:ascii="Consolas" w:eastAsia="Times New Roman" w:hAnsi="Consolas" w:cs="Times New Roman"/>
          <w:color w:val="DAE3E3"/>
          <w:kern w:val="0"/>
          <w:sz w:val="21"/>
          <w:szCs w:val="21"/>
          <w:lang w:val="en-ZA" w:eastAsia="en-ZA"/>
        </w:rPr>
        <w:t xml:space="preserve">    </w:t>
      </w:r>
      <w:r w:rsidRPr="00AF3B02">
        <w:rPr>
          <w:rFonts w:ascii="Consolas" w:eastAsia="Times New Roman" w:hAnsi="Consolas" w:cs="Times New Roman"/>
          <w:color w:val="C586C0"/>
          <w:kern w:val="0"/>
          <w:sz w:val="21"/>
          <w:szCs w:val="21"/>
          <w:lang w:val="en-ZA" w:eastAsia="en-ZA"/>
        </w:rPr>
        <w:t>break</w:t>
      </w:r>
      <w:r w:rsidRPr="00AF3B02">
        <w:rPr>
          <w:rFonts w:ascii="Consolas" w:eastAsia="Times New Roman" w:hAnsi="Consolas" w:cs="Times New Roman"/>
          <w:color w:val="DAE3E3"/>
          <w:kern w:val="0"/>
          <w:sz w:val="21"/>
          <w:szCs w:val="21"/>
          <w:lang w:val="en-ZA" w:eastAsia="en-ZA"/>
        </w:rPr>
        <w:t>;</w:t>
      </w:r>
    </w:p>
    <w:p w14:paraId="08618974" w14:textId="77777777" w:rsidR="00AF3B02" w:rsidRPr="00AF3B02" w:rsidRDefault="00AF3B02"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3B02">
        <w:rPr>
          <w:rFonts w:ascii="Consolas" w:eastAsia="Times New Roman" w:hAnsi="Consolas" w:cs="Times New Roman"/>
          <w:color w:val="DAE3E3"/>
          <w:kern w:val="0"/>
          <w:sz w:val="21"/>
          <w:szCs w:val="21"/>
          <w:lang w:val="en-ZA" w:eastAsia="en-ZA"/>
        </w:rPr>
        <w:lastRenderedPageBreak/>
        <w:t>    }</w:t>
      </w:r>
    </w:p>
    <w:p w14:paraId="20E2CCFB" w14:textId="77777777" w:rsidR="00AF3B02" w:rsidRPr="00AF3B02" w:rsidRDefault="00AF3B02"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3B02">
        <w:rPr>
          <w:rFonts w:ascii="Consolas" w:eastAsia="Times New Roman" w:hAnsi="Consolas" w:cs="Times New Roman"/>
          <w:color w:val="DAE3E3"/>
          <w:kern w:val="0"/>
          <w:sz w:val="21"/>
          <w:szCs w:val="21"/>
          <w:lang w:val="en-ZA" w:eastAsia="en-ZA"/>
        </w:rPr>
        <w:t xml:space="preserve">    </w:t>
      </w:r>
      <w:r w:rsidRPr="00AF3B02">
        <w:rPr>
          <w:rFonts w:ascii="Consolas" w:eastAsia="Times New Roman" w:hAnsi="Consolas" w:cs="Times New Roman"/>
          <w:color w:val="F39C12"/>
          <w:kern w:val="0"/>
          <w:sz w:val="21"/>
          <w:szCs w:val="21"/>
          <w:lang w:val="en-ZA" w:eastAsia="en-ZA"/>
        </w:rPr>
        <w:t>Serial</w:t>
      </w:r>
      <w:r w:rsidRPr="00AF3B02">
        <w:rPr>
          <w:rFonts w:ascii="Consolas" w:eastAsia="Times New Roman" w:hAnsi="Consolas" w:cs="Times New Roman"/>
          <w:color w:val="DAE3E3"/>
          <w:kern w:val="0"/>
          <w:sz w:val="21"/>
          <w:szCs w:val="21"/>
          <w:lang w:val="en-ZA" w:eastAsia="en-ZA"/>
        </w:rPr>
        <w:t>.</w:t>
      </w:r>
      <w:r w:rsidRPr="00AF3B02">
        <w:rPr>
          <w:rFonts w:ascii="Consolas" w:eastAsia="Times New Roman" w:hAnsi="Consolas" w:cs="Times New Roman"/>
          <w:color w:val="F39C12"/>
          <w:kern w:val="0"/>
          <w:sz w:val="21"/>
          <w:szCs w:val="21"/>
          <w:lang w:val="en-ZA" w:eastAsia="en-ZA"/>
        </w:rPr>
        <w:t>print</w:t>
      </w:r>
      <w:r w:rsidRPr="00AF3B02">
        <w:rPr>
          <w:rFonts w:ascii="Consolas" w:eastAsia="Times New Roman" w:hAnsi="Consolas" w:cs="Times New Roman"/>
          <w:color w:val="DAE3E3"/>
          <w:kern w:val="0"/>
          <w:sz w:val="21"/>
          <w:szCs w:val="21"/>
          <w:lang w:val="en-ZA" w:eastAsia="en-ZA"/>
        </w:rPr>
        <w:t>(</w:t>
      </w:r>
      <w:r w:rsidRPr="00AF3B02">
        <w:rPr>
          <w:rFonts w:ascii="Consolas" w:eastAsia="Times New Roman" w:hAnsi="Consolas" w:cs="Times New Roman"/>
          <w:color w:val="7FCBCD"/>
          <w:kern w:val="0"/>
          <w:sz w:val="21"/>
          <w:szCs w:val="21"/>
          <w:lang w:val="en-ZA" w:eastAsia="en-ZA"/>
        </w:rPr>
        <w:t>"The value of i is "</w:t>
      </w:r>
      <w:r w:rsidRPr="00AF3B02">
        <w:rPr>
          <w:rFonts w:ascii="Consolas" w:eastAsia="Times New Roman" w:hAnsi="Consolas" w:cs="Times New Roman"/>
          <w:color w:val="DAE3E3"/>
          <w:kern w:val="0"/>
          <w:sz w:val="21"/>
          <w:szCs w:val="21"/>
          <w:lang w:val="en-ZA" w:eastAsia="en-ZA"/>
        </w:rPr>
        <w:t xml:space="preserve">); </w:t>
      </w:r>
    </w:p>
    <w:p w14:paraId="37DE889C" w14:textId="77777777" w:rsidR="00AF3B02" w:rsidRPr="00AF3B02" w:rsidRDefault="00AF3B02"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3B02">
        <w:rPr>
          <w:rFonts w:ascii="Consolas" w:eastAsia="Times New Roman" w:hAnsi="Consolas" w:cs="Times New Roman"/>
          <w:color w:val="DAE3E3"/>
          <w:kern w:val="0"/>
          <w:sz w:val="21"/>
          <w:szCs w:val="21"/>
          <w:lang w:val="en-ZA" w:eastAsia="en-ZA"/>
        </w:rPr>
        <w:t xml:space="preserve">    </w:t>
      </w:r>
      <w:r w:rsidRPr="00AF3B02">
        <w:rPr>
          <w:rFonts w:ascii="Consolas" w:eastAsia="Times New Roman" w:hAnsi="Consolas" w:cs="Times New Roman"/>
          <w:color w:val="F39C12"/>
          <w:kern w:val="0"/>
          <w:sz w:val="21"/>
          <w:szCs w:val="21"/>
          <w:lang w:val="en-ZA" w:eastAsia="en-ZA"/>
        </w:rPr>
        <w:t>Serial</w:t>
      </w:r>
      <w:r w:rsidRPr="00AF3B02">
        <w:rPr>
          <w:rFonts w:ascii="Consolas" w:eastAsia="Times New Roman" w:hAnsi="Consolas" w:cs="Times New Roman"/>
          <w:color w:val="DAE3E3"/>
          <w:kern w:val="0"/>
          <w:sz w:val="21"/>
          <w:szCs w:val="21"/>
          <w:lang w:val="en-ZA" w:eastAsia="en-ZA"/>
        </w:rPr>
        <w:t>.</w:t>
      </w:r>
      <w:r w:rsidRPr="00AF3B02">
        <w:rPr>
          <w:rFonts w:ascii="Consolas" w:eastAsia="Times New Roman" w:hAnsi="Consolas" w:cs="Times New Roman"/>
          <w:color w:val="F39C12"/>
          <w:kern w:val="0"/>
          <w:sz w:val="21"/>
          <w:szCs w:val="21"/>
          <w:lang w:val="en-ZA" w:eastAsia="en-ZA"/>
        </w:rPr>
        <w:t>println</w:t>
      </w:r>
      <w:r w:rsidRPr="00AF3B02">
        <w:rPr>
          <w:rFonts w:ascii="Consolas" w:eastAsia="Times New Roman" w:hAnsi="Consolas" w:cs="Times New Roman"/>
          <w:color w:val="DAE3E3"/>
          <w:kern w:val="0"/>
          <w:sz w:val="21"/>
          <w:szCs w:val="21"/>
          <w:lang w:val="en-ZA" w:eastAsia="en-ZA"/>
        </w:rPr>
        <w:t xml:space="preserve">(i); </w:t>
      </w:r>
    </w:p>
    <w:p w14:paraId="6F2B90D3" w14:textId="77777777" w:rsidR="00AF3B02" w:rsidRPr="00AF3B02" w:rsidRDefault="00AF3B02"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3B02">
        <w:rPr>
          <w:rFonts w:ascii="Consolas" w:eastAsia="Times New Roman" w:hAnsi="Consolas" w:cs="Times New Roman"/>
          <w:color w:val="DAE3E3"/>
          <w:kern w:val="0"/>
          <w:sz w:val="21"/>
          <w:szCs w:val="21"/>
          <w:lang w:val="en-ZA" w:eastAsia="en-ZA"/>
        </w:rPr>
        <w:t>}</w:t>
      </w:r>
    </w:p>
    <w:p w14:paraId="755FEBC8" w14:textId="77777777" w:rsidR="00AF3B02" w:rsidRPr="00AF3B02" w:rsidRDefault="00AF3B02"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3B02">
        <w:rPr>
          <w:rFonts w:ascii="Consolas" w:eastAsia="Times New Roman" w:hAnsi="Consolas" w:cs="Times New Roman"/>
          <w:color w:val="F39C12"/>
          <w:kern w:val="0"/>
          <w:sz w:val="21"/>
          <w:szCs w:val="21"/>
          <w:lang w:val="en-ZA" w:eastAsia="en-ZA"/>
        </w:rPr>
        <w:t>Serial</w:t>
      </w:r>
      <w:r w:rsidRPr="00AF3B02">
        <w:rPr>
          <w:rFonts w:ascii="Consolas" w:eastAsia="Times New Roman" w:hAnsi="Consolas" w:cs="Times New Roman"/>
          <w:color w:val="DAE3E3"/>
          <w:kern w:val="0"/>
          <w:sz w:val="21"/>
          <w:szCs w:val="21"/>
          <w:lang w:val="en-ZA" w:eastAsia="en-ZA"/>
        </w:rPr>
        <w:t>.</w:t>
      </w:r>
      <w:r w:rsidRPr="00AF3B02">
        <w:rPr>
          <w:rFonts w:ascii="Consolas" w:eastAsia="Times New Roman" w:hAnsi="Consolas" w:cs="Times New Roman"/>
          <w:color w:val="F39C12"/>
          <w:kern w:val="0"/>
          <w:sz w:val="21"/>
          <w:szCs w:val="21"/>
          <w:lang w:val="en-ZA" w:eastAsia="en-ZA"/>
        </w:rPr>
        <w:t>println</w:t>
      </w:r>
      <w:r w:rsidRPr="00AF3B02">
        <w:rPr>
          <w:rFonts w:ascii="Consolas" w:eastAsia="Times New Roman" w:hAnsi="Consolas" w:cs="Times New Roman"/>
          <w:color w:val="DAE3E3"/>
          <w:kern w:val="0"/>
          <w:sz w:val="21"/>
          <w:szCs w:val="21"/>
          <w:lang w:val="en-ZA" w:eastAsia="en-ZA"/>
        </w:rPr>
        <w:t>(</w:t>
      </w:r>
      <w:r w:rsidRPr="00AF3B02">
        <w:rPr>
          <w:rFonts w:ascii="Consolas" w:eastAsia="Times New Roman" w:hAnsi="Consolas" w:cs="Times New Roman"/>
          <w:color w:val="7FCBCD"/>
          <w:kern w:val="0"/>
          <w:sz w:val="21"/>
          <w:szCs w:val="21"/>
          <w:lang w:val="en-ZA" w:eastAsia="en-ZA"/>
        </w:rPr>
        <w:t>"End of the program"</w:t>
      </w:r>
      <w:r w:rsidRPr="00AF3B02">
        <w:rPr>
          <w:rFonts w:ascii="Consolas" w:eastAsia="Times New Roman" w:hAnsi="Consolas" w:cs="Times New Roman"/>
          <w:color w:val="DAE3E3"/>
          <w:kern w:val="0"/>
          <w:sz w:val="21"/>
          <w:szCs w:val="21"/>
          <w:lang w:val="en-ZA" w:eastAsia="en-ZA"/>
        </w:rPr>
        <w:t>);</w:t>
      </w:r>
    </w:p>
    <w:p w14:paraId="7BE53EAE" w14:textId="77777777" w:rsidR="00AF3B02" w:rsidRPr="00AF3B02" w:rsidRDefault="00AF3B02"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3B02">
        <w:rPr>
          <w:rFonts w:ascii="Consolas" w:eastAsia="Times New Roman" w:hAnsi="Consolas" w:cs="Times New Roman"/>
          <w:color w:val="7F8C8D"/>
          <w:kern w:val="0"/>
          <w:sz w:val="21"/>
          <w:szCs w:val="21"/>
          <w:lang w:val="en-ZA" w:eastAsia="en-ZA"/>
        </w:rPr>
        <w:t>//stopping the program from execution</w:t>
      </w:r>
    </w:p>
    <w:p w14:paraId="24A29020" w14:textId="77777777" w:rsidR="00AF3B02" w:rsidRPr="00AF3B02" w:rsidRDefault="00AF3B02"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3B02">
        <w:rPr>
          <w:rFonts w:ascii="Consolas" w:eastAsia="Times New Roman" w:hAnsi="Consolas" w:cs="Times New Roman"/>
          <w:color w:val="C586C0"/>
          <w:kern w:val="0"/>
          <w:sz w:val="21"/>
          <w:szCs w:val="21"/>
          <w:lang w:val="en-ZA" w:eastAsia="en-ZA"/>
        </w:rPr>
        <w:t>while</w:t>
      </w:r>
      <w:r w:rsidRPr="00AF3B02">
        <w:rPr>
          <w:rFonts w:ascii="Consolas" w:eastAsia="Times New Roman" w:hAnsi="Consolas" w:cs="Times New Roman"/>
          <w:color w:val="DAE3E3"/>
          <w:kern w:val="0"/>
          <w:sz w:val="21"/>
          <w:szCs w:val="21"/>
          <w:lang w:val="en-ZA" w:eastAsia="en-ZA"/>
        </w:rPr>
        <w:t xml:space="preserve"> (</w:t>
      </w:r>
      <w:r w:rsidRPr="00AF3B02">
        <w:rPr>
          <w:rFonts w:ascii="Consolas" w:eastAsia="Times New Roman" w:hAnsi="Consolas" w:cs="Times New Roman"/>
          <w:color w:val="F39C12"/>
          <w:kern w:val="0"/>
          <w:sz w:val="21"/>
          <w:szCs w:val="21"/>
          <w:lang w:val="en-ZA" w:eastAsia="en-ZA"/>
        </w:rPr>
        <w:t>Serial</w:t>
      </w:r>
      <w:r w:rsidRPr="00AF3B02">
        <w:rPr>
          <w:rFonts w:ascii="Consolas" w:eastAsia="Times New Roman" w:hAnsi="Consolas" w:cs="Times New Roman"/>
          <w:color w:val="DAE3E3"/>
          <w:kern w:val="0"/>
          <w:sz w:val="21"/>
          <w:szCs w:val="21"/>
          <w:lang w:val="en-ZA" w:eastAsia="en-ZA"/>
        </w:rPr>
        <w:t>.</w:t>
      </w:r>
      <w:r w:rsidRPr="00AF3B02">
        <w:rPr>
          <w:rFonts w:ascii="Consolas" w:eastAsia="Times New Roman" w:hAnsi="Consolas" w:cs="Times New Roman"/>
          <w:color w:val="F39C12"/>
          <w:kern w:val="0"/>
          <w:sz w:val="21"/>
          <w:szCs w:val="21"/>
          <w:lang w:val="en-ZA" w:eastAsia="en-ZA"/>
        </w:rPr>
        <w:t>available</w:t>
      </w:r>
      <w:r w:rsidRPr="00AF3B02">
        <w:rPr>
          <w:rFonts w:ascii="Consolas" w:eastAsia="Times New Roman" w:hAnsi="Consolas" w:cs="Times New Roman"/>
          <w:color w:val="DAE3E3"/>
          <w:kern w:val="0"/>
          <w:sz w:val="21"/>
          <w:szCs w:val="21"/>
          <w:lang w:val="en-ZA" w:eastAsia="en-ZA"/>
        </w:rPr>
        <w:t>()==</w:t>
      </w:r>
      <w:r w:rsidRPr="00AF3B02">
        <w:rPr>
          <w:rFonts w:ascii="Consolas" w:eastAsia="Times New Roman" w:hAnsi="Consolas" w:cs="Times New Roman"/>
          <w:color w:val="7FCBCD"/>
          <w:kern w:val="0"/>
          <w:sz w:val="21"/>
          <w:szCs w:val="21"/>
          <w:lang w:val="en-ZA" w:eastAsia="en-ZA"/>
        </w:rPr>
        <w:t>0</w:t>
      </w:r>
      <w:r w:rsidRPr="00AF3B02">
        <w:rPr>
          <w:rFonts w:ascii="Consolas" w:eastAsia="Times New Roman" w:hAnsi="Consolas" w:cs="Times New Roman"/>
          <w:color w:val="DAE3E3"/>
          <w:kern w:val="0"/>
          <w:sz w:val="21"/>
          <w:szCs w:val="21"/>
          <w:lang w:val="en-ZA" w:eastAsia="en-ZA"/>
        </w:rPr>
        <w:t>){}</w:t>
      </w:r>
    </w:p>
    <w:p w14:paraId="0B7FD94B" w14:textId="77777777" w:rsidR="00AF3B02" w:rsidRPr="00AF3B02" w:rsidRDefault="00AF3B02"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p>
    <w:p w14:paraId="42BFD887" w14:textId="77777777" w:rsidR="00AF3B02" w:rsidRPr="00AF3B02" w:rsidRDefault="00AF3B02"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3B02">
        <w:rPr>
          <w:rFonts w:ascii="Consolas" w:eastAsia="Times New Roman" w:hAnsi="Consolas" w:cs="Times New Roman"/>
          <w:color w:val="DAE3E3"/>
          <w:kern w:val="0"/>
          <w:sz w:val="21"/>
          <w:szCs w:val="21"/>
          <w:lang w:val="en-ZA" w:eastAsia="en-ZA"/>
        </w:rPr>
        <w:t>}</w:t>
      </w:r>
    </w:p>
    <w:p w14:paraId="54E29B6B" w14:textId="2AF66328" w:rsidR="00AF3B02" w:rsidRDefault="00AF3B02"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p>
    <w:p w14:paraId="4946AE54" w14:textId="4F3C9E1C" w:rsidR="00AF3B02" w:rsidRDefault="00AF3B02"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Pr>
          <w:rFonts w:ascii="Consolas" w:eastAsia="Times New Roman" w:hAnsi="Consolas" w:cs="Times New Roman"/>
          <w:color w:val="DAE3E3"/>
          <w:kern w:val="0"/>
          <w:sz w:val="21"/>
          <w:szCs w:val="21"/>
          <w:lang w:val="en-ZA" w:eastAsia="en-ZA"/>
        </w:rPr>
        <w:t>Output</w:t>
      </w:r>
    </w:p>
    <w:p w14:paraId="53F66B0C" w14:textId="77777777" w:rsidR="00AF3B02" w:rsidRPr="00AF3B02" w:rsidRDefault="00AF3B02" w:rsidP="003647A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AF3B02">
        <w:rPr>
          <w:rFonts w:ascii="Courier New" w:eastAsia="Times New Roman" w:hAnsi="Courier New" w:cs="Courier New"/>
          <w:color w:val="DAE3E3"/>
          <w:kern w:val="0"/>
          <w:sz w:val="20"/>
          <w:szCs w:val="20"/>
          <w:lang w:val="en-ZA" w:eastAsia="en-ZA"/>
        </w:rPr>
        <w:t>13:05:48.424 -&gt; The value of i is 0</w:t>
      </w:r>
    </w:p>
    <w:p w14:paraId="2F7580C7" w14:textId="77777777" w:rsidR="00AF3B02" w:rsidRPr="00AF3B02" w:rsidRDefault="00AF3B02" w:rsidP="003647A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AF3B02">
        <w:rPr>
          <w:rFonts w:ascii="Courier New" w:eastAsia="Times New Roman" w:hAnsi="Courier New" w:cs="Courier New"/>
          <w:color w:val="DAE3E3"/>
          <w:kern w:val="0"/>
          <w:sz w:val="20"/>
          <w:szCs w:val="20"/>
          <w:lang w:val="en-ZA" w:eastAsia="en-ZA"/>
        </w:rPr>
        <w:t>13:05:48.424 -&gt; The value of i is 1</w:t>
      </w:r>
    </w:p>
    <w:p w14:paraId="49DA2ED4" w14:textId="77777777" w:rsidR="00AF3B02" w:rsidRPr="00AF3B02" w:rsidRDefault="00AF3B02" w:rsidP="003647A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AF3B02">
        <w:rPr>
          <w:rFonts w:ascii="Courier New" w:eastAsia="Times New Roman" w:hAnsi="Courier New" w:cs="Courier New"/>
          <w:color w:val="DAE3E3"/>
          <w:kern w:val="0"/>
          <w:sz w:val="20"/>
          <w:szCs w:val="20"/>
          <w:lang w:val="en-ZA" w:eastAsia="en-ZA"/>
        </w:rPr>
        <w:t>13:05:48.457 -&gt; The value of i is 2</w:t>
      </w:r>
    </w:p>
    <w:p w14:paraId="5243615E" w14:textId="5D919EFF" w:rsidR="00AF3B02" w:rsidRPr="00AF3B02" w:rsidRDefault="00AF3B02" w:rsidP="003647A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AF3B02">
        <w:rPr>
          <w:rFonts w:ascii="Courier New" w:eastAsia="Times New Roman" w:hAnsi="Courier New" w:cs="Courier New"/>
          <w:color w:val="DAE3E3"/>
          <w:kern w:val="0"/>
          <w:sz w:val="20"/>
          <w:szCs w:val="20"/>
          <w:lang w:val="en-ZA" w:eastAsia="en-ZA"/>
        </w:rPr>
        <w:t>13:05:48.490 -&gt; I have encountered a block!! I am exiting.</w:t>
      </w:r>
    </w:p>
    <w:p w14:paraId="7DFB31A1" w14:textId="77777777" w:rsidR="00AF3B02" w:rsidRPr="00AF3B02" w:rsidRDefault="00AF3B02" w:rsidP="003647A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AF3B02">
        <w:rPr>
          <w:rFonts w:ascii="Courier New" w:eastAsia="Times New Roman" w:hAnsi="Courier New" w:cs="Courier New"/>
          <w:color w:val="DAE3E3"/>
          <w:kern w:val="0"/>
          <w:sz w:val="20"/>
          <w:szCs w:val="20"/>
          <w:lang w:val="en-ZA" w:eastAsia="en-ZA"/>
        </w:rPr>
        <w:t>13:05:48.523 -&gt; End of the program</w:t>
      </w:r>
    </w:p>
    <w:p w14:paraId="638A7A53" w14:textId="77777777" w:rsidR="00AF3B02" w:rsidRPr="00AF3B02" w:rsidRDefault="00AF3B02"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p>
    <w:p w14:paraId="7BFA1458" w14:textId="24DB4BB7" w:rsidR="00205FB0" w:rsidRDefault="00205FB0" w:rsidP="005F6D4B">
      <w:pPr>
        <w:spacing w:after="0" w:line="240" w:lineRule="auto"/>
        <w:contextualSpacing/>
        <w:jc w:val="both"/>
      </w:pPr>
    </w:p>
    <w:p w14:paraId="0BF478BC" w14:textId="44B241A6" w:rsidR="00643718" w:rsidRDefault="00AB5FC0" w:rsidP="00ED7B08">
      <w:pPr>
        <w:spacing w:after="0" w:line="360" w:lineRule="auto"/>
        <w:contextualSpacing/>
        <w:jc w:val="both"/>
      </w:pPr>
      <w:r>
        <w:t xml:space="preserve">Notice that our program only executes the </w:t>
      </w:r>
      <w:r w:rsidRPr="00AB5FC0">
        <w:rPr>
          <w:i/>
          <w:iCs/>
        </w:rPr>
        <w:t>for…. loop</w:t>
      </w:r>
      <w:r>
        <w:t xml:space="preserve"> statements as long as the value of I is not equal to 3. Once this happens, the program stops. We can add some electronics and either a buzzer that rings or an LED that turns on when that condition is met. Try it out with your classmate.</w:t>
      </w:r>
    </w:p>
    <w:p w14:paraId="4FBEC275" w14:textId="6436E03D" w:rsidR="00E01CCD" w:rsidRDefault="00E01CCD" w:rsidP="005F6D4B">
      <w:pPr>
        <w:spacing w:after="0" w:line="240" w:lineRule="auto"/>
        <w:contextualSpacing/>
        <w:jc w:val="both"/>
      </w:pPr>
    </w:p>
    <w:p w14:paraId="284566EB" w14:textId="35C69C6F" w:rsidR="00E01CCD" w:rsidRPr="003647A2" w:rsidRDefault="00E01CCD" w:rsidP="005F6D4B">
      <w:pPr>
        <w:spacing w:after="0" w:line="240" w:lineRule="auto"/>
        <w:contextualSpacing/>
        <w:jc w:val="both"/>
        <w:rPr>
          <w:b/>
          <w:bCs/>
        </w:rPr>
      </w:pPr>
      <w:r w:rsidRPr="003647A2">
        <w:rPr>
          <w:b/>
          <w:bCs/>
        </w:rPr>
        <w:t>Buzzer</w:t>
      </w:r>
    </w:p>
    <w:p w14:paraId="73645BE3" w14:textId="2C28FCCB" w:rsidR="00E01CCD" w:rsidRDefault="00E01CCD" w:rsidP="003647A2">
      <w:pPr>
        <w:spacing w:after="0" w:line="360" w:lineRule="auto"/>
        <w:contextualSpacing/>
        <w:jc w:val="both"/>
      </w:pPr>
      <w:r>
        <w:t>There are two types of buzzers used with Arduino: active buzzer</w:t>
      </w:r>
      <w:r w:rsidR="00965EC6">
        <w:t>s</w:t>
      </w:r>
      <w:r>
        <w:t xml:space="preserve"> and passive buzzer</w:t>
      </w:r>
      <w:r w:rsidR="00965EC6">
        <w:t>s</w:t>
      </w:r>
      <w:r>
        <w:t>.</w:t>
      </w:r>
      <w:r w:rsidR="003647A2">
        <w:t xml:space="preserve"> </w:t>
      </w:r>
      <w:r w:rsidRPr="00E01CCD">
        <w:t>Active buzzers are called active because they only need a DC voltage to produce sound. Passive</w:t>
      </w:r>
      <w:r w:rsidR="003647A2">
        <w:t xml:space="preserve"> </w:t>
      </w:r>
      <w:r w:rsidRPr="00E01CCD">
        <w:t>buzzers need an AC voltage to produce sound.</w:t>
      </w:r>
      <w:r>
        <w:t xml:space="preserve"> </w:t>
      </w:r>
      <w:r w:rsidRPr="00E01CCD">
        <w:t>For instance, if you take an active buzzer and attach the positive leg to the Arduino on the 5V and the negative leg to the GND, the buzzer will start making a steady noise right away.</w:t>
      </w:r>
      <w:r>
        <w:t xml:space="preserve"> TRY IT OUT.</w:t>
      </w:r>
    </w:p>
    <w:p w14:paraId="2787B721" w14:textId="1C8922DD" w:rsidR="00B123DA" w:rsidRDefault="00B123DA" w:rsidP="005F6D4B">
      <w:pPr>
        <w:spacing w:after="0" w:line="240" w:lineRule="auto"/>
        <w:contextualSpacing/>
        <w:jc w:val="both"/>
      </w:pPr>
    </w:p>
    <w:p w14:paraId="540B42C3" w14:textId="7402E8CE" w:rsidR="00B123DA" w:rsidRPr="00AF19AA" w:rsidRDefault="00B123DA" w:rsidP="005F6D4B">
      <w:pPr>
        <w:spacing w:after="0" w:line="240" w:lineRule="auto"/>
        <w:contextualSpacing/>
        <w:jc w:val="both"/>
        <w:rPr>
          <w:b/>
          <w:bCs/>
        </w:rPr>
      </w:pPr>
      <w:r w:rsidRPr="00AF19AA">
        <w:rPr>
          <w:b/>
          <w:bCs/>
        </w:rPr>
        <w:t>NOTE</w:t>
      </w:r>
    </w:p>
    <w:p w14:paraId="2EAA2DB5" w14:textId="4743D7E0" w:rsidR="00B123DA" w:rsidRDefault="00B123DA" w:rsidP="005F6D4B">
      <w:pPr>
        <w:spacing w:after="0" w:line="240" w:lineRule="auto"/>
        <w:contextualSpacing/>
        <w:jc w:val="both"/>
      </w:pPr>
      <w:r>
        <w:t>An active buzzer will always have a sticker on top and it also shows the positive sign.</w:t>
      </w:r>
    </w:p>
    <w:p w14:paraId="10BD871E" w14:textId="052B3C42" w:rsidR="00AF19AA" w:rsidRDefault="00AF19AA" w:rsidP="005F6D4B">
      <w:pPr>
        <w:spacing w:after="0" w:line="240" w:lineRule="auto"/>
        <w:contextualSpacing/>
        <w:jc w:val="both"/>
      </w:pPr>
    </w:p>
    <w:p w14:paraId="66B361CD" w14:textId="0ABBEDA9" w:rsidR="00965EC6" w:rsidRDefault="00965EC6" w:rsidP="005F6D4B">
      <w:pPr>
        <w:spacing w:after="0" w:line="240" w:lineRule="auto"/>
        <w:contextualSpacing/>
        <w:jc w:val="both"/>
      </w:pPr>
    </w:p>
    <w:p w14:paraId="66992D5B" w14:textId="1D6DE868" w:rsidR="00965EC6" w:rsidRDefault="00965EC6" w:rsidP="005F6D4B">
      <w:pPr>
        <w:spacing w:after="0" w:line="240" w:lineRule="auto"/>
        <w:contextualSpacing/>
        <w:jc w:val="both"/>
      </w:pPr>
    </w:p>
    <w:p w14:paraId="1C79AA49" w14:textId="77777777" w:rsidR="00965EC6" w:rsidRDefault="00965EC6" w:rsidP="005F6D4B">
      <w:pPr>
        <w:spacing w:after="0" w:line="240" w:lineRule="auto"/>
        <w:contextualSpacing/>
        <w:jc w:val="both"/>
      </w:pPr>
    </w:p>
    <w:p w14:paraId="480F7FBF" w14:textId="1B09C80B" w:rsidR="00AF19AA" w:rsidRPr="00AF19AA" w:rsidRDefault="00ED7B08" w:rsidP="00965EC6">
      <w:pPr>
        <w:shd w:val="clear" w:color="auto" w:fill="D9D9D9" w:themeFill="background1" w:themeFillShade="D9"/>
        <w:spacing w:after="0" w:line="360" w:lineRule="auto"/>
        <w:contextualSpacing/>
        <w:jc w:val="both"/>
        <w:rPr>
          <w:b/>
          <w:bCs/>
        </w:rPr>
      </w:pPr>
      <w:r>
        <w:rPr>
          <w:b/>
          <w:bCs/>
        </w:rPr>
        <w:t>Pair Assessment</w:t>
      </w:r>
    </w:p>
    <w:p w14:paraId="78D5B877" w14:textId="574F01A2" w:rsidR="00AF19AA" w:rsidRDefault="00AF19AA" w:rsidP="00965EC6">
      <w:pPr>
        <w:spacing w:after="0" w:line="360" w:lineRule="auto"/>
        <w:contextualSpacing/>
        <w:jc w:val="both"/>
      </w:pPr>
      <w:r>
        <w:t>Modify the program with for loop and if statements and implement a buzzer when the value of i is 3.</w:t>
      </w:r>
    </w:p>
    <w:p w14:paraId="1DCECA27" w14:textId="0CFE8E1A" w:rsidR="00643718" w:rsidRDefault="00643718" w:rsidP="005F6D4B">
      <w:pPr>
        <w:spacing w:after="0" w:line="240" w:lineRule="auto"/>
        <w:contextualSpacing/>
        <w:jc w:val="both"/>
      </w:pPr>
    </w:p>
    <w:p w14:paraId="1C9E44A7" w14:textId="5ED51A07" w:rsidR="00AF19AA" w:rsidRDefault="00AF19AA" w:rsidP="005F6D4B">
      <w:pPr>
        <w:spacing w:after="0" w:line="240" w:lineRule="auto"/>
        <w:contextualSpacing/>
        <w:jc w:val="both"/>
      </w:pPr>
      <w:r>
        <w:t>Steps</w:t>
      </w:r>
    </w:p>
    <w:p w14:paraId="3054699E" w14:textId="60BB5C1A" w:rsidR="00AF19AA" w:rsidRDefault="00AF19AA" w:rsidP="001E09B8">
      <w:pPr>
        <w:spacing w:after="0" w:line="360" w:lineRule="auto"/>
        <w:contextualSpacing/>
        <w:jc w:val="both"/>
      </w:pPr>
      <w:r>
        <w:t>Step 1: Connect the buzzer on to the breadboard (Positive on to pin 8 and negative to GND).</w:t>
      </w:r>
    </w:p>
    <w:p w14:paraId="3C606DC0" w14:textId="0DD81F71" w:rsidR="00AF19AA" w:rsidRDefault="00AF19AA" w:rsidP="001E09B8">
      <w:pPr>
        <w:spacing w:after="0" w:line="360" w:lineRule="auto"/>
        <w:contextualSpacing/>
        <w:jc w:val="both"/>
      </w:pPr>
      <w:r>
        <w:t>Code: Make sure you declare the buzzer on pin 8.</w:t>
      </w:r>
    </w:p>
    <w:p w14:paraId="373AE142" w14:textId="56E647A2" w:rsidR="00E051B2" w:rsidRPr="00E051B2" w:rsidRDefault="00E051B2" w:rsidP="005F6D4B">
      <w:pPr>
        <w:spacing w:after="0" w:line="240" w:lineRule="auto"/>
        <w:contextualSpacing/>
        <w:jc w:val="both"/>
        <w:rPr>
          <w:b/>
          <w:bCs/>
        </w:rPr>
      </w:pPr>
      <w:r w:rsidRPr="00E051B2">
        <w:rPr>
          <w:b/>
          <w:bCs/>
        </w:rPr>
        <w:t>EXAMPLE 3.27</w:t>
      </w:r>
    </w:p>
    <w:p w14:paraId="6D712688" w14:textId="77777777" w:rsidR="00AF19AA" w:rsidRPr="00AF19AA" w:rsidRDefault="00AF19AA"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19AA">
        <w:rPr>
          <w:rFonts w:ascii="Consolas" w:eastAsia="Times New Roman" w:hAnsi="Consolas" w:cs="Times New Roman"/>
          <w:color w:val="7F8C8D"/>
          <w:kern w:val="0"/>
          <w:sz w:val="21"/>
          <w:szCs w:val="21"/>
          <w:lang w:val="en-ZA" w:eastAsia="en-ZA"/>
        </w:rPr>
        <w:t>//declare the variables</w:t>
      </w:r>
    </w:p>
    <w:p w14:paraId="28E0274B" w14:textId="77777777" w:rsidR="00AF19AA" w:rsidRPr="00AF19AA" w:rsidRDefault="00AF19AA"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19AA">
        <w:rPr>
          <w:rFonts w:ascii="Consolas" w:eastAsia="Times New Roman" w:hAnsi="Consolas" w:cs="Times New Roman"/>
          <w:color w:val="0CA1A6"/>
          <w:kern w:val="0"/>
          <w:sz w:val="21"/>
          <w:szCs w:val="21"/>
          <w:lang w:val="en-ZA" w:eastAsia="en-ZA"/>
        </w:rPr>
        <w:lastRenderedPageBreak/>
        <w:t>int</w:t>
      </w:r>
      <w:r w:rsidRPr="00AF19AA">
        <w:rPr>
          <w:rFonts w:ascii="Consolas" w:eastAsia="Times New Roman" w:hAnsi="Consolas" w:cs="Times New Roman"/>
          <w:color w:val="DAE3E3"/>
          <w:kern w:val="0"/>
          <w:sz w:val="21"/>
          <w:szCs w:val="21"/>
          <w:lang w:val="en-ZA" w:eastAsia="en-ZA"/>
        </w:rPr>
        <w:t xml:space="preserve">  i;</w:t>
      </w:r>
    </w:p>
    <w:p w14:paraId="3A5033B3" w14:textId="77777777" w:rsidR="00AF19AA" w:rsidRPr="00AF19AA" w:rsidRDefault="00AF19AA"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19AA">
        <w:rPr>
          <w:rFonts w:ascii="Consolas" w:eastAsia="Times New Roman" w:hAnsi="Consolas" w:cs="Times New Roman"/>
          <w:color w:val="0CA1A6"/>
          <w:kern w:val="0"/>
          <w:sz w:val="21"/>
          <w:szCs w:val="21"/>
          <w:lang w:val="en-ZA" w:eastAsia="en-ZA"/>
        </w:rPr>
        <w:t>int</w:t>
      </w:r>
      <w:r w:rsidRPr="00AF19AA">
        <w:rPr>
          <w:rFonts w:ascii="Consolas" w:eastAsia="Times New Roman" w:hAnsi="Consolas" w:cs="Times New Roman"/>
          <w:color w:val="DAE3E3"/>
          <w:kern w:val="0"/>
          <w:sz w:val="21"/>
          <w:szCs w:val="21"/>
          <w:lang w:val="en-ZA" w:eastAsia="en-ZA"/>
        </w:rPr>
        <w:t xml:space="preserve"> buzzPin=</w:t>
      </w:r>
      <w:r w:rsidRPr="00AF19AA">
        <w:rPr>
          <w:rFonts w:ascii="Consolas" w:eastAsia="Times New Roman" w:hAnsi="Consolas" w:cs="Times New Roman"/>
          <w:color w:val="7FCBCD"/>
          <w:kern w:val="0"/>
          <w:sz w:val="21"/>
          <w:szCs w:val="21"/>
          <w:lang w:val="en-ZA" w:eastAsia="en-ZA"/>
        </w:rPr>
        <w:t>8</w:t>
      </w:r>
      <w:r w:rsidRPr="00AF19AA">
        <w:rPr>
          <w:rFonts w:ascii="Consolas" w:eastAsia="Times New Roman" w:hAnsi="Consolas" w:cs="Times New Roman"/>
          <w:color w:val="DAE3E3"/>
          <w:kern w:val="0"/>
          <w:sz w:val="21"/>
          <w:szCs w:val="21"/>
          <w:lang w:val="en-ZA" w:eastAsia="en-ZA"/>
        </w:rPr>
        <w:t>;</w:t>
      </w:r>
    </w:p>
    <w:p w14:paraId="31DC307F" w14:textId="77777777" w:rsidR="00AF19AA" w:rsidRPr="00AF19AA" w:rsidRDefault="00AF19AA"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19AA">
        <w:rPr>
          <w:rFonts w:ascii="Consolas" w:eastAsia="Times New Roman" w:hAnsi="Consolas" w:cs="Times New Roman"/>
          <w:color w:val="0CA1A6"/>
          <w:kern w:val="0"/>
          <w:sz w:val="21"/>
          <w:szCs w:val="21"/>
          <w:lang w:val="en-ZA" w:eastAsia="en-ZA"/>
        </w:rPr>
        <w:t>void</w:t>
      </w:r>
      <w:r w:rsidRPr="00AF19AA">
        <w:rPr>
          <w:rFonts w:ascii="Consolas" w:eastAsia="Times New Roman" w:hAnsi="Consolas" w:cs="Times New Roman"/>
          <w:color w:val="DAE3E3"/>
          <w:kern w:val="0"/>
          <w:sz w:val="21"/>
          <w:szCs w:val="21"/>
          <w:lang w:val="en-ZA" w:eastAsia="en-ZA"/>
        </w:rPr>
        <w:t xml:space="preserve"> </w:t>
      </w:r>
      <w:r w:rsidRPr="00AF19AA">
        <w:rPr>
          <w:rFonts w:ascii="Consolas" w:eastAsia="Times New Roman" w:hAnsi="Consolas" w:cs="Times New Roman"/>
          <w:color w:val="F39C12"/>
          <w:kern w:val="0"/>
          <w:sz w:val="21"/>
          <w:szCs w:val="21"/>
          <w:lang w:val="en-ZA" w:eastAsia="en-ZA"/>
        </w:rPr>
        <w:t>setup</w:t>
      </w:r>
      <w:r w:rsidRPr="00AF19AA">
        <w:rPr>
          <w:rFonts w:ascii="Consolas" w:eastAsia="Times New Roman" w:hAnsi="Consolas" w:cs="Times New Roman"/>
          <w:color w:val="DAE3E3"/>
          <w:kern w:val="0"/>
          <w:sz w:val="21"/>
          <w:szCs w:val="21"/>
          <w:lang w:val="en-ZA" w:eastAsia="en-ZA"/>
        </w:rPr>
        <w:t>() {</w:t>
      </w:r>
    </w:p>
    <w:p w14:paraId="673D4323" w14:textId="77777777" w:rsidR="00AF19AA" w:rsidRPr="00AF19AA" w:rsidRDefault="00AF19AA"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19AA">
        <w:rPr>
          <w:rFonts w:ascii="Consolas" w:eastAsia="Times New Roman" w:hAnsi="Consolas" w:cs="Times New Roman"/>
          <w:color w:val="7F8C8D"/>
          <w:kern w:val="0"/>
          <w:sz w:val="21"/>
          <w:szCs w:val="21"/>
          <w:lang w:val="en-ZA" w:eastAsia="en-ZA"/>
        </w:rPr>
        <w:t>  // put your setup code here, to run once:</w:t>
      </w:r>
    </w:p>
    <w:p w14:paraId="34458F1A" w14:textId="77777777" w:rsidR="00AF19AA" w:rsidRPr="00AF19AA" w:rsidRDefault="00AF19AA"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19AA">
        <w:rPr>
          <w:rFonts w:ascii="Consolas" w:eastAsia="Times New Roman" w:hAnsi="Consolas" w:cs="Times New Roman"/>
          <w:color w:val="DAE3E3"/>
          <w:kern w:val="0"/>
          <w:sz w:val="21"/>
          <w:szCs w:val="21"/>
          <w:lang w:val="en-ZA" w:eastAsia="en-ZA"/>
        </w:rPr>
        <w:t xml:space="preserve">  </w:t>
      </w:r>
      <w:r w:rsidRPr="00AF19AA">
        <w:rPr>
          <w:rFonts w:ascii="Consolas" w:eastAsia="Times New Roman" w:hAnsi="Consolas" w:cs="Times New Roman"/>
          <w:color w:val="F39C12"/>
          <w:kern w:val="0"/>
          <w:sz w:val="21"/>
          <w:szCs w:val="21"/>
          <w:lang w:val="en-ZA" w:eastAsia="en-ZA"/>
        </w:rPr>
        <w:t>Serial</w:t>
      </w:r>
      <w:r w:rsidRPr="00AF19AA">
        <w:rPr>
          <w:rFonts w:ascii="Consolas" w:eastAsia="Times New Roman" w:hAnsi="Consolas" w:cs="Times New Roman"/>
          <w:color w:val="DAE3E3"/>
          <w:kern w:val="0"/>
          <w:sz w:val="21"/>
          <w:szCs w:val="21"/>
          <w:lang w:val="en-ZA" w:eastAsia="en-ZA"/>
        </w:rPr>
        <w:t>.</w:t>
      </w:r>
      <w:r w:rsidRPr="00AF19AA">
        <w:rPr>
          <w:rFonts w:ascii="Consolas" w:eastAsia="Times New Roman" w:hAnsi="Consolas" w:cs="Times New Roman"/>
          <w:color w:val="F39C12"/>
          <w:kern w:val="0"/>
          <w:sz w:val="21"/>
          <w:szCs w:val="21"/>
          <w:lang w:val="en-ZA" w:eastAsia="en-ZA"/>
        </w:rPr>
        <w:t>begin</w:t>
      </w:r>
      <w:r w:rsidRPr="00AF19AA">
        <w:rPr>
          <w:rFonts w:ascii="Consolas" w:eastAsia="Times New Roman" w:hAnsi="Consolas" w:cs="Times New Roman"/>
          <w:color w:val="DAE3E3"/>
          <w:kern w:val="0"/>
          <w:sz w:val="21"/>
          <w:szCs w:val="21"/>
          <w:lang w:val="en-ZA" w:eastAsia="en-ZA"/>
        </w:rPr>
        <w:t>(</w:t>
      </w:r>
      <w:r w:rsidRPr="00AF19AA">
        <w:rPr>
          <w:rFonts w:ascii="Consolas" w:eastAsia="Times New Roman" w:hAnsi="Consolas" w:cs="Times New Roman"/>
          <w:color w:val="7FCBCD"/>
          <w:kern w:val="0"/>
          <w:sz w:val="21"/>
          <w:szCs w:val="21"/>
          <w:lang w:val="en-ZA" w:eastAsia="en-ZA"/>
        </w:rPr>
        <w:t>9600</w:t>
      </w:r>
      <w:r w:rsidRPr="00AF19AA">
        <w:rPr>
          <w:rFonts w:ascii="Consolas" w:eastAsia="Times New Roman" w:hAnsi="Consolas" w:cs="Times New Roman"/>
          <w:color w:val="DAE3E3"/>
          <w:kern w:val="0"/>
          <w:sz w:val="21"/>
          <w:szCs w:val="21"/>
          <w:lang w:val="en-ZA" w:eastAsia="en-ZA"/>
        </w:rPr>
        <w:t>);</w:t>
      </w:r>
    </w:p>
    <w:p w14:paraId="6B8F95CF" w14:textId="77777777" w:rsidR="00AF19AA" w:rsidRPr="00AF19AA" w:rsidRDefault="00AF19AA"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19AA">
        <w:rPr>
          <w:rFonts w:ascii="Consolas" w:eastAsia="Times New Roman" w:hAnsi="Consolas" w:cs="Times New Roman"/>
          <w:color w:val="DAE3E3"/>
          <w:kern w:val="0"/>
          <w:sz w:val="21"/>
          <w:szCs w:val="21"/>
          <w:lang w:val="en-ZA" w:eastAsia="en-ZA"/>
        </w:rPr>
        <w:t xml:space="preserve">  </w:t>
      </w:r>
      <w:r w:rsidRPr="00AF19AA">
        <w:rPr>
          <w:rFonts w:ascii="Consolas" w:eastAsia="Times New Roman" w:hAnsi="Consolas" w:cs="Times New Roman"/>
          <w:color w:val="F39C12"/>
          <w:kern w:val="0"/>
          <w:sz w:val="21"/>
          <w:szCs w:val="21"/>
          <w:lang w:val="en-ZA" w:eastAsia="en-ZA"/>
        </w:rPr>
        <w:t>pinMode</w:t>
      </w:r>
      <w:r w:rsidRPr="00AF19AA">
        <w:rPr>
          <w:rFonts w:ascii="Consolas" w:eastAsia="Times New Roman" w:hAnsi="Consolas" w:cs="Times New Roman"/>
          <w:color w:val="DAE3E3"/>
          <w:kern w:val="0"/>
          <w:sz w:val="21"/>
          <w:szCs w:val="21"/>
          <w:lang w:val="en-ZA" w:eastAsia="en-ZA"/>
        </w:rPr>
        <w:t>(buzzPin, OUTPUT);</w:t>
      </w:r>
    </w:p>
    <w:p w14:paraId="7E731D55" w14:textId="77777777" w:rsidR="00AF19AA" w:rsidRPr="00AF19AA" w:rsidRDefault="00AF19AA"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19AA">
        <w:rPr>
          <w:rFonts w:ascii="Consolas" w:eastAsia="Times New Roman" w:hAnsi="Consolas" w:cs="Times New Roman"/>
          <w:color w:val="DAE3E3"/>
          <w:kern w:val="0"/>
          <w:sz w:val="21"/>
          <w:szCs w:val="21"/>
          <w:lang w:val="en-ZA" w:eastAsia="en-ZA"/>
        </w:rPr>
        <w:t>}</w:t>
      </w:r>
    </w:p>
    <w:p w14:paraId="21393EE4" w14:textId="77777777" w:rsidR="00AF19AA" w:rsidRPr="00AF19AA" w:rsidRDefault="00AF19AA"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19AA">
        <w:rPr>
          <w:rFonts w:ascii="Consolas" w:eastAsia="Times New Roman" w:hAnsi="Consolas" w:cs="Times New Roman"/>
          <w:color w:val="0CA1A6"/>
          <w:kern w:val="0"/>
          <w:sz w:val="21"/>
          <w:szCs w:val="21"/>
          <w:lang w:val="en-ZA" w:eastAsia="en-ZA"/>
        </w:rPr>
        <w:t>void</w:t>
      </w:r>
      <w:r w:rsidRPr="00AF19AA">
        <w:rPr>
          <w:rFonts w:ascii="Consolas" w:eastAsia="Times New Roman" w:hAnsi="Consolas" w:cs="Times New Roman"/>
          <w:color w:val="DAE3E3"/>
          <w:kern w:val="0"/>
          <w:sz w:val="21"/>
          <w:szCs w:val="21"/>
          <w:lang w:val="en-ZA" w:eastAsia="en-ZA"/>
        </w:rPr>
        <w:t xml:space="preserve"> </w:t>
      </w:r>
      <w:r w:rsidRPr="00AF19AA">
        <w:rPr>
          <w:rFonts w:ascii="Consolas" w:eastAsia="Times New Roman" w:hAnsi="Consolas" w:cs="Times New Roman"/>
          <w:color w:val="F39C12"/>
          <w:kern w:val="0"/>
          <w:sz w:val="21"/>
          <w:szCs w:val="21"/>
          <w:lang w:val="en-ZA" w:eastAsia="en-ZA"/>
        </w:rPr>
        <w:t>loop</w:t>
      </w:r>
      <w:r w:rsidRPr="00AF19AA">
        <w:rPr>
          <w:rFonts w:ascii="Consolas" w:eastAsia="Times New Roman" w:hAnsi="Consolas" w:cs="Times New Roman"/>
          <w:color w:val="DAE3E3"/>
          <w:kern w:val="0"/>
          <w:sz w:val="21"/>
          <w:szCs w:val="21"/>
          <w:lang w:val="en-ZA" w:eastAsia="en-ZA"/>
        </w:rPr>
        <w:t>() {</w:t>
      </w:r>
    </w:p>
    <w:p w14:paraId="2C2E71CB" w14:textId="77777777" w:rsidR="00AF19AA" w:rsidRPr="00AF19AA" w:rsidRDefault="00AF19AA"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19AA">
        <w:rPr>
          <w:rFonts w:ascii="Consolas" w:eastAsia="Times New Roman" w:hAnsi="Consolas" w:cs="Times New Roman"/>
          <w:color w:val="7F8C8D"/>
          <w:kern w:val="0"/>
          <w:sz w:val="21"/>
          <w:szCs w:val="21"/>
          <w:lang w:val="en-ZA" w:eastAsia="en-ZA"/>
        </w:rPr>
        <w:t>  //for loop to print integers from 1 to 10</w:t>
      </w:r>
    </w:p>
    <w:p w14:paraId="0CD03EBC" w14:textId="77777777" w:rsidR="00AF19AA" w:rsidRPr="00AF19AA" w:rsidRDefault="00AF19AA"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19AA">
        <w:rPr>
          <w:rFonts w:ascii="Consolas" w:eastAsia="Times New Roman" w:hAnsi="Consolas" w:cs="Times New Roman"/>
          <w:color w:val="DAE3E3"/>
          <w:kern w:val="0"/>
          <w:sz w:val="21"/>
          <w:szCs w:val="21"/>
          <w:lang w:val="en-ZA" w:eastAsia="en-ZA"/>
        </w:rPr>
        <w:t xml:space="preserve">  </w:t>
      </w:r>
      <w:r w:rsidRPr="00AF19AA">
        <w:rPr>
          <w:rFonts w:ascii="Consolas" w:eastAsia="Times New Roman" w:hAnsi="Consolas" w:cs="Times New Roman"/>
          <w:color w:val="C586C0"/>
          <w:kern w:val="0"/>
          <w:sz w:val="21"/>
          <w:szCs w:val="21"/>
          <w:lang w:val="en-ZA" w:eastAsia="en-ZA"/>
        </w:rPr>
        <w:t>for</w:t>
      </w:r>
      <w:r w:rsidRPr="00AF19AA">
        <w:rPr>
          <w:rFonts w:ascii="Consolas" w:eastAsia="Times New Roman" w:hAnsi="Consolas" w:cs="Times New Roman"/>
          <w:color w:val="DAE3E3"/>
          <w:kern w:val="0"/>
          <w:sz w:val="21"/>
          <w:szCs w:val="21"/>
          <w:lang w:val="en-ZA" w:eastAsia="en-ZA"/>
        </w:rPr>
        <w:t>(i=</w:t>
      </w:r>
      <w:r w:rsidRPr="00AF19AA">
        <w:rPr>
          <w:rFonts w:ascii="Consolas" w:eastAsia="Times New Roman" w:hAnsi="Consolas" w:cs="Times New Roman"/>
          <w:color w:val="7FCBCD"/>
          <w:kern w:val="0"/>
          <w:sz w:val="21"/>
          <w:szCs w:val="21"/>
          <w:lang w:val="en-ZA" w:eastAsia="en-ZA"/>
        </w:rPr>
        <w:t>0</w:t>
      </w:r>
      <w:r w:rsidRPr="00AF19AA">
        <w:rPr>
          <w:rFonts w:ascii="Consolas" w:eastAsia="Times New Roman" w:hAnsi="Consolas" w:cs="Times New Roman"/>
          <w:color w:val="DAE3E3"/>
          <w:kern w:val="0"/>
          <w:sz w:val="21"/>
          <w:szCs w:val="21"/>
          <w:lang w:val="en-ZA" w:eastAsia="en-ZA"/>
        </w:rPr>
        <w:t>; i&lt;</w:t>
      </w:r>
      <w:r w:rsidRPr="00AF19AA">
        <w:rPr>
          <w:rFonts w:ascii="Consolas" w:eastAsia="Times New Roman" w:hAnsi="Consolas" w:cs="Times New Roman"/>
          <w:color w:val="7FCBCD"/>
          <w:kern w:val="0"/>
          <w:sz w:val="21"/>
          <w:szCs w:val="21"/>
          <w:lang w:val="en-ZA" w:eastAsia="en-ZA"/>
        </w:rPr>
        <w:t>10</w:t>
      </w:r>
      <w:r w:rsidRPr="00AF19AA">
        <w:rPr>
          <w:rFonts w:ascii="Consolas" w:eastAsia="Times New Roman" w:hAnsi="Consolas" w:cs="Times New Roman"/>
          <w:color w:val="DAE3E3"/>
          <w:kern w:val="0"/>
          <w:sz w:val="21"/>
          <w:szCs w:val="21"/>
          <w:lang w:val="en-ZA" w:eastAsia="en-ZA"/>
        </w:rPr>
        <w:t>; i++) {</w:t>
      </w:r>
    </w:p>
    <w:p w14:paraId="2C035870" w14:textId="77777777" w:rsidR="00AF19AA" w:rsidRPr="00AF19AA" w:rsidRDefault="00AF19AA"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19AA">
        <w:rPr>
          <w:rFonts w:ascii="Consolas" w:eastAsia="Times New Roman" w:hAnsi="Consolas" w:cs="Times New Roman"/>
          <w:color w:val="7F8C8D"/>
          <w:kern w:val="0"/>
          <w:sz w:val="21"/>
          <w:szCs w:val="21"/>
          <w:lang w:val="en-ZA" w:eastAsia="en-ZA"/>
        </w:rPr>
        <w:t>    //if the value of i is 3, the loop must stop</w:t>
      </w:r>
    </w:p>
    <w:p w14:paraId="176485A0" w14:textId="77777777" w:rsidR="00AF19AA" w:rsidRPr="00AF19AA" w:rsidRDefault="00AF19AA"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19AA">
        <w:rPr>
          <w:rFonts w:ascii="Consolas" w:eastAsia="Times New Roman" w:hAnsi="Consolas" w:cs="Times New Roman"/>
          <w:color w:val="DAE3E3"/>
          <w:kern w:val="0"/>
          <w:sz w:val="21"/>
          <w:szCs w:val="21"/>
          <w:lang w:val="en-ZA" w:eastAsia="en-ZA"/>
        </w:rPr>
        <w:t xml:space="preserve">    </w:t>
      </w:r>
      <w:r w:rsidRPr="00AF19AA">
        <w:rPr>
          <w:rFonts w:ascii="Consolas" w:eastAsia="Times New Roman" w:hAnsi="Consolas" w:cs="Times New Roman"/>
          <w:color w:val="C586C0"/>
          <w:kern w:val="0"/>
          <w:sz w:val="21"/>
          <w:szCs w:val="21"/>
          <w:lang w:val="en-ZA" w:eastAsia="en-ZA"/>
        </w:rPr>
        <w:t>if</w:t>
      </w:r>
      <w:r w:rsidRPr="00AF19AA">
        <w:rPr>
          <w:rFonts w:ascii="Consolas" w:eastAsia="Times New Roman" w:hAnsi="Consolas" w:cs="Times New Roman"/>
          <w:color w:val="DAE3E3"/>
          <w:kern w:val="0"/>
          <w:sz w:val="21"/>
          <w:szCs w:val="21"/>
          <w:lang w:val="en-ZA" w:eastAsia="en-ZA"/>
        </w:rPr>
        <w:t xml:space="preserve">(i == </w:t>
      </w:r>
      <w:r w:rsidRPr="00AF19AA">
        <w:rPr>
          <w:rFonts w:ascii="Consolas" w:eastAsia="Times New Roman" w:hAnsi="Consolas" w:cs="Times New Roman"/>
          <w:color w:val="7FCBCD"/>
          <w:kern w:val="0"/>
          <w:sz w:val="21"/>
          <w:szCs w:val="21"/>
          <w:lang w:val="en-ZA" w:eastAsia="en-ZA"/>
        </w:rPr>
        <w:t>3</w:t>
      </w:r>
      <w:r w:rsidRPr="00AF19AA">
        <w:rPr>
          <w:rFonts w:ascii="Consolas" w:eastAsia="Times New Roman" w:hAnsi="Consolas" w:cs="Times New Roman"/>
          <w:color w:val="DAE3E3"/>
          <w:kern w:val="0"/>
          <w:sz w:val="21"/>
          <w:szCs w:val="21"/>
          <w:lang w:val="en-ZA" w:eastAsia="en-ZA"/>
        </w:rPr>
        <w:t>){</w:t>
      </w:r>
    </w:p>
    <w:p w14:paraId="066702CD" w14:textId="77777777" w:rsidR="00AF19AA" w:rsidRPr="00AF19AA" w:rsidRDefault="00AF19AA"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19AA">
        <w:rPr>
          <w:rFonts w:ascii="Consolas" w:eastAsia="Times New Roman" w:hAnsi="Consolas" w:cs="Times New Roman"/>
          <w:color w:val="DAE3E3"/>
          <w:kern w:val="0"/>
          <w:sz w:val="21"/>
          <w:szCs w:val="21"/>
          <w:lang w:val="en-ZA" w:eastAsia="en-ZA"/>
        </w:rPr>
        <w:t xml:space="preserve">    </w:t>
      </w:r>
      <w:r w:rsidRPr="00AF19AA">
        <w:rPr>
          <w:rFonts w:ascii="Consolas" w:eastAsia="Times New Roman" w:hAnsi="Consolas" w:cs="Times New Roman"/>
          <w:color w:val="F39C12"/>
          <w:kern w:val="0"/>
          <w:sz w:val="21"/>
          <w:szCs w:val="21"/>
          <w:lang w:val="en-ZA" w:eastAsia="en-ZA"/>
        </w:rPr>
        <w:t>Serial</w:t>
      </w:r>
      <w:r w:rsidRPr="00AF19AA">
        <w:rPr>
          <w:rFonts w:ascii="Consolas" w:eastAsia="Times New Roman" w:hAnsi="Consolas" w:cs="Times New Roman"/>
          <w:color w:val="DAE3E3"/>
          <w:kern w:val="0"/>
          <w:sz w:val="21"/>
          <w:szCs w:val="21"/>
          <w:lang w:val="en-ZA" w:eastAsia="en-ZA"/>
        </w:rPr>
        <w:t>.</w:t>
      </w:r>
      <w:r w:rsidRPr="00AF19AA">
        <w:rPr>
          <w:rFonts w:ascii="Consolas" w:eastAsia="Times New Roman" w:hAnsi="Consolas" w:cs="Times New Roman"/>
          <w:color w:val="F39C12"/>
          <w:kern w:val="0"/>
          <w:sz w:val="21"/>
          <w:szCs w:val="21"/>
          <w:lang w:val="en-ZA" w:eastAsia="en-ZA"/>
        </w:rPr>
        <w:t>println</w:t>
      </w:r>
      <w:r w:rsidRPr="00AF19AA">
        <w:rPr>
          <w:rFonts w:ascii="Consolas" w:eastAsia="Times New Roman" w:hAnsi="Consolas" w:cs="Times New Roman"/>
          <w:color w:val="DAE3E3"/>
          <w:kern w:val="0"/>
          <w:sz w:val="21"/>
          <w:szCs w:val="21"/>
          <w:lang w:val="en-ZA" w:eastAsia="en-ZA"/>
        </w:rPr>
        <w:t>(</w:t>
      </w:r>
      <w:r w:rsidRPr="00AF19AA">
        <w:rPr>
          <w:rFonts w:ascii="Consolas" w:eastAsia="Times New Roman" w:hAnsi="Consolas" w:cs="Times New Roman"/>
          <w:color w:val="7FCBCD"/>
          <w:kern w:val="0"/>
          <w:sz w:val="21"/>
          <w:szCs w:val="21"/>
          <w:lang w:val="en-ZA" w:eastAsia="en-ZA"/>
        </w:rPr>
        <w:t>"I have encountered a block!! I am exiting"</w:t>
      </w:r>
      <w:r w:rsidRPr="00AF19AA">
        <w:rPr>
          <w:rFonts w:ascii="Consolas" w:eastAsia="Times New Roman" w:hAnsi="Consolas" w:cs="Times New Roman"/>
          <w:color w:val="DAE3E3"/>
          <w:kern w:val="0"/>
          <w:sz w:val="21"/>
          <w:szCs w:val="21"/>
          <w:lang w:val="en-ZA" w:eastAsia="en-ZA"/>
        </w:rPr>
        <w:t>);</w:t>
      </w:r>
    </w:p>
    <w:p w14:paraId="38E32460" w14:textId="77777777" w:rsidR="00AF19AA" w:rsidRPr="00AF19AA" w:rsidRDefault="00AF19AA"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19AA">
        <w:rPr>
          <w:rFonts w:ascii="Consolas" w:eastAsia="Times New Roman" w:hAnsi="Consolas" w:cs="Times New Roman"/>
          <w:color w:val="DAE3E3"/>
          <w:kern w:val="0"/>
          <w:sz w:val="21"/>
          <w:szCs w:val="21"/>
          <w:lang w:val="en-ZA" w:eastAsia="en-ZA"/>
        </w:rPr>
        <w:t xml:space="preserve">    </w:t>
      </w:r>
      <w:r w:rsidRPr="00AF19AA">
        <w:rPr>
          <w:rFonts w:ascii="Consolas" w:eastAsia="Times New Roman" w:hAnsi="Consolas" w:cs="Times New Roman"/>
          <w:color w:val="F39C12"/>
          <w:kern w:val="0"/>
          <w:sz w:val="21"/>
          <w:szCs w:val="21"/>
          <w:lang w:val="en-ZA" w:eastAsia="en-ZA"/>
        </w:rPr>
        <w:t>digitalWrite</w:t>
      </w:r>
      <w:r w:rsidRPr="00AF19AA">
        <w:rPr>
          <w:rFonts w:ascii="Consolas" w:eastAsia="Times New Roman" w:hAnsi="Consolas" w:cs="Times New Roman"/>
          <w:color w:val="DAE3E3"/>
          <w:kern w:val="0"/>
          <w:sz w:val="21"/>
          <w:szCs w:val="21"/>
          <w:lang w:val="en-ZA" w:eastAsia="en-ZA"/>
        </w:rPr>
        <w:t>(buzzPin, HIGH);</w:t>
      </w:r>
    </w:p>
    <w:p w14:paraId="7CF74FA9" w14:textId="77777777" w:rsidR="00AF19AA" w:rsidRPr="00AF19AA" w:rsidRDefault="00AF19AA"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19AA">
        <w:rPr>
          <w:rFonts w:ascii="Consolas" w:eastAsia="Times New Roman" w:hAnsi="Consolas" w:cs="Times New Roman"/>
          <w:color w:val="DAE3E3"/>
          <w:kern w:val="0"/>
          <w:sz w:val="21"/>
          <w:szCs w:val="21"/>
          <w:lang w:val="en-ZA" w:eastAsia="en-ZA"/>
        </w:rPr>
        <w:t xml:space="preserve">    </w:t>
      </w:r>
      <w:r w:rsidRPr="00AF19AA">
        <w:rPr>
          <w:rFonts w:ascii="Consolas" w:eastAsia="Times New Roman" w:hAnsi="Consolas" w:cs="Times New Roman"/>
          <w:color w:val="F39C12"/>
          <w:kern w:val="0"/>
          <w:sz w:val="21"/>
          <w:szCs w:val="21"/>
          <w:lang w:val="en-ZA" w:eastAsia="en-ZA"/>
        </w:rPr>
        <w:t>delay</w:t>
      </w:r>
      <w:r w:rsidRPr="00AF19AA">
        <w:rPr>
          <w:rFonts w:ascii="Consolas" w:eastAsia="Times New Roman" w:hAnsi="Consolas" w:cs="Times New Roman"/>
          <w:color w:val="DAE3E3"/>
          <w:kern w:val="0"/>
          <w:sz w:val="21"/>
          <w:szCs w:val="21"/>
          <w:lang w:val="en-ZA" w:eastAsia="en-ZA"/>
        </w:rPr>
        <w:t>(</w:t>
      </w:r>
      <w:r w:rsidRPr="00AF19AA">
        <w:rPr>
          <w:rFonts w:ascii="Consolas" w:eastAsia="Times New Roman" w:hAnsi="Consolas" w:cs="Times New Roman"/>
          <w:color w:val="7FCBCD"/>
          <w:kern w:val="0"/>
          <w:sz w:val="21"/>
          <w:szCs w:val="21"/>
          <w:lang w:val="en-ZA" w:eastAsia="en-ZA"/>
        </w:rPr>
        <w:t>2000</w:t>
      </w:r>
      <w:r w:rsidRPr="00AF19AA">
        <w:rPr>
          <w:rFonts w:ascii="Consolas" w:eastAsia="Times New Roman" w:hAnsi="Consolas" w:cs="Times New Roman"/>
          <w:color w:val="DAE3E3"/>
          <w:kern w:val="0"/>
          <w:sz w:val="21"/>
          <w:szCs w:val="21"/>
          <w:lang w:val="en-ZA" w:eastAsia="en-ZA"/>
        </w:rPr>
        <w:t>);</w:t>
      </w:r>
    </w:p>
    <w:p w14:paraId="36B80FF7" w14:textId="77777777" w:rsidR="00AF19AA" w:rsidRPr="00AF19AA" w:rsidRDefault="00AF19AA"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19AA">
        <w:rPr>
          <w:rFonts w:ascii="Consolas" w:eastAsia="Times New Roman" w:hAnsi="Consolas" w:cs="Times New Roman"/>
          <w:color w:val="DAE3E3"/>
          <w:kern w:val="0"/>
          <w:sz w:val="21"/>
          <w:szCs w:val="21"/>
          <w:lang w:val="en-ZA" w:eastAsia="en-ZA"/>
        </w:rPr>
        <w:t xml:space="preserve">    </w:t>
      </w:r>
      <w:r w:rsidRPr="00AF19AA">
        <w:rPr>
          <w:rFonts w:ascii="Consolas" w:eastAsia="Times New Roman" w:hAnsi="Consolas" w:cs="Times New Roman"/>
          <w:color w:val="F39C12"/>
          <w:kern w:val="0"/>
          <w:sz w:val="21"/>
          <w:szCs w:val="21"/>
          <w:lang w:val="en-ZA" w:eastAsia="en-ZA"/>
        </w:rPr>
        <w:t>digitalWrite</w:t>
      </w:r>
      <w:r w:rsidRPr="00AF19AA">
        <w:rPr>
          <w:rFonts w:ascii="Consolas" w:eastAsia="Times New Roman" w:hAnsi="Consolas" w:cs="Times New Roman"/>
          <w:color w:val="DAE3E3"/>
          <w:kern w:val="0"/>
          <w:sz w:val="21"/>
          <w:szCs w:val="21"/>
          <w:lang w:val="en-ZA" w:eastAsia="en-ZA"/>
        </w:rPr>
        <w:t xml:space="preserve">(buzzPin, LOW); </w:t>
      </w:r>
    </w:p>
    <w:p w14:paraId="4E493D16" w14:textId="77777777" w:rsidR="00AF19AA" w:rsidRPr="00AF19AA" w:rsidRDefault="00AF19AA"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19AA">
        <w:rPr>
          <w:rFonts w:ascii="Consolas" w:eastAsia="Times New Roman" w:hAnsi="Consolas" w:cs="Times New Roman"/>
          <w:color w:val="DAE3E3"/>
          <w:kern w:val="0"/>
          <w:sz w:val="21"/>
          <w:szCs w:val="21"/>
          <w:lang w:val="en-ZA" w:eastAsia="en-ZA"/>
        </w:rPr>
        <w:t xml:space="preserve">    </w:t>
      </w:r>
      <w:r w:rsidRPr="00AF19AA">
        <w:rPr>
          <w:rFonts w:ascii="Consolas" w:eastAsia="Times New Roman" w:hAnsi="Consolas" w:cs="Times New Roman"/>
          <w:color w:val="C586C0"/>
          <w:kern w:val="0"/>
          <w:sz w:val="21"/>
          <w:szCs w:val="21"/>
          <w:lang w:val="en-ZA" w:eastAsia="en-ZA"/>
        </w:rPr>
        <w:t>break</w:t>
      </w:r>
      <w:r w:rsidRPr="00AF19AA">
        <w:rPr>
          <w:rFonts w:ascii="Consolas" w:eastAsia="Times New Roman" w:hAnsi="Consolas" w:cs="Times New Roman"/>
          <w:color w:val="DAE3E3"/>
          <w:kern w:val="0"/>
          <w:sz w:val="21"/>
          <w:szCs w:val="21"/>
          <w:lang w:val="en-ZA" w:eastAsia="en-ZA"/>
        </w:rPr>
        <w:t>;</w:t>
      </w:r>
    </w:p>
    <w:p w14:paraId="6AB96455" w14:textId="77777777" w:rsidR="00AF19AA" w:rsidRPr="00AF19AA" w:rsidRDefault="00AF19AA"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19AA">
        <w:rPr>
          <w:rFonts w:ascii="Consolas" w:eastAsia="Times New Roman" w:hAnsi="Consolas" w:cs="Times New Roman"/>
          <w:color w:val="DAE3E3"/>
          <w:kern w:val="0"/>
          <w:sz w:val="21"/>
          <w:szCs w:val="21"/>
          <w:lang w:val="en-ZA" w:eastAsia="en-ZA"/>
        </w:rPr>
        <w:t>    }</w:t>
      </w:r>
    </w:p>
    <w:p w14:paraId="654B0DEF" w14:textId="77777777" w:rsidR="00AF19AA" w:rsidRPr="00AF19AA" w:rsidRDefault="00AF19AA"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19AA">
        <w:rPr>
          <w:rFonts w:ascii="Consolas" w:eastAsia="Times New Roman" w:hAnsi="Consolas" w:cs="Times New Roman"/>
          <w:color w:val="DAE3E3"/>
          <w:kern w:val="0"/>
          <w:sz w:val="21"/>
          <w:szCs w:val="21"/>
          <w:lang w:val="en-ZA" w:eastAsia="en-ZA"/>
        </w:rPr>
        <w:t xml:space="preserve">    </w:t>
      </w:r>
      <w:r w:rsidRPr="00AF19AA">
        <w:rPr>
          <w:rFonts w:ascii="Consolas" w:eastAsia="Times New Roman" w:hAnsi="Consolas" w:cs="Times New Roman"/>
          <w:color w:val="F39C12"/>
          <w:kern w:val="0"/>
          <w:sz w:val="21"/>
          <w:szCs w:val="21"/>
          <w:lang w:val="en-ZA" w:eastAsia="en-ZA"/>
        </w:rPr>
        <w:t>Serial</w:t>
      </w:r>
      <w:r w:rsidRPr="00AF19AA">
        <w:rPr>
          <w:rFonts w:ascii="Consolas" w:eastAsia="Times New Roman" w:hAnsi="Consolas" w:cs="Times New Roman"/>
          <w:color w:val="DAE3E3"/>
          <w:kern w:val="0"/>
          <w:sz w:val="21"/>
          <w:szCs w:val="21"/>
          <w:lang w:val="en-ZA" w:eastAsia="en-ZA"/>
        </w:rPr>
        <w:t>.</w:t>
      </w:r>
      <w:r w:rsidRPr="00AF19AA">
        <w:rPr>
          <w:rFonts w:ascii="Consolas" w:eastAsia="Times New Roman" w:hAnsi="Consolas" w:cs="Times New Roman"/>
          <w:color w:val="F39C12"/>
          <w:kern w:val="0"/>
          <w:sz w:val="21"/>
          <w:szCs w:val="21"/>
          <w:lang w:val="en-ZA" w:eastAsia="en-ZA"/>
        </w:rPr>
        <w:t>print</w:t>
      </w:r>
      <w:r w:rsidRPr="00AF19AA">
        <w:rPr>
          <w:rFonts w:ascii="Consolas" w:eastAsia="Times New Roman" w:hAnsi="Consolas" w:cs="Times New Roman"/>
          <w:color w:val="DAE3E3"/>
          <w:kern w:val="0"/>
          <w:sz w:val="21"/>
          <w:szCs w:val="21"/>
          <w:lang w:val="en-ZA" w:eastAsia="en-ZA"/>
        </w:rPr>
        <w:t>(</w:t>
      </w:r>
      <w:r w:rsidRPr="00AF19AA">
        <w:rPr>
          <w:rFonts w:ascii="Consolas" w:eastAsia="Times New Roman" w:hAnsi="Consolas" w:cs="Times New Roman"/>
          <w:color w:val="7FCBCD"/>
          <w:kern w:val="0"/>
          <w:sz w:val="21"/>
          <w:szCs w:val="21"/>
          <w:lang w:val="en-ZA" w:eastAsia="en-ZA"/>
        </w:rPr>
        <w:t>"The value of i is "</w:t>
      </w:r>
      <w:r w:rsidRPr="00AF19AA">
        <w:rPr>
          <w:rFonts w:ascii="Consolas" w:eastAsia="Times New Roman" w:hAnsi="Consolas" w:cs="Times New Roman"/>
          <w:color w:val="DAE3E3"/>
          <w:kern w:val="0"/>
          <w:sz w:val="21"/>
          <w:szCs w:val="21"/>
          <w:lang w:val="en-ZA" w:eastAsia="en-ZA"/>
        </w:rPr>
        <w:t xml:space="preserve">); </w:t>
      </w:r>
    </w:p>
    <w:p w14:paraId="0B6269BC" w14:textId="77777777" w:rsidR="00AF19AA" w:rsidRPr="00AF19AA" w:rsidRDefault="00AF19AA"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19AA">
        <w:rPr>
          <w:rFonts w:ascii="Consolas" w:eastAsia="Times New Roman" w:hAnsi="Consolas" w:cs="Times New Roman"/>
          <w:color w:val="DAE3E3"/>
          <w:kern w:val="0"/>
          <w:sz w:val="21"/>
          <w:szCs w:val="21"/>
          <w:lang w:val="en-ZA" w:eastAsia="en-ZA"/>
        </w:rPr>
        <w:t xml:space="preserve">    </w:t>
      </w:r>
      <w:r w:rsidRPr="00AF19AA">
        <w:rPr>
          <w:rFonts w:ascii="Consolas" w:eastAsia="Times New Roman" w:hAnsi="Consolas" w:cs="Times New Roman"/>
          <w:color w:val="F39C12"/>
          <w:kern w:val="0"/>
          <w:sz w:val="21"/>
          <w:szCs w:val="21"/>
          <w:lang w:val="en-ZA" w:eastAsia="en-ZA"/>
        </w:rPr>
        <w:t>Serial</w:t>
      </w:r>
      <w:r w:rsidRPr="00AF19AA">
        <w:rPr>
          <w:rFonts w:ascii="Consolas" w:eastAsia="Times New Roman" w:hAnsi="Consolas" w:cs="Times New Roman"/>
          <w:color w:val="DAE3E3"/>
          <w:kern w:val="0"/>
          <w:sz w:val="21"/>
          <w:szCs w:val="21"/>
          <w:lang w:val="en-ZA" w:eastAsia="en-ZA"/>
        </w:rPr>
        <w:t>.</w:t>
      </w:r>
      <w:r w:rsidRPr="00AF19AA">
        <w:rPr>
          <w:rFonts w:ascii="Consolas" w:eastAsia="Times New Roman" w:hAnsi="Consolas" w:cs="Times New Roman"/>
          <w:color w:val="F39C12"/>
          <w:kern w:val="0"/>
          <w:sz w:val="21"/>
          <w:szCs w:val="21"/>
          <w:lang w:val="en-ZA" w:eastAsia="en-ZA"/>
        </w:rPr>
        <w:t>println</w:t>
      </w:r>
      <w:r w:rsidRPr="00AF19AA">
        <w:rPr>
          <w:rFonts w:ascii="Consolas" w:eastAsia="Times New Roman" w:hAnsi="Consolas" w:cs="Times New Roman"/>
          <w:color w:val="DAE3E3"/>
          <w:kern w:val="0"/>
          <w:sz w:val="21"/>
          <w:szCs w:val="21"/>
          <w:lang w:val="en-ZA" w:eastAsia="en-ZA"/>
        </w:rPr>
        <w:t xml:space="preserve">(i); </w:t>
      </w:r>
    </w:p>
    <w:p w14:paraId="597F17F4" w14:textId="77777777" w:rsidR="00AF19AA" w:rsidRPr="00AF19AA" w:rsidRDefault="00AF19AA"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19AA">
        <w:rPr>
          <w:rFonts w:ascii="Consolas" w:eastAsia="Times New Roman" w:hAnsi="Consolas" w:cs="Times New Roman"/>
          <w:color w:val="DAE3E3"/>
          <w:kern w:val="0"/>
          <w:sz w:val="21"/>
          <w:szCs w:val="21"/>
          <w:lang w:val="en-ZA" w:eastAsia="en-ZA"/>
        </w:rPr>
        <w:t>}</w:t>
      </w:r>
    </w:p>
    <w:p w14:paraId="7BC6D07E" w14:textId="77777777" w:rsidR="00AF19AA" w:rsidRPr="00AF19AA" w:rsidRDefault="00AF19AA"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19AA">
        <w:rPr>
          <w:rFonts w:ascii="Consolas" w:eastAsia="Times New Roman" w:hAnsi="Consolas" w:cs="Times New Roman"/>
          <w:color w:val="F39C12"/>
          <w:kern w:val="0"/>
          <w:sz w:val="21"/>
          <w:szCs w:val="21"/>
          <w:lang w:val="en-ZA" w:eastAsia="en-ZA"/>
        </w:rPr>
        <w:t>Serial</w:t>
      </w:r>
      <w:r w:rsidRPr="00AF19AA">
        <w:rPr>
          <w:rFonts w:ascii="Consolas" w:eastAsia="Times New Roman" w:hAnsi="Consolas" w:cs="Times New Roman"/>
          <w:color w:val="DAE3E3"/>
          <w:kern w:val="0"/>
          <w:sz w:val="21"/>
          <w:szCs w:val="21"/>
          <w:lang w:val="en-ZA" w:eastAsia="en-ZA"/>
        </w:rPr>
        <w:t>.</w:t>
      </w:r>
      <w:r w:rsidRPr="00AF19AA">
        <w:rPr>
          <w:rFonts w:ascii="Consolas" w:eastAsia="Times New Roman" w:hAnsi="Consolas" w:cs="Times New Roman"/>
          <w:color w:val="F39C12"/>
          <w:kern w:val="0"/>
          <w:sz w:val="21"/>
          <w:szCs w:val="21"/>
          <w:lang w:val="en-ZA" w:eastAsia="en-ZA"/>
        </w:rPr>
        <w:t>println</w:t>
      </w:r>
      <w:r w:rsidRPr="00AF19AA">
        <w:rPr>
          <w:rFonts w:ascii="Consolas" w:eastAsia="Times New Roman" w:hAnsi="Consolas" w:cs="Times New Roman"/>
          <w:color w:val="DAE3E3"/>
          <w:kern w:val="0"/>
          <w:sz w:val="21"/>
          <w:szCs w:val="21"/>
          <w:lang w:val="en-ZA" w:eastAsia="en-ZA"/>
        </w:rPr>
        <w:t>(</w:t>
      </w:r>
      <w:r w:rsidRPr="00AF19AA">
        <w:rPr>
          <w:rFonts w:ascii="Consolas" w:eastAsia="Times New Roman" w:hAnsi="Consolas" w:cs="Times New Roman"/>
          <w:color w:val="7FCBCD"/>
          <w:kern w:val="0"/>
          <w:sz w:val="21"/>
          <w:szCs w:val="21"/>
          <w:lang w:val="en-ZA" w:eastAsia="en-ZA"/>
        </w:rPr>
        <w:t>"End of the program"</w:t>
      </w:r>
      <w:r w:rsidRPr="00AF19AA">
        <w:rPr>
          <w:rFonts w:ascii="Consolas" w:eastAsia="Times New Roman" w:hAnsi="Consolas" w:cs="Times New Roman"/>
          <w:color w:val="DAE3E3"/>
          <w:kern w:val="0"/>
          <w:sz w:val="21"/>
          <w:szCs w:val="21"/>
          <w:lang w:val="en-ZA" w:eastAsia="en-ZA"/>
        </w:rPr>
        <w:t>);</w:t>
      </w:r>
    </w:p>
    <w:p w14:paraId="15395E59" w14:textId="77777777" w:rsidR="00AF19AA" w:rsidRPr="00AF19AA" w:rsidRDefault="00AF19AA"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19AA">
        <w:rPr>
          <w:rFonts w:ascii="Consolas" w:eastAsia="Times New Roman" w:hAnsi="Consolas" w:cs="Times New Roman"/>
          <w:color w:val="7F8C8D"/>
          <w:kern w:val="0"/>
          <w:sz w:val="21"/>
          <w:szCs w:val="21"/>
          <w:lang w:val="en-ZA" w:eastAsia="en-ZA"/>
        </w:rPr>
        <w:t>//stopping the program from execution</w:t>
      </w:r>
    </w:p>
    <w:p w14:paraId="54E53773" w14:textId="77777777" w:rsidR="00AF19AA" w:rsidRPr="00AF19AA" w:rsidRDefault="00AF19AA"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19AA">
        <w:rPr>
          <w:rFonts w:ascii="Consolas" w:eastAsia="Times New Roman" w:hAnsi="Consolas" w:cs="Times New Roman"/>
          <w:color w:val="C586C0"/>
          <w:kern w:val="0"/>
          <w:sz w:val="21"/>
          <w:szCs w:val="21"/>
          <w:lang w:val="en-ZA" w:eastAsia="en-ZA"/>
        </w:rPr>
        <w:t>while</w:t>
      </w:r>
      <w:r w:rsidRPr="00AF19AA">
        <w:rPr>
          <w:rFonts w:ascii="Consolas" w:eastAsia="Times New Roman" w:hAnsi="Consolas" w:cs="Times New Roman"/>
          <w:color w:val="DAE3E3"/>
          <w:kern w:val="0"/>
          <w:sz w:val="21"/>
          <w:szCs w:val="21"/>
          <w:lang w:val="en-ZA" w:eastAsia="en-ZA"/>
        </w:rPr>
        <w:t xml:space="preserve"> (</w:t>
      </w:r>
      <w:r w:rsidRPr="00AF19AA">
        <w:rPr>
          <w:rFonts w:ascii="Consolas" w:eastAsia="Times New Roman" w:hAnsi="Consolas" w:cs="Times New Roman"/>
          <w:color w:val="F39C12"/>
          <w:kern w:val="0"/>
          <w:sz w:val="21"/>
          <w:szCs w:val="21"/>
          <w:lang w:val="en-ZA" w:eastAsia="en-ZA"/>
        </w:rPr>
        <w:t>Serial</w:t>
      </w:r>
      <w:r w:rsidRPr="00AF19AA">
        <w:rPr>
          <w:rFonts w:ascii="Consolas" w:eastAsia="Times New Roman" w:hAnsi="Consolas" w:cs="Times New Roman"/>
          <w:color w:val="DAE3E3"/>
          <w:kern w:val="0"/>
          <w:sz w:val="21"/>
          <w:szCs w:val="21"/>
          <w:lang w:val="en-ZA" w:eastAsia="en-ZA"/>
        </w:rPr>
        <w:t>.</w:t>
      </w:r>
      <w:r w:rsidRPr="00AF19AA">
        <w:rPr>
          <w:rFonts w:ascii="Consolas" w:eastAsia="Times New Roman" w:hAnsi="Consolas" w:cs="Times New Roman"/>
          <w:color w:val="F39C12"/>
          <w:kern w:val="0"/>
          <w:sz w:val="21"/>
          <w:szCs w:val="21"/>
          <w:lang w:val="en-ZA" w:eastAsia="en-ZA"/>
        </w:rPr>
        <w:t>available</w:t>
      </w:r>
      <w:r w:rsidRPr="00AF19AA">
        <w:rPr>
          <w:rFonts w:ascii="Consolas" w:eastAsia="Times New Roman" w:hAnsi="Consolas" w:cs="Times New Roman"/>
          <w:color w:val="DAE3E3"/>
          <w:kern w:val="0"/>
          <w:sz w:val="21"/>
          <w:szCs w:val="21"/>
          <w:lang w:val="en-ZA" w:eastAsia="en-ZA"/>
        </w:rPr>
        <w:t>()==</w:t>
      </w:r>
      <w:r w:rsidRPr="00AF19AA">
        <w:rPr>
          <w:rFonts w:ascii="Consolas" w:eastAsia="Times New Roman" w:hAnsi="Consolas" w:cs="Times New Roman"/>
          <w:color w:val="7FCBCD"/>
          <w:kern w:val="0"/>
          <w:sz w:val="21"/>
          <w:szCs w:val="21"/>
          <w:lang w:val="en-ZA" w:eastAsia="en-ZA"/>
        </w:rPr>
        <w:t>0</w:t>
      </w:r>
      <w:r w:rsidRPr="00AF19AA">
        <w:rPr>
          <w:rFonts w:ascii="Consolas" w:eastAsia="Times New Roman" w:hAnsi="Consolas" w:cs="Times New Roman"/>
          <w:color w:val="DAE3E3"/>
          <w:kern w:val="0"/>
          <w:sz w:val="21"/>
          <w:szCs w:val="21"/>
          <w:lang w:val="en-ZA" w:eastAsia="en-ZA"/>
        </w:rPr>
        <w:t>){}</w:t>
      </w:r>
    </w:p>
    <w:p w14:paraId="788D1CAD" w14:textId="2E8FBA57" w:rsidR="00AF19AA" w:rsidRDefault="00AF19AA"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sidRPr="00AF19AA">
        <w:rPr>
          <w:rFonts w:ascii="Consolas" w:eastAsia="Times New Roman" w:hAnsi="Consolas" w:cs="Times New Roman"/>
          <w:color w:val="DAE3E3"/>
          <w:kern w:val="0"/>
          <w:sz w:val="21"/>
          <w:szCs w:val="21"/>
          <w:lang w:val="en-ZA" w:eastAsia="en-ZA"/>
        </w:rPr>
        <w:t>}</w:t>
      </w:r>
    </w:p>
    <w:p w14:paraId="5AEC713F" w14:textId="3BC16F54" w:rsidR="003079E9" w:rsidRDefault="003079E9"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p>
    <w:p w14:paraId="06D8C382" w14:textId="24A0A2B8" w:rsidR="003079E9" w:rsidRDefault="003079E9"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r>
        <w:rPr>
          <w:rFonts w:ascii="Consolas" w:eastAsia="Times New Roman" w:hAnsi="Consolas" w:cs="Times New Roman"/>
          <w:color w:val="DAE3E3"/>
          <w:kern w:val="0"/>
          <w:sz w:val="21"/>
          <w:szCs w:val="21"/>
          <w:lang w:val="en-ZA" w:eastAsia="en-ZA"/>
        </w:rPr>
        <w:t>Output</w:t>
      </w:r>
    </w:p>
    <w:p w14:paraId="23D0AA42" w14:textId="6DBA7ADF" w:rsidR="003079E9" w:rsidRPr="003079E9" w:rsidRDefault="003079E9" w:rsidP="003647A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3079E9">
        <w:rPr>
          <w:rFonts w:ascii="Courier New" w:eastAsia="Times New Roman" w:hAnsi="Courier New" w:cs="Courier New"/>
          <w:color w:val="DAE3E3"/>
          <w:kern w:val="0"/>
          <w:sz w:val="20"/>
          <w:szCs w:val="20"/>
          <w:lang w:val="en-ZA" w:eastAsia="en-ZA"/>
        </w:rPr>
        <w:t>14:33:48.956 -&gt; The value of i is 0</w:t>
      </w:r>
    </w:p>
    <w:p w14:paraId="17207AA6" w14:textId="77777777" w:rsidR="003079E9" w:rsidRPr="003079E9" w:rsidRDefault="003079E9" w:rsidP="003647A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3079E9">
        <w:rPr>
          <w:rFonts w:ascii="Courier New" w:eastAsia="Times New Roman" w:hAnsi="Courier New" w:cs="Courier New"/>
          <w:color w:val="DAE3E3"/>
          <w:kern w:val="0"/>
          <w:sz w:val="20"/>
          <w:szCs w:val="20"/>
          <w:lang w:val="en-ZA" w:eastAsia="en-ZA"/>
        </w:rPr>
        <w:t>14:33:50.511 -&gt; The value of i is 1</w:t>
      </w:r>
    </w:p>
    <w:p w14:paraId="540DEF85" w14:textId="77777777" w:rsidR="003079E9" w:rsidRPr="003079E9" w:rsidRDefault="003079E9" w:rsidP="003647A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3079E9">
        <w:rPr>
          <w:rFonts w:ascii="Courier New" w:eastAsia="Times New Roman" w:hAnsi="Courier New" w:cs="Courier New"/>
          <w:color w:val="DAE3E3"/>
          <w:kern w:val="0"/>
          <w:sz w:val="20"/>
          <w:szCs w:val="20"/>
          <w:lang w:val="en-ZA" w:eastAsia="en-ZA"/>
        </w:rPr>
        <w:t>14:33:50.543 -&gt; The value of i is 2</w:t>
      </w:r>
    </w:p>
    <w:p w14:paraId="35AAAA84" w14:textId="77777777" w:rsidR="003079E9" w:rsidRPr="003079E9" w:rsidRDefault="003079E9" w:rsidP="003647A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3079E9">
        <w:rPr>
          <w:rFonts w:ascii="Courier New" w:eastAsia="Times New Roman" w:hAnsi="Courier New" w:cs="Courier New"/>
          <w:color w:val="DAE3E3"/>
          <w:kern w:val="0"/>
          <w:sz w:val="20"/>
          <w:szCs w:val="20"/>
          <w:lang w:val="en-ZA" w:eastAsia="en-ZA"/>
        </w:rPr>
        <w:t>14:33:50.575 -&gt; I have encountered a block!! I am going to buzz</w:t>
      </w:r>
    </w:p>
    <w:p w14:paraId="6F5C64B0" w14:textId="77777777" w:rsidR="003079E9" w:rsidRPr="003079E9" w:rsidRDefault="003079E9" w:rsidP="003647A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3079E9">
        <w:rPr>
          <w:rFonts w:ascii="Courier New" w:eastAsia="Times New Roman" w:hAnsi="Courier New" w:cs="Courier New"/>
          <w:color w:val="DAE3E3"/>
          <w:kern w:val="0"/>
          <w:sz w:val="20"/>
          <w:szCs w:val="20"/>
          <w:lang w:val="en-ZA" w:eastAsia="en-ZA"/>
        </w:rPr>
        <w:t>14:33:54.566 -&gt; End of the program</w:t>
      </w:r>
    </w:p>
    <w:p w14:paraId="418F3467" w14:textId="77777777" w:rsidR="003079E9" w:rsidRPr="00AF19AA" w:rsidRDefault="003079E9" w:rsidP="003647A2">
      <w:pPr>
        <w:shd w:val="clear" w:color="auto" w:fill="1F272A"/>
        <w:spacing w:after="0" w:line="240" w:lineRule="auto"/>
        <w:rPr>
          <w:rFonts w:ascii="Consolas" w:eastAsia="Times New Roman" w:hAnsi="Consolas" w:cs="Times New Roman"/>
          <w:color w:val="DAE3E3"/>
          <w:kern w:val="0"/>
          <w:sz w:val="21"/>
          <w:szCs w:val="21"/>
          <w:lang w:val="en-ZA" w:eastAsia="en-ZA"/>
        </w:rPr>
      </w:pPr>
    </w:p>
    <w:p w14:paraId="46275B5C" w14:textId="77777777" w:rsidR="00AF19AA" w:rsidRDefault="00AF19AA" w:rsidP="005F6D4B">
      <w:pPr>
        <w:spacing w:after="0" w:line="240" w:lineRule="auto"/>
        <w:contextualSpacing/>
        <w:jc w:val="both"/>
      </w:pPr>
    </w:p>
    <w:p w14:paraId="5633BDD5" w14:textId="11D4AE0D" w:rsidR="00AF19AA" w:rsidRPr="003647A2" w:rsidRDefault="003079E9" w:rsidP="005F6D4B">
      <w:pPr>
        <w:spacing w:after="0" w:line="240" w:lineRule="auto"/>
        <w:contextualSpacing/>
        <w:jc w:val="both"/>
        <w:rPr>
          <w:b/>
          <w:bCs/>
        </w:rPr>
      </w:pPr>
      <w:r w:rsidRPr="003647A2">
        <w:rPr>
          <w:b/>
          <w:bCs/>
        </w:rPr>
        <w:t>CONNECTIONS</w:t>
      </w:r>
    </w:p>
    <w:p w14:paraId="2725F108" w14:textId="759C7E3E" w:rsidR="003079E9" w:rsidRDefault="003079E9" w:rsidP="005F6D4B">
      <w:pPr>
        <w:spacing w:after="0" w:line="240" w:lineRule="auto"/>
        <w:contextualSpacing/>
        <w:jc w:val="both"/>
      </w:pPr>
    </w:p>
    <w:p w14:paraId="28B5D379" w14:textId="77777777" w:rsidR="00ED7B08" w:rsidRDefault="00EF014A" w:rsidP="00ED7B08">
      <w:pPr>
        <w:keepNext/>
        <w:spacing w:after="0" w:line="240" w:lineRule="auto"/>
        <w:contextualSpacing/>
        <w:jc w:val="both"/>
      </w:pPr>
      <w:r>
        <w:rPr>
          <w:noProof/>
        </w:rPr>
        <w:drawing>
          <wp:inline distT="0" distB="0" distL="0" distR="0" wp14:anchorId="12B6720E" wp14:editId="497AF6B9">
            <wp:extent cx="3902305" cy="2926080"/>
            <wp:effectExtent l="0" t="0" r="3175" b="7620"/>
            <wp:docPr id="52307" name="Picture 5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910104" cy="2931928"/>
                    </a:xfrm>
                    <a:prstGeom prst="rect">
                      <a:avLst/>
                    </a:prstGeom>
                    <a:noFill/>
                    <a:ln>
                      <a:noFill/>
                    </a:ln>
                  </pic:spPr>
                </pic:pic>
              </a:graphicData>
            </a:graphic>
          </wp:inline>
        </w:drawing>
      </w:r>
    </w:p>
    <w:p w14:paraId="0FA41586" w14:textId="1DADE6C6" w:rsidR="003079E9" w:rsidRPr="00ED7B08" w:rsidRDefault="00ED7B08" w:rsidP="00ED7B08">
      <w:pPr>
        <w:pStyle w:val="Caption"/>
        <w:jc w:val="both"/>
        <w:rPr>
          <w:i w:val="0"/>
          <w:iCs w:val="0"/>
          <w:color w:val="auto"/>
          <w:sz w:val="24"/>
          <w:szCs w:val="24"/>
        </w:rPr>
      </w:pPr>
      <w:r w:rsidRPr="00ED7B08">
        <w:rPr>
          <w:i w:val="0"/>
          <w:iCs w:val="0"/>
          <w:color w:val="auto"/>
          <w:sz w:val="24"/>
          <w:szCs w:val="24"/>
        </w:rPr>
        <w:t xml:space="preserve">Figure 3. </w:t>
      </w:r>
      <w:r w:rsidRPr="00ED7B08">
        <w:rPr>
          <w:i w:val="0"/>
          <w:iCs w:val="0"/>
          <w:color w:val="auto"/>
          <w:sz w:val="24"/>
          <w:szCs w:val="24"/>
        </w:rPr>
        <w:fldChar w:fldCharType="begin"/>
      </w:r>
      <w:r w:rsidRPr="00ED7B08">
        <w:rPr>
          <w:i w:val="0"/>
          <w:iCs w:val="0"/>
          <w:color w:val="auto"/>
          <w:sz w:val="24"/>
          <w:szCs w:val="24"/>
        </w:rPr>
        <w:instrText xml:space="preserve"> SEQ Figure_3. \* ARABIC </w:instrText>
      </w:r>
      <w:r w:rsidRPr="00ED7B08">
        <w:rPr>
          <w:i w:val="0"/>
          <w:iCs w:val="0"/>
          <w:color w:val="auto"/>
          <w:sz w:val="24"/>
          <w:szCs w:val="24"/>
        </w:rPr>
        <w:fldChar w:fldCharType="separate"/>
      </w:r>
      <w:r w:rsidR="00AF1BF5">
        <w:rPr>
          <w:i w:val="0"/>
          <w:iCs w:val="0"/>
          <w:noProof/>
          <w:color w:val="auto"/>
          <w:sz w:val="24"/>
          <w:szCs w:val="24"/>
        </w:rPr>
        <w:t>33</w:t>
      </w:r>
      <w:r w:rsidRPr="00ED7B08">
        <w:rPr>
          <w:i w:val="0"/>
          <w:iCs w:val="0"/>
          <w:color w:val="auto"/>
          <w:sz w:val="24"/>
          <w:szCs w:val="24"/>
        </w:rPr>
        <w:fldChar w:fldCharType="end"/>
      </w:r>
      <w:r w:rsidRPr="00ED7B08">
        <w:rPr>
          <w:i w:val="0"/>
          <w:iCs w:val="0"/>
          <w:color w:val="auto"/>
          <w:sz w:val="24"/>
          <w:szCs w:val="24"/>
        </w:rPr>
        <w:t>: Implementing a buzzer</w:t>
      </w:r>
    </w:p>
    <w:p w14:paraId="6A6835A4" w14:textId="0D57EDE7" w:rsidR="00643718" w:rsidRDefault="00643718" w:rsidP="00643718">
      <w:pPr>
        <w:spacing w:after="0" w:line="360" w:lineRule="auto"/>
        <w:contextualSpacing/>
        <w:jc w:val="both"/>
        <w:rPr>
          <w:b/>
          <w:bCs/>
        </w:rPr>
      </w:pPr>
      <w:r w:rsidRPr="00643718">
        <w:rPr>
          <w:b/>
          <w:bCs/>
        </w:rPr>
        <w:lastRenderedPageBreak/>
        <w:t>CONTINUE COMMAND</w:t>
      </w:r>
    </w:p>
    <w:p w14:paraId="6498DBDD" w14:textId="77777777" w:rsidR="00E051B2" w:rsidRDefault="00643718" w:rsidP="00E051B2">
      <w:pPr>
        <w:spacing w:after="0" w:line="360" w:lineRule="auto"/>
        <w:contextualSpacing/>
        <w:jc w:val="both"/>
        <w:rPr>
          <w:b/>
          <w:bCs/>
        </w:rPr>
      </w:pPr>
      <w:r>
        <w:rPr>
          <w:b/>
          <w:bCs/>
        </w:rPr>
        <w:t>Continue Command</w:t>
      </w:r>
    </w:p>
    <w:p w14:paraId="23F57B8C" w14:textId="5E3307D5" w:rsidR="00965EC6" w:rsidRDefault="00965EC6" w:rsidP="00D15B76">
      <w:pPr>
        <w:pStyle w:val="NormalWeb"/>
        <w:spacing w:before="0" w:beforeAutospacing="0" w:line="360" w:lineRule="auto"/>
        <w:jc w:val="both"/>
        <w:rPr>
          <w:rFonts w:eastAsia="Calibri" w:cs="Basic Roman"/>
          <w:kern w:val="1"/>
          <w:szCs w:val="22"/>
          <w:lang w:val="en-GB" w:eastAsia="zh-CN"/>
        </w:rPr>
      </w:pPr>
      <w:r w:rsidRPr="00965EC6">
        <w:rPr>
          <w:rFonts w:eastAsia="Calibri" w:cs="Basic Roman"/>
          <w:kern w:val="1"/>
          <w:szCs w:val="22"/>
          <w:lang w:val="en-GB" w:eastAsia="zh-CN"/>
        </w:rPr>
        <w:t xml:space="preserve">The continue keyword allows you additional control over how loops behave. When the </w:t>
      </w:r>
      <w:r>
        <w:rPr>
          <w:rFonts w:eastAsia="Calibri" w:cs="Basic Roman"/>
          <w:kern w:val="1"/>
          <w:szCs w:val="22"/>
          <w:lang w:val="en-GB" w:eastAsia="zh-CN"/>
        </w:rPr>
        <w:t xml:space="preserve">program </w:t>
      </w:r>
      <w:r w:rsidRPr="00965EC6">
        <w:rPr>
          <w:rFonts w:eastAsia="Calibri" w:cs="Basic Roman"/>
          <w:kern w:val="1"/>
          <w:szCs w:val="22"/>
          <w:lang w:val="en-GB" w:eastAsia="zh-CN"/>
        </w:rPr>
        <w:t>is prompted to continue, the current iteration of the loop is terminated and a new cycle is started.</w:t>
      </w:r>
    </w:p>
    <w:p w14:paraId="17AC0C34" w14:textId="40194193" w:rsidR="003647A2" w:rsidRPr="00E051B2" w:rsidRDefault="003647A2" w:rsidP="00E051B2">
      <w:pPr>
        <w:pStyle w:val="NormalWeb"/>
        <w:spacing w:line="360" w:lineRule="auto"/>
      </w:pPr>
      <w:r w:rsidRPr="00E051B2">
        <w:t>We are going to modify the program to print numbers from 0 to 10. When it reaches value 3, it will skip printing but continue afterward to the end of the loop.</w:t>
      </w:r>
    </w:p>
    <w:p w14:paraId="347C6A5B" w14:textId="68116E1B" w:rsidR="00E051B2" w:rsidRPr="00E051B2" w:rsidRDefault="00E051B2" w:rsidP="003647A2">
      <w:pPr>
        <w:pStyle w:val="NormalWeb"/>
        <w:rPr>
          <w:b/>
          <w:bCs/>
          <w:color w:val="252525"/>
        </w:rPr>
      </w:pPr>
      <w:r w:rsidRPr="00E051B2">
        <w:rPr>
          <w:b/>
          <w:bCs/>
          <w:color w:val="252525"/>
        </w:rPr>
        <w:t>EXAMPLE 3.28</w:t>
      </w:r>
    </w:p>
    <w:p w14:paraId="2B2B86D7" w14:textId="77777777" w:rsidR="00DE6C51" w:rsidRPr="00DE6C51" w:rsidRDefault="00DE6C51" w:rsidP="00DE6C51">
      <w:pPr>
        <w:shd w:val="clear" w:color="auto" w:fill="1F272A"/>
        <w:spacing w:after="0" w:line="240" w:lineRule="auto"/>
        <w:rPr>
          <w:rFonts w:ascii="Consolas" w:eastAsia="Times New Roman" w:hAnsi="Consolas" w:cs="Times New Roman"/>
          <w:color w:val="DAE3E3"/>
          <w:kern w:val="0"/>
          <w:sz w:val="21"/>
          <w:szCs w:val="21"/>
          <w:lang w:val="en-ZA" w:eastAsia="en-ZA"/>
        </w:rPr>
      </w:pPr>
      <w:r w:rsidRPr="00DE6C51">
        <w:rPr>
          <w:rFonts w:ascii="Consolas" w:eastAsia="Times New Roman" w:hAnsi="Consolas" w:cs="Times New Roman"/>
          <w:color w:val="7F8C8D"/>
          <w:kern w:val="0"/>
          <w:sz w:val="21"/>
          <w:szCs w:val="21"/>
          <w:lang w:val="en-ZA" w:eastAsia="en-ZA"/>
        </w:rPr>
        <w:t>//declare the variables</w:t>
      </w:r>
    </w:p>
    <w:p w14:paraId="3FE0B694" w14:textId="77777777" w:rsidR="00DE6C51" w:rsidRPr="00DE6C51" w:rsidRDefault="00DE6C51" w:rsidP="00DE6C51">
      <w:pPr>
        <w:shd w:val="clear" w:color="auto" w:fill="1F272A"/>
        <w:spacing w:after="0" w:line="240" w:lineRule="auto"/>
        <w:rPr>
          <w:rFonts w:ascii="Consolas" w:eastAsia="Times New Roman" w:hAnsi="Consolas" w:cs="Times New Roman"/>
          <w:color w:val="DAE3E3"/>
          <w:kern w:val="0"/>
          <w:sz w:val="21"/>
          <w:szCs w:val="21"/>
          <w:lang w:val="en-ZA" w:eastAsia="en-ZA"/>
        </w:rPr>
      </w:pPr>
      <w:r w:rsidRPr="00DE6C51">
        <w:rPr>
          <w:rFonts w:ascii="Consolas" w:eastAsia="Times New Roman" w:hAnsi="Consolas" w:cs="Times New Roman"/>
          <w:color w:val="0CA1A6"/>
          <w:kern w:val="0"/>
          <w:sz w:val="21"/>
          <w:szCs w:val="21"/>
          <w:lang w:val="en-ZA" w:eastAsia="en-ZA"/>
        </w:rPr>
        <w:t>int</w:t>
      </w:r>
      <w:r w:rsidRPr="00DE6C51">
        <w:rPr>
          <w:rFonts w:ascii="Consolas" w:eastAsia="Times New Roman" w:hAnsi="Consolas" w:cs="Times New Roman"/>
          <w:color w:val="DAE3E3"/>
          <w:kern w:val="0"/>
          <w:sz w:val="21"/>
          <w:szCs w:val="21"/>
          <w:lang w:val="en-ZA" w:eastAsia="en-ZA"/>
        </w:rPr>
        <w:t xml:space="preserve">  i;</w:t>
      </w:r>
    </w:p>
    <w:p w14:paraId="022D378E" w14:textId="77777777" w:rsidR="00DE6C51" w:rsidRPr="00DE6C51" w:rsidRDefault="00DE6C51" w:rsidP="00DE6C51">
      <w:pPr>
        <w:shd w:val="clear" w:color="auto" w:fill="1F272A"/>
        <w:spacing w:after="0" w:line="240" w:lineRule="auto"/>
        <w:rPr>
          <w:rFonts w:ascii="Consolas" w:eastAsia="Times New Roman" w:hAnsi="Consolas" w:cs="Times New Roman"/>
          <w:color w:val="DAE3E3"/>
          <w:kern w:val="0"/>
          <w:sz w:val="21"/>
          <w:szCs w:val="21"/>
          <w:lang w:val="en-ZA" w:eastAsia="en-ZA"/>
        </w:rPr>
      </w:pPr>
      <w:r w:rsidRPr="00DE6C51">
        <w:rPr>
          <w:rFonts w:ascii="Consolas" w:eastAsia="Times New Roman" w:hAnsi="Consolas" w:cs="Times New Roman"/>
          <w:color w:val="0CA1A6"/>
          <w:kern w:val="0"/>
          <w:sz w:val="21"/>
          <w:szCs w:val="21"/>
          <w:lang w:val="en-ZA" w:eastAsia="en-ZA"/>
        </w:rPr>
        <w:t>void</w:t>
      </w:r>
      <w:r w:rsidRPr="00DE6C51">
        <w:rPr>
          <w:rFonts w:ascii="Consolas" w:eastAsia="Times New Roman" w:hAnsi="Consolas" w:cs="Times New Roman"/>
          <w:color w:val="DAE3E3"/>
          <w:kern w:val="0"/>
          <w:sz w:val="21"/>
          <w:szCs w:val="21"/>
          <w:lang w:val="en-ZA" w:eastAsia="en-ZA"/>
        </w:rPr>
        <w:t xml:space="preserve"> </w:t>
      </w:r>
      <w:r w:rsidRPr="00DE6C51">
        <w:rPr>
          <w:rFonts w:ascii="Consolas" w:eastAsia="Times New Roman" w:hAnsi="Consolas" w:cs="Times New Roman"/>
          <w:color w:val="F39C12"/>
          <w:kern w:val="0"/>
          <w:sz w:val="21"/>
          <w:szCs w:val="21"/>
          <w:lang w:val="en-ZA" w:eastAsia="en-ZA"/>
        </w:rPr>
        <w:t>setup</w:t>
      </w:r>
      <w:r w:rsidRPr="00DE6C51">
        <w:rPr>
          <w:rFonts w:ascii="Consolas" w:eastAsia="Times New Roman" w:hAnsi="Consolas" w:cs="Times New Roman"/>
          <w:color w:val="DAE3E3"/>
          <w:kern w:val="0"/>
          <w:sz w:val="21"/>
          <w:szCs w:val="21"/>
          <w:lang w:val="en-ZA" w:eastAsia="en-ZA"/>
        </w:rPr>
        <w:t>() {</w:t>
      </w:r>
    </w:p>
    <w:p w14:paraId="1BB8E1FC" w14:textId="77777777" w:rsidR="00DE6C51" w:rsidRPr="00DE6C51" w:rsidRDefault="00DE6C51" w:rsidP="00DE6C51">
      <w:pPr>
        <w:shd w:val="clear" w:color="auto" w:fill="1F272A"/>
        <w:spacing w:after="0" w:line="240" w:lineRule="auto"/>
        <w:rPr>
          <w:rFonts w:ascii="Consolas" w:eastAsia="Times New Roman" w:hAnsi="Consolas" w:cs="Times New Roman"/>
          <w:color w:val="DAE3E3"/>
          <w:kern w:val="0"/>
          <w:sz w:val="21"/>
          <w:szCs w:val="21"/>
          <w:lang w:val="en-ZA" w:eastAsia="en-ZA"/>
        </w:rPr>
      </w:pPr>
      <w:r w:rsidRPr="00DE6C51">
        <w:rPr>
          <w:rFonts w:ascii="Consolas" w:eastAsia="Times New Roman" w:hAnsi="Consolas" w:cs="Times New Roman"/>
          <w:color w:val="7F8C8D"/>
          <w:kern w:val="0"/>
          <w:sz w:val="21"/>
          <w:szCs w:val="21"/>
          <w:lang w:val="en-ZA" w:eastAsia="en-ZA"/>
        </w:rPr>
        <w:t>  // put your setup code here, to run once:</w:t>
      </w:r>
    </w:p>
    <w:p w14:paraId="1EC23826" w14:textId="77777777" w:rsidR="00DE6C51" w:rsidRPr="00DE6C51" w:rsidRDefault="00DE6C51" w:rsidP="00DE6C51">
      <w:pPr>
        <w:shd w:val="clear" w:color="auto" w:fill="1F272A"/>
        <w:spacing w:after="0" w:line="240" w:lineRule="auto"/>
        <w:rPr>
          <w:rFonts w:ascii="Consolas" w:eastAsia="Times New Roman" w:hAnsi="Consolas" w:cs="Times New Roman"/>
          <w:color w:val="DAE3E3"/>
          <w:kern w:val="0"/>
          <w:sz w:val="21"/>
          <w:szCs w:val="21"/>
          <w:lang w:val="en-ZA" w:eastAsia="en-ZA"/>
        </w:rPr>
      </w:pPr>
      <w:r w:rsidRPr="00DE6C51">
        <w:rPr>
          <w:rFonts w:ascii="Consolas" w:eastAsia="Times New Roman" w:hAnsi="Consolas" w:cs="Times New Roman"/>
          <w:color w:val="DAE3E3"/>
          <w:kern w:val="0"/>
          <w:sz w:val="21"/>
          <w:szCs w:val="21"/>
          <w:lang w:val="en-ZA" w:eastAsia="en-ZA"/>
        </w:rPr>
        <w:t xml:space="preserve">  </w:t>
      </w:r>
      <w:r w:rsidRPr="00DE6C51">
        <w:rPr>
          <w:rFonts w:ascii="Consolas" w:eastAsia="Times New Roman" w:hAnsi="Consolas" w:cs="Times New Roman"/>
          <w:color w:val="F39C12"/>
          <w:kern w:val="0"/>
          <w:sz w:val="21"/>
          <w:szCs w:val="21"/>
          <w:lang w:val="en-ZA" w:eastAsia="en-ZA"/>
        </w:rPr>
        <w:t>Serial</w:t>
      </w:r>
      <w:r w:rsidRPr="00DE6C51">
        <w:rPr>
          <w:rFonts w:ascii="Consolas" w:eastAsia="Times New Roman" w:hAnsi="Consolas" w:cs="Times New Roman"/>
          <w:color w:val="DAE3E3"/>
          <w:kern w:val="0"/>
          <w:sz w:val="21"/>
          <w:szCs w:val="21"/>
          <w:lang w:val="en-ZA" w:eastAsia="en-ZA"/>
        </w:rPr>
        <w:t>.</w:t>
      </w:r>
      <w:r w:rsidRPr="00DE6C51">
        <w:rPr>
          <w:rFonts w:ascii="Consolas" w:eastAsia="Times New Roman" w:hAnsi="Consolas" w:cs="Times New Roman"/>
          <w:color w:val="F39C12"/>
          <w:kern w:val="0"/>
          <w:sz w:val="21"/>
          <w:szCs w:val="21"/>
          <w:lang w:val="en-ZA" w:eastAsia="en-ZA"/>
        </w:rPr>
        <w:t>begin</w:t>
      </w:r>
      <w:r w:rsidRPr="00DE6C51">
        <w:rPr>
          <w:rFonts w:ascii="Consolas" w:eastAsia="Times New Roman" w:hAnsi="Consolas" w:cs="Times New Roman"/>
          <w:color w:val="DAE3E3"/>
          <w:kern w:val="0"/>
          <w:sz w:val="21"/>
          <w:szCs w:val="21"/>
          <w:lang w:val="en-ZA" w:eastAsia="en-ZA"/>
        </w:rPr>
        <w:t>(</w:t>
      </w:r>
      <w:r w:rsidRPr="00DE6C51">
        <w:rPr>
          <w:rFonts w:ascii="Consolas" w:eastAsia="Times New Roman" w:hAnsi="Consolas" w:cs="Times New Roman"/>
          <w:color w:val="7FCBCD"/>
          <w:kern w:val="0"/>
          <w:sz w:val="21"/>
          <w:szCs w:val="21"/>
          <w:lang w:val="en-ZA" w:eastAsia="en-ZA"/>
        </w:rPr>
        <w:t>9600</w:t>
      </w:r>
      <w:r w:rsidRPr="00DE6C51">
        <w:rPr>
          <w:rFonts w:ascii="Consolas" w:eastAsia="Times New Roman" w:hAnsi="Consolas" w:cs="Times New Roman"/>
          <w:color w:val="DAE3E3"/>
          <w:kern w:val="0"/>
          <w:sz w:val="21"/>
          <w:szCs w:val="21"/>
          <w:lang w:val="en-ZA" w:eastAsia="en-ZA"/>
        </w:rPr>
        <w:t>);</w:t>
      </w:r>
    </w:p>
    <w:p w14:paraId="1BF0CBBE" w14:textId="77777777" w:rsidR="00DE6C51" w:rsidRPr="00DE6C51" w:rsidRDefault="00DE6C51" w:rsidP="00DE6C51">
      <w:pPr>
        <w:shd w:val="clear" w:color="auto" w:fill="1F272A"/>
        <w:spacing w:after="0" w:line="240" w:lineRule="auto"/>
        <w:rPr>
          <w:rFonts w:ascii="Consolas" w:eastAsia="Times New Roman" w:hAnsi="Consolas" w:cs="Times New Roman"/>
          <w:color w:val="DAE3E3"/>
          <w:kern w:val="0"/>
          <w:sz w:val="21"/>
          <w:szCs w:val="21"/>
          <w:lang w:val="en-ZA" w:eastAsia="en-ZA"/>
        </w:rPr>
      </w:pPr>
      <w:r w:rsidRPr="00DE6C51">
        <w:rPr>
          <w:rFonts w:ascii="Consolas" w:eastAsia="Times New Roman" w:hAnsi="Consolas" w:cs="Times New Roman"/>
          <w:color w:val="7F8C8D"/>
          <w:kern w:val="0"/>
          <w:sz w:val="21"/>
          <w:szCs w:val="21"/>
          <w:lang w:val="en-ZA" w:eastAsia="en-ZA"/>
        </w:rPr>
        <w:t>  //set the digital pin 8 to OUTPUT</w:t>
      </w:r>
    </w:p>
    <w:p w14:paraId="7FC50BDD" w14:textId="77777777" w:rsidR="00DE6C51" w:rsidRPr="00DE6C51" w:rsidRDefault="00DE6C51" w:rsidP="00DE6C51">
      <w:pPr>
        <w:shd w:val="clear" w:color="auto" w:fill="1F272A"/>
        <w:spacing w:after="0" w:line="240" w:lineRule="auto"/>
        <w:rPr>
          <w:rFonts w:ascii="Consolas" w:eastAsia="Times New Roman" w:hAnsi="Consolas" w:cs="Times New Roman"/>
          <w:color w:val="DAE3E3"/>
          <w:kern w:val="0"/>
          <w:sz w:val="21"/>
          <w:szCs w:val="21"/>
          <w:lang w:val="en-ZA" w:eastAsia="en-ZA"/>
        </w:rPr>
      </w:pPr>
      <w:r w:rsidRPr="00DE6C51">
        <w:rPr>
          <w:rFonts w:ascii="Consolas" w:eastAsia="Times New Roman" w:hAnsi="Consolas" w:cs="Times New Roman"/>
          <w:color w:val="DAE3E3"/>
          <w:kern w:val="0"/>
          <w:sz w:val="21"/>
          <w:szCs w:val="21"/>
          <w:lang w:val="en-ZA" w:eastAsia="en-ZA"/>
        </w:rPr>
        <w:t> }</w:t>
      </w:r>
    </w:p>
    <w:p w14:paraId="4565274E" w14:textId="77777777" w:rsidR="00DE6C51" w:rsidRPr="00DE6C51" w:rsidRDefault="00DE6C51" w:rsidP="00DE6C51">
      <w:pPr>
        <w:shd w:val="clear" w:color="auto" w:fill="1F272A"/>
        <w:spacing w:after="0" w:line="240" w:lineRule="auto"/>
        <w:rPr>
          <w:rFonts w:ascii="Consolas" w:eastAsia="Times New Roman" w:hAnsi="Consolas" w:cs="Times New Roman"/>
          <w:color w:val="DAE3E3"/>
          <w:kern w:val="0"/>
          <w:sz w:val="21"/>
          <w:szCs w:val="21"/>
          <w:lang w:val="en-ZA" w:eastAsia="en-ZA"/>
        </w:rPr>
      </w:pPr>
      <w:r w:rsidRPr="00DE6C51">
        <w:rPr>
          <w:rFonts w:ascii="Consolas" w:eastAsia="Times New Roman" w:hAnsi="Consolas" w:cs="Times New Roman"/>
          <w:color w:val="0CA1A6"/>
          <w:kern w:val="0"/>
          <w:sz w:val="21"/>
          <w:szCs w:val="21"/>
          <w:lang w:val="en-ZA" w:eastAsia="en-ZA"/>
        </w:rPr>
        <w:t>void</w:t>
      </w:r>
      <w:r w:rsidRPr="00DE6C51">
        <w:rPr>
          <w:rFonts w:ascii="Consolas" w:eastAsia="Times New Roman" w:hAnsi="Consolas" w:cs="Times New Roman"/>
          <w:color w:val="DAE3E3"/>
          <w:kern w:val="0"/>
          <w:sz w:val="21"/>
          <w:szCs w:val="21"/>
          <w:lang w:val="en-ZA" w:eastAsia="en-ZA"/>
        </w:rPr>
        <w:t xml:space="preserve"> </w:t>
      </w:r>
      <w:r w:rsidRPr="00DE6C51">
        <w:rPr>
          <w:rFonts w:ascii="Consolas" w:eastAsia="Times New Roman" w:hAnsi="Consolas" w:cs="Times New Roman"/>
          <w:color w:val="F39C12"/>
          <w:kern w:val="0"/>
          <w:sz w:val="21"/>
          <w:szCs w:val="21"/>
          <w:lang w:val="en-ZA" w:eastAsia="en-ZA"/>
        </w:rPr>
        <w:t>loop</w:t>
      </w:r>
      <w:r w:rsidRPr="00DE6C51">
        <w:rPr>
          <w:rFonts w:ascii="Consolas" w:eastAsia="Times New Roman" w:hAnsi="Consolas" w:cs="Times New Roman"/>
          <w:color w:val="DAE3E3"/>
          <w:kern w:val="0"/>
          <w:sz w:val="21"/>
          <w:szCs w:val="21"/>
          <w:lang w:val="en-ZA" w:eastAsia="en-ZA"/>
        </w:rPr>
        <w:t>() {</w:t>
      </w:r>
    </w:p>
    <w:p w14:paraId="54A1A54A" w14:textId="77777777" w:rsidR="00DE6C51" w:rsidRPr="00DE6C51" w:rsidRDefault="00DE6C51" w:rsidP="00DE6C51">
      <w:pPr>
        <w:shd w:val="clear" w:color="auto" w:fill="1F272A"/>
        <w:spacing w:after="0" w:line="240" w:lineRule="auto"/>
        <w:rPr>
          <w:rFonts w:ascii="Consolas" w:eastAsia="Times New Roman" w:hAnsi="Consolas" w:cs="Times New Roman"/>
          <w:color w:val="DAE3E3"/>
          <w:kern w:val="0"/>
          <w:sz w:val="21"/>
          <w:szCs w:val="21"/>
          <w:lang w:val="en-ZA" w:eastAsia="en-ZA"/>
        </w:rPr>
      </w:pPr>
      <w:r w:rsidRPr="00DE6C51">
        <w:rPr>
          <w:rFonts w:ascii="Consolas" w:eastAsia="Times New Roman" w:hAnsi="Consolas" w:cs="Times New Roman"/>
          <w:color w:val="7F8C8D"/>
          <w:kern w:val="0"/>
          <w:sz w:val="21"/>
          <w:szCs w:val="21"/>
          <w:lang w:val="en-ZA" w:eastAsia="en-ZA"/>
        </w:rPr>
        <w:t>     //for loop to print integers from 1 to 10</w:t>
      </w:r>
    </w:p>
    <w:p w14:paraId="584EEC6F" w14:textId="77777777" w:rsidR="00DE6C51" w:rsidRPr="00DE6C51" w:rsidRDefault="00DE6C51" w:rsidP="00DE6C51">
      <w:pPr>
        <w:shd w:val="clear" w:color="auto" w:fill="1F272A"/>
        <w:spacing w:after="0" w:line="240" w:lineRule="auto"/>
        <w:rPr>
          <w:rFonts w:ascii="Consolas" w:eastAsia="Times New Roman" w:hAnsi="Consolas" w:cs="Times New Roman"/>
          <w:color w:val="DAE3E3"/>
          <w:kern w:val="0"/>
          <w:sz w:val="21"/>
          <w:szCs w:val="21"/>
          <w:lang w:val="en-ZA" w:eastAsia="en-ZA"/>
        </w:rPr>
      </w:pPr>
      <w:r w:rsidRPr="00DE6C51">
        <w:rPr>
          <w:rFonts w:ascii="Consolas" w:eastAsia="Times New Roman" w:hAnsi="Consolas" w:cs="Times New Roman"/>
          <w:color w:val="DAE3E3"/>
          <w:kern w:val="0"/>
          <w:sz w:val="21"/>
          <w:szCs w:val="21"/>
          <w:lang w:val="en-ZA" w:eastAsia="en-ZA"/>
        </w:rPr>
        <w:t xml:space="preserve">  </w:t>
      </w:r>
      <w:r w:rsidRPr="00DE6C51">
        <w:rPr>
          <w:rFonts w:ascii="Consolas" w:eastAsia="Times New Roman" w:hAnsi="Consolas" w:cs="Times New Roman"/>
          <w:color w:val="C586C0"/>
          <w:kern w:val="0"/>
          <w:sz w:val="21"/>
          <w:szCs w:val="21"/>
          <w:lang w:val="en-ZA" w:eastAsia="en-ZA"/>
        </w:rPr>
        <w:t>for</w:t>
      </w:r>
      <w:r w:rsidRPr="00DE6C51">
        <w:rPr>
          <w:rFonts w:ascii="Consolas" w:eastAsia="Times New Roman" w:hAnsi="Consolas" w:cs="Times New Roman"/>
          <w:color w:val="DAE3E3"/>
          <w:kern w:val="0"/>
          <w:sz w:val="21"/>
          <w:szCs w:val="21"/>
          <w:lang w:val="en-ZA" w:eastAsia="en-ZA"/>
        </w:rPr>
        <w:t>(i=</w:t>
      </w:r>
      <w:r w:rsidRPr="00DE6C51">
        <w:rPr>
          <w:rFonts w:ascii="Consolas" w:eastAsia="Times New Roman" w:hAnsi="Consolas" w:cs="Times New Roman"/>
          <w:color w:val="7FCBCD"/>
          <w:kern w:val="0"/>
          <w:sz w:val="21"/>
          <w:szCs w:val="21"/>
          <w:lang w:val="en-ZA" w:eastAsia="en-ZA"/>
        </w:rPr>
        <w:t>0</w:t>
      </w:r>
      <w:r w:rsidRPr="00DE6C51">
        <w:rPr>
          <w:rFonts w:ascii="Consolas" w:eastAsia="Times New Roman" w:hAnsi="Consolas" w:cs="Times New Roman"/>
          <w:color w:val="DAE3E3"/>
          <w:kern w:val="0"/>
          <w:sz w:val="21"/>
          <w:szCs w:val="21"/>
          <w:lang w:val="en-ZA" w:eastAsia="en-ZA"/>
        </w:rPr>
        <w:t>; i&lt;</w:t>
      </w:r>
      <w:r w:rsidRPr="00DE6C51">
        <w:rPr>
          <w:rFonts w:ascii="Consolas" w:eastAsia="Times New Roman" w:hAnsi="Consolas" w:cs="Times New Roman"/>
          <w:color w:val="7FCBCD"/>
          <w:kern w:val="0"/>
          <w:sz w:val="21"/>
          <w:szCs w:val="21"/>
          <w:lang w:val="en-ZA" w:eastAsia="en-ZA"/>
        </w:rPr>
        <w:t>10</w:t>
      </w:r>
      <w:r w:rsidRPr="00DE6C51">
        <w:rPr>
          <w:rFonts w:ascii="Consolas" w:eastAsia="Times New Roman" w:hAnsi="Consolas" w:cs="Times New Roman"/>
          <w:color w:val="DAE3E3"/>
          <w:kern w:val="0"/>
          <w:sz w:val="21"/>
          <w:szCs w:val="21"/>
          <w:lang w:val="en-ZA" w:eastAsia="en-ZA"/>
        </w:rPr>
        <w:t>; i++) {</w:t>
      </w:r>
    </w:p>
    <w:p w14:paraId="66D15562" w14:textId="77777777" w:rsidR="00DE6C51" w:rsidRPr="00DE6C51" w:rsidRDefault="00DE6C51" w:rsidP="00DE6C51">
      <w:pPr>
        <w:shd w:val="clear" w:color="auto" w:fill="1F272A"/>
        <w:spacing w:after="0" w:line="240" w:lineRule="auto"/>
        <w:rPr>
          <w:rFonts w:ascii="Consolas" w:eastAsia="Times New Roman" w:hAnsi="Consolas" w:cs="Times New Roman"/>
          <w:color w:val="DAE3E3"/>
          <w:kern w:val="0"/>
          <w:sz w:val="21"/>
          <w:szCs w:val="21"/>
          <w:lang w:val="en-ZA" w:eastAsia="en-ZA"/>
        </w:rPr>
      </w:pPr>
      <w:r w:rsidRPr="00DE6C51">
        <w:rPr>
          <w:rFonts w:ascii="Consolas" w:eastAsia="Times New Roman" w:hAnsi="Consolas" w:cs="Times New Roman"/>
          <w:color w:val="7F8C8D"/>
          <w:kern w:val="0"/>
          <w:sz w:val="21"/>
          <w:szCs w:val="21"/>
          <w:lang w:val="en-ZA" w:eastAsia="en-ZA"/>
        </w:rPr>
        <w:t>    //if the value of i is 3, the loop must stop</w:t>
      </w:r>
    </w:p>
    <w:p w14:paraId="07C5827F" w14:textId="77777777" w:rsidR="00DE6C51" w:rsidRPr="00DE6C51" w:rsidRDefault="00DE6C51" w:rsidP="00DE6C51">
      <w:pPr>
        <w:shd w:val="clear" w:color="auto" w:fill="1F272A"/>
        <w:spacing w:after="0" w:line="240" w:lineRule="auto"/>
        <w:rPr>
          <w:rFonts w:ascii="Consolas" w:eastAsia="Times New Roman" w:hAnsi="Consolas" w:cs="Times New Roman"/>
          <w:color w:val="DAE3E3"/>
          <w:kern w:val="0"/>
          <w:sz w:val="21"/>
          <w:szCs w:val="21"/>
          <w:lang w:val="en-ZA" w:eastAsia="en-ZA"/>
        </w:rPr>
      </w:pPr>
      <w:r w:rsidRPr="00DE6C51">
        <w:rPr>
          <w:rFonts w:ascii="Consolas" w:eastAsia="Times New Roman" w:hAnsi="Consolas" w:cs="Times New Roman"/>
          <w:color w:val="DAE3E3"/>
          <w:kern w:val="0"/>
          <w:sz w:val="21"/>
          <w:szCs w:val="21"/>
          <w:lang w:val="en-ZA" w:eastAsia="en-ZA"/>
        </w:rPr>
        <w:t xml:space="preserve">    </w:t>
      </w:r>
      <w:r w:rsidRPr="00DE6C51">
        <w:rPr>
          <w:rFonts w:ascii="Consolas" w:eastAsia="Times New Roman" w:hAnsi="Consolas" w:cs="Times New Roman"/>
          <w:color w:val="C586C0"/>
          <w:kern w:val="0"/>
          <w:sz w:val="21"/>
          <w:szCs w:val="21"/>
          <w:lang w:val="en-ZA" w:eastAsia="en-ZA"/>
        </w:rPr>
        <w:t>if</w:t>
      </w:r>
      <w:r w:rsidRPr="00DE6C51">
        <w:rPr>
          <w:rFonts w:ascii="Consolas" w:eastAsia="Times New Roman" w:hAnsi="Consolas" w:cs="Times New Roman"/>
          <w:color w:val="DAE3E3"/>
          <w:kern w:val="0"/>
          <w:sz w:val="21"/>
          <w:szCs w:val="21"/>
          <w:lang w:val="en-ZA" w:eastAsia="en-ZA"/>
        </w:rPr>
        <w:t xml:space="preserve">(i == </w:t>
      </w:r>
      <w:r w:rsidRPr="00DE6C51">
        <w:rPr>
          <w:rFonts w:ascii="Consolas" w:eastAsia="Times New Roman" w:hAnsi="Consolas" w:cs="Times New Roman"/>
          <w:color w:val="7FCBCD"/>
          <w:kern w:val="0"/>
          <w:sz w:val="21"/>
          <w:szCs w:val="21"/>
          <w:lang w:val="en-ZA" w:eastAsia="en-ZA"/>
        </w:rPr>
        <w:t>3</w:t>
      </w:r>
      <w:r w:rsidRPr="00DE6C51">
        <w:rPr>
          <w:rFonts w:ascii="Consolas" w:eastAsia="Times New Roman" w:hAnsi="Consolas" w:cs="Times New Roman"/>
          <w:color w:val="DAE3E3"/>
          <w:kern w:val="0"/>
          <w:sz w:val="21"/>
          <w:szCs w:val="21"/>
          <w:lang w:val="en-ZA" w:eastAsia="en-ZA"/>
        </w:rPr>
        <w:t>){</w:t>
      </w:r>
    </w:p>
    <w:p w14:paraId="3F2BF936" w14:textId="77777777" w:rsidR="00DE6C51" w:rsidRPr="00DE6C51" w:rsidRDefault="00DE6C51" w:rsidP="00DE6C51">
      <w:pPr>
        <w:shd w:val="clear" w:color="auto" w:fill="1F272A"/>
        <w:spacing w:after="0" w:line="240" w:lineRule="auto"/>
        <w:rPr>
          <w:rFonts w:ascii="Consolas" w:eastAsia="Times New Roman" w:hAnsi="Consolas" w:cs="Times New Roman"/>
          <w:color w:val="DAE3E3"/>
          <w:kern w:val="0"/>
          <w:sz w:val="21"/>
          <w:szCs w:val="21"/>
          <w:lang w:val="en-ZA" w:eastAsia="en-ZA"/>
        </w:rPr>
      </w:pPr>
      <w:r w:rsidRPr="00DE6C51">
        <w:rPr>
          <w:rFonts w:ascii="Consolas" w:eastAsia="Times New Roman" w:hAnsi="Consolas" w:cs="Times New Roman"/>
          <w:color w:val="DAE3E3"/>
          <w:kern w:val="0"/>
          <w:sz w:val="21"/>
          <w:szCs w:val="21"/>
          <w:lang w:val="en-ZA" w:eastAsia="en-ZA"/>
        </w:rPr>
        <w:t xml:space="preserve">    </w:t>
      </w:r>
      <w:r w:rsidRPr="00DE6C51">
        <w:rPr>
          <w:rFonts w:ascii="Consolas" w:eastAsia="Times New Roman" w:hAnsi="Consolas" w:cs="Times New Roman"/>
          <w:color w:val="F39C12"/>
          <w:kern w:val="0"/>
          <w:sz w:val="21"/>
          <w:szCs w:val="21"/>
          <w:lang w:val="en-ZA" w:eastAsia="en-ZA"/>
        </w:rPr>
        <w:t>Serial</w:t>
      </w:r>
      <w:r w:rsidRPr="00DE6C51">
        <w:rPr>
          <w:rFonts w:ascii="Consolas" w:eastAsia="Times New Roman" w:hAnsi="Consolas" w:cs="Times New Roman"/>
          <w:color w:val="DAE3E3"/>
          <w:kern w:val="0"/>
          <w:sz w:val="21"/>
          <w:szCs w:val="21"/>
          <w:lang w:val="en-ZA" w:eastAsia="en-ZA"/>
        </w:rPr>
        <w:t>.</w:t>
      </w:r>
      <w:r w:rsidRPr="00DE6C51">
        <w:rPr>
          <w:rFonts w:ascii="Consolas" w:eastAsia="Times New Roman" w:hAnsi="Consolas" w:cs="Times New Roman"/>
          <w:color w:val="F39C12"/>
          <w:kern w:val="0"/>
          <w:sz w:val="21"/>
          <w:szCs w:val="21"/>
          <w:lang w:val="en-ZA" w:eastAsia="en-ZA"/>
        </w:rPr>
        <w:t>println</w:t>
      </w:r>
      <w:r w:rsidRPr="00DE6C51">
        <w:rPr>
          <w:rFonts w:ascii="Consolas" w:eastAsia="Times New Roman" w:hAnsi="Consolas" w:cs="Times New Roman"/>
          <w:color w:val="DAE3E3"/>
          <w:kern w:val="0"/>
          <w:sz w:val="21"/>
          <w:szCs w:val="21"/>
          <w:lang w:val="en-ZA" w:eastAsia="en-ZA"/>
        </w:rPr>
        <w:t>(</w:t>
      </w:r>
      <w:r w:rsidRPr="00DE6C51">
        <w:rPr>
          <w:rFonts w:ascii="Consolas" w:eastAsia="Times New Roman" w:hAnsi="Consolas" w:cs="Times New Roman"/>
          <w:color w:val="7FCBCD"/>
          <w:kern w:val="0"/>
          <w:sz w:val="21"/>
          <w:szCs w:val="21"/>
          <w:lang w:val="en-ZA" w:eastAsia="en-ZA"/>
        </w:rPr>
        <w:t>"I have encountered a block!! I am going to buzz"</w:t>
      </w:r>
      <w:r w:rsidRPr="00DE6C51">
        <w:rPr>
          <w:rFonts w:ascii="Consolas" w:eastAsia="Times New Roman" w:hAnsi="Consolas" w:cs="Times New Roman"/>
          <w:color w:val="DAE3E3"/>
          <w:kern w:val="0"/>
          <w:sz w:val="21"/>
          <w:szCs w:val="21"/>
          <w:lang w:val="en-ZA" w:eastAsia="en-ZA"/>
        </w:rPr>
        <w:t>);</w:t>
      </w:r>
    </w:p>
    <w:p w14:paraId="15045381" w14:textId="77777777" w:rsidR="00DE6C51" w:rsidRPr="00DE6C51" w:rsidRDefault="00DE6C51" w:rsidP="00DE6C51">
      <w:pPr>
        <w:shd w:val="clear" w:color="auto" w:fill="1F272A"/>
        <w:spacing w:after="0" w:line="240" w:lineRule="auto"/>
        <w:rPr>
          <w:rFonts w:ascii="Consolas" w:eastAsia="Times New Roman" w:hAnsi="Consolas" w:cs="Times New Roman"/>
          <w:color w:val="DAE3E3"/>
          <w:kern w:val="0"/>
          <w:sz w:val="21"/>
          <w:szCs w:val="21"/>
          <w:lang w:val="en-ZA" w:eastAsia="en-ZA"/>
        </w:rPr>
      </w:pPr>
      <w:r w:rsidRPr="00DE6C51">
        <w:rPr>
          <w:rFonts w:ascii="Consolas" w:eastAsia="Times New Roman" w:hAnsi="Consolas" w:cs="Times New Roman"/>
          <w:color w:val="7F8C8D"/>
          <w:kern w:val="0"/>
          <w:sz w:val="21"/>
          <w:szCs w:val="21"/>
          <w:lang w:val="en-ZA" w:eastAsia="en-ZA"/>
        </w:rPr>
        <w:t>    //Turn the buzzer on</w:t>
      </w:r>
    </w:p>
    <w:p w14:paraId="620428E5" w14:textId="77777777" w:rsidR="00DE6C51" w:rsidRPr="00DE6C51" w:rsidRDefault="00DE6C51" w:rsidP="00DE6C51">
      <w:pPr>
        <w:shd w:val="clear" w:color="auto" w:fill="1F272A"/>
        <w:spacing w:after="0" w:line="240" w:lineRule="auto"/>
        <w:rPr>
          <w:rFonts w:ascii="Consolas" w:eastAsia="Times New Roman" w:hAnsi="Consolas" w:cs="Times New Roman"/>
          <w:color w:val="DAE3E3"/>
          <w:kern w:val="0"/>
          <w:sz w:val="21"/>
          <w:szCs w:val="21"/>
          <w:lang w:val="en-ZA" w:eastAsia="en-ZA"/>
        </w:rPr>
      </w:pPr>
      <w:r w:rsidRPr="00DE6C51">
        <w:rPr>
          <w:rFonts w:ascii="Consolas" w:eastAsia="Times New Roman" w:hAnsi="Consolas" w:cs="Times New Roman"/>
          <w:color w:val="DAE3E3"/>
          <w:kern w:val="0"/>
          <w:sz w:val="21"/>
          <w:szCs w:val="21"/>
          <w:lang w:val="en-ZA" w:eastAsia="en-ZA"/>
        </w:rPr>
        <w:t>       </w:t>
      </w:r>
      <w:r w:rsidRPr="00DE6C51">
        <w:rPr>
          <w:rFonts w:ascii="Consolas" w:eastAsia="Times New Roman" w:hAnsi="Consolas" w:cs="Times New Roman"/>
          <w:color w:val="F39C12"/>
          <w:kern w:val="0"/>
          <w:sz w:val="21"/>
          <w:szCs w:val="21"/>
          <w:lang w:val="en-ZA" w:eastAsia="en-ZA"/>
        </w:rPr>
        <w:t>delay</w:t>
      </w:r>
      <w:r w:rsidRPr="00DE6C51">
        <w:rPr>
          <w:rFonts w:ascii="Consolas" w:eastAsia="Times New Roman" w:hAnsi="Consolas" w:cs="Times New Roman"/>
          <w:color w:val="DAE3E3"/>
          <w:kern w:val="0"/>
          <w:sz w:val="21"/>
          <w:szCs w:val="21"/>
          <w:lang w:val="en-ZA" w:eastAsia="en-ZA"/>
        </w:rPr>
        <w:t>(</w:t>
      </w:r>
      <w:r w:rsidRPr="00DE6C51">
        <w:rPr>
          <w:rFonts w:ascii="Consolas" w:eastAsia="Times New Roman" w:hAnsi="Consolas" w:cs="Times New Roman"/>
          <w:color w:val="7FCBCD"/>
          <w:kern w:val="0"/>
          <w:sz w:val="21"/>
          <w:szCs w:val="21"/>
          <w:lang w:val="en-ZA" w:eastAsia="en-ZA"/>
        </w:rPr>
        <w:t>2000</w:t>
      </w:r>
      <w:r w:rsidRPr="00DE6C51">
        <w:rPr>
          <w:rFonts w:ascii="Consolas" w:eastAsia="Times New Roman" w:hAnsi="Consolas" w:cs="Times New Roman"/>
          <w:color w:val="DAE3E3"/>
          <w:kern w:val="0"/>
          <w:sz w:val="21"/>
          <w:szCs w:val="21"/>
          <w:lang w:val="en-ZA" w:eastAsia="en-ZA"/>
        </w:rPr>
        <w:t>);</w:t>
      </w:r>
    </w:p>
    <w:p w14:paraId="54A1B966" w14:textId="77777777" w:rsidR="00DE6C51" w:rsidRPr="00DE6C51" w:rsidRDefault="00DE6C51" w:rsidP="00DE6C51">
      <w:pPr>
        <w:shd w:val="clear" w:color="auto" w:fill="1F272A"/>
        <w:spacing w:after="0" w:line="240" w:lineRule="auto"/>
        <w:rPr>
          <w:rFonts w:ascii="Consolas" w:eastAsia="Times New Roman" w:hAnsi="Consolas" w:cs="Times New Roman"/>
          <w:color w:val="DAE3E3"/>
          <w:kern w:val="0"/>
          <w:sz w:val="21"/>
          <w:szCs w:val="21"/>
          <w:lang w:val="en-ZA" w:eastAsia="en-ZA"/>
        </w:rPr>
      </w:pPr>
      <w:r w:rsidRPr="00DE6C51">
        <w:rPr>
          <w:rFonts w:ascii="Consolas" w:eastAsia="Times New Roman" w:hAnsi="Consolas" w:cs="Times New Roman"/>
          <w:color w:val="DAE3E3"/>
          <w:kern w:val="0"/>
          <w:sz w:val="21"/>
          <w:szCs w:val="21"/>
          <w:lang w:val="en-ZA" w:eastAsia="en-ZA"/>
        </w:rPr>
        <w:t xml:space="preserve">    </w:t>
      </w:r>
    </w:p>
    <w:p w14:paraId="5B526096" w14:textId="77777777" w:rsidR="00DE6C51" w:rsidRPr="00DE6C51" w:rsidRDefault="00DE6C51" w:rsidP="00DE6C51">
      <w:pPr>
        <w:shd w:val="clear" w:color="auto" w:fill="1F272A"/>
        <w:spacing w:after="0" w:line="240" w:lineRule="auto"/>
        <w:rPr>
          <w:rFonts w:ascii="Consolas" w:eastAsia="Times New Roman" w:hAnsi="Consolas" w:cs="Times New Roman"/>
          <w:color w:val="DAE3E3"/>
          <w:kern w:val="0"/>
          <w:sz w:val="21"/>
          <w:szCs w:val="21"/>
          <w:lang w:val="en-ZA" w:eastAsia="en-ZA"/>
        </w:rPr>
      </w:pPr>
      <w:r w:rsidRPr="00DE6C51">
        <w:rPr>
          <w:rFonts w:ascii="Consolas" w:eastAsia="Times New Roman" w:hAnsi="Consolas" w:cs="Times New Roman"/>
          <w:color w:val="DAE3E3"/>
          <w:kern w:val="0"/>
          <w:sz w:val="21"/>
          <w:szCs w:val="21"/>
          <w:lang w:val="en-ZA" w:eastAsia="en-ZA"/>
        </w:rPr>
        <w:t xml:space="preserve">    </w:t>
      </w:r>
      <w:r w:rsidRPr="00DE6C51">
        <w:rPr>
          <w:rFonts w:ascii="Consolas" w:eastAsia="Times New Roman" w:hAnsi="Consolas" w:cs="Times New Roman"/>
          <w:color w:val="F39C12"/>
          <w:kern w:val="0"/>
          <w:sz w:val="21"/>
          <w:szCs w:val="21"/>
          <w:lang w:val="en-ZA" w:eastAsia="en-ZA"/>
        </w:rPr>
        <w:t>delay</w:t>
      </w:r>
      <w:r w:rsidRPr="00DE6C51">
        <w:rPr>
          <w:rFonts w:ascii="Consolas" w:eastAsia="Times New Roman" w:hAnsi="Consolas" w:cs="Times New Roman"/>
          <w:color w:val="DAE3E3"/>
          <w:kern w:val="0"/>
          <w:sz w:val="21"/>
          <w:szCs w:val="21"/>
          <w:lang w:val="en-ZA" w:eastAsia="en-ZA"/>
        </w:rPr>
        <w:t>(</w:t>
      </w:r>
      <w:r w:rsidRPr="00DE6C51">
        <w:rPr>
          <w:rFonts w:ascii="Consolas" w:eastAsia="Times New Roman" w:hAnsi="Consolas" w:cs="Times New Roman"/>
          <w:color w:val="7FCBCD"/>
          <w:kern w:val="0"/>
          <w:sz w:val="21"/>
          <w:szCs w:val="21"/>
          <w:lang w:val="en-ZA" w:eastAsia="en-ZA"/>
        </w:rPr>
        <w:t>2000</w:t>
      </w:r>
      <w:r w:rsidRPr="00DE6C51">
        <w:rPr>
          <w:rFonts w:ascii="Consolas" w:eastAsia="Times New Roman" w:hAnsi="Consolas" w:cs="Times New Roman"/>
          <w:color w:val="DAE3E3"/>
          <w:kern w:val="0"/>
          <w:sz w:val="21"/>
          <w:szCs w:val="21"/>
          <w:lang w:val="en-ZA" w:eastAsia="en-ZA"/>
        </w:rPr>
        <w:t>);</w:t>
      </w:r>
    </w:p>
    <w:p w14:paraId="02502EDE" w14:textId="77777777" w:rsidR="00DE6C51" w:rsidRPr="00DE6C51" w:rsidRDefault="00DE6C51" w:rsidP="00DE6C51">
      <w:pPr>
        <w:shd w:val="clear" w:color="auto" w:fill="1F272A"/>
        <w:spacing w:after="0" w:line="240" w:lineRule="auto"/>
        <w:rPr>
          <w:rFonts w:ascii="Consolas" w:eastAsia="Times New Roman" w:hAnsi="Consolas" w:cs="Times New Roman"/>
          <w:color w:val="DAE3E3"/>
          <w:kern w:val="0"/>
          <w:sz w:val="21"/>
          <w:szCs w:val="21"/>
          <w:lang w:val="en-ZA" w:eastAsia="en-ZA"/>
        </w:rPr>
      </w:pPr>
      <w:r w:rsidRPr="00DE6C51">
        <w:rPr>
          <w:rFonts w:ascii="Consolas" w:eastAsia="Times New Roman" w:hAnsi="Consolas" w:cs="Times New Roman"/>
          <w:color w:val="7F8C8D"/>
          <w:kern w:val="0"/>
          <w:sz w:val="21"/>
          <w:szCs w:val="21"/>
          <w:lang w:val="en-ZA" w:eastAsia="en-ZA"/>
        </w:rPr>
        <w:t>   // turn the buzzer off</w:t>
      </w:r>
    </w:p>
    <w:p w14:paraId="59229BFE" w14:textId="77777777" w:rsidR="00DE6C51" w:rsidRPr="00DE6C51" w:rsidRDefault="00DE6C51" w:rsidP="00DE6C51">
      <w:pPr>
        <w:shd w:val="clear" w:color="auto" w:fill="1F272A"/>
        <w:spacing w:after="0" w:line="240" w:lineRule="auto"/>
        <w:rPr>
          <w:rFonts w:ascii="Consolas" w:eastAsia="Times New Roman" w:hAnsi="Consolas" w:cs="Times New Roman"/>
          <w:color w:val="DAE3E3"/>
          <w:kern w:val="0"/>
          <w:sz w:val="21"/>
          <w:szCs w:val="21"/>
          <w:lang w:val="en-ZA" w:eastAsia="en-ZA"/>
        </w:rPr>
      </w:pPr>
      <w:r w:rsidRPr="00DE6C51">
        <w:rPr>
          <w:rFonts w:ascii="Consolas" w:eastAsia="Times New Roman" w:hAnsi="Consolas" w:cs="Times New Roman"/>
          <w:color w:val="DAE3E3"/>
          <w:kern w:val="0"/>
          <w:sz w:val="21"/>
          <w:szCs w:val="21"/>
          <w:lang w:val="en-ZA" w:eastAsia="en-ZA"/>
        </w:rPr>
        <w:t>       </w:t>
      </w:r>
      <w:r w:rsidRPr="00DE6C51">
        <w:rPr>
          <w:rFonts w:ascii="Consolas" w:eastAsia="Times New Roman" w:hAnsi="Consolas" w:cs="Times New Roman"/>
          <w:color w:val="C586C0"/>
          <w:kern w:val="0"/>
          <w:sz w:val="21"/>
          <w:szCs w:val="21"/>
          <w:lang w:val="en-ZA" w:eastAsia="en-ZA"/>
        </w:rPr>
        <w:t>continue</w:t>
      </w:r>
      <w:r w:rsidRPr="00DE6C51">
        <w:rPr>
          <w:rFonts w:ascii="Consolas" w:eastAsia="Times New Roman" w:hAnsi="Consolas" w:cs="Times New Roman"/>
          <w:color w:val="DAE3E3"/>
          <w:kern w:val="0"/>
          <w:sz w:val="21"/>
          <w:szCs w:val="21"/>
          <w:lang w:val="en-ZA" w:eastAsia="en-ZA"/>
        </w:rPr>
        <w:t>;</w:t>
      </w:r>
    </w:p>
    <w:p w14:paraId="1FC73299" w14:textId="77777777" w:rsidR="00DE6C51" w:rsidRPr="00DE6C51" w:rsidRDefault="00DE6C51" w:rsidP="00DE6C51">
      <w:pPr>
        <w:shd w:val="clear" w:color="auto" w:fill="1F272A"/>
        <w:spacing w:after="0" w:line="240" w:lineRule="auto"/>
        <w:rPr>
          <w:rFonts w:ascii="Consolas" w:eastAsia="Times New Roman" w:hAnsi="Consolas" w:cs="Times New Roman"/>
          <w:color w:val="DAE3E3"/>
          <w:kern w:val="0"/>
          <w:sz w:val="21"/>
          <w:szCs w:val="21"/>
          <w:lang w:val="en-ZA" w:eastAsia="en-ZA"/>
        </w:rPr>
      </w:pPr>
      <w:r w:rsidRPr="00DE6C51">
        <w:rPr>
          <w:rFonts w:ascii="Consolas" w:eastAsia="Times New Roman" w:hAnsi="Consolas" w:cs="Times New Roman"/>
          <w:color w:val="DAE3E3"/>
          <w:kern w:val="0"/>
          <w:sz w:val="21"/>
          <w:szCs w:val="21"/>
          <w:lang w:val="en-ZA" w:eastAsia="en-ZA"/>
        </w:rPr>
        <w:t>    }</w:t>
      </w:r>
    </w:p>
    <w:p w14:paraId="37ECE176" w14:textId="77777777" w:rsidR="00DE6C51" w:rsidRPr="00DE6C51" w:rsidRDefault="00DE6C51" w:rsidP="00DE6C51">
      <w:pPr>
        <w:shd w:val="clear" w:color="auto" w:fill="1F272A"/>
        <w:spacing w:after="0" w:line="240" w:lineRule="auto"/>
        <w:rPr>
          <w:rFonts w:ascii="Consolas" w:eastAsia="Times New Roman" w:hAnsi="Consolas" w:cs="Times New Roman"/>
          <w:color w:val="DAE3E3"/>
          <w:kern w:val="0"/>
          <w:sz w:val="21"/>
          <w:szCs w:val="21"/>
          <w:lang w:val="en-ZA" w:eastAsia="en-ZA"/>
        </w:rPr>
      </w:pPr>
      <w:r w:rsidRPr="00DE6C51">
        <w:rPr>
          <w:rFonts w:ascii="Consolas" w:eastAsia="Times New Roman" w:hAnsi="Consolas" w:cs="Times New Roman"/>
          <w:color w:val="DAE3E3"/>
          <w:kern w:val="0"/>
          <w:sz w:val="21"/>
          <w:szCs w:val="21"/>
          <w:lang w:val="en-ZA" w:eastAsia="en-ZA"/>
        </w:rPr>
        <w:t xml:space="preserve">    </w:t>
      </w:r>
      <w:r w:rsidRPr="00DE6C51">
        <w:rPr>
          <w:rFonts w:ascii="Consolas" w:eastAsia="Times New Roman" w:hAnsi="Consolas" w:cs="Times New Roman"/>
          <w:color w:val="F39C12"/>
          <w:kern w:val="0"/>
          <w:sz w:val="21"/>
          <w:szCs w:val="21"/>
          <w:lang w:val="en-ZA" w:eastAsia="en-ZA"/>
        </w:rPr>
        <w:t>Serial</w:t>
      </w:r>
      <w:r w:rsidRPr="00DE6C51">
        <w:rPr>
          <w:rFonts w:ascii="Consolas" w:eastAsia="Times New Roman" w:hAnsi="Consolas" w:cs="Times New Roman"/>
          <w:color w:val="DAE3E3"/>
          <w:kern w:val="0"/>
          <w:sz w:val="21"/>
          <w:szCs w:val="21"/>
          <w:lang w:val="en-ZA" w:eastAsia="en-ZA"/>
        </w:rPr>
        <w:t>.</w:t>
      </w:r>
      <w:r w:rsidRPr="00DE6C51">
        <w:rPr>
          <w:rFonts w:ascii="Consolas" w:eastAsia="Times New Roman" w:hAnsi="Consolas" w:cs="Times New Roman"/>
          <w:color w:val="F39C12"/>
          <w:kern w:val="0"/>
          <w:sz w:val="21"/>
          <w:szCs w:val="21"/>
          <w:lang w:val="en-ZA" w:eastAsia="en-ZA"/>
        </w:rPr>
        <w:t>print</w:t>
      </w:r>
      <w:r w:rsidRPr="00DE6C51">
        <w:rPr>
          <w:rFonts w:ascii="Consolas" w:eastAsia="Times New Roman" w:hAnsi="Consolas" w:cs="Times New Roman"/>
          <w:color w:val="DAE3E3"/>
          <w:kern w:val="0"/>
          <w:sz w:val="21"/>
          <w:szCs w:val="21"/>
          <w:lang w:val="en-ZA" w:eastAsia="en-ZA"/>
        </w:rPr>
        <w:t>(</w:t>
      </w:r>
      <w:r w:rsidRPr="00DE6C51">
        <w:rPr>
          <w:rFonts w:ascii="Consolas" w:eastAsia="Times New Roman" w:hAnsi="Consolas" w:cs="Times New Roman"/>
          <w:color w:val="7FCBCD"/>
          <w:kern w:val="0"/>
          <w:sz w:val="21"/>
          <w:szCs w:val="21"/>
          <w:lang w:val="en-ZA" w:eastAsia="en-ZA"/>
        </w:rPr>
        <w:t>"The value of i is "</w:t>
      </w:r>
      <w:r w:rsidRPr="00DE6C51">
        <w:rPr>
          <w:rFonts w:ascii="Consolas" w:eastAsia="Times New Roman" w:hAnsi="Consolas" w:cs="Times New Roman"/>
          <w:color w:val="DAE3E3"/>
          <w:kern w:val="0"/>
          <w:sz w:val="21"/>
          <w:szCs w:val="21"/>
          <w:lang w:val="en-ZA" w:eastAsia="en-ZA"/>
        </w:rPr>
        <w:t xml:space="preserve">); </w:t>
      </w:r>
    </w:p>
    <w:p w14:paraId="15924975" w14:textId="77777777" w:rsidR="00DE6C51" w:rsidRPr="00DE6C51" w:rsidRDefault="00DE6C51" w:rsidP="00DE6C51">
      <w:pPr>
        <w:shd w:val="clear" w:color="auto" w:fill="1F272A"/>
        <w:spacing w:after="0" w:line="240" w:lineRule="auto"/>
        <w:rPr>
          <w:rFonts w:ascii="Consolas" w:eastAsia="Times New Roman" w:hAnsi="Consolas" w:cs="Times New Roman"/>
          <w:color w:val="DAE3E3"/>
          <w:kern w:val="0"/>
          <w:sz w:val="21"/>
          <w:szCs w:val="21"/>
          <w:lang w:val="en-ZA" w:eastAsia="en-ZA"/>
        </w:rPr>
      </w:pPr>
      <w:r w:rsidRPr="00DE6C51">
        <w:rPr>
          <w:rFonts w:ascii="Consolas" w:eastAsia="Times New Roman" w:hAnsi="Consolas" w:cs="Times New Roman"/>
          <w:color w:val="DAE3E3"/>
          <w:kern w:val="0"/>
          <w:sz w:val="21"/>
          <w:szCs w:val="21"/>
          <w:lang w:val="en-ZA" w:eastAsia="en-ZA"/>
        </w:rPr>
        <w:t xml:space="preserve">    </w:t>
      </w:r>
      <w:r w:rsidRPr="00DE6C51">
        <w:rPr>
          <w:rFonts w:ascii="Consolas" w:eastAsia="Times New Roman" w:hAnsi="Consolas" w:cs="Times New Roman"/>
          <w:color w:val="F39C12"/>
          <w:kern w:val="0"/>
          <w:sz w:val="21"/>
          <w:szCs w:val="21"/>
          <w:lang w:val="en-ZA" w:eastAsia="en-ZA"/>
        </w:rPr>
        <w:t>Serial</w:t>
      </w:r>
      <w:r w:rsidRPr="00DE6C51">
        <w:rPr>
          <w:rFonts w:ascii="Consolas" w:eastAsia="Times New Roman" w:hAnsi="Consolas" w:cs="Times New Roman"/>
          <w:color w:val="DAE3E3"/>
          <w:kern w:val="0"/>
          <w:sz w:val="21"/>
          <w:szCs w:val="21"/>
          <w:lang w:val="en-ZA" w:eastAsia="en-ZA"/>
        </w:rPr>
        <w:t>.</w:t>
      </w:r>
      <w:r w:rsidRPr="00DE6C51">
        <w:rPr>
          <w:rFonts w:ascii="Consolas" w:eastAsia="Times New Roman" w:hAnsi="Consolas" w:cs="Times New Roman"/>
          <w:color w:val="F39C12"/>
          <w:kern w:val="0"/>
          <w:sz w:val="21"/>
          <w:szCs w:val="21"/>
          <w:lang w:val="en-ZA" w:eastAsia="en-ZA"/>
        </w:rPr>
        <w:t>println</w:t>
      </w:r>
      <w:r w:rsidRPr="00DE6C51">
        <w:rPr>
          <w:rFonts w:ascii="Consolas" w:eastAsia="Times New Roman" w:hAnsi="Consolas" w:cs="Times New Roman"/>
          <w:color w:val="DAE3E3"/>
          <w:kern w:val="0"/>
          <w:sz w:val="21"/>
          <w:szCs w:val="21"/>
          <w:lang w:val="en-ZA" w:eastAsia="en-ZA"/>
        </w:rPr>
        <w:t xml:space="preserve">(i); </w:t>
      </w:r>
    </w:p>
    <w:p w14:paraId="2818BBF6" w14:textId="77777777" w:rsidR="00DE6C51" w:rsidRPr="00DE6C51" w:rsidRDefault="00DE6C51" w:rsidP="00DE6C51">
      <w:pPr>
        <w:shd w:val="clear" w:color="auto" w:fill="1F272A"/>
        <w:spacing w:after="0" w:line="240" w:lineRule="auto"/>
        <w:rPr>
          <w:rFonts w:ascii="Consolas" w:eastAsia="Times New Roman" w:hAnsi="Consolas" w:cs="Times New Roman"/>
          <w:color w:val="DAE3E3"/>
          <w:kern w:val="0"/>
          <w:sz w:val="21"/>
          <w:szCs w:val="21"/>
          <w:lang w:val="en-ZA" w:eastAsia="en-ZA"/>
        </w:rPr>
      </w:pPr>
      <w:r w:rsidRPr="00DE6C51">
        <w:rPr>
          <w:rFonts w:ascii="Consolas" w:eastAsia="Times New Roman" w:hAnsi="Consolas" w:cs="Times New Roman"/>
          <w:color w:val="DAE3E3"/>
          <w:kern w:val="0"/>
          <w:sz w:val="21"/>
          <w:szCs w:val="21"/>
          <w:lang w:val="en-ZA" w:eastAsia="en-ZA"/>
        </w:rPr>
        <w:t>}</w:t>
      </w:r>
    </w:p>
    <w:p w14:paraId="57EF9785" w14:textId="77777777" w:rsidR="00DE6C51" w:rsidRPr="00DE6C51" w:rsidRDefault="00DE6C51" w:rsidP="00DE6C51">
      <w:pPr>
        <w:shd w:val="clear" w:color="auto" w:fill="1F272A"/>
        <w:spacing w:after="0" w:line="240" w:lineRule="auto"/>
        <w:rPr>
          <w:rFonts w:ascii="Consolas" w:eastAsia="Times New Roman" w:hAnsi="Consolas" w:cs="Times New Roman"/>
          <w:color w:val="DAE3E3"/>
          <w:kern w:val="0"/>
          <w:sz w:val="21"/>
          <w:szCs w:val="21"/>
          <w:lang w:val="en-ZA" w:eastAsia="en-ZA"/>
        </w:rPr>
      </w:pPr>
      <w:r w:rsidRPr="00DE6C51">
        <w:rPr>
          <w:rFonts w:ascii="Consolas" w:eastAsia="Times New Roman" w:hAnsi="Consolas" w:cs="Times New Roman"/>
          <w:color w:val="F39C12"/>
          <w:kern w:val="0"/>
          <w:sz w:val="21"/>
          <w:szCs w:val="21"/>
          <w:lang w:val="en-ZA" w:eastAsia="en-ZA"/>
        </w:rPr>
        <w:t>Serial</w:t>
      </w:r>
      <w:r w:rsidRPr="00DE6C51">
        <w:rPr>
          <w:rFonts w:ascii="Consolas" w:eastAsia="Times New Roman" w:hAnsi="Consolas" w:cs="Times New Roman"/>
          <w:color w:val="DAE3E3"/>
          <w:kern w:val="0"/>
          <w:sz w:val="21"/>
          <w:szCs w:val="21"/>
          <w:lang w:val="en-ZA" w:eastAsia="en-ZA"/>
        </w:rPr>
        <w:t>.</w:t>
      </w:r>
      <w:r w:rsidRPr="00DE6C51">
        <w:rPr>
          <w:rFonts w:ascii="Consolas" w:eastAsia="Times New Roman" w:hAnsi="Consolas" w:cs="Times New Roman"/>
          <w:color w:val="F39C12"/>
          <w:kern w:val="0"/>
          <w:sz w:val="21"/>
          <w:szCs w:val="21"/>
          <w:lang w:val="en-ZA" w:eastAsia="en-ZA"/>
        </w:rPr>
        <w:t>println</w:t>
      </w:r>
      <w:r w:rsidRPr="00DE6C51">
        <w:rPr>
          <w:rFonts w:ascii="Consolas" w:eastAsia="Times New Roman" w:hAnsi="Consolas" w:cs="Times New Roman"/>
          <w:color w:val="DAE3E3"/>
          <w:kern w:val="0"/>
          <w:sz w:val="21"/>
          <w:szCs w:val="21"/>
          <w:lang w:val="en-ZA" w:eastAsia="en-ZA"/>
        </w:rPr>
        <w:t>(</w:t>
      </w:r>
      <w:r w:rsidRPr="00DE6C51">
        <w:rPr>
          <w:rFonts w:ascii="Consolas" w:eastAsia="Times New Roman" w:hAnsi="Consolas" w:cs="Times New Roman"/>
          <w:color w:val="7FCBCD"/>
          <w:kern w:val="0"/>
          <w:sz w:val="21"/>
          <w:szCs w:val="21"/>
          <w:lang w:val="en-ZA" w:eastAsia="en-ZA"/>
        </w:rPr>
        <w:t>"End of the program"</w:t>
      </w:r>
      <w:r w:rsidRPr="00DE6C51">
        <w:rPr>
          <w:rFonts w:ascii="Consolas" w:eastAsia="Times New Roman" w:hAnsi="Consolas" w:cs="Times New Roman"/>
          <w:color w:val="DAE3E3"/>
          <w:kern w:val="0"/>
          <w:sz w:val="21"/>
          <w:szCs w:val="21"/>
          <w:lang w:val="en-ZA" w:eastAsia="en-ZA"/>
        </w:rPr>
        <w:t>);</w:t>
      </w:r>
    </w:p>
    <w:p w14:paraId="1D94AA47" w14:textId="77777777" w:rsidR="00DE6C51" w:rsidRPr="00DE6C51" w:rsidRDefault="00DE6C51" w:rsidP="00DE6C51">
      <w:pPr>
        <w:shd w:val="clear" w:color="auto" w:fill="1F272A"/>
        <w:spacing w:after="0" w:line="240" w:lineRule="auto"/>
        <w:rPr>
          <w:rFonts w:ascii="Consolas" w:eastAsia="Times New Roman" w:hAnsi="Consolas" w:cs="Times New Roman"/>
          <w:color w:val="DAE3E3"/>
          <w:kern w:val="0"/>
          <w:sz w:val="21"/>
          <w:szCs w:val="21"/>
          <w:lang w:val="en-ZA" w:eastAsia="en-ZA"/>
        </w:rPr>
      </w:pPr>
      <w:r w:rsidRPr="00DE6C51">
        <w:rPr>
          <w:rFonts w:ascii="Consolas" w:eastAsia="Times New Roman" w:hAnsi="Consolas" w:cs="Times New Roman"/>
          <w:color w:val="7F8C8D"/>
          <w:kern w:val="0"/>
          <w:sz w:val="21"/>
          <w:szCs w:val="21"/>
          <w:lang w:val="en-ZA" w:eastAsia="en-ZA"/>
        </w:rPr>
        <w:t>//stopping the program from execution</w:t>
      </w:r>
    </w:p>
    <w:p w14:paraId="6B551AEA" w14:textId="77777777" w:rsidR="00DE6C51" w:rsidRPr="00DE6C51" w:rsidRDefault="00DE6C51" w:rsidP="00DE6C51">
      <w:pPr>
        <w:shd w:val="clear" w:color="auto" w:fill="1F272A"/>
        <w:spacing w:after="0" w:line="240" w:lineRule="auto"/>
        <w:rPr>
          <w:rFonts w:ascii="Consolas" w:eastAsia="Times New Roman" w:hAnsi="Consolas" w:cs="Times New Roman"/>
          <w:color w:val="DAE3E3"/>
          <w:kern w:val="0"/>
          <w:sz w:val="21"/>
          <w:szCs w:val="21"/>
          <w:lang w:val="en-ZA" w:eastAsia="en-ZA"/>
        </w:rPr>
      </w:pPr>
      <w:r w:rsidRPr="00DE6C51">
        <w:rPr>
          <w:rFonts w:ascii="Consolas" w:eastAsia="Times New Roman" w:hAnsi="Consolas" w:cs="Times New Roman"/>
          <w:color w:val="C586C0"/>
          <w:kern w:val="0"/>
          <w:sz w:val="21"/>
          <w:szCs w:val="21"/>
          <w:lang w:val="en-ZA" w:eastAsia="en-ZA"/>
        </w:rPr>
        <w:t>while</w:t>
      </w:r>
      <w:r w:rsidRPr="00DE6C51">
        <w:rPr>
          <w:rFonts w:ascii="Consolas" w:eastAsia="Times New Roman" w:hAnsi="Consolas" w:cs="Times New Roman"/>
          <w:color w:val="DAE3E3"/>
          <w:kern w:val="0"/>
          <w:sz w:val="21"/>
          <w:szCs w:val="21"/>
          <w:lang w:val="en-ZA" w:eastAsia="en-ZA"/>
        </w:rPr>
        <w:t xml:space="preserve"> (</w:t>
      </w:r>
      <w:r w:rsidRPr="00DE6C51">
        <w:rPr>
          <w:rFonts w:ascii="Consolas" w:eastAsia="Times New Roman" w:hAnsi="Consolas" w:cs="Times New Roman"/>
          <w:color w:val="F39C12"/>
          <w:kern w:val="0"/>
          <w:sz w:val="21"/>
          <w:szCs w:val="21"/>
          <w:lang w:val="en-ZA" w:eastAsia="en-ZA"/>
        </w:rPr>
        <w:t>Serial</w:t>
      </w:r>
      <w:r w:rsidRPr="00DE6C51">
        <w:rPr>
          <w:rFonts w:ascii="Consolas" w:eastAsia="Times New Roman" w:hAnsi="Consolas" w:cs="Times New Roman"/>
          <w:color w:val="DAE3E3"/>
          <w:kern w:val="0"/>
          <w:sz w:val="21"/>
          <w:szCs w:val="21"/>
          <w:lang w:val="en-ZA" w:eastAsia="en-ZA"/>
        </w:rPr>
        <w:t>.</w:t>
      </w:r>
      <w:r w:rsidRPr="00DE6C51">
        <w:rPr>
          <w:rFonts w:ascii="Consolas" w:eastAsia="Times New Roman" w:hAnsi="Consolas" w:cs="Times New Roman"/>
          <w:color w:val="F39C12"/>
          <w:kern w:val="0"/>
          <w:sz w:val="21"/>
          <w:szCs w:val="21"/>
          <w:lang w:val="en-ZA" w:eastAsia="en-ZA"/>
        </w:rPr>
        <w:t>available</w:t>
      </w:r>
      <w:r w:rsidRPr="00DE6C51">
        <w:rPr>
          <w:rFonts w:ascii="Consolas" w:eastAsia="Times New Roman" w:hAnsi="Consolas" w:cs="Times New Roman"/>
          <w:color w:val="DAE3E3"/>
          <w:kern w:val="0"/>
          <w:sz w:val="21"/>
          <w:szCs w:val="21"/>
          <w:lang w:val="en-ZA" w:eastAsia="en-ZA"/>
        </w:rPr>
        <w:t>()==</w:t>
      </w:r>
      <w:r w:rsidRPr="00DE6C51">
        <w:rPr>
          <w:rFonts w:ascii="Consolas" w:eastAsia="Times New Roman" w:hAnsi="Consolas" w:cs="Times New Roman"/>
          <w:color w:val="7FCBCD"/>
          <w:kern w:val="0"/>
          <w:sz w:val="21"/>
          <w:szCs w:val="21"/>
          <w:lang w:val="en-ZA" w:eastAsia="en-ZA"/>
        </w:rPr>
        <w:t>0</w:t>
      </w:r>
      <w:r w:rsidRPr="00DE6C51">
        <w:rPr>
          <w:rFonts w:ascii="Consolas" w:eastAsia="Times New Roman" w:hAnsi="Consolas" w:cs="Times New Roman"/>
          <w:color w:val="DAE3E3"/>
          <w:kern w:val="0"/>
          <w:sz w:val="21"/>
          <w:szCs w:val="21"/>
          <w:lang w:val="en-ZA" w:eastAsia="en-ZA"/>
        </w:rPr>
        <w:t>){}</w:t>
      </w:r>
    </w:p>
    <w:p w14:paraId="3AF67AE5" w14:textId="77777777" w:rsidR="00DE6C51" w:rsidRPr="00DE6C51" w:rsidRDefault="00DE6C51" w:rsidP="00DE6C51">
      <w:pPr>
        <w:shd w:val="clear" w:color="auto" w:fill="1F272A"/>
        <w:spacing w:after="0" w:line="240" w:lineRule="auto"/>
        <w:rPr>
          <w:rFonts w:ascii="Consolas" w:eastAsia="Times New Roman" w:hAnsi="Consolas" w:cs="Times New Roman"/>
          <w:color w:val="DAE3E3"/>
          <w:kern w:val="0"/>
          <w:sz w:val="21"/>
          <w:szCs w:val="21"/>
          <w:lang w:val="en-ZA" w:eastAsia="en-ZA"/>
        </w:rPr>
      </w:pPr>
      <w:r w:rsidRPr="00DE6C51">
        <w:rPr>
          <w:rFonts w:ascii="Consolas" w:eastAsia="Times New Roman" w:hAnsi="Consolas" w:cs="Times New Roman"/>
          <w:color w:val="DAE3E3"/>
          <w:kern w:val="0"/>
          <w:sz w:val="21"/>
          <w:szCs w:val="21"/>
          <w:lang w:val="en-ZA" w:eastAsia="en-ZA"/>
        </w:rPr>
        <w:t>}</w:t>
      </w:r>
    </w:p>
    <w:p w14:paraId="5979A033" w14:textId="77777777" w:rsidR="00DE6C51" w:rsidRDefault="00DE6C51" w:rsidP="003647A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p>
    <w:p w14:paraId="24179609" w14:textId="396B03B2" w:rsidR="003647A2" w:rsidRPr="003647A2" w:rsidRDefault="003647A2" w:rsidP="003647A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3647A2">
        <w:rPr>
          <w:rFonts w:ascii="Courier New" w:eastAsia="Times New Roman" w:hAnsi="Courier New" w:cs="Courier New"/>
          <w:color w:val="DAE3E3"/>
          <w:kern w:val="0"/>
          <w:sz w:val="20"/>
          <w:szCs w:val="20"/>
          <w:lang w:val="en-ZA" w:eastAsia="en-ZA"/>
        </w:rPr>
        <w:t>12:03:43.170 -&gt; The value of i is 0</w:t>
      </w:r>
    </w:p>
    <w:p w14:paraId="37E3A1AD" w14:textId="77777777" w:rsidR="003647A2" w:rsidRPr="003647A2" w:rsidRDefault="003647A2" w:rsidP="003647A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3647A2">
        <w:rPr>
          <w:rFonts w:ascii="Courier New" w:eastAsia="Times New Roman" w:hAnsi="Courier New" w:cs="Courier New"/>
          <w:color w:val="DAE3E3"/>
          <w:kern w:val="0"/>
          <w:sz w:val="20"/>
          <w:szCs w:val="20"/>
          <w:lang w:val="en-ZA" w:eastAsia="en-ZA"/>
        </w:rPr>
        <w:t>12:03:43.202 -&gt; The value of i is 1</w:t>
      </w:r>
    </w:p>
    <w:p w14:paraId="32BE2B7C" w14:textId="77777777" w:rsidR="003647A2" w:rsidRPr="003647A2" w:rsidRDefault="003647A2" w:rsidP="003647A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3647A2">
        <w:rPr>
          <w:rFonts w:ascii="Courier New" w:eastAsia="Times New Roman" w:hAnsi="Courier New" w:cs="Courier New"/>
          <w:color w:val="DAE3E3"/>
          <w:kern w:val="0"/>
          <w:sz w:val="20"/>
          <w:szCs w:val="20"/>
          <w:lang w:val="en-ZA" w:eastAsia="en-ZA"/>
        </w:rPr>
        <w:t>12:03:43.202 -&gt; The value of i is 2</w:t>
      </w:r>
    </w:p>
    <w:p w14:paraId="44971262" w14:textId="77777777" w:rsidR="003647A2" w:rsidRPr="003647A2" w:rsidRDefault="003647A2" w:rsidP="003647A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3647A2">
        <w:rPr>
          <w:rFonts w:ascii="Courier New" w:eastAsia="Times New Roman" w:hAnsi="Courier New" w:cs="Courier New"/>
          <w:color w:val="DAE3E3"/>
          <w:kern w:val="0"/>
          <w:sz w:val="20"/>
          <w:szCs w:val="20"/>
          <w:lang w:val="en-ZA" w:eastAsia="en-ZA"/>
        </w:rPr>
        <w:t>12:03:43.234 -&gt; I have encountered a block!! I am going to buzz</w:t>
      </w:r>
    </w:p>
    <w:p w14:paraId="72A90760" w14:textId="77777777" w:rsidR="003647A2" w:rsidRPr="003647A2" w:rsidRDefault="003647A2" w:rsidP="003647A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3647A2">
        <w:rPr>
          <w:rFonts w:ascii="Courier New" w:eastAsia="Times New Roman" w:hAnsi="Courier New" w:cs="Courier New"/>
          <w:color w:val="DAE3E3"/>
          <w:kern w:val="0"/>
          <w:sz w:val="20"/>
          <w:szCs w:val="20"/>
          <w:lang w:val="en-ZA" w:eastAsia="en-ZA"/>
        </w:rPr>
        <w:t>12:03:47.244 -&gt; The value of i is 4</w:t>
      </w:r>
    </w:p>
    <w:p w14:paraId="598CDC8B" w14:textId="77777777" w:rsidR="003647A2" w:rsidRPr="003647A2" w:rsidRDefault="003647A2" w:rsidP="003647A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3647A2">
        <w:rPr>
          <w:rFonts w:ascii="Courier New" w:eastAsia="Times New Roman" w:hAnsi="Courier New" w:cs="Courier New"/>
          <w:color w:val="DAE3E3"/>
          <w:kern w:val="0"/>
          <w:sz w:val="20"/>
          <w:szCs w:val="20"/>
          <w:lang w:val="en-ZA" w:eastAsia="en-ZA"/>
        </w:rPr>
        <w:t>12:03:47.244 -&gt; The value of i is 5</w:t>
      </w:r>
    </w:p>
    <w:p w14:paraId="0BF5A547" w14:textId="77777777" w:rsidR="003647A2" w:rsidRPr="003647A2" w:rsidRDefault="003647A2" w:rsidP="003647A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3647A2">
        <w:rPr>
          <w:rFonts w:ascii="Courier New" w:eastAsia="Times New Roman" w:hAnsi="Courier New" w:cs="Courier New"/>
          <w:color w:val="DAE3E3"/>
          <w:kern w:val="0"/>
          <w:sz w:val="20"/>
          <w:szCs w:val="20"/>
          <w:lang w:val="en-ZA" w:eastAsia="en-ZA"/>
        </w:rPr>
        <w:t>12:03:47.276 -&gt; The value of i is 6</w:t>
      </w:r>
    </w:p>
    <w:p w14:paraId="69D25408" w14:textId="77777777" w:rsidR="003647A2" w:rsidRPr="003647A2" w:rsidRDefault="003647A2" w:rsidP="003647A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3647A2">
        <w:rPr>
          <w:rFonts w:ascii="Courier New" w:eastAsia="Times New Roman" w:hAnsi="Courier New" w:cs="Courier New"/>
          <w:color w:val="DAE3E3"/>
          <w:kern w:val="0"/>
          <w:sz w:val="20"/>
          <w:szCs w:val="20"/>
          <w:lang w:val="en-ZA" w:eastAsia="en-ZA"/>
        </w:rPr>
        <w:t>12:03:47.309 -&gt; The value of i is 7</w:t>
      </w:r>
    </w:p>
    <w:p w14:paraId="44EE9C6F" w14:textId="77777777" w:rsidR="003647A2" w:rsidRPr="003647A2" w:rsidRDefault="003647A2" w:rsidP="003647A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3647A2">
        <w:rPr>
          <w:rFonts w:ascii="Courier New" w:eastAsia="Times New Roman" w:hAnsi="Courier New" w:cs="Courier New"/>
          <w:color w:val="DAE3E3"/>
          <w:kern w:val="0"/>
          <w:sz w:val="20"/>
          <w:szCs w:val="20"/>
          <w:lang w:val="en-ZA" w:eastAsia="en-ZA"/>
        </w:rPr>
        <w:t>12:03:47.309 -&gt; The value of i is 8</w:t>
      </w:r>
    </w:p>
    <w:p w14:paraId="10F42CE3" w14:textId="77777777" w:rsidR="003647A2" w:rsidRPr="003647A2" w:rsidRDefault="003647A2" w:rsidP="003647A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3647A2">
        <w:rPr>
          <w:rFonts w:ascii="Courier New" w:eastAsia="Times New Roman" w:hAnsi="Courier New" w:cs="Courier New"/>
          <w:color w:val="DAE3E3"/>
          <w:kern w:val="0"/>
          <w:sz w:val="20"/>
          <w:szCs w:val="20"/>
          <w:lang w:val="en-ZA" w:eastAsia="en-ZA"/>
        </w:rPr>
        <w:t>12:03:47.341 -&gt; The value of i is 9</w:t>
      </w:r>
    </w:p>
    <w:p w14:paraId="026ABCC9" w14:textId="77777777" w:rsidR="003647A2" w:rsidRPr="003647A2" w:rsidRDefault="003647A2" w:rsidP="003647A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20"/>
          <w:szCs w:val="20"/>
          <w:lang w:val="en-ZA" w:eastAsia="en-ZA"/>
        </w:rPr>
      </w:pPr>
      <w:r w:rsidRPr="003647A2">
        <w:rPr>
          <w:rFonts w:ascii="Courier New" w:eastAsia="Times New Roman" w:hAnsi="Courier New" w:cs="Courier New"/>
          <w:color w:val="DAE3E3"/>
          <w:kern w:val="0"/>
          <w:sz w:val="20"/>
          <w:szCs w:val="20"/>
          <w:lang w:val="en-ZA" w:eastAsia="en-ZA"/>
        </w:rPr>
        <w:t>12:03:47.381 -&gt; End of the program</w:t>
      </w:r>
    </w:p>
    <w:p w14:paraId="75C7D915" w14:textId="1181581E" w:rsidR="00643718" w:rsidRDefault="00643718" w:rsidP="005F6D4B">
      <w:pPr>
        <w:spacing w:after="0" w:line="240" w:lineRule="auto"/>
        <w:contextualSpacing/>
        <w:jc w:val="both"/>
      </w:pPr>
    </w:p>
    <w:p w14:paraId="2A1E2581" w14:textId="77777777" w:rsidR="008B5E9F" w:rsidRDefault="008B5E9F" w:rsidP="005F6D4B">
      <w:pPr>
        <w:spacing w:after="0" w:line="240" w:lineRule="auto"/>
        <w:contextualSpacing/>
        <w:jc w:val="both"/>
      </w:pPr>
    </w:p>
    <w:p w14:paraId="7C343219" w14:textId="47911A19" w:rsidR="005F6D4B" w:rsidRDefault="005F6D4B" w:rsidP="006E6630">
      <w:pPr>
        <w:pStyle w:val="Heading3"/>
      </w:pPr>
      <w:r>
        <w:lastRenderedPageBreak/>
        <w:t xml:space="preserve">3.2.2 </w:t>
      </w:r>
      <w:r>
        <w:tab/>
      </w:r>
      <w:r w:rsidR="008B5E9F">
        <w:t>A</w:t>
      </w:r>
      <w:r>
        <w:t>ppl</w:t>
      </w:r>
      <w:r w:rsidR="008B5E9F">
        <w:t>ying</w:t>
      </w:r>
      <w:r>
        <w:t xml:space="preserve"> programming language tools and constructs to draw various shapes</w:t>
      </w:r>
      <w:r>
        <w:tab/>
      </w:r>
    </w:p>
    <w:p w14:paraId="0A6BD7E9" w14:textId="75F9FB27" w:rsidR="005B648F" w:rsidRPr="005B648F" w:rsidRDefault="005B648F" w:rsidP="00B46A92">
      <w:pPr>
        <w:spacing w:line="360" w:lineRule="auto"/>
      </w:pPr>
      <w:r w:rsidRPr="005B648F">
        <w:t>Common building pieces, known as programming constructs, are used to create programs. All programs are built on the foundation of these programming structures.</w:t>
      </w:r>
      <w:r>
        <w:t xml:space="preserve"> </w:t>
      </w:r>
      <w:r w:rsidR="00B46A92">
        <w:t xml:space="preserve">We have already identified the three programming constructs in thistopic which are: </w:t>
      </w:r>
      <w:r w:rsidRPr="005B648F">
        <w:t>sequence</w:t>
      </w:r>
      <w:r w:rsidR="00B46A92">
        <w:t xml:space="preserve">, </w:t>
      </w:r>
      <w:r w:rsidRPr="005B648F">
        <w:t>selection</w:t>
      </w:r>
      <w:r w:rsidR="00B46A92">
        <w:t xml:space="preserve"> and </w:t>
      </w:r>
      <w:r w:rsidRPr="005B648F">
        <w:t>iteration</w:t>
      </w:r>
      <w:r w:rsidR="00B46A92">
        <w:t>.</w:t>
      </w:r>
    </w:p>
    <w:p w14:paraId="03455F4E" w14:textId="77777777" w:rsidR="00EB66C8" w:rsidRDefault="00EB66C8" w:rsidP="004A3948">
      <w:pPr>
        <w:pStyle w:val="Heading4"/>
      </w:pPr>
      <w:r w:rsidRPr="00DA56CB">
        <w:t>3.2.2.1</w:t>
      </w:r>
      <w:r w:rsidRPr="00DA56CB">
        <w:tab/>
        <w:t>Sequence</w:t>
      </w:r>
    </w:p>
    <w:p w14:paraId="7B0C6948" w14:textId="58B1E13C" w:rsidR="00012ACD" w:rsidRDefault="005B648F" w:rsidP="00012ACD">
      <w:pPr>
        <w:spacing w:after="0" w:line="360" w:lineRule="auto"/>
        <w:contextualSpacing/>
        <w:jc w:val="both"/>
      </w:pPr>
      <w:r>
        <w:t xml:space="preserve">The order in which instructions arise and are processed is referred to as the "sequence." There are some problems that require the sequential execution of statements </w:t>
      </w:r>
      <w:r w:rsidR="004A2867">
        <w:t>to</w:t>
      </w:r>
      <w:r>
        <w:t xml:space="preserve"> achieve the desired result. For instance, if we want to develop a program to calculate the total cost of ten loaves of bread, we will need to enter the cost per unit and multiply by the quantity in that order, then display the total cost. </w:t>
      </w:r>
      <w:r w:rsidR="00DA56CB" w:rsidRPr="00DA56CB">
        <w:t>It is very simple to design a sequence construct using block-based programming.</w:t>
      </w:r>
      <w:r>
        <w:t xml:space="preserve"> </w:t>
      </w:r>
      <w:r w:rsidR="00012ACD" w:rsidRPr="00012ACD">
        <w:t>Students have the chance to perceive a programming aspect from a different perspective thanks to visual representations. Instead of impatiently awaiting the print statement after your program runs, you may see the concept itself in a visual format. This is especially helpful for ideas like recursion and iteration that are abstract in nature.</w:t>
      </w:r>
    </w:p>
    <w:p w14:paraId="47181C90" w14:textId="77777777" w:rsidR="005B648F" w:rsidRDefault="005B648F" w:rsidP="00012ACD">
      <w:pPr>
        <w:spacing w:after="0" w:line="360" w:lineRule="auto"/>
        <w:contextualSpacing/>
        <w:jc w:val="both"/>
      </w:pPr>
    </w:p>
    <w:p w14:paraId="5A02DFE6" w14:textId="046C2314" w:rsidR="00B158E4" w:rsidRDefault="00B158E4" w:rsidP="00012ACD">
      <w:pPr>
        <w:spacing w:after="0" w:line="360" w:lineRule="auto"/>
        <w:contextualSpacing/>
        <w:jc w:val="both"/>
      </w:pPr>
      <w:r>
        <w:t xml:space="preserve">In this tutorial we are going to draw a square using </w:t>
      </w:r>
      <w:r w:rsidR="00D9383E">
        <w:t>Pictoblox</w:t>
      </w:r>
      <w:r w:rsidR="005B648F">
        <w:t xml:space="preserve"> to demonstrate the sequence construct</w:t>
      </w:r>
      <w:r>
        <w:t>.</w:t>
      </w:r>
      <w:r w:rsidR="00EB66C8">
        <w:t xml:space="preserve"> We make use of the pen extension in Pictoblox.</w:t>
      </w:r>
    </w:p>
    <w:p w14:paraId="5A6160C7" w14:textId="64CA90DA" w:rsidR="00B158E4" w:rsidRDefault="00B158E4" w:rsidP="00012ACD">
      <w:pPr>
        <w:spacing w:after="0" w:line="360" w:lineRule="auto"/>
        <w:contextualSpacing/>
        <w:jc w:val="both"/>
      </w:pPr>
    </w:p>
    <w:p w14:paraId="4A23DDE0" w14:textId="78348C21" w:rsidR="00B158E4" w:rsidRPr="0007082A" w:rsidRDefault="00B158E4" w:rsidP="0007082A">
      <w:pPr>
        <w:shd w:val="clear" w:color="auto" w:fill="D9D9D9" w:themeFill="background1" w:themeFillShade="D9"/>
        <w:spacing w:after="0" w:line="360" w:lineRule="auto"/>
        <w:contextualSpacing/>
        <w:jc w:val="both"/>
        <w:rPr>
          <w:b/>
          <w:bCs/>
        </w:rPr>
      </w:pPr>
      <w:r w:rsidRPr="0007082A">
        <w:rPr>
          <w:b/>
          <w:bCs/>
        </w:rPr>
        <w:t>Steps</w:t>
      </w:r>
    </w:p>
    <w:p w14:paraId="12F0C37B" w14:textId="11E1A3C4" w:rsidR="00B158E4" w:rsidRDefault="00B158E4" w:rsidP="0007082A">
      <w:pPr>
        <w:shd w:val="clear" w:color="auto" w:fill="D9D9D9" w:themeFill="background1" w:themeFillShade="D9"/>
        <w:spacing w:after="0" w:line="360" w:lineRule="auto"/>
        <w:contextualSpacing/>
        <w:jc w:val="both"/>
      </w:pPr>
      <w:r>
        <w:t xml:space="preserve">Step 1: Add the </w:t>
      </w:r>
      <w:r w:rsidRPr="004A2867">
        <w:rPr>
          <w:i/>
          <w:iCs/>
        </w:rPr>
        <w:t>When</w:t>
      </w:r>
      <w:r w:rsidR="004A2867">
        <w:rPr>
          <w:i/>
          <w:iCs/>
        </w:rPr>
        <w:t>….</w:t>
      </w:r>
      <w:r w:rsidRPr="004A2867">
        <w:rPr>
          <w:i/>
          <w:iCs/>
        </w:rPr>
        <w:t xml:space="preserve"> clicked</w:t>
      </w:r>
      <w:r>
        <w:t xml:space="preserve"> block</w:t>
      </w:r>
    </w:p>
    <w:p w14:paraId="3489F175" w14:textId="185444A9" w:rsidR="00B158E4" w:rsidRDefault="00B158E4" w:rsidP="0007082A">
      <w:pPr>
        <w:shd w:val="clear" w:color="auto" w:fill="D9D9D9" w:themeFill="background1" w:themeFillShade="D9"/>
        <w:spacing w:after="0" w:line="360" w:lineRule="auto"/>
        <w:contextualSpacing/>
        <w:jc w:val="both"/>
      </w:pPr>
      <w:r>
        <w:t xml:space="preserve">Step 2: Choose the + sign under blocks to add </w:t>
      </w:r>
      <w:r w:rsidRPr="004A2867">
        <w:rPr>
          <w:i/>
          <w:iCs/>
        </w:rPr>
        <w:t xml:space="preserve"> pen</w:t>
      </w:r>
      <w:r>
        <w:t xml:space="preserve"> extension. You will need to type pen in </w:t>
      </w:r>
      <w:r w:rsidR="004A2867">
        <w:tab/>
      </w:r>
      <w:r>
        <w:t>the search area.</w:t>
      </w:r>
    </w:p>
    <w:p w14:paraId="0D16BEBE" w14:textId="62E9260A" w:rsidR="00B158E4" w:rsidRDefault="00B158E4" w:rsidP="0007082A">
      <w:pPr>
        <w:shd w:val="clear" w:color="auto" w:fill="D9D9D9" w:themeFill="background1" w:themeFillShade="D9"/>
        <w:spacing w:after="0" w:line="360" w:lineRule="auto"/>
        <w:contextualSpacing/>
        <w:jc w:val="both"/>
      </w:pPr>
      <w:r>
        <w:t xml:space="preserve">Step 3: Add the </w:t>
      </w:r>
      <w:r w:rsidRPr="004A2867">
        <w:rPr>
          <w:i/>
          <w:iCs/>
        </w:rPr>
        <w:t>pen up</w:t>
      </w:r>
      <w:r>
        <w:t xml:space="preserve"> block</w:t>
      </w:r>
    </w:p>
    <w:p w14:paraId="25652DEB" w14:textId="6DF72425" w:rsidR="00B158E4" w:rsidRDefault="00B158E4" w:rsidP="0007082A">
      <w:pPr>
        <w:shd w:val="clear" w:color="auto" w:fill="D9D9D9" w:themeFill="background1" w:themeFillShade="D9"/>
        <w:spacing w:after="0" w:line="360" w:lineRule="auto"/>
        <w:contextualSpacing/>
        <w:jc w:val="both"/>
      </w:pPr>
      <w:r>
        <w:t xml:space="preserve">Step 4: Add an </w:t>
      </w:r>
      <w:r w:rsidRPr="004A2867">
        <w:rPr>
          <w:i/>
          <w:iCs/>
        </w:rPr>
        <w:t>erase all</w:t>
      </w:r>
      <w:r>
        <w:t xml:space="preserve"> blocks in case there is something on th </w:t>
      </w:r>
    </w:p>
    <w:p w14:paraId="3D3296F4" w14:textId="190A83D2" w:rsidR="00B158E4" w:rsidRDefault="00B158E4" w:rsidP="0007082A">
      <w:pPr>
        <w:shd w:val="clear" w:color="auto" w:fill="D9D9D9" w:themeFill="background1" w:themeFillShade="D9"/>
        <w:spacing w:after="0" w:line="360" w:lineRule="auto"/>
        <w:contextualSpacing/>
        <w:jc w:val="both"/>
      </w:pPr>
      <w:r>
        <w:t xml:space="preserve">Step 5: Add a </w:t>
      </w:r>
      <w:r w:rsidRPr="004A2867">
        <w:rPr>
          <w:i/>
          <w:iCs/>
        </w:rPr>
        <w:t>pen down</w:t>
      </w:r>
      <w:r>
        <w:t xml:space="preserve"> block</w:t>
      </w:r>
    </w:p>
    <w:p w14:paraId="436FC3F7" w14:textId="3ED25ED4" w:rsidR="00B158E4" w:rsidRDefault="0007082A" w:rsidP="0007082A">
      <w:pPr>
        <w:shd w:val="clear" w:color="auto" w:fill="D9D9D9" w:themeFill="background1" w:themeFillShade="D9"/>
        <w:spacing w:after="0" w:line="360" w:lineRule="auto"/>
        <w:contextualSpacing/>
        <w:jc w:val="both"/>
      </w:pPr>
      <w:r>
        <w:tab/>
      </w:r>
      <w:r w:rsidR="007D4EEF">
        <w:t xml:space="preserve">Now we want to start drawing, so we need to add a new block. Under blocks pallette </w:t>
      </w:r>
      <w:r>
        <w:tab/>
      </w:r>
      <w:r w:rsidR="007D4EEF">
        <w:t xml:space="preserve">click on </w:t>
      </w:r>
      <w:r w:rsidR="007D4EEF" w:rsidRPr="004A2867">
        <w:rPr>
          <w:i/>
          <w:iCs/>
        </w:rPr>
        <w:t>my block</w:t>
      </w:r>
      <w:r w:rsidR="007D4EEF">
        <w:t xml:space="preserve"> and make a </w:t>
      </w:r>
      <w:r w:rsidR="007D4EEF" w:rsidRPr="004A2867">
        <w:rPr>
          <w:i/>
          <w:iCs/>
        </w:rPr>
        <w:t>new block</w:t>
      </w:r>
      <w:r w:rsidR="007D4EEF">
        <w:t>. Name it square</w:t>
      </w:r>
      <w:r w:rsidR="009E2213">
        <w:t xml:space="preserve"> and a define square will </w:t>
      </w:r>
      <w:r>
        <w:tab/>
      </w:r>
      <w:r w:rsidR="009E2213">
        <w:t>appear on the script area.</w:t>
      </w:r>
    </w:p>
    <w:p w14:paraId="3F0D2F40" w14:textId="59022520" w:rsidR="009E2213" w:rsidRDefault="009E2213" w:rsidP="0007082A">
      <w:pPr>
        <w:shd w:val="clear" w:color="auto" w:fill="D9D9D9" w:themeFill="background1" w:themeFillShade="D9"/>
        <w:spacing w:after="0" w:line="360" w:lineRule="auto"/>
        <w:contextualSpacing/>
        <w:jc w:val="both"/>
      </w:pPr>
      <w:r>
        <w:t xml:space="preserve">Step 6: Add the square block under the </w:t>
      </w:r>
      <w:r w:rsidRPr="004A2867">
        <w:rPr>
          <w:i/>
          <w:iCs/>
        </w:rPr>
        <w:t>pen down</w:t>
      </w:r>
      <w:r>
        <w:t xml:space="preserve"> block. Your code will look as follows:</w:t>
      </w:r>
    </w:p>
    <w:p w14:paraId="42572CF1" w14:textId="3D071F90" w:rsidR="001E09B8" w:rsidRDefault="001E09B8" w:rsidP="001E09B8">
      <w:pPr>
        <w:spacing w:after="0" w:line="360" w:lineRule="auto"/>
        <w:contextualSpacing/>
        <w:jc w:val="both"/>
      </w:pPr>
    </w:p>
    <w:p w14:paraId="5552A456" w14:textId="5E776CF4" w:rsidR="001E09B8" w:rsidRDefault="001E09B8" w:rsidP="001E09B8">
      <w:pPr>
        <w:spacing w:after="0" w:line="360" w:lineRule="auto"/>
        <w:contextualSpacing/>
        <w:jc w:val="both"/>
      </w:pPr>
    </w:p>
    <w:p w14:paraId="269BB432" w14:textId="3E5C96B0" w:rsidR="001E09B8" w:rsidRDefault="001E09B8" w:rsidP="001E09B8">
      <w:pPr>
        <w:spacing w:after="0" w:line="360" w:lineRule="auto"/>
        <w:contextualSpacing/>
        <w:jc w:val="both"/>
      </w:pPr>
    </w:p>
    <w:p w14:paraId="7C0CE985" w14:textId="77777777" w:rsidR="004A2867" w:rsidRDefault="009E2213" w:rsidP="004A2867">
      <w:pPr>
        <w:keepNext/>
        <w:spacing w:after="0" w:line="360" w:lineRule="auto"/>
        <w:contextualSpacing/>
        <w:jc w:val="both"/>
      </w:pPr>
      <w:r w:rsidRPr="009E2213">
        <w:rPr>
          <w:noProof/>
        </w:rPr>
        <w:lastRenderedPageBreak/>
        <w:drawing>
          <wp:inline distT="0" distB="0" distL="0" distR="0" wp14:anchorId="2A622D87" wp14:editId="1379542F">
            <wp:extent cx="1419423" cy="2638793"/>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19423" cy="2638793"/>
                    </a:xfrm>
                    <a:prstGeom prst="rect">
                      <a:avLst/>
                    </a:prstGeom>
                  </pic:spPr>
                </pic:pic>
              </a:graphicData>
            </a:graphic>
          </wp:inline>
        </w:drawing>
      </w:r>
    </w:p>
    <w:p w14:paraId="29A65303" w14:textId="35139347" w:rsidR="009E2213" w:rsidRPr="004A2867" w:rsidRDefault="004A2867" w:rsidP="004A2867">
      <w:pPr>
        <w:pStyle w:val="Caption"/>
        <w:jc w:val="both"/>
        <w:rPr>
          <w:i w:val="0"/>
          <w:iCs w:val="0"/>
          <w:color w:val="auto"/>
          <w:sz w:val="24"/>
          <w:szCs w:val="24"/>
        </w:rPr>
      </w:pPr>
      <w:r w:rsidRPr="004A2867">
        <w:rPr>
          <w:i w:val="0"/>
          <w:iCs w:val="0"/>
          <w:color w:val="auto"/>
          <w:sz w:val="24"/>
          <w:szCs w:val="24"/>
        </w:rPr>
        <w:t xml:space="preserve">Figure 3. </w:t>
      </w:r>
      <w:r w:rsidRPr="004A2867">
        <w:rPr>
          <w:i w:val="0"/>
          <w:iCs w:val="0"/>
          <w:color w:val="auto"/>
          <w:sz w:val="24"/>
          <w:szCs w:val="24"/>
        </w:rPr>
        <w:fldChar w:fldCharType="begin"/>
      </w:r>
      <w:r w:rsidRPr="004A2867">
        <w:rPr>
          <w:i w:val="0"/>
          <w:iCs w:val="0"/>
          <w:color w:val="auto"/>
          <w:sz w:val="24"/>
          <w:szCs w:val="24"/>
        </w:rPr>
        <w:instrText xml:space="preserve"> SEQ Figure_3. \* ARABIC </w:instrText>
      </w:r>
      <w:r w:rsidRPr="004A2867">
        <w:rPr>
          <w:i w:val="0"/>
          <w:iCs w:val="0"/>
          <w:color w:val="auto"/>
          <w:sz w:val="24"/>
          <w:szCs w:val="24"/>
        </w:rPr>
        <w:fldChar w:fldCharType="separate"/>
      </w:r>
      <w:r w:rsidR="00AF1BF5">
        <w:rPr>
          <w:i w:val="0"/>
          <w:iCs w:val="0"/>
          <w:noProof/>
          <w:color w:val="auto"/>
          <w:sz w:val="24"/>
          <w:szCs w:val="24"/>
        </w:rPr>
        <w:t>34</w:t>
      </w:r>
      <w:r w:rsidRPr="004A2867">
        <w:rPr>
          <w:i w:val="0"/>
          <w:iCs w:val="0"/>
          <w:color w:val="auto"/>
          <w:sz w:val="24"/>
          <w:szCs w:val="24"/>
        </w:rPr>
        <w:fldChar w:fldCharType="end"/>
      </w:r>
      <w:r w:rsidRPr="004A2867">
        <w:rPr>
          <w:i w:val="0"/>
          <w:iCs w:val="0"/>
          <w:color w:val="auto"/>
          <w:sz w:val="24"/>
          <w:szCs w:val="24"/>
        </w:rPr>
        <w:t>: Drawing a square</w:t>
      </w:r>
    </w:p>
    <w:p w14:paraId="6B91CCD2" w14:textId="02ADC1CB" w:rsidR="009E2213" w:rsidRDefault="009E2213" w:rsidP="00012ACD">
      <w:pPr>
        <w:spacing w:after="0" w:line="360" w:lineRule="auto"/>
        <w:contextualSpacing/>
        <w:jc w:val="both"/>
      </w:pPr>
      <w:r>
        <w:t>Now we want to start drawing the shapes. We will start with a straight line. Add a move 0 steps below the define square block. Change the value to 100. As of now your code will look as follows:</w:t>
      </w:r>
    </w:p>
    <w:p w14:paraId="5EF02C56" w14:textId="23A30620" w:rsidR="009E2213" w:rsidRDefault="009E2213" w:rsidP="00012ACD">
      <w:pPr>
        <w:spacing w:after="0" w:line="360" w:lineRule="auto"/>
        <w:contextualSpacing/>
        <w:jc w:val="both"/>
      </w:pPr>
      <w:r w:rsidRPr="009E2213">
        <w:rPr>
          <w:noProof/>
        </w:rPr>
        <w:drawing>
          <wp:inline distT="0" distB="0" distL="0" distR="0" wp14:anchorId="402EB964" wp14:editId="28CE1442">
            <wp:extent cx="2196699" cy="2238541"/>
            <wp:effectExtent l="0" t="0" r="0" b="0"/>
            <wp:docPr id="52315" name="Picture 5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07754" cy="2249807"/>
                    </a:xfrm>
                    <a:prstGeom prst="rect">
                      <a:avLst/>
                    </a:prstGeom>
                  </pic:spPr>
                </pic:pic>
              </a:graphicData>
            </a:graphic>
          </wp:inline>
        </w:drawing>
      </w:r>
    </w:p>
    <w:p w14:paraId="552592DE" w14:textId="5F8157CF" w:rsidR="00B158E4" w:rsidRDefault="009E2213" w:rsidP="0007082A">
      <w:pPr>
        <w:shd w:val="clear" w:color="auto" w:fill="D9D9D9" w:themeFill="background1" w:themeFillShade="D9"/>
        <w:spacing w:after="0" w:line="360" w:lineRule="auto"/>
        <w:contextualSpacing/>
        <w:jc w:val="both"/>
      </w:pPr>
      <w:r>
        <w:t>Step 7: We want to make a square. So add a turn 90 degrees block</w:t>
      </w:r>
    </w:p>
    <w:p w14:paraId="001299F6" w14:textId="6C348113" w:rsidR="009E2213" w:rsidRDefault="009E2213" w:rsidP="0007082A">
      <w:pPr>
        <w:shd w:val="clear" w:color="auto" w:fill="D9D9D9" w:themeFill="background1" w:themeFillShade="D9"/>
        <w:spacing w:after="0" w:line="360" w:lineRule="auto"/>
        <w:contextualSpacing/>
        <w:jc w:val="both"/>
      </w:pPr>
      <w:r>
        <w:t>Step 8: Add the move … steps blocks and type in 100. Add another turn 90 degrees block</w:t>
      </w:r>
    </w:p>
    <w:p w14:paraId="6F37F616" w14:textId="06CF1E21" w:rsidR="000544E1" w:rsidRDefault="009E2213" w:rsidP="0007082A">
      <w:pPr>
        <w:shd w:val="clear" w:color="auto" w:fill="D9D9D9" w:themeFill="background1" w:themeFillShade="D9"/>
        <w:spacing w:after="0" w:line="360" w:lineRule="auto"/>
        <w:contextualSpacing/>
        <w:jc w:val="both"/>
      </w:pPr>
      <w:r>
        <w:t xml:space="preserve">Step 9: Repeat step 7 and 8 </w:t>
      </w:r>
      <w:r w:rsidR="00D9383E">
        <w:t>again.</w:t>
      </w:r>
    </w:p>
    <w:p w14:paraId="720B2153" w14:textId="5317480B" w:rsidR="00D0316D" w:rsidRDefault="000544E1" w:rsidP="0007082A">
      <w:pPr>
        <w:shd w:val="clear" w:color="auto" w:fill="D9D9D9" w:themeFill="background1" w:themeFillShade="D9"/>
        <w:spacing w:after="0" w:line="360" w:lineRule="auto"/>
        <w:contextualSpacing/>
        <w:jc w:val="both"/>
      </w:pPr>
      <w:r>
        <w:t>Step 10: Add a erase all block</w:t>
      </w:r>
      <w:r w:rsidR="00D0316D">
        <w:t xml:space="preserve"> anywhere on the Script area to allow deleting everything when </w:t>
      </w:r>
      <w:r w:rsidR="00D0316D">
        <w:tab/>
        <w:t>done.</w:t>
      </w:r>
      <w:r w:rsidR="00D0316D" w:rsidRPr="00D0316D">
        <w:t xml:space="preserve"> </w:t>
      </w:r>
      <w:r w:rsidR="00D0316D">
        <w:t>. Run the script and you will see your square on stage area.</w:t>
      </w:r>
    </w:p>
    <w:p w14:paraId="09B508CF" w14:textId="77777777" w:rsidR="004A2867" w:rsidRDefault="00D0316D" w:rsidP="004A2867">
      <w:pPr>
        <w:keepNext/>
        <w:spacing w:after="0" w:line="360" w:lineRule="auto"/>
        <w:contextualSpacing/>
        <w:jc w:val="both"/>
      </w:pPr>
      <w:r>
        <w:lastRenderedPageBreak/>
        <w:tab/>
      </w:r>
      <w:r w:rsidRPr="00D0316D">
        <w:rPr>
          <w:noProof/>
        </w:rPr>
        <w:drawing>
          <wp:inline distT="0" distB="0" distL="0" distR="0" wp14:anchorId="008DF943" wp14:editId="2A4C7835">
            <wp:extent cx="4924425" cy="2712085"/>
            <wp:effectExtent l="0" t="0" r="0" b="0"/>
            <wp:docPr id="52323" name="Picture 523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3" name="Picture 52323" descr="Graphical user interface&#10;&#10;Description automatically generated"/>
                    <pic:cNvPicPr/>
                  </pic:nvPicPr>
                  <pic:blipFill>
                    <a:blip r:embed="rId62"/>
                    <a:stretch>
                      <a:fillRect/>
                    </a:stretch>
                  </pic:blipFill>
                  <pic:spPr>
                    <a:xfrm>
                      <a:off x="0" y="0"/>
                      <a:ext cx="4931156" cy="2715792"/>
                    </a:xfrm>
                    <a:prstGeom prst="rect">
                      <a:avLst/>
                    </a:prstGeom>
                  </pic:spPr>
                </pic:pic>
              </a:graphicData>
            </a:graphic>
          </wp:inline>
        </w:drawing>
      </w:r>
    </w:p>
    <w:p w14:paraId="300A4F16" w14:textId="72DAEB3E" w:rsidR="00D0316D" w:rsidRPr="004A2867" w:rsidRDefault="004A2867" w:rsidP="004A2867">
      <w:pPr>
        <w:pStyle w:val="Caption"/>
        <w:jc w:val="both"/>
        <w:rPr>
          <w:i w:val="0"/>
          <w:iCs w:val="0"/>
          <w:color w:val="auto"/>
          <w:sz w:val="24"/>
          <w:szCs w:val="24"/>
        </w:rPr>
      </w:pPr>
      <w:r w:rsidRPr="004A2867">
        <w:rPr>
          <w:i w:val="0"/>
          <w:iCs w:val="0"/>
          <w:color w:val="auto"/>
          <w:sz w:val="24"/>
          <w:szCs w:val="24"/>
        </w:rPr>
        <w:t xml:space="preserve">Figure 3. </w:t>
      </w:r>
      <w:r w:rsidRPr="004A2867">
        <w:rPr>
          <w:i w:val="0"/>
          <w:iCs w:val="0"/>
          <w:color w:val="auto"/>
          <w:sz w:val="24"/>
          <w:szCs w:val="24"/>
        </w:rPr>
        <w:fldChar w:fldCharType="begin"/>
      </w:r>
      <w:r w:rsidRPr="004A2867">
        <w:rPr>
          <w:i w:val="0"/>
          <w:iCs w:val="0"/>
          <w:color w:val="auto"/>
          <w:sz w:val="24"/>
          <w:szCs w:val="24"/>
        </w:rPr>
        <w:instrText xml:space="preserve"> SEQ Figure_3. \* ARABIC </w:instrText>
      </w:r>
      <w:r w:rsidRPr="004A2867">
        <w:rPr>
          <w:i w:val="0"/>
          <w:iCs w:val="0"/>
          <w:color w:val="auto"/>
          <w:sz w:val="24"/>
          <w:szCs w:val="24"/>
        </w:rPr>
        <w:fldChar w:fldCharType="separate"/>
      </w:r>
      <w:r w:rsidR="00AF1BF5">
        <w:rPr>
          <w:i w:val="0"/>
          <w:iCs w:val="0"/>
          <w:noProof/>
          <w:color w:val="auto"/>
          <w:sz w:val="24"/>
          <w:szCs w:val="24"/>
        </w:rPr>
        <w:t>35</w:t>
      </w:r>
      <w:r w:rsidRPr="004A2867">
        <w:rPr>
          <w:i w:val="0"/>
          <w:iCs w:val="0"/>
          <w:color w:val="auto"/>
          <w:sz w:val="24"/>
          <w:szCs w:val="24"/>
        </w:rPr>
        <w:fldChar w:fldCharType="end"/>
      </w:r>
      <w:r w:rsidRPr="004A2867">
        <w:rPr>
          <w:i w:val="0"/>
          <w:iCs w:val="0"/>
          <w:color w:val="auto"/>
          <w:sz w:val="24"/>
          <w:szCs w:val="24"/>
        </w:rPr>
        <w:t>: Script to draw a square</w:t>
      </w:r>
    </w:p>
    <w:p w14:paraId="0B4F0543" w14:textId="37BE0C08" w:rsidR="000544E1" w:rsidRDefault="00D0316D" w:rsidP="00012ACD">
      <w:pPr>
        <w:spacing w:after="0" w:line="360" w:lineRule="auto"/>
        <w:contextualSpacing/>
        <w:jc w:val="both"/>
      </w:pPr>
      <w:r>
        <w:t>If you want to clear everything, click on erase all.</w:t>
      </w:r>
    </w:p>
    <w:p w14:paraId="10E066CD" w14:textId="77777777" w:rsidR="004A2867" w:rsidRDefault="004A2867" w:rsidP="00012ACD">
      <w:pPr>
        <w:spacing w:after="0" w:line="360" w:lineRule="auto"/>
        <w:contextualSpacing/>
        <w:jc w:val="both"/>
      </w:pPr>
    </w:p>
    <w:p w14:paraId="43DE6B6A" w14:textId="33CF9EE8" w:rsidR="007823A2" w:rsidRDefault="007823A2" w:rsidP="004A3948">
      <w:pPr>
        <w:pStyle w:val="Heading4"/>
      </w:pPr>
      <w:r w:rsidRPr="00A060D4">
        <w:t>3.2.2.2 Selection</w:t>
      </w:r>
    </w:p>
    <w:p w14:paraId="3F0FF968" w14:textId="52AC5DD9" w:rsidR="007823A2" w:rsidRDefault="007823A2" w:rsidP="007823A2">
      <w:r w:rsidRPr="007823A2">
        <w:t>Selection or Branching is computer programming construct for choosing whether. a line of code or a group of lines of code should be executed (run) based on the condition met/or not met.</w:t>
      </w:r>
      <w:r w:rsidR="00C366B6">
        <w:t xml:space="preserve"> We are going to use Pictoblox to check whether a person can vote or not.</w:t>
      </w:r>
    </w:p>
    <w:p w14:paraId="7B7FE6EC" w14:textId="7BDFC3F8" w:rsidR="00C366B6" w:rsidRDefault="00C366B6" w:rsidP="00A060D4">
      <w:pPr>
        <w:shd w:val="clear" w:color="auto" w:fill="D9D9D9" w:themeFill="background1" w:themeFillShade="D9"/>
      </w:pPr>
      <w:r>
        <w:t>Steps</w:t>
      </w:r>
    </w:p>
    <w:p w14:paraId="526DF1EF" w14:textId="22846934" w:rsidR="00C366B6" w:rsidRDefault="00C366B6" w:rsidP="00A060D4">
      <w:pPr>
        <w:shd w:val="clear" w:color="auto" w:fill="D9D9D9" w:themeFill="background1" w:themeFillShade="D9"/>
      </w:pPr>
      <w:r>
        <w:t xml:space="preserve">Step 1:Add a </w:t>
      </w:r>
      <w:r w:rsidRPr="00A060D4">
        <w:rPr>
          <w:i/>
          <w:iCs/>
        </w:rPr>
        <w:t>when..clicked</w:t>
      </w:r>
      <w:r>
        <w:t xml:space="preserve"> block from events</w:t>
      </w:r>
    </w:p>
    <w:p w14:paraId="4CC4AB02" w14:textId="0A9A7BD1" w:rsidR="00C366B6" w:rsidRDefault="00C366B6" w:rsidP="00A060D4">
      <w:pPr>
        <w:shd w:val="clear" w:color="auto" w:fill="D9D9D9" w:themeFill="background1" w:themeFillShade="D9"/>
      </w:pPr>
      <w:r>
        <w:t xml:space="preserve">Step 2:Select the </w:t>
      </w:r>
      <w:r w:rsidRPr="00C366B6">
        <w:rPr>
          <w:i/>
          <w:iCs/>
        </w:rPr>
        <w:t>ask….</w:t>
      </w:r>
      <w:r>
        <w:t>and</w:t>
      </w:r>
      <w:r w:rsidRPr="00C366B6">
        <w:rPr>
          <w:i/>
          <w:iCs/>
        </w:rPr>
        <w:t xml:space="preserve"> wait</w:t>
      </w:r>
      <w:r>
        <w:t xml:space="preserve"> from the sensing blocks. Edit the text to read: please enter </w:t>
      </w:r>
      <w:r>
        <w:tab/>
        <w:t>your age.</w:t>
      </w:r>
    </w:p>
    <w:p w14:paraId="638CB1C7" w14:textId="59E5A4CC" w:rsidR="00C366B6" w:rsidRDefault="00C366B6" w:rsidP="00A060D4">
      <w:pPr>
        <w:shd w:val="clear" w:color="auto" w:fill="D9D9D9" w:themeFill="background1" w:themeFillShade="D9"/>
      </w:pPr>
      <w:r>
        <w:t xml:space="preserve">Step 3:Go to </w:t>
      </w:r>
      <w:r w:rsidRPr="00C366B6">
        <w:rPr>
          <w:i/>
          <w:iCs/>
        </w:rPr>
        <w:t>variables</w:t>
      </w:r>
      <w:r>
        <w:t xml:space="preserve"> and click make a variable. Name the variable age.</w:t>
      </w:r>
    </w:p>
    <w:p w14:paraId="4259AF8B" w14:textId="6A2F5BC2" w:rsidR="00C366B6" w:rsidRDefault="00C366B6" w:rsidP="00A060D4">
      <w:pPr>
        <w:shd w:val="clear" w:color="auto" w:fill="D9D9D9" w:themeFill="background1" w:themeFillShade="D9"/>
        <w:rPr>
          <w:i/>
          <w:iCs/>
        </w:rPr>
      </w:pPr>
      <w:r>
        <w:t xml:space="preserve">Step 4: Add the </w:t>
      </w:r>
      <w:r w:rsidRPr="00C366B6">
        <w:rPr>
          <w:i/>
          <w:iCs/>
        </w:rPr>
        <w:t>set.. to</w:t>
      </w:r>
      <w:r>
        <w:t xml:space="preserve"> block. Edit the block to set </w:t>
      </w:r>
      <w:r w:rsidRPr="00C366B6">
        <w:rPr>
          <w:i/>
          <w:iCs/>
        </w:rPr>
        <w:t>age</w:t>
      </w:r>
      <w:r>
        <w:t xml:space="preserve"> to</w:t>
      </w:r>
      <w:r w:rsidRPr="00C366B6">
        <w:rPr>
          <w:i/>
          <w:iCs/>
        </w:rPr>
        <w:t xml:space="preserve"> answer</w:t>
      </w:r>
    </w:p>
    <w:p w14:paraId="35E01BFC" w14:textId="273C44A9" w:rsidR="00C366B6" w:rsidRDefault="00C366B6" w:rsidP="00A060D4">
      <w:pPr>
        <w:shd w:val="clear" w:color="auto" w:fill="D9D9D9" w:themeFill="background1" w:themeFillShade="D9"/>
      </w:pPr>
      <w:r w:rsidRPr="00C366B6">
        <w:t xml:space="preserve">Step 5: Add the </w:t>
      </w:r>
      <w:r>
        <w:rPr>
          <w:i/>
          <w:iCs/>
        </w:rPr>
        <w:t xml:space="preserve">if… else…. </w:t>
      </w:r>
      <w:r>
        <w:t>b</w:t>
      </w:r>
      <w:r w:rsidRPr="00C366B6">
        <w:t>lock</w:t>
      </w:r>
      <w:r>
        <w:rPr>
          <w:i/>
          <w:iCs/>
        </w:rPr>
        <w:t xml:space="preserve">. </w:t>
      </w:r>
      <w:r w:rsidRPr="00C366B6">
        <w:t>Add a greater than operator and edit it to read: age &gt;17</w:t>
      </w:r>
    </w:p>
    <w:p w14:paraId="4E22C955" w14:textId="1994A3BB" w:rsidR="00C366B6" w:rsidRDefault="00C366B6" w:rsidP="00A060D4">
      <w:pPr>
        <w:shd w:val="clear" w:color="auto" w:fill="D9D9D9" w:themeFill="background1" w:themeFillShade="D9"/>
      </w:pPr>
      <w:r>
        <w:t xml:space="preserve">Step 6:Add a </w:t>
      </w:r>
      <w:r w:rsidRPr="00C366B6">
        <w:rPr>
          <w:i/>
          <w:iCs/>
        </w:rPr>
        <w:t>say…</w:t>
      </w:r>
      <w:r>
        <w:rPr>
          <w:i/>
          <w:iCs/>
        </w:rPr>
        <w:t xml:space="preserve"> </w:t>
      </w:r>
      <w:r>
        <w:t xml:space="preserve">block from </w:t>
      </w:r>
      <w:r w:rsidRPr="00C366B6">
        <w:rPr>
          <w:i/>
          <w:iCs/>
        </w:rPr>
        <w:t>Looks</w:t>
      </w:r>
      <w:r>
        <w:t xml:space="preserve">  category. Edit the text to read: “Congratulations!!!. You are now eligible to vote”.</w:t>
      </w:r>
    </w:p>
    <w:p w14:paraId="54EBD61B" w14:textId="4412497C" w:rsidR="00C366B6" w:rsidRDefault="00C366B6" w:rsidP="00A060D4">
      <w:pPr>
        <w:shd w:val="clear" w:color="auto" w:fill="D9D9D9" w:themeFill="background1" w:themeFillShade="D9"/>
      </w:pPr>
      <w:r>
        <w:t xml:space="preserve">Step 7: In the else section, add another </w:t>
      </w:r>
      <w:r w:rsidRPr="00C366B6">
        <w:rPr>
          <w:i/>
          <w:iCs/>
        </w:rPr>
        <w:t>say…</w:t>
      </w:r>
      <w:r>
        <w:t xml:space="preserve"> block. Edit the text to read: “</w:t>
      </w:r>
      <w:r w:rsidRPr="00C366B6">
        <w:t>Unfortunately. You are not eligible to vote yet</w:t>
      </w:r>
      <w:r>
        <w:t>”</w:t>
      </w:r>
    </w:p>
    <w:p w14:paraId="0C9A057F" w14:textId="2A3D9C9F" w:rsidR="00C366B6" w:rsidRDefault="00C366B6" w:rsidP="00A060D4">
      <w:pPr>
        <w:shd w:val="clear" w:color="auto" w:fill="D9D9D9" w:themeFill="background1" w:themeFillShade="D9"/>
      </w:pPr>
      <w:r>
        <w:t>Step 8: Run your code and enter age as a integer.</w:t>
      </w:r>
    </w:p>
    <w:p w14:paraId="18AE5482" w14:textId="6A9CDCE1" w:rsidR="00C366B6" w:rsidRDefault="00C366B6" w:rsidP="007823A2">
      <w:r>
        <w:t xml:space="preserve">Your script will look as </w:t>
      </w:r>
      <w:r w:rsidR="00A060D4">
        <w:t>the one in Figure 3.36.</w:t>
      </w:r>
    </w:p>
    <w:p w14:paraId="039C5ED1" w14:textId="77777777" w:rsidR="00A060D4" w:rsidRDefault="00C366B6" w:rsidP="00A060D4">
      <w:pPr>
        <w:keepNext/>
      </w:pPr>
      <w:r>
        <w:rPr>
          <w:noProof/>
        </w:rPr>
        <w:lastRenderedPageBreak/>
        <w:drawing>
          <wp:inline distT="0" distB="0" distL="0" distR="0" wp14:anchorId="7A9BEDBB" wp14:editId="5916B0EA">
            <wp:extent cx="2932195" cy="2705100"/>
            <wp:effectExtent l="0" t="0" r="0" b="0"/>
            <wp:docPr id="52350" name="Picture 5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40146" cy="2712435"/>
                    </a:xfrm>
                    <a:prstGeom prst="rect">
                      <a:avLst/>
                    </a:prstGeom>
                    <a:noFill/>
                    <a:ln>
                      <a:noFill/>
                    </a:ln>
                  </pic:spPr>
                </pic:pic>
              </a:graphicData>
            </a:graphic>
          </wp:inline>
        </w:drawing>
      </w:r>
    </w:p>
    <w:p w14:paraId="63C33587" w14:textId="0125FB82" w:rsidR="00C366B6" w:rsidRPr="00A060D4" w:rsidRDefault="00A060D4" w:rsidP="00A060D4">
      <w:pPr>
        <w:pStyle w:val="Caption"/>
        <w:rPr>
          <w:i w:val="0"/>
          <w:iCs w:val="0"/>
          <w:color w:val="auto"/>
          <w:sz w:val="24"/>
          <w:szCs w:val="24"/>
        </w:rPr>
      </w:pPr>
      <w:r w:rsidRPr="00A060D4">
        <w:rPr>
          <w:i w:val="0"/>
          <w:iCs w:val="0"/>
          <w:color w:val="auto"/>
          <w:sz w:val="24"/>
          <w:szCs w:val="24"/>
        </w:rPr>
        <w:t xml:space="preserve">Figure 3. </w:t>
      </w:r>
      <w:r w:rsidRPr="00A060D4">
        <w:rPr>
          <w:i w:val="0"/>
          <w:iCs w:val="0"/>
          <w:color w:val="auto"/>
          <w:sz w:val="24"/>
          <w:szCs w:val="24"/>
        </w:rPr>
        <w:fldChar w:fldCharType="begin"/>
      </w:r>
      <w:r w:rsidRPr="00A060D4">
        <w:rPr>
          <w:i w:val="0"/>
          <w:iCs w:val="0"/>
          <w:color w:val="auto"/>
          <w:sz w:val="24"/>
          <w:szCs w:val="24"/>
        </w:rPr>
        <w:instrText xml:space="preserve"> SEQ Figure_3. \* ARABIC </w:instrText>
      </w:r>
      <w:r w:rsidRPr="00A060D4">
        <w:rPr>
          <w:i w:val="0"/>
          <w:iCs w:val="0"/>
          <w:color w:val="auto"/>
          <w:sz w:val="24"/>
          <w:szCs w:val="24"/>
        </w:rPr>
        <w:fldChar w:fldCharType="separate"/>
      </w:r>
      <w:r w:rsidR="00AF1BF5">
        <w:rPr>
          <w:i w:val="0"/>
          <w:iCs w:val="0"/>
          <w:noProof/>
          <w:color w:val="auto"/>
          <w:sz w:val="24"/>
          <w:szCs w:val="24"/>
        </w:rPr>
        <w:t>36</w:t>
      </w:r>
      <w:r w:rsidRPr="00A060D4">
        <w:rPr>
          <w:i w:val="0"/>
          <w:iCs w:val="0"/>
          <w:color w:val="auto"/>
          <w:sz w:val="24"/>
          <w:szCs w:val="24"/>
        </w:rPr>
        <w:fldChar w:fldCharType="end"/>
      </w:r>
      <w:r w:rsidRPr="00A060D4">
        <w:rPr>
          <w:i w:val="0"/>
          <w:iCs w:val="0"/>
          <w:color w:val="auto"/>
          <w:sz w:val="24"/>
          <w:szCs w:val="24"/>
        </w:rPr>
        <w:t>: Selection construct</w:t>
      </w:r>
    </w:p>
    <w:p w14:paraId="320C3B8B" w14:textId="1A551492" w:rsidR="00D9383E" w:rsidRDefault="00D9383E" w:rsidP="00012ACD">
      <w:pPr>
        <w:spacing w:after="0" w:line="360" w:lineRule="auto"/>
        <w:contextualSpacing/>
        <w:jc w:val="both"/>
      </w:pPr>
    </w:p>
    <w:p w14:paraId="5D76EC52" w14:textId="64DF26F9" w:rsidR="00EB66C8" w:rsidRDefault="00EB66C8" w:rsidP="004A3948">
      <w:pPr>
        <w:pStyle w:val="Heading4"/>
      </w:pPr>
      <w:r w:rsidRPr="00206090">
        <w:t>3.2.2.3</w:t>
      </w:r>
      <w:r w:rsidRPr="00206090">
        <w:tab/>
        <w:t>Iteration</w:t>
      </w:r>
    </w:p>
    <w:p w14:paraId="56F8507A" w14:textId="79469786" w:rsidR="00B46A92" w:rsidRDefault="00B46A92" w:rsidP="00012ACD">
      <w:pPr>
        <w:spacing w:after="0" w:line="360" w:lineRule="auto"/>
        <w:contextualSpacing/>
        <w:jc w:val="both"/>
      </w:pPr>
      <w:r>
        <w:t>Iteration refers to the concept of repeating commands or a group of lines. In computer programming, it is also known as a "loop." When the code executes (repeats) once, this repetition is referred to as one iteration. There is no limit to the number of iterations the program can run. You can even develop infinite loops; however, these are not recommended as they have a negative impact on memory. We can use the Pictoblox application to demonstrate  iteration by drawing a circle.</w:t>
      </w:r>
    </w:p>
    <w:p w14:paraId="242FF74D" w14:textId="5F2F161E" w:rsidR="00B46A92" w:rsidRDefault="00B46A92" w:rsidP="00012ACD">
      <w:pPr>
        <w:spacing w:after="0" w:line="360" w:lineRule="auto"/>
        <w:contextualSpacing/>
        <w:jc w:val="both"/>
      </w:pPr>
    </w:p>
    <w:p w14:paraId="68358963" w14:textId="68E484B0" w:rsidR="00B46A92" w:rsidRDefault="00B46A92" w:rsidP="00012ACD">
      <w:pPr>
        <w:spacing w:after="0" w:line="360" w:lineRule="auto"/>
        <w:contextualSpacing/>
        <w:jc w:val="both"/>
      </w:pPr>
    </w:p>
    <w:p w14:paraId="06E0DE9D" w14:textId="7BC8E71A" w:rsidR="00B46A92" w:rsidRDefault="00B46A92" w:rsidP="00012ACD">
      <w:pPr>
        <w:spacing w:after="0" w:line="360" w:lineRule="auto"/>
        <w:contextualSpacing/>
        <w:jc w:val="both"/>
      </w:pPr>
    </w:p>
    <w:p w14:paraId="5D4E385F" w14:textId="1CD5747F" w:rsidR="00B46A92" w:rsidRDefault="00B46A92" w:rsidP="00012ACD">
      <w:pPr>
        <w:spacing w:after="0" w:line="360" w:lineRule="auto"/>
        <w:contextualSpacing/>
        <w:jc w:val="both"/>
      </w:pPr>
    </w:p>
    <w:p w14:paraId="27F8FE91" w14:textId="164ABA39" w:rsidR="00B46A92" w:rsidRDefault="00B46A92" w:rsidP="00012ACD">
      <w:pPr>
        <w:spacing w:after="0" w:line="360" w:lineRule="auto"/>
        <w:contextualSpacing/>
        <w:jc w:val="both"/>
      </w:pPr>
    </w:p>
    <w:p w14:paraId="4BD6E35D" w14:textId="0DDD4BA4" w:rsidR="00B46A92" w:rsidRDefault="00B46A92" w:rsidP="00012ACD">
      <w:pPr>
        <w:spacing w:after="0" w:line="360" w:lineRule="auto"/>
        <w:contextualSpacing/>
        <w:jc w:val="both"/>
      </w:pPr>
    </w:p>
    <w:p w14:paraId="7DAB98C8" w14:textId="3B11386D" w:rsidR="00B46A92" w:rsidRDefault="00B46A92" w:rsidP="00012ACD">
      <w:pPr>
        <w:spacing w:after="0" w:line="360" w:lineRule="auto"/>
        <w:contextualSpacing/>
        <w:jc w:val="both"/>
      </w:pPr>
    </w:p>
    <w:p w14:paraId="1EAE8C89" w14:textId="29521C91" w:rsidR="00B46A92" w:rsidRDefault="00B46A92" w:rsidP="00012ACD">
      <w:pPr>
        <w:spacing w:after="0" w:line="360" w:lineRule="auto"/>
        <w:contextualSpacing/>
        <w:jc w:val="both"/>
      </w:pPr>
    </w:p>
    <w:p w14:paraId="4E1EB460" w14:textId="0AFAAE94" w:rsidR="00B46A92" w:rsidRDefault="00B46A92" w:rsidP="00012ACD">
      <w:pPr>
        <w:spacing w:after="0" w:line="360" w:lineRule="auto"/>
        <w:contextualSpacing/>
        <w:jc w:val="both"/>
      </w:pPr>
    </w:p>
    <w:p w14:paraId="4E08263A" w14:textId="29AF5D55" w:rsidR="00B46A92" w:rsidRDefault="00B46A92" w:rsidP="00012ACD">
      <w:pPr>
        <w:spacing w:after="0" w:line="360" w:lineRule="auto"/>
        <w:contextualSpacing/>
        <w:jc w:val="both"/>
      </w:pPr>
    </w:p>
    <w:p w14:paraId="479C4CB0" w14:textId="5236C85D" w:rsidR="00B46A92" w:rsidRDefault="00B46A92" w:rsidP="00012ACD">
      <w:pPr>
        <w:spacing w:after="0" w:line="360" w:lineRule="auto"/>
        <w:contextualSpacing/>
        <w:jc w:val="both"/>
      </w:pPr>
    </w:p>
    <w:p w14:paraId="1AB17C1E" w14:textId="25F346B1" w:rsidR="00B46A92" w:rsidRDefault="00B46A92" w:rsidP="00012ACD">
      <w:pPr>
        <w:spacing w:after="0" w:line="360" w:lineRule="auto"/>
        <w:contextualSpacing/>
        <w:jc w:val="both"/>
      </w:pPr>
    </w:p>
    <w:p w14:paraId="00EBCC32" w14:textId="7105501C" w:rsidR="00B46A92" w:rsidRDefault="00B46A92" w:rsidP="00012ACD">
      <w:pPr>
        <w:spacing w:after="0" w:line="360" w:lineRule="auto"/>
        <w:contextualSpacing/>
        <w:jc w:val="both"/>
      </w:pPr>
    </w:p>
    <w:p w14:paraId="73DF39FB" w14:textId="55C048A5" w:rsidR="00B46A92" w:rsidRDefault="00B46A92" w:rsidP="00012ACD">
      <w:pPr>
        <w:spacing w:after="0" w:line="360" w:lineRule="auto"/>
        <w:contextualSpacing/>
        <w:jc w:val="both"/>
      </w:pPr>
    </w:p>
    <w:p w14:paraId="4D02ED0B" w14:textId="253E02A6" w:rsidR="00D9383E" w:rsidRPr="00C33616" w:rsidRDefault="00D9383E" w:rsidP="00012ACD">
      <w:pPr>
        <w:spacing w:after="0" w:line="360" w:lineRule="auto"/>
        <w:contextualSpacing/>
        <w:jc w:val="both"/>
        <w:rPr>
          <w:b/>
          <w:bCs/>
        </w:rPr>
      </w:pPr>
      <w:r w:rsidRPr="00C33616">
        <w:rPr>
          <w:b/>
          <w:bCs/>
        </w:rPr>
        <w:lastRenderedPageBreak/>
        <w:t>Drawing a Circle</w:t>
      </w:r>
    </w:p>
    <w:p w14:paraId="6A60B4CD" w14:textId="77777777" w:rsidR="00206090" w:rsidRDefault="003B2A80" w:rsidP="00206090">
      <w:pPr>
        <w:keepNext/>
        <w:spacing w:after="0" w:line="360" w:lineRule="auto"/>
        <w:contextualSpacing/>
        <w:jc w:val="both"/>
      </w:pPr>
      <w:r w:rsidRPr="003B2A80">
        <w:rPr>
          <w:noProof/>
        </w:rPr>
        <w:drawing>
          <wp:anchor distT="0" distB="0" distL="114300" distR="114300" simplePos="0" relativeHeight="251664896" behindDoc="0" locked="0" layoutInCell="1" allowOverlap="1" wp14:anchorId="3F10FA4B" wp14:editId="7091DB32">
            <wp:simplePos x="0" y="0"/>
            <wp:positionH relativeFrom="margin">
              <wp:posOffset>3686175</wp:posOffset>
            </wp:positionH>
            <wp:positionV relativeFrom="paragraph">
              <wp:posOffset>1676400</wp:posOffset>
            </wp:positionV>
            <wp:extent cx="1756410" cy="1847850"/>
            <wp:effectExtent l="0" t="0" r="0" b="0"/>
            <wp:wrapSquare wrapText="bothSides"/>
            <wp:docPr id="52328" name="Picture 523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8" name="Picture 52328" descr="Ic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1756410" cy="1847850"/>
                    </a:xfrm>
                    <a:prstGeom prst="rect">
                      <a:avLst/>
                    </a:prstGeom>
                  </pic:spPr>
                </pic:pic>
              </a:graphicData>
            </a:graphic>
            <wp14:sizeRelH relativeFrom="page">
              <wp14:pctWidth>0</wp14:pctWidth>
            </wp14:sizeRelH>
            <wp14:sizeRelV relativeFrom="page">
              <wp14:pctHeight>0</wp14:pctHeight>
            </wp14:sizeRelV>
          </wp:anchor>
        </w:drawing>
      </w:r>
      <w:r w:rsidRPr="003B2A80">
        <w:rPr>
          <w:noProof/>
        </w:rPr>
        <w:drawing>
          <wp:inline distT="0" distB="0" distL="0" distR="0" wp14:anchorId="0A88504C" wp14:editId="47DD4DFC">
            <wp:extent cx="2961918" cy="4818380"/>
            <wp:effectExtent l="0" t="0" r="0" b="1270"/>
            <wp:docPr id="52327" name="Picture 5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78472" cy="4845309"/>
                    </a:xfrm>
                    <a:prstGeom prst="rect">
                      <a:avLst/>
                    </a:prstGeom>
                  </pic:spPr>
                </pic:pic>
              </a:graphicData>
            </a:graphic>
          </wp:inline>
        </w:drawing>
      </w:r>
    </w:p>
    <w:p w14:paraId="1B04F950" w14:textId="560EE84D" w:rsidR="00206090" w:rsidRPr="00206090" w:rsidRDefault="00206090" w:rsidP="00206090">
      <w:pPr>
        <w:pStyle w:val="Caption"/>
        <w:jc w:val="both"/>
        <w:rPr>
          <w:i w:val="0"/>
          <w:iCs w:val="0"/>
          <w:color w:val="auto"/>
          <w:sz w:val="24"/>
          <w:szCs w:val="24"/>
        </w:rPr>
      </w:pPr>
      <w:r w:rsidRPr="00206090">
        <w:rPr>
          <w:i w:val="0"/>
          <w:iCs w:val="0"/>
          <w:color w:val="auto"/>
          <w:sz w:val="24"/>
          <w:szCs w:val="24"/>
        </w:rPr>
        <w:t xml:space="preserve">Figure 3. </w:t>
      </w:r>
      <w:r w:rsidRPr="00206090">
        <w:rPr>
          <w:i w:val="0"/>
          <w:iCs w:val="0"/>
          <w:color w:val="auto"/>
          <w:sz w:val="24"/>
          <w:szCs w:val="24"/>
        </w:rPr>
        <w:fldChar w:fldCharType="begin"/>
      </w:r>
      <w:r w:rsidRPr="00206090">
        <w:rPr>
          <w:i w:val="0"/>
          <w:iCs w:val="0"/>
          <w:color w:val="auto"/>
          <w:sz w:val="24"/>
          <w:szCs w:val="24"/>
        </w:rPr>
        <w:instrText xml:space="preserve"> SEQ Figure_3. \* ARABIC </w:instrText>
      </w:r>
      <w:r w:rsidRPr="00206090">
        <w:rPr>
          <w:i w:val="0"/>
          <w:iCs w:val="0"/>
          <w:color w:val="auto"/>
          <w:sz w:val="24"/>
          <w:szCs w:val="24"/>
        </w:rPr>
        <w:fldChar w:fldCharType="separate"/>
      </w:r>
      <w:r w:rsidR="00AF1BF5">
        <w:rPr>
          <w:i w:val="0"/>
          <w:iCs w:val="0"/>
          <w:noProof/>
          <w:color w:val="auto"/>
          <w:sz w:val="24"/>
          <w:szCs w:val="24"/>
        </w:rPr>
        <w:t>37</w:t>
      </w:r>
      <w:r w:rsidRPr="00206090">
        <w:rPr>
          <w:i w:val="0"/>
          <w:iCs w:val="0"/>
          <w:color w:val="auto"/>
          <w:sz w:val="24"/>
          <w:szCs w:val="24"/>
        </w:rPr>
        <w:fldChar w:fldCharType="end"/>
      </w:r>
      <w:r w:rsidRPr="00206090">
        <w:rPr>
          <w:i w:val="0"/>
          <w:iCs w:val="0"/>
          <w:color w:val="auto"/>
          <w:sz w:val="24"/>
          <w:szCs w:val="24"/>
        </w:rPr>
        <w:t>:Script for drawing a circle</w:t>
      </w:r>
    </w:p>
    <w:p w14:paraId="26D42AA1" w14:textId="2631D72F" w:rsidR="00ED0BAF" w:rsidRPr="00CB065E" w:rsidRDefault="003B2A80" w:rsidP="00CB065E">
      <w:pPr>
        <w:shd w:val="clear" w:color="auto" w:fill="B4C6E7" w:themeFill="accent1" w:themeFillTint="66"/>
        <w:spacing w:after="0" w:line="360" w:lineRule="auto"/>
        <w:contextualSpacing/>
        <w:jc w:val="both"/>
        <w:rPr>
          <w:b/>
          <w:bCs/>
        </w:rPr>
      </w:pPr>
      <w:r w:rsidRPr="00CB065E">
        <w:rPr>
          <w:b/>
          <w:bCs/>
          <w:noProof/>
        </w:rPr>
        <w:t xml:space="preserve"> </w:t>
      </w:r>
      <w:r w:rsidR="00CB065E" w:rsidRPr="00CB065E">
        <w:rPr>
          <w:b/>
          <w:bCs/>
          <w:noProof/>
        </w:rPr>
        <w:t>Group Assessment</w:t>
      </w:r>
      <w:r w:rsidR="005F6D4B" w:rsidRPr="00CB065E">
        <w:rPr>
          <w:b/>
          <w:bCs/>
        </w:rPr>
        <w:tab/>
      </w:r>
    </w:p>
    <w:p w14:paraId="31FB55CB" w14:textId="7A45D84F" w:rsidR="00ED0BAF" w:rsidRDefault="00ED0BAF" w:rsidP="005F6D4B">
      <w:pPr>
        <w:spacing w:after="0" w:line="240" w:lineRule="auto"/>
        <w:contextualSpacing/>
        <w:jc w:val="both"/>
      </w:pPr>
      <w:r>
        <w:t>We are going to draw a beautiful flower.</w:t>
      </w:r>
      <w:r w:rsidR="00430592">
        <w:t xml:space="preserve"> Here is the script which you can follow:</w:t>
      </w:r>
    </w:p>
    <w:p w14:paraId="64884DA0" w14:textId="4B3A7DE3" w:rsidR="00430592" w:rsidRPr="0007082A" w:rsidRDefault="00430592" w:rsidP="001B7B5E">
      <w:pPr>
        <w:shd w:val="clear" w:color="auto" w:fill="D9D9D9" w:themeFill="background1" w:themeFillShade="D9"/>
        <w:spacing w:after="0" w:line="240" w:lineRule="auto"/>
        <w:contextualSpacing/>
        <w:jc w:val="both"/>
        <w:rPr>
          <w:b/>
          <w:bCs/>
        </w:rPr>
      </w:pPr>
      <w:r w:rsidRPr="0007082A">
        <w:rPr>
          <w:b/>
          <w:bCs/>
        </w:rPr>
        <w:t xml:space="preserve">Steps </w:t>
      </w:r>
    </w:p>
    <w:p w14:paraId="1DFC5C96" w14:textId="11180A9F" w:rsidR="00430592" w:rsidRDefault="00430592" w:rsidP="0007082A">
      <w:pPr>
        <w:shd w:val="clear" w:color="auto" w:fill="D9D9D9" w:themeFill="background1" w:themeFillShade="D9"/>
        <w:spacing w:after="0"/>
        <w:contextualSpacing/>
        <w:jc w:val="both"/>
      </w:pPr>
      <w:r>
        <w:t xml:space="preserve">Step 1: Add </w:t>
      </w:r>
      <w:r w:rsidR="00316968">
        <w:t xml:space="preserve">: </w:t>
      </w:r>
      <w:r w:rsidR="00316968" w:rsidRPr="00F85E6D">
        <w:rPr>
          <w:i/>
          <w:iCs/>
        </w:rPr>
        <w:t>When .. clicked</w:t>
      </w:r>
      <w:r w:rsidR="00316968">
        <w:t xml:space="preserve"> block</w:t>
      </w:r>
    </w:p>
    <w:p w14:paraId="625C3872" w14:textId="66E8BAA2" w:rsidR="00316968" w:rsidRDefault="00316968" w:rsidP="0007082A">
      <w:pPr>
        <w:shd w:val="clear" w:color="auto" w:fill="D9D9D9" w:themeFill="background1" w:themeFillShade="D9"/>
        <w:spacing w:after="0"/>
        <w:contextualSpacing/>
        <w:jc w:val="both"/>
      </w:pPr>
      <w:r>
        <w:t xml:space="preserve">Step 2: Add </w:t>
      </w:r>
      <w:r w:rsidRPr="00F85E6D">
        <w:rPr>
          <w:i/>
          <w:iCs/>
        </w:rPr>
        <w:t>erase all</w:t>
      </w:r>
      <w:r>
        <w:t xml:space="preserve"> then pen up block</w:t>
      </w:r>
    </w:p>
    <w:p w14:paraId="094CC6DA" w14:textId="3CFCD919" w:rsidR="00316968" w:rsidRDefault="00316968" w:rsidP="0007082A">
      <w:pPr>
        <w:shd w:val="clear" w:color="auto" w:fill="D9D9D9" w:themeFill="background1" w:themeFillShade="D9"/>
        <w:spacing w:after="0"/>
        <w:contextualSpacing/>
        <w:jc w:val="both"/>
      </w:pPr>
      <w:r>
        <w:t xml:space="preserve">Step 3: Add the </w:t>
      </w:r>
      <w:r w:rsidRPr="00F85E6D">
        <w:rPr>
          <w:i/>
          <w:iCs/>
        </w:rPr>
        <w:t>go to x: 0 and y: 0</w:t>
      </w:r>
      <w:r>
        <w:t xml:space="preserve"> to set the sprite</w:t>
      </w:r>
    </w:p>
    <w:p w14:paraId="4B21756A" w14:textId="1EB23C72" w:rsidR="00316968" w:rsidRDefault="00316968" w:rsidP="0007082A">
      <w:pPr>
        <w:shd w:val="clear" w:color="auto" w:fill="D9D9D9" w:themeFill="background1" w:themeFillShade="D9"/>
        <w:spacing w:after="0"/>
        <w:contextualSpacing/>
        <w:jc w:val="both"/>
      </w:pPr>
      <w:r>
        <w:t xml:space="preserve">Step 4: Add  </w:t>
      </w:r>
      <w:r w:rsidRPr="00F85E6D">
        <w:rPr>
          <w:i/>
          <w:iCs/>
        </w:rPr>
        <w:t>point in direction 90</w:t>
      </w:r>
      <w:r>
        <w:t xml:space="preserve"> block</w:t>
      </w:r>
    </w:p>
    <w:p w14:paraId="36C59DA8" w14:textId="4228B758" w:rsidR="00316968" w:rsidRDefault="00316968" w:rsidP="0007082A">
      <w:pPr>
        <w:shd w:val="clear" w:color="auto" w:fill="D9D9D9" w:themeFill="background1" w:themeFillShade="D9"/>
        <w:spacing w:after="0"/>
        <w:contextualSpacing/>
        <w:jc w:val="both"/>
      </w:pPr>
      <w:r>
        <w:t xml:space="preserve">Step 5: Add the </w:t>
      </w:r>
      <w:r w:rsidRPr="00F85E6D">
        <w:rPr>
          <w:i/>
          <w:iCs/>
        </w:rPr>
        <w:t>set pen colour</w:t>
      </w:r>
      <w:r>
        <w:t xml:space="preserve">, set pen size to. </w:t>
      </w:r>
      <w:r w:rsidR="001B7B5E">
        <w:t>For</w:t>
      </w:r>
      <w:r>
        <w:t xml:space="preserve"> this </w:t>
      </w:r>
      <w:r w:rsidR="001B7B5E">
        <w:t>demonstration,</w:t>
      </w:r>
      <w:r>
        <w:t xml:space="preserve"> I set it to </w:t>
      </w:r>
      <w:r w:rsidR="001B7B5E">
        <w:tab/>
      </w:r>
      <w:r>
        <w:t>2.</w:t>
      </w:r>
    </w:p>
    <w:p w14:paraId="0CEA20B9" w14:textId="5765B810" w:rsidR="00316968" w:rsidRDefault="00316968" w:rsidP="0007082A">
      <w:pPr>
        <w:shd w:val="clear" w:color="auto" w:fill="D9D9D9" w:themeFill="background1" w:themeFillShade="D9"/>
        <w:spacing w:after="0"/>
        <w:contextualSpacing/>
        <w:jc w:val="both"/>
      </w:pPr>
      <w:r>
        <w:t xml:space="preserve">Step 6: Add a </w:t>
      </w:r>
      <w:r w:rsidRPr="00F85E6D">
        <w:rPr>
          <w:i/>
          <w:iCs/>
        </w:rPr>
        <w:t>pen down</w:t>
      </w:r>
      <w:r>
        <w:t xml:space="preserve"> block</w:t>
      </w:r>
    </w:p>
    <w:p w14:paraId="72B38C27" w14:textId="29D40156" w:rsidR="00F35FDD" w:rsidRDefault="00F35FDD" w:rsidP="0007082A">
      <w:pPr>
        <w:shd w:val="clear" w:color="auto" w:fill="D9D9D9" w:themeFill="background1" w:themeFillShade="D9"/>
        <w:spacing w:after="0"/>
        <w:contextualSpacing/>
        <w:jc w:val="both"/>
      </w:pPr>
      <w:r>
        <w:t xml:space="preserve">Step 7: Add a </w:t>
      </w:r>
      <w:r w:rsidRPr="00F85E6D">
        <w:rPr>
          <w:i/>
          <w:iCs/>
        </w:rPr>
        <w:t xml:space="preserve">repeat </w:t>
      </w:r>
      <w:r>
        <w:t xml:space="preserve">block and change the value to 24. This is so because on the turn degrees </w:t>
      </w:r>
      <w:r w:rsidR="001B7B5E">
        <w:tab/>
      </w:r>
      <w:r>
        <w:t>block I used 15 degrees. i.e 24 x25=360</w:t>
      </w:r>
    </w:p>
    <w:p w14:paraId="745330AD" w14:textId="294A7E17" w:rsidR="00316968" w:rsidRDefault="00F35FDD" w:rsidP="0007082A">
      <w:pPr>
        <w:shd w:val="clear" w:color="auto" w:fill="D9D9D9" w:themeFill="background1" w:themeFillShade="D9"/>
        <w:spacing w:after="0"/>
        <w:contextualSpacing/>
        <w:jc w:val="both"/>
      </w:pPr>
      <w:r>
        <w:t xml:space="preserve">Step 8: Add an inner </w:t>
      </w:r>
      <w:r w:rsidRPr="00F85E6D">
        <w:rPr>
          <w:i/>
          <w:iCs/>
        </w:rPr>
        <w:t>repeat</w:t>
      </w:r>
      <w:r>
        <w:t xml:space="preserve"> block inside the one in Step 7. Configure the repeat to 36 and the </w:t>
      </w:r>
      <w:r w:rsidR="001B7B5E">
        <w:tab/>
      </w:r>
      <w:r>
        <w:t>move … steps to 10. Add a turn 10 degrees.</w:t>
      </w:r>
    </w:p>
    <w:p w14:paraId="68212388" w14:textId="718786E2" w:rsidR="00F35FDD" w:rsidRDefault="00F35FDD" w:rsidP="0007082A">
      <w:pPr>
        <w:shd w:val="clear" w:color="auto" w:fill="D9D9D9" w:themeFill="background1" w:themeFillShade="D9"/>
        <w:spacing w:after="0"/>
        <w:contextualSpacing/>
        <w:jc w:val="both"/>
      </w:pPr>
      <w:r>
        <w:t xml:space="preserve">Step 9: The </w:t>
      </w:r>
      <w:r w:rsidRPr="00F85E6D">
        <w:rPr>
          <w:i/>
          <w:iCs/>
        </w:rPr>
        <w:t>set pen colour</w:t>
      </w:r>
      <w:r>
        <w:t xml:space="preserve"> is to change the colour and make it look nice.</w:t>
      </w:r>
    </w:p>
    <w:p w14:paraId="774E7719" w14:textId="050844F7" w:rsidR="00F35FDD" w:rsidRDefault="00F35FDD" w:rsidP="0007082A">
      <w:pPr>
        <w:shd w:val="clear" w:color="auto" w:fill="D9D9D9" w:themeFill="background1" w:themeFillShade="D9"/>
        <w:spacing w:after="0"/>
        <w:contextualSpacing/>
        <w:jc w:val="both"/>
      </w:pPr>
      <w:r>
        <w:t xml:space="preserve">Step 10: After drawing the shape we want our sprite to move away from our shape hence we </w:t>
      </w:r>
      <w:r w:rsidR="001B7B5E">
        <w:tab/>
      </w:r>
      <w:r>
        <w:t xml:space="preserve">add a </w:t>
      </w:r>
      <w:r w:rsidRPr="00F85E6D">
        <w:rPr>
          <w:i/>
          <w:iCs/>
        </w:rPr>
        <w:t>pen up</w:t>
      </w:r>
      <w:r>
        <w:t xml:space="preserve"> block, go to x: y: and set coordinates as -150 and -117</w:t>
      </w:r>
    </w:p>
    <w:p w14:paraId="34DD4CF1" w14:textId="581EEDA7" w:rsidR="001B7B5E" w:rsidRDefault="001B7B5E" w:rsidP="0007082A">
      <w:pPr>
        <w:shd w:val="clear" w:color="auto" w:fill="D9D9D9" w:themeFill="background1" w:themeFillShade="D9"/>
        <w:spacing w:after="0"/>
        <w:contextualSpacing/>
        <w:jc w:val="both"/>
      </w:pPr>
      <w:r>
        <w:lastRenderedPageBreak/>
        <w:t>Step 11: Add the point in direction so that the sprite stands upright.</w:t>
      </w:r>
    </w:p>
    <w:p w14:paraId="5B32BC37" w14:textId="446B7F18" w:rsidR="0007082A" w:rsidRDefault="0007082A" w:rsidP="005F6D4B">
      <w:pPr>
        <w:spacing w:after="0" w:line="240" w:lineRule="auto"/>
        <w:contextualSpacing/>
        <w:jc w:val="both"/>
      </w:pPr>
    </w:p>
    <w:p w14:paraId="6AF791E2" w14:textId="77777777" w:rsidR="0007082A" w:rsidRDefault="0007082A" w:rsidP="005F6D4B">
      <w:pPr>
        <w:spacing w:after="0" w:line="240" w:lineRule="auto"/>
        <w:contextualSpacing/>
        <w:jc w:val="both"/>
      </w:pPr>
    </w:p>
    <w:p w14:paraId="7753CD0B" w14:textId="0C10B075" w:rsidR="00430592" w:rsidRDefault="008F0E2C" w:rsidP="00CB065E">
      <w:pPr>
        <w:spacing w:after="0" w:line="360" w:lineRule="auto"/>
        <w:contextualSpacing/>
        <w:jc w:val="both"/>
      </w:pPr>
      <w:r w:rsidRPr="001B7B5E">
        <w:rPr>
          <w:noProof/>
        </w:rPr>
        <w:drawing>
          <wp:anchor distT="0" distB="0" distL="114300" distR="114300" simplePos="0" relativeHeight="251665920" behindDoc="0" locked="0" layoutInCell="1" allowOverlap="1" wp14:anchorId="5B2EB69E" wp14:editId="269307F9">
            <wp:simplePos x="0" y="0"/>
            <wp:positionH relativeFrom="column">
              <wp:posOffset>1895475</wp:posOffset>
            </wp:positionH>
            <wp:positionV relativeFrom="paragraph">
              <wp:posOffset>2228850</wp:posOffset>
            </wp:positionV>
            <wp:extent cx="1490048" cy="1519878"/>
            <wp:effectExtent l="0" t="0" r="0" b="0"/>
            <wp:wrapNone/>
            <wp:docPr id="52330" name="Picture 5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490048" cy="1519878"/>
                    </a:xfrm>
                    <a:prstGeom prst="rect">
                      <a:avLst/>
                    </a:prstGeom>
                  </pic:spPr>
                </pic:pic>
              </a:graphicData>
            </a:graphic>
            <wp14:sizeRelH relativeFrom="page">
              <wp14:pctWidth>0</wp14:pctWidth>
            </wp14:sizeRelH>
            <wp14:sizeRelV relativeFrom="page">
              <wp14:pctHeight>0</wp14:pctHeight>
            </wp14:sizeRelV>
          </wp:anchor>
        </w:drawing>
      </w:r>
      <w:r w:rsidR="00430592" w:rsidRPr="00430592">
        <w:rPr>
          <w:noProof/>
        </w:rPr>
        <w:drawing>
          <wp:inline distT="0" distB="0" distL="0" distR="0" wp14:anchorId="0A2229AD" wp14:editId="5BA594AF">
            <wp:extent cx="3524742" cy="5191850"/>
            <wp:effectExtent l="0" t="0" r="0" b="8890"/>
            <wp:docPr id="52329" name="Picture 52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24742" cy="5191850"/>
                    </a:xfrm>
                    <a:prstGeom prst="rect">
                      <a:avLst/>
                    </a:prstGeom>
                  </pic:spPr>
                </pic:pic>
              </a:graphicData>
            </a:graphic>
          </wp:inline>
        </w:drawing>
      </w:r>
      <w:r w:rsidR="001B7B5E" w:rsidRPr="001B7B5E">
        <w:rPr>
          <w:noProof/>
        </w:rPr>
        <w:t xml:space="preserve"> </w:t>
      </w:r>
    </w:p>
    <w:p w14:paraId="38000292" w14:textId="77777777" w:rsidR="001B7B5E" w:rsidRDefault="001B7B5E" w:rsidP="00CB065E">
      <w:pPr>
        <w:spacing w:after="0" w:line="360" w:lineRule="auto"/>
        <w:contextualSpacing/>
        <w:jc w:val="both"/>
      </w:pPr>
    </w:p>
    <w:p w14:paraId="6383EF22" w14:textId="47C033EF" w:rsidR="00CB065E" w:rsidRDefault="00CB065E" w:rsidP="00CB065E">
      <w:pPr>
        <w:spacing w:after="0" w:line="360" w:lineRule="auto"/>
        <w:contextualSpacing/>
        <w:jc w:val="both"/>
      </w:pPr>
      <w:r w:rsidRPr="00CB065E">
        <w:t>Try to implement more colours to produce a nice flower</w:t>
      </w:r>
    </w:p>
    <w:p w14:paraId="339539FB" w14:textId="77777777" w:rsidR="00CB065E" w:rsidRPr="00CB065E" w:rsidRDefault="00CB065E" w:rsidP="00CB065E">
      <w:pPr>
        <w:spacing w:after="0" w:line="360" w:lineRule="auto"/>
        <w:contextualSpacing/>
        <w:jc w:val="both"/>
      </w:pPr>
    </w:p>
    <w:p w14:paraId="16456904" w14:textId="08EA7F7E" w:rsidR="001B7B5E" w:rsidRPr="00206090" w:rsidRDefault="00425EE9" w:rsidP="00CB065E">
      <w:pPr>
        <w:spacing w:after="0" w:line="360" w:lineRule="auto"/>
        <w:contextualSpacing/>
        <w:jc w:val="both"/>
        <w:rPr>
          <w:b/>
          <w:bCs/>
        </w:rPr>
      </w:pPr>
      <w:r w:rsidRPr="00206090">
        <w:rPr>
          <w:b/>
          <w:bCs/>
        </w:rPr>
        <w:t>TASK</w:t>
      </w:r>
      <w:r w:rsidR="00206090" w:rsidRPr="00206090">
        <w:rPr>
          <w:b/>
          <w:bCs/>
        </w:rPr>
        <w:t xml:space="preserve"> 3.6</w:t>
      </w:r>
    </w:p>
    <w:p w14:paraId="3D712827" w14:textId="49C7D56B" w:rsidR="00425EE9" w:rsidRDefault="00425EE9" w:rsidP="005F6D4B">
      <w:pPr>
        <w:spacing w:after="0" w:line="240" w:lineRule="auto"/>
        <w:contextualSpacing/>
        <w:jc w:val="both"/>
      </w:pPr>
      <w:r>
        <w:t xml:space="preserve">Use Pictoblox to draw a hexagon as the one shown </w:t>
      </w:r>
      <w:r w:rsidR="00CB065E">
        <w:t>in Figure 3.38</w:t>
      </w:r>
      <w:r>
        <w:t>.</w:t>
      </w:r>
    </w:p>
    <w:p w14:paraId="2338F24A" w14:textId="77777777" w:rsidR="00CB065E" w:rsidRDefault="00425EE9" w:rsidP="00CB065E">
      <w:pPr>
        <w:keepNext/>
        <w:spacing w:after="0" w:line="240" w:lineRule="auto"/>
        <w:contextualSpacing/>
        <w:jc w:val="both"/>
      </w:pPr>
      <w:r w:rsidRPr="00425EE9">
        <w:rPr>
          <w:noProof/>
        </w:rPr>
        <w:drawing>
          <wp:inline distT="0" distB="0" distL="0" distR="0" wp14:anchorId="4DF68132" wp14:editId="177F14C8">
            <wp:extent cx="1328140" cy="1025525"/>
            <wp:effectExtent l="0" t="0" r="0" b="0"/>
            <wp:docPr id="52331" name="Picture 52331"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1" name="Picture 52331" descr="Shape, polygon&#10;&#10;Description automatically generated"/>
                    <pic:cNvPicPr/>
                  </pic:nvPicPr>
                  <pic:blipFill>
                    <a:blip r:embed="rId68"/>
                    <a:stretch>
                      <a:fillRect/>
                    </a:stretch>
                  </pic:blipFill>
                  <pic:spPr>
                    <a:xfrm>
                      <a:off x="0" y="0"/>
                      <a:ext cx="1343831" cy="1037641"/>
                    </a:xfrm>
                    <a:prstGeom prst="rect">
                      <a:avLst/>
                    </a:prstGeom>
                  </pic:spPr>
                </pic:pic>
              </a:graphicData>
            </a:graphic>
          </wp:inline>
        </w:drawing>
      </w:r>
    </w:p>
    <w:p w14:paraId="7C2FB095" w14:textId="4493874F" w:rsidR="00425EE9" w:rsidRPr="00CB065E" w:rsidRDefault="00CB065E" w:rsidP="00CB065E">
      <w:pPr>
        <w:pStyle w:val="Caption"/>
        <w:jc w:val="both"/>
        <w:rPr>
          <w:i w:val="0"/>
          <w:iCs w:val="0"/>
          <w:color w:val="auto"/>
          <w:sz w:val="24"/>
          <w:szCs w:val="24"/>
        </w:rPr>
      </w:pPr>
      <w:r w:rsidRPr="00CB065E">
        <w:rPr>
          <w:i w:val="0"/>
          <w:iCs w:val="0"/>
          <w:color w:val="auto"/>
          <w:sz w:val="24"/>
          <w:szCs w:val="24"/>
        </w:rPr>
        <w:t xml:space="preserve">Figure 3. </w:t>
      </w:r>
      <w:r w:rsidRPr="00CB065E">
        <w:rPr>
          <w:i w:val="0"/>
          <w:iCs w:val="0"/>
          <w:color w:val="auto"/>
          <w:sz w:val="24"/>
          <w:szCs w:val="24"/>
        </w:rPr>
        <w:fldChar w:fldCharType="begin"/>
      </w:r>
      <w:r w:rsidRPr="00CB065E">
        <w:rPr>
          <w:i w:val="0"/>
          <w:iCs w:val="0"/>
          <w:color w:val="auto"/>
          <w:sz w:val="24"/>
          <w:szCs w:val="24"/>
        </w:rPr>
        <w:instrText xml:space="preserve"> SEQ Figure_3. \* ARABIC </w:instrText>
      </w:r>
      <w:r w:rsidRPr="00CB065E">
        <w:rPr>
          <w:i w:val="0"/>
          <w:iCs w:val="0"/>
          <w:color w:val="auto"/>
          <w:sz w:val="24"/>
          <w:szCs w:val="24"/>
        </w:rPr>
        <w:fldChar w:fldCharType="separate"/>
      </w:r>
      <w:r w:rsidR="00AF1BF5">
        <w:rPr>
          <w:i w:val="0"/>
          <w:iCs w:val="0"/>
          <w:noProof/>
          <w:color w:val="auto"/>
          <w:sz w:val="24"/>
          <w:szCs w:val="24"/>
        </w:rPr>
        <w:t>38</w:t>
      </w:r>
      <w:r w:rsidRPr="00CB065E">
        <w:rPr>
          <w:i w:val="0"/>
          <w:iCs w:val="0"/>
          <w:color w:val="auto"/>
          <w:sz w:val="24"/>
          <w:szCs w:val="24"/>
        </w:rPr>
        <w:fldChar w:fldCharType="end"/>
      </w:r>
      <w:r w:rsidRPr="00CB065E">
        <w:rPr>
          <w:i w:val="0"/>
          <w:iCs w:val="0"/>
          <w:color w:val="auto"/>
          <w:sz w:val="24"/>
          <w:szCs w:val="24"/>
        </w:rPr>
        <w:t>: Hexagon</w:t>
      </w:r>
    </w:p>
    <w:p w14:paraId="132FCFC5" w14:textId="0A857BB1" w:rsidR="00CB065E" w:rsidRPr="00206090" w:rsidRDefault="00CB065E" w:rsidP="00CB065E">
      <w:pPr>
        <w:spacing w:after="0" w:line="360" w:lineRule="auto"/>
        <w:contextualSpacing/>
        <w:jc w:val="both"/>
        <w:rPr>
          <w:b/>
          <w:bCs/>
        </w:rPr>
      </w:pPr>
      <w:r w:rsidRPr="00206090">
        <w:rPr>
          <w:b/>
          <w:bCs/>
        </w:rPr>
        <w:t>TASK 3.</w:t>
      </w:r>
      <w:r>
        <w:rPr>
          <w:b/>
          <w:bCs/>
        </w:rPr>
        <w:t>7</w:t>
      </w:r>
    </w:p>
    <w:p w14:paraId="753D9270" w14:textId="0671238C" w:rsidR="002733AA" w:rsidRDefault="002733AA" w:rsidP="00CB065E">
      <w:pPr>
        <w:spacing w:after="0" w:line="360" w:lineRule="auto"/>
        <w:contextualSpacing/>
        <w:jc w:val="both"/>
      </w:pPr>
      <w:r>
        <w:t xml:space="preserve">Draw a Triangle using Pictoblox as the one </w:t>
      </w:r>
      <w:r w:rsidR="005014F7">
        <w:t>shown in Figure 3.39.</w:t>
      </w:r>
    </w:p>
    <w:p w14:paraId="4C096AB7" w14:textId="532C870D" w:rsidR="002733AA" w:rsidRDefault="002733AA" w:rsidP="005F6D4B">
      <w:pPr>
        <w:spacing w:after="0" w:line="240" w:lineRule="auto"/>
        <w:contextualSpacing/>
        <w:jc w:val="both"/>
      </w:pPr>
    </w:p>
    <w:p w14:paraId="0FCEEED5" w14:textId="77777777" w:rsidR="005014F7" w:rsidRDefault="002733AA" w:rsidP="005014F7">
      <w:pPr>
        <w:keepNext/>
        <w:spacing w:after="0" w:line="240" w:lineRule="auto"/>
        <w:contextualSpacing/>
        <w:jc w:val="both"/>
      </w:pPr>
      <w:r w:rsidRPr="002733AA">
        <w:rPr>
          <w:noProof/>
        </w:rPr>
        <w:drawing>
          <wp:inline distT="0" distB="0" distL="0" distR="0" wp14:anchorId="78D2247D" wp14:editId="618DA3A7">
            <wp:extent cx="1724025" cy="1214819"/>
            <wp:effectExtent l="0" t="0" r="0" b="0"/>
            <wp:docPr id="52326" name="Picture 5232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6" name="Picture 52326" descr="A picture containing shape&#10;&#10;Description automatically generated"/>
                    <pic:cNvPicPr/>
                  </pic:nvPicPr>
                  <pic:blipFill>
                    <a:blip r:embed="rId69"/>
                    <a:stretch>
                      <a:fillRect/>
                    </a:stretch>
                  </pic:blipFill>
                  <pic:spPr>
                    <a:xfrm>
                      <a:off x="0" y="0"/>
                      <a:ext cx="1726581" cy="1216620"/>
                    </a:xfrm>
                    <a:prstGeom prst="rect">
                      <a:avLst/>
                    </a:prstGeom>
                  </pic:spPr>
                </pic:pic>
              </a:graphicData>
            </a:graphic>
          </wp:inline>
        </w:drawing>
      </w:r>
    </w:p>
    <w:p w14:paraId="287332AA" w14:textId="61B93616" w:rsidR="002733AA" w:rsidRDefault="005014F7" w:rsidP="005014F7">
      <w:pPr>
        <w:pStyle w:val="Caption"/>
        <w:jc w:val="both"/>
        <w:rPr>
          <w:i w:val="0"/>
          <w:iCs w:val="0"/>
          <w:color w:val="auto"/>
          <w:sz w:val="24"/>
          <w:szCs w:val="24"/>
        </w:rPr>
      </w:pPr>
      <w:r w:rsidRPr="005014F7">
        <w:rPr>
          <w:i w:val="0"/>
          <w:iCs w:val="0"/>
          <w:color w:val="auto"/>
          <w:sz w:val="24"/>
          <w:szCs w:val="24"/>
        </w:rPr>
        <w:t xml:space="preserve">Figure 3. </w:t>
      </w:r>
      <w:r w:rsidRPr="005014F7">
        <w:rPr>
          <w:i w:val="0"/>
          <w:iCs w:val="0"/>
          <w:color w:val="auto"/>
          <w:sz w:val="24"/>
          <w:szCs w:val="24"/>
        </w:rPr>
        <w:fldChar w:fldCharType="begin"/>
      </w:r>
      <w:r w:rsidRPr="005014F7">
        <w:rPr>
          <w:i w:val="0"/>
          <w:iCs w:val="0"/>
          <w:color w:val="auto"/>
          <w:sz w:val="24"/>
          <w:szCs w:val="24"/>
        </w:rPr>
        <w:instrText xml:space="preserve"> SEQ Figure_3. \* ARABIC </w:instrText>
      </w:r>
      <w:r w:rsidRPr="005014F7">
        <w:rPr>
          <w:i w:val="0"/>
          <w:iCs w:val="0"/>
          <w:color w:val="auto"/>
          <w:sz w:val="24"/>
          <w:szCs w:val="24"/>
        </w:rPr>
        <w:fldChar w:fldCharType="separate"/>
      </w:r>
      <w:r w:rsidR="00AF1BF5">
        <w:rPr>
          <w:i w:val="0"/>
          <w:iCs w:val="0"/>
          <w:noProof/>
          <w:color w:val="auto"/>
          <w:sz w:val="24"/>
          <w:szCs w:val="24"/>
        </w:rPr>
        <w:t>39</w:t>
      </w:r>
      <w:r w:rsidRPr="005014F7">
        <w:rPr>
          <w:i w:val="0"/>
          <w:iCs w:val="0"/>
          <w:color w:val="auto"/>
          <w:sz w:val="24"/>
          <w:szCs w:val="24"/>
        </w:rPr>
        <w:fldChar w:fldCharType="end"/>
      </w:r>
      <w:r w:rsidRPr="005014F7">
        <w:rPr>
          <w:i w:val="0"/>
          <w:iCs w:val="0"/>
          <w:color w:val="auto"/>
          <w:sz w:val="24"/>
          <w:szCs w:val="24"/>
        </w:rPr>
        <w:t>: Triangle</w:t>
      </w:r>
    </w:p>
    <w:p w14:paraId="1CF2D6D0" w14:textId="77777777" w:rsidR="009343A6" w:rsidRPr="009343A6" w:rsidRDefault="009343A6" w:rsidP="009343A6"/>
    <w:p w14:paraId="4B4D7EA0" w14:textId="6FF78DA8" w:rsidR="005F6D4B" w:rsidRDefault="005F6D4B" w:rsidP="004A3948">
      <w:pPr>
        <w:pStyle w:val="Heading4"/>
      </w:pPr>
      <w:r>
        <w:t>3.2.2.4 Creation of objects and shapes</w:t>
      </w:r>
    </w:p>
    <w:p w14:paraId="78D1FF0F" w14:textId="2B27B145" w:rsidR="00465E6F" w:rsidRDefault="00465E6F" w:rsidP="000C0BB6">
      <w:pPr>
        <w:spacing w:after="0" w:line="240" w:lineRule="auto"/>
        <w:contextualSpacing/>
        <w:jc w:val="both"/>
      </w:pPr>
      <w:r>
        <w:t>In this section we are going to use Pictoblox to draw a square filled with any colour. Here are the steps:</w:t>
      </w:r>
    </w:p>
    <w:p w14:paraId="2CC87763" w14:textId="77777777" w:rsidR="009343A6" w:rsidRDefault="009343A6" w:rsidP="000C0BB6">
      <w:pPr>
        <w:spacing w:after="0" w:line="240" w:lineRule="auto"/>
        <w:contextualSpacing/>
        <w:jc w:val="both"/>
      </w:pPr>
    </w:p>
    <w:p w14:paraId="2D8998F7" w14:textId="7694881D" w:rsidR="00465E6F" w:rsidRDefault="00465E6F" w:rsidP="007823A2">
      <w:pPr>
        <w:shd w:val="clear" w:color="auto" w:fill="D9D9D9" w:themeFill="background1" w:themeFillShade="D9"/>
        <w:spacing w:after="0"/>
        <w:contextualSpacing/>
        <w:jc w:val="both"/>
      </w:pPr>
      <w:r>
        <w:t>Step 1:</w:t>
      </w:r>
      <w:r>
        <w:tab/>
        <w:t xml:space="preserve">Add a </w:t>
      </w:r>
      <w:r w:rsidRPr="00465E6F">
        <w:rPr>
          <w:i/>
          <w:iCs/>
        </w:rPr>
        <w:t>when…clicked</w:t>
      </w:r>
      <w:r>
        <w:t xml:space="preserve"> block</w:t>
      </w:r>
    </w:p>
    <w:p w14:paraId="3B36BA12" w14:textId="25132D4B" w:rsidR="00465E6F" w:rsidRDefault="00465E6F" w:rsidP="007823A2">
      <w:pPr>
        <w:shd w:val="clear" w:color="auto" w:fill="D9D9D9" w:themeFill="background1" w:themeFillShade="D9"/>
        <w:spacing w:after="0"/>
        <w:contextualSpacing/>
        <w:jc w:val="both"/>
      </w:pPr>
      <w:r>
        <w:t>Step 2: Add the pen module</w:t>
      </w:r>
      <w:r w:rsidR="008E0C26">
        <w:t xml:space="preserve"> extension</w:t>
      </w:r>
      <w:r>
        <w:t xml:space="preserve"> on the list of Blocks. Select pen up and add below the </w:t>
      </w:r>
      <w:r>
        <w:tab/>
      </w:r>
      <w:r w:rsidRPr="00465E6F">
        <w:rPr>
          <w:i/>
          <w:iCs/>
        </w:rPr>
        <w:t>when..clicked</w:t>
      </w:r>
      <w:r>
        <w:t xml:space="preserve"> event block</w:t>
      </w:r>
    </w:p>
    <w:p w14:paraId="528CC88F" w14:textId="0E91C577" w:rsidR="00465E6F" w:rsidRDefault="00465E6F" w:rsidP="007823A2">
      <w:pPr>
        <w:shd w:val="clear" w:color="auto" w:fill="D9D9D9" w:themeFill="background1" w:themeFillShade="D9"/>
        <w:spacing w:after="0"/>
        <w:contextualSpacing/>
        <w:jc w:val="both"/>
      </w:pPr>
      <w:r>
        <w:t xml:space="preserve">Step 3: Add the </w:t>
      </w:r>
      <w:r w:rsidRPr="008E0C26">
        <w:rPr>
          <w:i/>
          <w:iCs/>
        </w:rPr>
        <w:t>goto x:…y…</w:t>
      </w:r>
    </w:p>
    <w:p w14:paraId="0951191C" w14:textId="5A7B73E8" w:rsidR="008E0C26" w:rsidRDefault="008E0C26" w:rsidP="007823A2">
      <w:pPr>
        <w:shd w:val="clear" w:color="auto" w:fill="D9D9D9" w:themeFill="background1" w:themeFillShade="D9"/>
        <w:spacing w:after="0"/>
        <w:contextualSpacing/>
        <w:jc w:val="both"/>
        <w:rPr>
          <w:i/>
          <w:iCs/>
        </w:rPr>
      </w:pPr>
      <w:r>
        <w:t xml:space="preserve">Step 4: Add the </w:t>
      </w:r>
      <w:r w:rsidRPr="008E0C26">
        <w:rPr>
          <w:i/>
          <w:iCs/>
        </w:rPr>
        <w:t>point in direction 90</w:t>
      </w:r>
    </w:p>
    <w:p w14:paraId="0D501B89" w14:textId="75ED25AA" w:rsidR="008E0C26" w:rsidRDefault="008E0C26" w:rsidP="007823A2">
      <w:pPr>
        <w:shd w:val="clear" w:color="auto" w:fill="D9D9D9" w:themeFill="background1" w:themeFillShade="D9"/>
        <w:spacing w:after="0"/>
        <w:contextualSpacing/>
        <w:jc w:val="both"/>
      </w:pPr>
      <w:r>
        <w:t xml:space="preserve">Step 5: Add a </w:t>
      </w:r>
      <w:r w:rsidRPr="008E0C26">
        <w:rPr>
          <w:i/>
          <w:iCs/>
        </w:rPr>
        <w:t>pen down</w:t>
      </w:r>
      <w:r w:rsidRPr="008E0C26">
        <w:t xml:space="preserve"> block</w:t>
      </w:r>
      <w:r>
        <w:t>. At this point your code will be as follows:</w:t>
      </w:r>
    </w:p>
    <w:p w14:paraId="25CAE9EA" w14:textId="4CB11178" w:rsidR="008E0C26" w:rsidRDefault="008E0C26" w:rsidP="005F6D4B">
      <w:pPr>
        <w:spacing w:after="0" w:line="240" w:lineRule="auto"/>
        <w:contextualSpacing/>
        <w:jc w:val="both"/>
      </w:pPr>
      <w:r w:rsidRPr="008E0C26">
        <w:rPr>
          <w:noProof/>
        </w:rPr>
        <w:drawing>
          <wp:inline distT="0" distB="0" distL="0" distR="0" wp14:anchorId="571ED5EF" wp14:editId="55021A20">
            <wp:extent cx="1305107" cy="2305372"/>
            <wp:effectExtent l="0" t="0" r="9525" b="0"/>
            <wp:docPr id="52299" name="Picture 5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305107" cy="2305372"/>
                    </a:xfrm>
                    <a:prstGeom prst="rect">
                      <a:avLst/>
                    </a:prstGeom>
                  </pic:spPr>
                </pic:pic>
              </a:graphicData>
            </a:graphic>
          </wp:inline>
        </w:drawing>
      </w:r>
    </w:p>
    <w:p w14:paraId="3FF80C40" w14:textId="016571D5" w:rsidR="008E0C26" w:rsidRDefault="008E0C26" w:rsidP="00EB66C8">
      <w:pPr>
        <w:shd w:val="clear" w:color="auto" w:fill="D9D9D9" w:themeFill="background1" w:themeFillShade="D9"/>
        <w:spacing w:after="0" w:line="240" w:lineRule="auto"/>
        <w:contextualSpacing/>
        <w:jc w:val="both"/>
      </w:pPr>
      <w:r>
        <w:t>Step 7</w:t>
      </w:r>
      <w:r w:rsidR="004F1EFC">
        <w:t>: Make a new block called square. Add an input called size and another called steps.</w:t>
      </w:r>
    </w:p>
    <w:p w14:paraId="2BCCB599" w14:textId="2777EDC0" w:rsidR="004F1EFC" w:rsidRDefault="00EB66C8" w:rsidP="00EB66C8">
      <w:pPr>
        <w:shd w:val="clear" w:color="auto" w:fill="D9D9D9" w:themeFill="background1" w:themeFillShade="D9"/>
        <w:spacing w:after="0" w:line="240" w:lineRule="auto"/>
        <w:contextualSpacing/>
        <w:jc w:val="both"/>
      </w:pPr>
      <w:r w:rsidRPr="004F1EFC">
        <w:rPr>
          <w:noProof/>
        </w:rPr>
        <w:drawing>
          <wp:anchor distT="0" distB="0" distL="114300" distR="114300" simplePos="0" relativeHeight="251663872" behindDoc="1" locked="0" layoutInCell="1" allowOverlap="1" wp14:anchorId="3AF10F4E" wp14:editId="7F0EA9B7">
            <wp:simplePos x="0" y="0"/>
            <wp:positionH relativeFrom="column">
              <wp:posOffset>3514725</wp:posOffset>
            </wp:positionH>
            <wp:positionV relativeFrom="paragraph">
              <wp:posOffset>62865</wp:posOffset>
            </wp:positionV>
            <wp:extent cx="1447800" cy="525780"/>
            <wp:effectExtent l="0" t="0" r="0" b="0"/>
            <wp:wrapTight wrapText="bothSides">
              <wp:wrapPolygon edited="0">
                <wp:start x="0" y="0"/>
                <wp:lineTo x="0" y="21130"/>
                <wp:lineTo x="21316" y="21130"/>
                <wp:lineTo x="21316" y="0"/>
                <wp:lineTo x="0" y="0"/>
              </wp:wrapPolygon>
            </wp:wrapTight>
            <wp:docPr id="52345" name="Picture 523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5" name="Picture 52345" descr="Graphical user interface, application&#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1447800" cy="525780"/>
                    </a:xfrm>
                    <a:prstGeom prst="rect">
                      <a:avLst/>
                    </a:prstGeom>
                  </pic:spPr>
                </pic:pic>
              </a:graphicData>
            </a:graphic>
            <wp14:sizeRelH relativeFrom="page">
              <wp14:pctWidth>0</wp14:pctWidth>
            </wp14:sizeRelH>
            <wp14:sizeRelV relativeFrom="page">
              <wp14:pctHeight>0</wp14:pctHeight>
            </wp14:sizeRelV>
          </wp:anchor>
        </w:drawing>
      </w:r>
      <w:r w:rsidR="004F1EFC">
        <w:tab/>
        <w:t>Your new block or object will look like this:</w:t>
      </w:r>
    </w:p>
    <w:p w14:paraId="06304869" w14:textId="050B8EF5" w:rsidR="004F1EFC" w:rsidRDefault="004F1EFC" w:rsidP="00EB66C8">
      <w:pPr>
        <w:shd w:val="clear" w:color="auto" w:fill="D9D9D9" w:themeFill="background1" w:themeFillShade="D9"/>
        <w:spacing w:after="0" w:line="240" w:lineRule="auto"/>
        <w:contextualSpacing/>
        <w:jc w:val="both"/>
      </w:pPr>
    </w:p>
    <w:p w14:paraId="5FB82F62" w14:textId="6407553F" w:rsidR="004F1EFC" w:rsidRDefault="004F1EFC" w:rsidP="00EB66C8">
      <w:pPr>
        <w:shd w:val="clear" w:color="auto" w:fill="D9D9D9" w:themeFill="background1" w:themeFillShade="D9"/>
        <w:spacing w:after="0" w:line="240" w:lineRule="auto"/>
        <w:contextualSpacing/>
        <w:jc w:val="both"/>
      </w:pPr>
    </w:p>
    <w:p w14:paraId="359E98B4" w14:textId="65622EB4" w:rsidR="004F1EFC" w:rsidRPr="008E0C26" w:rsidRDefault="004F1EFC" w:rsidP="00EB66C8">
      <w:pPr>
        <w:shd w:val="clear" w:color="auto" w:fill="D9D9D9" w:themeFill="background1" w:themeFillShade="D9"/>
        <w:spacing w:after="0" w:line="240" w:lineRule="auto"/>
        <w:contextualSpacing/>
        <w:jc w:val="both"/>
      </w:pPr>
    </w:p>
    <w:p w14:paraId="06D39558" w14:textId="19D57F62" w:rsidR="004F1EFC" w:rsidRDefault="004F1EFC" w:rsidP="00EB66C8">
      <w:pPr>
        <w:shd w:val="clear" w:color="auto" w:fill="D9D9D9" w:themeFill="background1" w:themeFillShade="D9"/>
        <w:spacing w:after="0" w:line="240" w:lineRule="auto"/>
        <w:contextualSpacing/>
        <w:jc w:val="both"/>
      </w:pPr>
      <w:r>
        <w:t xml:space="preserve">Step 8: Add an </w:t>
      </w:r>
      <w:r w:rsidRPr="00D15B76">
        <w:rPr>
          <w:i/>
          <w:iCs/>
        </w:rPr>
        <w:t>if….else</w:t>
      </w:r>
      <w:r>
        <w:t xml:space="preserve"> block from the controls and with the else, add few blocks such that the new script looks as follows</w:t>
      </w:r>
    </w:p>
    <w:p w14:paraId="2E84A519" w14:textId="79C0B5D3" w:rsidR="004F1EFC" w:rsidRDefault="004F1EFC" w:rsidP="005F6D4B">
      <w:pPr>
        <w:spacing w:after="0" w:line="240" w:lineRule="auto"/>
        <w:contextualSpacing/>
        <w:jc w:val="both"/>
      </w:pPr>
      <w:r w:rsidRPr="004F1EFC">
        <w:rPr>
          <w:noProof/>
        </w:rPr>
        <w:lastRenderedPageBreak/>
        <w:drawing>
          <wp:inline distT="0" distB="0" distL="0" distR="0" wp14:anchorId="7CF5460A" wp14:editId="3993E4E3">
            <wp:extent cx="1807557" cy="2305050"/>
            <wp:effectExtent l="0" t="0" r="0" b="0"/>
            <wp:docPr id="52346" name="Picture 52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11797" cy="2310457"/>
                    </a:xfrm>
                    <a:prstGeom prst="rect">
                      <a:avLst/>
                    </a:prstGeom>
                  </pic:spPr>
                </pic:pic>
              </a:graphicData>
            </a:graphic>
          </wp:inline>
        </w:drawing>
      </w:r>
    </w:p>
    <w:p w14:paraId="710C45ED" w14:textId="7EE3930C" w:rsidR="004F1EFC" w:rsidRDefault="004F1EFC" w:rsidP="005F6D4B">
      <w:pPr>
        <w:spacing w:after="0" w:line="240" w:lineRule="auto"/>
        <w:contextualSpacing/>
        <w:jc w:val="both"/>
      </w:pPr>
    </w:p>
    <w:p w14:paraId="7B8D4099" w14:textId="40A88D90" w:rsidR="004F1EFC" w:rsidRDefault="004F1EFC" w:rsidP="00EB66C8">
      <w:pPr>
        <w:shd w:val="clear" w:color="auto" w:fill="D9D9D9" w:themeFill="background1" w:themeFillShade="D9"/>
        <w:spacing w:after="0" w:line="240" w:lineRule="auto"/>
        <w:contextualSpacing/>
        <w:jc w:val="both"/>
      </w:pPr>
      <w:r>
        <w:t>Step 9: make one more block called filledSquare and add an input called size. Add an if… else from controls.</w:t>
      </w:r>
    </w:p>
    <w:p w14:paraId="1D4BA55B" w14:textId="6D406242" w:rsidR="00A705AF" w:rsidRDefault="00A705AF" w:rsidP="00EB66C8">
      <w:pPr>
        <w:shd w:val="clear" w:color="auto" w:fill="D9D9D9" w:themeFill="background1" w:themeFillShade="D9"/>
        <w:spacing w:after="0" w:line="240" w:lineRule="auto"/>
        <w:contextualSpacing/>
        <w:jc w:val="both"/>
      </w:pPr>
      <w:r>
        <w:t>Step 10: Add an = operator and put size = 0.</w:t>
      </w:r>
    </w:p>
    <w:p w14:paraId="5A0675A3" w14:textId="0619F639" w:rsidR="00A705AF" w:rsidRDefault="00A705AF" w:rsidP="00EB66C8">
      <w:pPr>
        <w:shd w:val="clear" w:color="auto" w:fill="D9D9D9" w:themeFill="background1" w:themeFillShade="D9"/>
        <w:spacing w:after="0" w:line="240" w:lineRule="auto"/>
        <w:contextualSpacing/>
        <w:jc w:val="both"/>
      </w:pPr>
      <w:r>
        <w:t>Step 11: Add the square block in the else segment. The new block script will look as follows:</w:t>
      </w:r>
    </w:p>
    <w:p w14:paraId="2D0796CA" w14:textId="4CC6144D" w:rsidR="00A705AF" w:rsidRDefault="00A705AF" w:rsidP="005F6D4B">
      <w:pPr>
        <w:spacing w:after="0" w:line="240" w:lineRule="auto"/>
        <w:contextualSpacing/>
        <w:jc w:val="both"/>
      </w:pPr>
      <w:r w:rsidRPr="00A705AF">
        <w:rPr>
          <w:noProof/>
        </w:rPr>
        <w:drawing>
          <wp:inline distT="0" distB="0" distL="0" distR="0" wp14:anchorId="6A04FD65" wp14:editId="5C79EEAC">
            <wp:extent cx="1819529" cy="2295845"/>
            <wp:effectExtent l="0" t="0" r="9525" b="9525"/>
            <wp:docPr id="52347" name="Picture 5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819529" cy="2295845"/>
                    </a:xfrm>
                    <a:prstGeom prst="rect">
                      <a:avLst/>
                    </a:prstGeom>
                  </pic:spPr>
                </pic:pic>
              </a:graphicData>
            </a:graphic>
          </wp:inline>
        </w:drawing>
      </w:r>
    </w:p>
    <w:p w14:paraId="6605A350" w14:textId="4FE170C1" w:rsidR="00A705AF" w:rsidRDefault="00A705AF" w:rsidP="005F6D4B">
      <w:pPr>
        <w:spacing w:after="0" w:line="240" w:lineRule="auto"/>
        <w:contextualSpacing/>
        <w:jc w:val="both"/>
      </w:pPr>
      <w:r>
        <w:t>Step 11: Add the filled Square on the first script we made just below the pen down and modify the value to 100.</w:t>
      </w:r>
    </w:p>
    <w:p w14:paraId="16AF7BBA" w14:textId="652A395A" w:rsidR="00A705AF" w:rsidRDefault="00A705AF" w:rsidP="005F6D4B">
      <w:pPr>
        <w:spacing w:after="0" w:line="240" w:lineRule="auto"/>
        <w:contextualSpacing/>
        <w:jc w:val="both"/>
      </w:pPr>
    </w:p>
    <w:p w14:paraId="1FE72709" w14:textId="76ED46EB" w:rsidR="00A705AF" w:rsidRDefault="00A705AF" w:rsidP="005F6D4B">
      <w:pPr>
        <w:spacing w:after="0" w:line="240" w:lineRule="auto"/>
        <w:contextualSpacing/>
        <w:jc w:val="both"/>
      </w:pPr>
      <w:r>
        <w:t>The full script loop as follows:</w:t>
      </w:r>
    </w:p>
    <w:p w14:paraId="4CCA557D" w14:textId="77777777" w:rsidR="009343A6" w:rsidRDefault="00A705AF" w:rsidP="009343A6">
      <w:pPr>
        <w:keepNext/>
        <w:spacing w:after="0" w:line="240" w:lineRule="auto"/>
        <w:contextualSpacing/>
        <w:jc w:val="both"/>
      </w:pPr>
      <w:r w:rsidRPr="00A705AF">
        <w:rPr>
          <w:noProof/>
        </w:rPr>
        <w:lastRenderedPageBreak/>
        <w:drawing>
          <wp:inline distT="0" distB="0" distL="0" distR="0" wp14:anchorId="3CE32FBE" wp14:editId="7922D3A5">
            <wp:extent cx="3248025" cy="3897629"/>
            <wp:effectExtent l="19050" t="19050" r="0" b="8255"/>
            <wp:docPr id="52348" name="Picture 52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66632" cy="3919958"/>
                    </a:xfrm>
                    <a:prstGeom prst="rect">
                      <a:avLst/>
                    </a:prstGeom>
                    <a:ln>
                      <a:solidFill>
                        <a:schemeClr val="tx1"/>
                      </a:solidFill>
                    </a:ln>
                  </pic:spPr>
                </pic:pic>
              </a:graphicData>
            </a:graphic>
          </wp:inline>
        </w:drawing>
      </w:r>
    </w:p>
    <w:p w14:paraId="07C68C54" w14:textId="1C897C7F" w:rsidR="00A705AF" w:rsidRPr="009343A6" w:rsidRDefault="009343A6" w:rsidP="009343A6">
      <w:pPr>
        <w:pStyle w:val="Caption"/>
        <w:jc w:val="both"/>
        <w:rPr>
          <w:i w:val="0"/>
          <w:iCs w:val="0"/>
          <w:color w:val="auto"/>
          <w:sz w:val="24"/>
          <w:szCs w:val="24"/>
        </w:rPr>
      </w:pPr>
      <w:r w:rsidRPr="009343A6">
        <w:rPr>
          <w:i w:val="0"/>
          <w:iCs w:val="0"/>
          <w:color w:val="auto"/>
          <w:sz w:val="24"/>
          <w:szCs w:val="24"/>
        </w:rPr>
        <w:t xml:space="preserve">Figure 3. </w:t>
      </w:r>
      <w:r w:rsidRPr="009343A6">
        <w:rPr>
          <w:i w:val="0"/>
          <w:iCs w:val="0"/>
          <w:color w:val="auto"/>
          <w:sz w:val="24"/>
          <w:szCs w:val="24"/>
        </w:rPr>
        <w:fldChar w:fldCharType="begin"/>
      </w:r>
      <w:r w:rsidRPr="009343A6">
        <w:rPr>
          <w:i w:val="0"/>
          <w:iCs w:val="0"/>
          <w:color w:val="auto"/>
          <w:sz w:val="24"/>
          <w:szCs w:val="24"/>
        </w:rPr>
        <w:instrText xml:space="preserve"> SEQ Figure_3. \* ARABIC </w:instrText>
      </w:r>
      <w:r w:rsidRPr="009343A6">
        <w:rPr>
          <w:i w:val="0"/>
          <w:iCs w:val="0"/>
          <w:color w:val="auto"/>
          <w:sz w:val="24"/>
          <w:szCs w:val="24"/>
        </w:rPr>
        <w:fldChar w:fldCharType="separate"/>
      </w:r>
      <w:r w:rsidR="00AF1BF5">
        <w:rPr>
          <w:i w:val="0"/>
          <w:iCs w:val="0"/>
          <w:noProof/>
          <w:color w:val="auto"/>
          <w:sz w:val="24"/>
          <w:szCs w:val="24"/>
        </w:rPr>
        <w:t>40</w:t>
      </w:r>
      <w:r w:rsidRPr="009343A6">
        <w:rPr>
          <w:i w:val="0"/>
          <w:iCs w:val="0"/>
          <w:color w:val="auto"/>
          <w:sz w:val="24"/>
          <w:szCs w:val="24"/>
        </w:rPr>
        <w:fldChar w:fldCharType="end"/>
      </w:r>
      <w:r w:rsidRPr="009343A6">
        <w:rPr>
          <w:i w:val="0"/>
          <w:iCs w:val="0"/>
          <w:color w:val="auto"/>
          <w:sz w:val="24"/>
          <w:szCs w:val="24"/>
        </w:rPr>
        <w:t>: Script for a sha</w:t>
      </w:r>
      <w:r>
        <w:rPr>
          <w:i w:val="0"/>
          <w:iCs w:val="0"/>
          <w:color w:val="auto"/>
          <w:sz w:val="24"/>
          <w:szCs w:val="24"/>
        </w:rPr>
        <w:t>d</w:t>
      </w:r>
      <w:r w:rsidRPr="009343A6">
        <w:rPr>
          <w:i w:val="0"/>
          <w:iCs w:val="0"/>
          <w:color w:val="auto"/>
          <w:sz w:val="24"/>
          <w:szCs w:val="24"/>
        </w:rPr>
        <w:t>ed square</w:t>
      </w:r>
    </w:p>
    <w:p w14:paraId="24FABE94" w14:textId="77777777" w:rsidR="00A705AF" w:rsidRDefault="00A705AF" w:rsidP="005F6D4B">
      <w:pPr>
        <w:spacing w:after="0" w:line="240" w:lineRule="auto"/>
        <w:contextualSpacing/>
        <w:jc w:val="both"/>
      </w:pPr>
    </w:p>
    <w:p w14:paraId="0F4130B2" w14:textId="1C59A524" w:rsidR="00A705AF" w:rsidRDefault="00A705AF" w:rsidP="005F6D4B">
      <w:pPr>
        <w:spacing w:after="0" w:line="240" w:lineRule="auto"/>
        <w:contextualSpacing/>
        <w:jc w:val="both"/>
      </w:pPr>
      <w:r>
        <w:t>Run your script you will see the square being drawn.</w:t>
      </w:r>
    </w:p>
    <w:p w14:paraId="6CB38951" w14:textId="77777777" w:rsidR="006E6428" w:rsidRDefault="00A705AF" w:rsidP="006E6428">
      <w:pPr>
        <w:keepNext/>
        <w:spacing w:after="0" w:line="240" w:lineRule="auto"/>
        <w:contextualSpacing/>
        <w:jc w:val="both"/>
      </w:pPr>
      <w:r w:rsidRPr="00A705AF">
        <w:rPr>
          <w:noProof/>
        </w:rPr>
        <w:drawing>
          <wp:inline distT="0" distB="0" distL="0" distR="0" wp14:anchorId="4CA7EB35" wp14:editId="60F73807">
            <wp:extent cx="1562318" cy="1571844"/>
            <wp:effectExtent l="0" t="0" r="0" b="9525"/>
            <wp:docPr id="52349" name="Picture 5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562318" cy="1571844"/>
                    </a:xfrm>
                    <a:prstGeom prst="rect">
                      <a:avLst/>
                    </a:prstGeom>
                  </pic:spPr>
                </pic:pic>
              </a:graphicData>
            </a:graphic>
          </wp:inline>
        </w:drawing>
      </w:r>
    </w:p>
    <w:p w14:paraId="362108F5" w14:textId="49B4F980" w:rsidR="00A705AF" w:rsidRPr="006E6428" w:rsidRDefault="006E6428" w:rsidP="006E6428">
      <w:pPr>
        <w:pStyle w:val="Caption"/>
        <w:jc w:val="both"/>
        <w:rPr>
          <w:i w:val="0"/>
          <w:iCs w:val="0"/>
          <w:color w:val="auto"/>
          <w:sz w:val="24"/>
          <w:szCs w:val="24"/>
        </w:rPr>
      </w:pPr>
      <w:r w:rsidRPr="006E6428">
        <w:rPr>
          <w:i w:val="0"/>
          <w:iCs w:val="0"/>
          <w:color w:val="auto"/>
          <w:sz w:val="24"/>
          <w:szCs w:val="24"/>
        </w:rPr>
        <w:t xml:space="preserve">Figure 3. </w:t>
      </w:r>
      <w:r w:rsidRPr="006E6428">
        <w:rPr>
          <w:i w:val="0"/>
          <w:iCs w:val="0"/>
          <w:color w:val="auto"/>
          <w:sz w:val="24"/>
          <w:szCs w:val="24"/>
        </w:rPr>
        <w:fldChar w:fldCharType="begin"/>
      </w:r>
      <w:r w:rsidRPr="006E6428">
        <w:rPr>
          <w:i w:val="0"/>
          <w:iCs w:val="0"/>
          <w:color w:val="auto"/>
          <w:sz w:val="24"/>
          <w:szCs w:val="24"/>
        </w:rPr>
        <w:instrText xml:space="preserve"> SEQ Figure_3. \* ARABIC </w:instrText>
      </w:r>
      <w:r w:rsidRPr="006E6428">
        <w:rPr>
          <w:i w:val="0"/>
          <w:iCs w:val="0"/>
          <w:color w:val="auto"/>
          <w:sz w:val="24"/>
          <w:szCs w:val="24"/>
        </w:rPr>
        <w:fldChar w:fldCharType="separate"/>
      </w:r>
      <w:r w:rsidR="00AF1BF5">
        <w:rPr>
          <w:i w:val="0"/>
          <w:iCs w:val="0"/>
          <w:noProof/>
          <w:color w:val="auto"/>
          <w:sz w:val="24"/>
          <w:szCs w:val="24"/>
        </w:rPr>
        <w:t>41</w:t>
      </w:r>
      <w:r w:rsidRPr="006E6428">
        <w:rPr>
          <w:i w:val="0"/>
          <w:iCs w:val="0"/>
          <w:color w:val="auto"/>
          <w:sz w:val="24"/>
          <w:szCs w:val="24"/>
        </w:rPr>
        <w:fldChar w:fldCharType="end"/>
      </w:r>
      <w:r w:rsidRPr="006E6428">
        <w:rPr>
          <w:i w:val="0"/>
          <w:iCs w:val="0"/>
          <w:color w:val="auto"/>
          <w:sz w:val="24"/>
          <w:szCs w:val="24"/>
        </w:rPr>
        <w:t>: The shaded Square</w:t>
      </w:r>
    </w:p>
    <w:p w14:paraId="3CF3B318" w14:textId="77777777" w:rsidR="00A705AF" w:rsidRDefault="00A705AF" w:rsidP="005F6D4B">
      <w:pPr>
        <w:spacing w:after="0" w:line="240" w:lineRule="auto"/>
        <w:contextualSpacing/>
        <w:jc w:val="both"/>
      </w:pPr>
    </w:p>
    <w:p w14:paraId="76FFA38D" w14:textId="52F5DB87" w:rsidR="005F6D4B" w:rsidRDefault="005F6D4B" w:rsidP="006E6630">
      <w:pPr>
        <w:pStyle w:val="Heading3"/>
      </w:pPr>
      <w:r>
        <w:t xml:space="preserve">3.2.3 </w:t>
      </w:r>
      <w:r>
        <w:tab/>
        <w:t xml:space="preserve">Design a coding solution to a problem incorporating a combination of different </w:t>
      </w:r>
      <w:r>
        <w:tab/>
        <w:t xml:space="preserve">programming constructs which include: </w:t>
      </w:r>
    </w:p>
    <w:p w14:paraId="483259D9" w14:textId="74EAE0E5" w:rsidR="005F6D4B" w:rsidRDefault="005F6D4B" w:rsidP="004A3948">
      <w:pPr>
        <w:pStyle w:val="Heading4"/>
      </w:pPr>
      <w:r>
        <w:t xml:space="preserve">3.2.3.1 Sequence </w:t>
      </w:r>
    </w:p>
    <w:p w14:paraId="2AFA7E34" w14:textId="19EF6B9D" w:rsidR="00EE18D4" w:rsidRDefault="00EE18D4" w:rsidP="00EE18D4">
      <w:pPr>
        <w:spacing w:line="360" w:lineRule="auto"/>
        <w:jc w:val="both"/>
      </w:pPr>
      <w:r>
        <w:t>With no conditions, the sequence follows predetermined stages. For smaller programs, sequence constructs are simple to develop. The utilization of sequence structures becomes increasingly difficult as the problems become more complicated. When used in complicated applications, sequence designs are more prone to errors. Here's a small program where sequence designs are used.</w:t>
      </w:r>
    </w:p>
    <w:p w14:paraId="4304C192" w14:textId="77777777" w:rsidR="006E6428" w:rsidRDefault="00EE18D4" w:rsidP="006E6428">
      <w:pPr>
        <w:keepNext/>
      </w:pPr>
      <w:r>
        <w:lastRenderedPageBreak/>
        <w:t>Accept two numbers and add them together. A flowchart depicts a comparable design.</w:t>
      </w:r>
      <w:r>
        <w:rPr>
          <w:noProof/>
        </w:rPr>
        <w:drawing>
          <wp:inline distT="0" distB="0" distL="0" distR="0" wp14:anchorId="6EDEC6FE" wp14:editId="34B1A022">
            <wp:extent cx="1343025" cy="3629025"/>
            <wp:effectExtent l="0" t="0" r="0" b="0"/>
            <wp:docPr id="52357" name="Picture 52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343025" cy="3629025"/>
                    </a:xfrm>
                    <a:prstGeom prst="rect">
                      <a:avLst/>
                    </a:prstGeom>
                    <a:noFill/>
                    <a:ln>
                      <a:noFill/>
                    </a:ln>
                  </pic:spPr>
                </pic:pic>
              </a:graphicData>
            </a:graphic>
          </wp:inline>
        </w:drawing>
      </w:r>
    </w:p>
    <w:p w14:paraId="52BA1E41" w14:textId="37465B3A" w:rsidR="00EE18D4" w:rsidRPr="006E6428" w:rsidRDefault="006E6428" w:rsidP="006E6428">
      <w:pPr>
        <w:pStyle w:val="Caption"/>
        <w:rPr>
          <w:i w:val="0"/>
          <w:iCs w:val="0"/>
          <w:color w:val="auto"/>
          <w:sz w:val="24"/>
          <w:szCs w:val="24"/>
        </w:rPr>
      </w:pPr>
      <w:r w:rsidRPr="006E6428">
        <w:rPr>
          <w:i w:val="0"/>
          <w:iCs w:val="0"/>
          <w:color w:val="auto"/>
          <w:sz w:val="24"/>
          <w:szCs w:val="24"/>
        </w:rPr>
        <w:t xml:space="preserve">Figure 3. </w:t>
      </w:r>
      <w:r w:rsidRPr="006E6428">
        <w:rPr>
          <w:i w:val="0"/>
          <w:iCs w:val="0"/>
          <w:color w:val="auto"/>
          <w:sz w:val="24"/>
          <w:szCs w:val="24"/>
        </w:rPr>
        <w:fldChar w:fldCharType="begin"/>
      </w:r>
      <w:r w:rsidRPr="006E6428">
        <w:rPr>
          <w:i w:val="0"/>
          <w:iCs w:val="0"/>
          <w:color w:val="auto"/>
          <w:sz w:val="24"/>
          <w:szCs w:val="24"/>
        </w:rPr>
        <w:instrText xml:space="preserve"> SEQ Figure_3. \* ARABIC </w:instrText>
      </w:r>
      <w:r w:rsidRPr="006E6428">
        <w:rPr>
          <w:i w:val="0"/>
          <w:iCs w:val="0"/>
          <w:color w:val="auto"/>
          <w:sz w:val="24"/>
          <w:szCs w:val="24"/>
        </w:rPr>
        <w:fldChar w:fldCharType="separate"/>
      </w:r>
      <w:r w:rsidR="00AF1BF5">
        <w:rPr>
          <w:i w:val="0"/>
          <w:iCs w:val="0"/>
          <w:noProof/>
          <w:color w:val="auto"/>
          <w:sz w:val="24"/>
          <w:szCs w:val="24"/>
        </w:rPr>
        <w:t>42</w:t>
      </w:r>
      <w:r w:rsidRPr="006E6428">
        <w:rPr>
          <w:i w:val="0"/>
          <w:iCs w:val="0"/>
          <w:color w:val="auto"/>
          <w:sz w:val="24"/>
          <w:szCs w:val="24"/>
        </w:rPr>
        <w:fldChar w:fldCharType="end"/>
      </w:r>
      <w:r w:rsidRPr="006E6428">
        <w:rPr>
          <w:i w:val="0"/>
          <w:iCs w:val="0"/>
          <w:color w:val="auto"/>
          <w:sz w:val="24"/>
          <w:szCs w:val="24"/>
        </w:rPr>
        <w:t xml:space="preserve">: Sequence </w:t>
      </w:r>
      <w:r w:rsidRPr="00D15B76">
        <w:rPr>
          <w:i w:val="0"/>
          <w:iCs w:val="0"/>
          <w:color w:val="auto"/>
          <w:sz w:val="24"/>
          <w:szCs w:val="24"/>
          <w:shd w:val="clear" w:color="auto" w:fill="FFD966" w:themeFill="accent4" w:themeFillTint="99"/>
        </w:rPr>
        <w:t>con</w:t>
      </w:r>
      <w:ins w:id="65" w:author="Godwin Pedzisai Dzvapatsva" w:date="2023-03-24T22:35:00Z">
        <w:r w:rsidR="004F52F0" w:rsidRPr="00D15B76">
          <w:rPr>
            <w:i w:val="0"/>
            <w:iCs w:val="0"/>
            <w:color w:val="auto"/>
            <w:sz w:val="24"/>
            <w:szCs w:val="24"/>
            <w:shd w:val="clear" w:color="auto" w:fill="FFD966" w:themeFill="accent4" w:themeFillTint="99"/>
          </w:rPr>
          <w:t>s</w:t>
        </w:r>
      </w:ins>
      <w:r w:rsidRPr="00D15B76">
        <w:rPr>
          <w:i w:val="0"/>
          <w:iCs w:val="0"/>
          <w:color w:val="auto"/>
          <w:sz w:val="24"/>
          <w:szCs w:val="24"/>
          <w:shd w:val="clear" w:color="auto" w:fill="FFD966" w:themeFill="accent4" w:themeFillTint="99"/>
        </w:rPr>
        <w:t>truct</w:t>
      </w:r>
    </w:p>
    <w:p w14:paraId="4EADBCF6" w14:textId="047A47A4" w:rsidR="005F6D4B" w:rsidRDefault="005F6D4B" w:rsidP="004A3948">
      <w:pPr>
        <w:pStyle w:val="Heading4"/>
      </w:pPr>
      <w:r>
        <w:t xml:space="preserve">3.2.3.2 Selection </w:t>
      </w:r>
    </w:p>
    <w:p w14:paraId="621B18A5" w14:textId="5027BE5D" w:rsidR="004C5F8B" w:rsidRDefault="004C5F8B" w:rsidP="00B46A92">
      <w:pPr>
        <w:spacing w:after="0" w:line="360" w:lineRule="auto"/>
        <w:jc w:val="both"/>
      </w:pPr>
      <w:r w:rsidRPr="00B46A92">
        <w:t>As discussed earlier, selection requires specific condition to be met for specific statements to be executed. We are going to implement some design techniques to achieve a solution. Consider the following problem:</w:t>
      </w:r>
    </w:p>
    <w:p w14:paraId="1FBEC390" w14:textId="77777777" w:rsidR="00B46A92" w:rsidRPr="00B46A92" w:rsidRDefault="00B46A92" w:rsidP="00B46A92">
      <w:pPr>
        <w:spacing w:after="0" w:line="360" w:lineRule="auto"/>
        <w:jc w:val="both"/>
      </w:pPr>
    </w:p>
    <w:p w14:paraId="326C0CAC" w14:textId="2E9685EF" w:rsidR="004C5F8B" w:rsidRPr="00576EED" w:rsidRDefault="004C5F8B" w:rsidP="00B46A92">
      <w:pPr>
        <w:spacing w:after="0" w:line="360" w:lineRule="auto"/>
        <w:rPr>
          <w:b/>
          <w:bCs/>
        </w:rPr>
      </w:pPr>
      <w:r w:rsidRPr="00576EED">
        <w:rPr>
          <w:b/>
          <w:bCs/>
        </w:rPr>
        <w:t>Write a program to compute the sum of the two given integer values. If the two values are the same, then return triple their sum.</w:t>
      </w:r>
    </w:p>
    <w:p w14:paraId="5F9CEB7A" w14:textId="2202965E" w:rsidR="001562E1" w:rsidRDefault="001562E1" w:rsidP="004C5F8B"/>
    <w:p w14:paraId="24113F38" w14:textId="77777777" w:rsidR="006E6428" w:rsidRDefault="001562E1" w:rsidP="006E6428">
      <w:pPr>
        <w:keepNext/>
      </w:pPr>
      <w:r>
        <w:rPr>
          <w:noProof/>
        </w:rPr>
        <w:lastRenderedPageBreak/>
        <w:drawing>
          <wp:inline distT="0" distB="0" distL="0" distR="0" wp14:anchorId="2219B672" wp14:editId="01A3BF5C">
            <wp:extent cx="3209925" cy="2442210"/>
            <wp:effectExtent l="0" t="0" r="0" b="0"/>
            <wp:docPr id="52351" name="Picture 5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245234" cy="2469074"/>
                    </a:xfrm>
                    <a:prstGeom prst="rect">
                      <a:avLst/>
                    </a:prstGeom>
                    <a:noFill/>
                    <a:ln>
                      <a:noFill/>
                    </a:ln>
                  </pic:spPr>
                </pic:pic>
              </a:graphicData>
            </a:graphic>
          </wp:inline>
        </w:drawing>
      </w:r>
    </w:p>
    <w:p w14:paraId="584F4EF7" w14:textId="6105A1CB" w:rsidR="001562E1" w:rsidRPr="006E6428" w:rsidRDefault="006E6428" w:rsidP="006E6428">
      <w:pPr>
        <w:pStyle w:val="Caption"/>
        <w:rPr>
          <w:i w:val="0"/>
          <w:iCs w:val="0"/>
          <w:color w:val="auto"/>
          <w:sz w:val="24"/>
          <w:szCs w:val="24"/>
        </w:rPr>
      </w:pPr>
      <w:r w:rsidRPr="006E6428">
        <w:rPr>
          <w:i w:val="0"/>
          <w:iCs w:val="0"/>
          <w:color w:val="auto"/>
          <w:sz w:val="24"/>
          <w:szCs w:val="24"/>
        </w:rPr>
        <w:t xml:space="preserve">Figure 3. </w:t>
      </w:r>
      <w:r w:rsidRPr="006E6428">
        <w:rPr>
          <w:i w:val="0"/>
          <w:iCs w:val="0"/>
          <w:color w:val="auto"/>
          <w:sz w:val="24"/>
          <w:szCs w:val="24"/>
        </w:rPr>
        <w:fldChar w:fldCharType="begin"/>
      </w:r>
      <w:r w:rsidRPr="006E6428">
        <w:rPr>
          <w:i w:val="0"/>
          <w:iCs w:val="0"/>
          <w:color w:val="auto"/>
          <w:sz w:val="24"/>
          <w:szCs w:val="24"/>
        </w:rPr>
        <w:instrText xml:space="preserve"> SEQ Figure_3. \* ARABIC </w:instrText>
      </w:r>
      <w:r w:rsidRPr="006E6428">
        <w:rPr>
          <w:i w:val="0"/>
          <w:iCs w:val="0"/>
          <w:color w:val="auto"/>
          <w:sz w:val="24"/>
          <w:szCs w:val="24"/>
        </w:rPr>
        <w:fldChar w:fldCharType="separate"/>
      </w:r>
      <w:r w:rsidR="00AF1BF5">
        <w:rPr>
          <w:i w:val="0"/>
          <w:iCs w:val="0"/>
          <w:noProof/>
          <w:color w:val="auto"/>
          <w:sz w:val="24"/>
          <w:szCs w:val="24"/>
        </w:rPr>
        <w:t>43</w:t>
      </w:r>
      <w:r w:rsidRPr="006E6428">
        <w:rPr>
          <w:i w:val="0"/>
          <w:iCs w:val="0"/>
          <w:color w:val="auto"/>
          <w:sz w:val="24"/>
          <w:szCs w:val="24"/>
        </w:rPr>
        <w:fldChar w:fldCharType="end"/>
      </w:r>
      <w:r w:rsidRPr="006E6428">
        <w:rPr>
          <w:i w:val="0"/>
          <w:iCs w:val="0"/>
          <w:color w:val="auto"/>
          <w:sz w:val="24"/>
          <w:szCs w:val="24"/>
        </w:rPr>
        <w:t>:Selection construct design</w:t>
      </w:r>
    </w:p>
    <w:p w14:paraId="54BC1548" w14:textId="6625393C" w:rsidR="00790CD7" w:rsidRDefault="00576EED" w:rsidP="00576EED">
      <w:pPr>
        <w:spacing w:after="0" w:line="360" w:lineRule="auto"/>
        <w:jc w:val="both"/>
      </w:pPr>
      <w:r w:rsidRPr="00576EED">
        <w:t>The selection statement is represented in flowchart form below. The user is required to enter two integer numbers (num1, num2). If the two inputs are equal, the sum is multiplied by three; otherwise, the sum is added.</w:t>
      </w:r>
    </w:p>
    <w:p w14:paraId="5AC9208B" w14:textId="77777777" w:rsidR="006E6428" w:rsidRDefault="00790CD7" w:rsidP="006E6428">
      <w:pPr>
        <w:keepNext/>
        <w:spacing w:after="0" w:line="360" w:lineRule="auto"/>
      </w:pPr>
      <w:r>
        <w:rPr>
          <w:noProof/>
        </w:rPr>
        <w:drawing>
          <wp:inline distT="0" distB="0" distL="0" distR="0" wp14:anchorId="448AC6C5" wp14:editId="741EB206">
            <wp:extent cx="3917130" cy="3648075"/>
            <wp:effectExtent l="0" t="0" r="0" b="0"/>
            <wp:docPr id="52352" name="Picture 5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931159" cy="3661140"/>
                    </a:xfrm>
                    <a:prstGeom prst="rect">
                      <a:avLst/>
                    </a:prstGeom>
                    <a:noFill/>
                    <a:ln>
                      <a:noFill/>
                    </a:ln>
                  </pic:spPr>
                </pic:pic>
              </a:graphicData>
            </a:graphic>
          </wp:inline>
        </w:drawing>
      </w:r>
    </w:p>
    <w:p w14:paraId="0675D64A" w14:textId="5BBD934B" w:rsidR="00790CD7" w:rsidRPr="006E6428" w:rsidRDefault="006E6428" w:rsidP="006E6428">
      <w:pPr>
        <w:pStyle w:val="Caption"/>
        <w:rPr>
          <w:i w:val="0"/>
          <w:iCs w:val="0"/>
          <w:color w:val="auto"/>
          <w:sz w:val="24"/>
          <w:szCs w:val="24"/>
        </w:rPr>
      </w:pPr>
      <w:r w:rsidRPr="006E6428">
        <w:rPr>
          <w:i w:val="0"/>
          <w:iCs w:val="0"/>
          <w:color w:val="auto"/>
          <w:sz w:val="24"/>
          <w:szCs w:val="24"/>
        </w:rPr>
        <w:t xml:space="preserve">Figure 3. </w:t>
      </w:r>
      <w:r w:rsidRPr="006E6428">
        <w:rPr>
          <w:i w:val="0"/>
          <w:iCs w:val="0"/>
          <w:color w:val="auto"/>
          <w:sz w:val="24"/>
          <w:szCs w:val="24"/>
        </w:rPr>
        <w:fldChar w:fldCharType="begin"/>
      </w:r>
      <w:r w:rsidRPr="006E6428">
        <w:rPr>
          <w:i w:val="0"/>
          <w:iCs w:val="0"/>
          <w:color w:val="auto"/>
          <w:sz w:val="24"/>
          <w:szCs w:val="24"/>
        </w:rPr>
        <w:instrText xml:space="preserve"> SEQ Figure_3. \* ARABIC </w:instrText>
      </w:r>
      <w:r w:rsidRPr="006E6428">
        <w:rPr>
          <w:i w:val="0"/>
          <w:iCs w:val="0"/>
          <w:color w:val="auto"/>
          <w:sz w:val="24"/>
          <w:szCs w:val="24"/>
        </w:rPr>
        <w:fldChar w:fldCharType="separate"/>
      </w:r>
      <w:r w:rsidR="00AF1BF5">
        <w:rPr>
          <w:i w:val="0"/>
          <w:iCs w:val="0"/>
          <w:noProof/>
          <w:color w:val="auto"/>
          <w:sz w:val="24"/>
          <w:szCs w:val="24"/>
        </w:rPr>
        <w:t>44</w:t>
      </w:r>
      <w:r w:rsidRPr="006E6428">
        <w:rPr>
          <w:i w:val="0"/>
          <w:iCs w:val="0"/>
          <w:color w:val="auto"/>
          <w:sz w:val="24"/>
          <w:szCs w:val="24"/>
        </w:rPr>
        <w:fldChar w:fldCharType="end"/>
      </w:r>
      <w:r w:rsidRPr="006E6428">
        <w:rPr>
          <w:i w:val="0"/>
          <w:iCs w:val="0"/>
          <w:color w:val="auto"/>
          <w:sz w:val="24"/>
          <w:szCs w:val="24"/>
        </w:rPr>
        <w:t>: Selection Flowchart</w:t>
      </w:r>
    </w:p>
    <w:p w14:paraId="22B312A5" w14:textId="77777777" w:rsidR="00790CD7" w:rsidRDefault="00790CD7" w:rsidP="00790CD7">
      <w:pPr>
        <w:spacing w:after="0" w:line="360" w:lineRule="auto"/>
      </w:pPr>
    </w:p>
    <w:p w14:paraId="7A370F1E" w14:textId="0970FC2D" w:rsidR="005F6D4B" w:rsidRDefault="005F6D4B" w:rsidP="004A3948">
      <w:pPr>
        <w:pStyle w:val="Heading4"/>
      </w:pPr>
      <w:r>
        <w:t>3.2.3.3 Iteration</w:t>
      </w:r>
    </w:p>
    <w:p w14:paraId="4E86F5E1" w14:textId="4C2FD959" w:rsidR="00503CAA" w:rsidRDefault="00503CAA" w:rsidP="004F52F0">
      <w:pPr>
        <w:spacing w:line="360" w:lineRule="auto"/>
        <w:jc w:val="both"/>
      </w:pPr>
      <w:r w:rsidRPr="00503CAA">
        <w:t xml:space="preserve">Iteration allows us to simplify our algorithm by indicating that certain processes will be repeated unless we are instructed differently. This makes algorithm design faster and easier </w:t>
      </w:r>
      <w:r w:rsidRPr="00503CAA">
        <w:lastRenderedPageBreak/>
        <w:t>because it eliminates the need for several unneeded steps.</w:t>
      </w:r>
      <w:r>
        <w:t xml:space="preserve"> There are cases when we have same action which needs to be repeated and instead of writing several lines of the same statement in sequential way, iteration will quicken the process. Here is an example of a problem to be solved:</w:t>
      </w:r>
    </w:p>
    <w:p w14:paraId="62B1FBBA" w14:textId="7F575D97" w:rsidR="00503CAA" w:rsidRDefault="00503CAA" w:rsidP="00503CAA">
      <w:pPr>
        <w:jc w:val="both"/>
      </w:pPr>
      <w:r w:rsidRPr="00503CAA">
        <w:t>Write a program to find the first 10 natural numbers.</w:t>
      </w:r>
      <w:r>
        <w:t xml:space="preserve"> What we know is that the numbers a natural number is </w:t>
      </w:r>
      <w:r w:rsidR="006E6428">
        <w:t>a</w:t>
      </w:r>
      <w:r>
        <w:t xml:space="preserve"> positive integer. </w:t>
      </w:r>
      <w:r w:rsidR="006E6428">
        <w:t>So,</w:t>
      </w:r>
      <w:r>
        <w:t xml:space="preserve"> from our problem, the program is supposed to print</w:t>
      </w:r>
    </w:p>
    <w:p w14:paraId="635BA69F" w14:textId="17D606B6" w:rsidR="00503CAA" w:rsidRDefault="00503CAA" w:rsidP="00503CAA">
      <w:pPr>
        <w:jc w:val="both"/>
      </w:pPr>
      <w:r>
        <w:t>1,2,3,4,5,6,7,8,9,10.</w:t>
      </w:r>
    </w:p>
    <w:p w14:paraId="75126074" w14:textId="04B5E1E6" w:rsidR="00041398" w:rsidRDefault="00503CAA" w:rsidP="00503CAA">
      <w:pPr>
        <w:jc w:val="both"/>
      </w:pPr>
      <w:r>
        <w:t xml:space="preserve">Imagine if we had to write the </w:t>
      </w:r>
      <w:r w:rsidR="00B46A92">
        <w:t>following statements</w:t>
      </w:r>
      <w:r w:rsidR="00041398">
        <w:t>:</w:t>
      </w:r>
    </w:p>
    <w:p w14:paraId="08CC2E31" w14:textId="08D1C1A8" w:rsidR="00503CAA" w:rsidRPr="00041398" w:rsidRDefault="00041398" w:rsidP="00041398">
      <w:pPr>
        <w:shd w:val="clear" w:color="auto" w:fill="D9D9D9" w:themeFill="background1" w:themeFillShade="D9"/>
        <w:spacing w:after="0"/>
        <w:jc w:val="both"/>
        <w:rPr>
          <w:rFonts w:ascii="Courier New" w:hAnsi="Courier New" w:cs="Courier New"/>
          <w:sz w:val="20"/>
          <w:szCs w:val="20"/>
        </w:rPr>
      </w:pPr>
      <w:r w:rsidRPr="00041398">
        <w:rPr>
          <w:rFonts w:ascii="Courier New" w:hAnsi="Courier New" w:cs="Courier New"/>
          <w:sz w:val="20"/>
          <w:szCs w:val="20"/>
        </w:rPr>
        <w:t>Serial.printl(1)</w:t>
      </w:r>
    </w:p>
    <w:p w14:paraId="5D14041F" w14:textId="168722D3" w:rsidR="00041398" w:rsidRPr="00041398" w:rsidRDefault="00041398" w:rsidP="00041398">
      <w:pPr>
        <w:shd w:val="clear" w:color="auto" w:fill="D9D9D9" w:themeFill="background1" w:themeFillShade="D9"/>
        <w:spacing w:after="0"/>
        <w:jc w:val="both"/>
        <w:rPr>
          <w:rFonts w:ascii="Courier New" w:hAnsi="Courier New" w:cs="Courier New"/>
          <w:sz w:val="20"/>
          <w:szCs w:val="20"/>
        </w:rPr>
      </w:pPr>
      <w:r w:rsidRPr="00041398">
        <w:rPr>
          <w:rFonts w:ascii="Courier New" w:hAnsi="Courier New" w:cs="Courier New"/>
          <w:sz w:val="20"/>
          <w:szCs w:val="20"/>
        </w:rPr>
        <w:t>Serial.printl(2)</w:t>
      </w:r>
    </w:p>
    <w:p w14:paraId="63EF11F8" w14:textId="6496111A" w:rsidR="00041398" w:rsidRPr="00041398" w:rsidRDefault="00041398" w:rsidP="00041398">
      <w:pPr>
        <w:shd w:val="clear" w:color="auto" w:fill="D9D9D9" w:themeFill="background1" w:themeFillShade="D9"/>
        <w:spacing w:after="0"/>
        <w:jc w:val="both"/>
        <w:rPr>
          <w:rFonts w:ascii="Courier New" w:hAnsi="Courier New" w:cs="Courier New"/>
          <w:sz w:val="20"/>
          <w:szCs w:val="20"/>
        </w:rPr>
      </w:pPr>
      <w:r w:rsidRPr="00041398">
        <w:rPr>
          <w:rFonts w:ascii="Courier New" w:hAnsi="Courier New" w:cs="Courier New"/>
          <w:sz w:val="20"/>
          <w:szCs w:val="20"/>
        </w:rPr>
        <w:t>Serial.printl(3)</w:t>
      </w:r>
    </w:p>
    <w:p w14:paraId="659148D5" w14:textId="61B9293D" w:rsidR="00041398" w:rsidRPr="00041398" w:rsidRDefault="00041398" w:rsidP="00041398">
      <w:pPr>
        <w:shd w:val="clear" w:color="auto" w:fill="D9D9D9" w:themeFill="background1" w:themeFillShade="D9"/>
        <w:spacing w:after="0"/>
        <w:jc w:val="both"/>
        <w:rPr>
          <w:rFonts w:ascii="Courier New" w:hAnsi="Courier New" w:cs="Courier New"/>
          <w:sz w:val="20"/>
          <w:szCs w:val="20"/>
        </w:rPr>
      </w:pPr>
      <w:r w:rsidRPr="00041398">
        <w:rPr>
          <w:rFonts w:ascii="Courier New" w:hAnsi="Courier New" w:cs="Courier New"/>
          <w:sz w:val="20"/>
          <w:szCs w:val="20"/>
        </w:rPr>
        <w:t>Serial.printl(4)</w:t>
      </w:r>
    </w:p>
    <w:p w14:paraId="11A4093F" w14:textId="3DC2A1E0" w:rsidR="00041398" w:rsidRPr="00041398" w:rsidRDefault="00041398" w:rsidP="00041398">
      <w:pPr>
        <w:shd w:val="clear" w:color="auto" w:fill="D9D9D9" w:themeFill="background1" w:themeFillShade="D9"/>
        <w:spacing w:after="0"/>
        <w:jc w:val="both"/>
        <w:rPr>
          <w:rFonts w:ascii="Courier New" w:hAnsi="Courier New" w:cs="Courier New"/>
          <w:sz w:val="20"/>
          <w:szCs w:val="20"/>
        </w:rPr>
      </w:pPr>
      <w:r w:rsidRPr="00041398">
        <w:rPr>
          <w:rFonts w:ascii="Courier New" w:hAnsi="Courier New" w:cs="Courier New"/>
          <w:sz w:val="20"/>
          <w:szCs w:val="20"/>
        </w:rPr>
        <w:t>Serial.printl(5)</w:t>
      </w:r>
    </w:p>
    <w:p w14:paraId="5D035EA5" w14:textId="2B22A76F" w:rsidR="00041398" w:rsidRPr="00041398" w:rsidRDefault="00041398" w:rsidP="00041398">
      <w:pPr>
        <w:shd w:val="clear" w:color="auto" w:fill="D9D9D9" w:themeFill="background1" w:themeFillShade="D9"/>
        <w:spacing w:after="0"/>
        <w:jc w:val="both"/>
        <w:rPr>
          <w:rFonts w:ascii="Courier New" w:hAnsi="Courier New" w:cs="Courier New"/>
          <w:sz w:val="20"/>
          <w:szCs w:val="20"/>
        </w:rPr>
      </w:pPr>
      <w:r w:rsidRPr="00041398">
        <w:rPr>
          <w:rFonts w:ascii="Courier New" w:hAnsi="Courier New" w:cs="Courier New"/>
          <w:sz w:val="20"/>
          <w:szCs w:val="20"/>
        </w:rPr>
        <w:t>Serial.printl(6)</w:t>
      </w:r>
    </w:p>
    <w:p w14:paraId="43FB6C7B" w14:textId="5C7B83EF" w:rsidR="00041398" w:rsidRPr="00041398" w:rsidRDefault="00041398" w:rsidP="00041398">
      <w:pPr>
        <w:shd w:val="clear" w:color="auto" w:fill="D9D9D9" w:themeFill="background1" w:themeFillShade="D9"/>
        <w:spacing w:after="0"/>
        <w:jc w:val="both"/>
        <w:rPr>
          <w:rFonts w:ascii="Courier New" w:hAnsi="Courier New" w:cs="Courier New"/>
          <w:sz w:val="20"/>
          <w:szCs w:val="20"/>
        </w:rPr>
      </w:pPr>
      <w:r w:rsidRPr="00041398">
        <w:rPr>
          <w:rFonts w:ascii="Courier New" w:hAnsi="Courier New" w:cs="Courier New"/>
          <w:sz w:val="20"/>
          <w:szCs w:val="20"/>
        </w:rPr>
        <w:t>Serial.printl(7)</w:t>
      </w:r>
    </w:p>
    <w:p w14:paraId="1F7D8C3E" w14:textId="438F3114" w:rsidR="00041398" w:rsidRPr="00041398" w:rsidRDefault="00041398" w:rsidP="00041398">
      <w:pPr>
        <w:shd w:val="clear" w:color="auto" w:fill="D9D9D9" w:themeFill="background1" w:themeFillShade="D9"/>
        <w:spacing w:after="0"/>
        <w:jc w:val="both"/>
        <w:rPr>
          <w:rFonts w:ascii="Courier New" w:hAnsi="Courier New" w:cs="Courier New"/>
          <w:sz w:val="20"/>
          <w:szCs w:val="20"/>
        </w:rPr>
      </w:pPr>
      <w:r w:rsidRPr="00041398">
        <w:rPr>
          <w:rFonts w:ascii="Courier New" w:hAnsi="Courier New" w:cs="Courier New"/>
          <w:sz w:val="20"/>
          <w:szCs w:val="20"/>
        </w:rPr>
        <w:t>Serial.printl(8)</w:t>
      </w:r>
    </w:p>
    <w:p w14:paraId="675AA68D" w14:textId="6CC27357" w:rsidR="00041398" w:rsidRPr="00041398" w:rsidRDefault="00041398" w:rsidP="00041398">
      <w:pPr>
        <w:shd w:val="clear" w:color="auto" w:fill="D9D9D9" w:themeFill="background1" w:themeFillShade="D9"/>
        <w:spacing w:after="0"/>
        <w:jc w:val="both"/>
        <w:rPr>
          <w:rFonts w:ascii="Courier New" w:hAnsi="Courier New" w:cs="Courier New"/>
          <w:sz w:val="20"/>
          <w:szCs w:val="20"/>
        </w:rPr>
      </w:pPr>
      <w:r w:rsidRPr="00041398">
        <w:rPr>
          <w:rFonts w:ascii="Courier New" w:hAnsi="Courier New" w:cs="Courier New"/>
          <w:sz w:val="20"/>
          <w:szCs w:val="20"/>
        </w:rPr>
        <w:t>Serial.printl(9)</w:t>
      </w:r>
    </w:p>
    <w:p w14:paraId="1BB46AB5" w14:textId="7ACFD41A" w:rsidR="00041398" w:rsidRPr="00041398" w:rsidRDefault="00041398" w:rsidP="00041398">
      <w:pPr>
        <w:shd w:val="clear" w:color="auto" w:fill="D9D9D9" w:themeFill="background1" w:themeFillShade="D9"/>
        <w:spacing w:after="0"/>
        <w:jc w:val="both"/>
        <w:rPr>
          <w:rFonts w:ascii="Courier New" w:hAnsi="Courier New" w:cs="Courier New"/>
          <w:sz w:val="20"/>
          <w:szCs w:val="20"/>
        </w:rPr>
      </w:pPr>
      <w:r w:rsidRPr="00041398">
        <w:rPr>
          <w:rFonts w:ascii="Courier New" w:hAnsi="Courier New" w:cs="Courier New"/>
          <w:sz w:val="20"/>
          <w:szCs w:val="20"/>
        </w:rPr>
        <w:t>Serial.printl(10)</w:t>
      </w:r>
    </w:p>
    <w:p w14:paraId="71FEF543" w14:textId="0DBDB630" w:rsidR="00041398" w:rsidRDefault="00041398" w:rsidP="00503CAA">
      <w:pPr>
        <w:jc w:val="both"/>
      </w:pPr>
    </w:p>
    <w:p w14:paraId="42030C94" w14:textId="6A0EFC21" w:rsidR="00041398" w:rsidRDefault="00041398" w:rsidP="00041398">
      <w:pPr>
        <w:spacing w:line="360" w:lineRule="auto"/>
        <w:jc w:val="both"/>
      </w:pPr>
      <w:r>
        <w:t xml:space="preserve">Already you can see that there are statements which we keep repeating. The only thing changing is value. Here iteration becomes handy in such situation. </w:t>
      </w:r>
      <w:r w:rsidR="00267FE4">
        <w:t>Figure 3.45</w:t>
      </w:r>
      <w:r>
        <w:t xml:space="preserve"> is </w:t>
      </w:r>
      <w:r w:rsidR="00F6525E">
        <w:t>a</w:t>
      </w:r>
      <w:r>
        <w:t xml:space="preserve"> flowchart diagram to represent an iteration to print first 10 natural numbers.</w:t>
      </w:r>
    </w:p>
    <w:p w14:paraId="68668613" w14:textId="40326683" w:rsidR="00041398" w:rsidRDefault="00041398" w:rsidP="00041398">
      <w:pPr>
        <w:spacing w:line="360" w:lineRule="auto"/>
        <w:jc w:val="both"/>
      </w:pPr>
    </w:p>
    <w:p w14:paraId="2FC9D531" w14:textId="77777777" w:rsidR="006E6428" w:rsidRDefault="00041398" w:rsidP="006E6428">
      <w:pPr>
        <w:keepNext/>
        <w:spacing w:line="360" w:lineRule="auto"/>
        <w:jc w:val="both"/>
      </w:pPr>
      <w:r>
        <w:rPr>
          <w:noProof/>
        </w:rPr>
        <w:lastRenderedPageBreak/>
        <w:drawing>
          <wp:inline distT="0" distB="0" distL="0" distR="0" wp14:anchorId="645AB174" wp14:editId="700A0F4D">
            <wp:extent cx="3248025" cy="4238625"/>
            <wp:effectExtent l="0" t="0" r="0" b="0"/>
            <wp:docPr id="52356" name="Picture 5235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6" name="Picture 52356" descr="A picture containing shape&#10;&#10;Description automatically generated"/>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248025" cy="4238625"/>
                    </a:xfrm>
                    <a:prstGeom prst="rect">
                      <a:avLst/>
                    </a:prstGeom>
                    <a:noFill/>
                    <a:ln>
                      <a:noFill/>
                    </a:ln>
                  </pic:spPr>
                </pic:pic>
              </a:graphicData>
            </a:graphic>
          </wp:inline>
        </w:drawing>
      </w:r>
    </w:p>
    <w:p w14:paraId="689380BC" w14:textId="316D9790" w:rsidR="00041398" w:rsidRPr="006E6428" w:rsidRDefault="006E6428" w:rsidP="006E6428">
      <w:pPr>
        <w:pStyle w:val="Caption"/>
        <w:jc w:val="both"/>
        <w:rPr>
          <w:i w:val="0"/>
          <w:iCs w:val="0"/>
          <w:color w:val="auto"/>
          <w:sz w:val="24"/>
          <w:szCs w:val="24"/>
        </w:rPr>
      </w:pPr>
      <w:r w:rsidRPr="006E6428">
        <w:rPr>
          <w:i w:val="0"/>
          <w:iCs w:val="0"/>
          <w:color w:val="auto"/>
          <w:sz w:val="24"/>
          <w:szCs w:val="24"/>
        </w:rPr>
        <w:t xml:space="preserve">Figure 3. </w:t>
      </w:r>
      <w:r w:rsidRPr="006E6428">
        <w:rPr>
          <w:i w:val="0"/>
          <w:iCs w:val="0"/>
          <w:color w:val="auto"/>
          <w:sz w:val="24"/>
          <w:szCs w:val="24"/>
        </w:rPr>
        <w:fldChar w:fldCharType="begin"/>
      </w:r>
      <w:r w:rsidRPr="006E6428">
        <w:rPr>
          <w:i w:val="0"/>
          <w:iCs w:val="0"/>
          <w:color w:val="auto"/>
          <w:sz w:val="24"/>
          <w:szCs w:val="24"/>
        </w:rPr>
        <w:instrText xml:space="preserve"> SEQ Figure_3. \* ARABIC </w:instrText>
      </w:r>
      <w:r w:rsidRPr="006E6428">
        <w:rPr>
          <w:i w:val="0"/>
          <w:iCs w:val="0"/>
          <w:color w:val="auto"/>
          <w:sz w:val="24"/>
          <w:szCs w:val="24"/>
        </w:rPr>
        <w:fldChar w:fldCharType="separate"/>
      </w:r>
      <w:r w:rsidR="00AF1BF5">
        <w:rPr>
          <w:i w:val="0"/>
          <w:iCs w:val="0"/>
          <w:noProof/>
          <w:color w:val="auto"/>
          <w:sz w:val="24"/>
          <w:szCs w:val="24"/>
        </w:rPr>
        <w:t>45</w:t>
      </w:r>
      <w:r w:rsidRPr="006E6428">
        <w:rPr>
          <w:i w:val="0"/>
          <w:iCs w:val="0"/>
          <w:color w:val="auto"/>
          <w:sz w:val="24"/>
          <w:szCs w:val="24"/>
        </w:rPr>
        <w:fldChar w:fldCharType="end"/>
      </w:r>
      <w:r w:rsidRPr="006E6428">
        <w:rPr>
          <w:i w:val="0"/>
          <w:iCs w:val="0"/>
          <w:color w:val="auto"/>
          <w:sz w:val="24"/>
          <w:szCs w:val="24"/>
        </w:rPr>
        <w:t>: Looping</w:t>
      </w:r>
      <w:r>
        <w:rPr>
          <w:i w:val="0"/>
          <w:iCs w:val="0"/>
          <w:color w:val="auto"/>
          <w:sz w:val="24"/>
          <w:szCs w:val="24"/>
        </w:rPr>
        <w:t xml:space="preserve"> construct </w:t>
      </w:r>
      <w:r w:rsidRPr="006E6428">
        <w:rPr>
          <w:i w:val="0"/>
          <w:iCs w:val="0"/>
          <w:color w:val="auto"/>
          <w:sz w:val="24"/>
          <w:szCs w:val="24"/>
        </w:rPr>
        <w:t>flowchart</w:t>
      </w:r>
    </w:p>
    <w:p w14:paraId="7B60D09C" w14:textId="08AB4F11" w:rsidR="00503CAA" w:rsidRDefault="00041398" w:rsidP="00041398">
      <w:pPr>
        <w:spacing w:line="360" w:lineRule="auto"/>
        <w:jc w:val="both"/>
      </w:pPr>
      <w:r>
        <w:t xml:space="preserve">Even if we were to use sequence construct to represent the above scenario, we will </w:t>
      </w:r>
      <w:r w:rsidR="00B658B7">
        <w:t>need</w:t>
      </w:r>
      <w:r>
        <w:t xml:space="preserve"> more than two pages perhaps.- So in essence, iteration saves resources.</w:t>
      </w:r>
    </w:p>
    <w:p w14:paraId="68EE5C77" w14:textId="7625E964" w:rsidR="00B658B7" w:rsidRDefault="00B658B7" w:rsidP="00B46A92">
      <w:pPr>
        <w:spacing w:after="0" w:line="360" w:lineRule="auto"/>
        <w:jc w:val="both"/>
      </w:pPr>
    </w:p>
    <w:p w14:paraId="27778BBA" w14:textId="41AA4619" w:rsidR="00B658B7" w:rsidRPr="00503CAA" w:rsidRDefault="00B46A92" w:rsidP="00041398">
      <w:pPr>
        <w:spacing w:line="360" w:lineRule="auto"/>
        <w:jc w:val="both"/>
      </w:pPr>
      <w:r>
        <w:t>While one can adopt a specific construct in design and implementation, complex problems will require a mix of all the constructs. Some programs will start with a sequence construct, have some selection and iteration, and end with a sequence structure. There is no pre-set design to be followed when solving problems as solution implementation differs depending on the decomposition of the problem.</w:t>
      </w:r>
    </w:p>
    <w:p w14:paraId="64931C42" w14:textId="77777777" w:rsidR="002B1BC1" w:rsidRPr="009246FE" w:rsidRDefault="002B1BC1" w:rsidP="005F6D4B">
      <w:pPr>
        <w:spacing w:after="0" w:line="240" w:lineRule="auto"/>
        <w:ind w:firstLine="720"/>
        <w:contextualSpacing/>
        <w:jc w:val="both"/>
        <w:rPr>
          <w:lang w:val="en-ZA"/>
        </w:rPr>
      </w:pPr>
    </w:p>
    <w:p w14:paraId="2D4BE55D" w14:textId="5218EAE0" w:rsidR="005F6D4B" w:rsidRDefault="005F6D4B" w:rsidP="006E6630">
      <w:pPr>
        <w:pStyle w:val="Heading3"/>
      </w:pPr>
      <w:r>
        <w:t xml:space="preserve">3.2.4 </w:t>
      </w:r>
      <w:r>
        <w:tab/>
        <w:t xml:space="preserve">Design and develop solutions for specific problems that include computational </w:t>
      </w:r>
      <w:r w:rsidR="00D2723F">
        <w:tab/>
      </w:r>
      <w:r>
        <w:t xml:space="preserve">thinking and applying software engineering principles. </w:t>
      </w:r>
    </w:p>
    <w:p w14:paraId="15AB9067" w14:textId="75CBF905" w:rsidR="00EA715C" w:rsidRDefault="00EA715C" w:rsidP="00A820A2">
      <w:pPr>
        <w:spacing w:after="0" w:line="360" w:lineRule="auto"/>
        <w:contextualSpacing/>
        <w:jc w:val="both"/>
      </w:pPr>
      <w:r w:rsidRPr="00EA715C">
        <w:t xml:space="preserve">To develop predictions using computational thinking, we must first specify </w:t>
      </w:r>
      <w:r>
        <w:t>four</w:t>
      </w:r>
      <w:r w:rsidRPr="00EA715C">
        <w:t xml:space="preserve"> steps</w:t>
      </w:r>
      <w:r>
        <w:t xml:space="preserve"> </w:t>
      </w:r>
      <w:r w:rsidRPr="00EA715C">
        <w:t>connected to the problem and its solution:</w:t>
      </w:r>
    </w:p>
    <w:p w14:paraId="438E26D2" w14:textId="5B46F8E3" w:rsidR="006450DE" w:rsidRPr="006450DE" w:rsidRDefault="006450DE">
      <w:pPr>
        <w:numPr>
          <w:ilvl w:val="0"/>
          <w:numId w:val="239"/>
        </w:numPr>
        <w:spacing w:after="0" w:line="360" w:lineRule="auto"/>
        <w:rPr>
          <w:rFonts w:eastAsia="Times New Roman" w:cs="Times New Roman"/>
          <w:kern w:val="0"/>
          <w:szCs w:val="24"/>
          <w:lang w:val="en-ZA" w:eastAsia="en-ZA"/>
        </w:rPr>
      </w:pPr>
      <w:r w:rsidRPr="006450DE">
        <w:rPr>
          <w:rFonts w:eastAsia="Times New Roman" w:cs="Times New Roman"/>
          <w:kern w:val="0"/>
          <w:szCs w:val="24"/>
          <w:lang w:val="en-ZA" w:eastAsia="en-ZA"/>
        </w:rPr>
        <w:lastRenderedPageBreak/>
        <w:t xml:space="preserve">Decomposition: </w:t>
      </w:r>
      <w:ins w:id="66" w:author="Godwin Pedzisai Dzvapatsva" w:date="2023-03-24T22:38:00Z">
        <w:r w:rsidR="00F90068" w:rsidRPr="00D15B76">
          <w:rPr>
            <w:rStyle w:val="issue-underline"/>
            <w:shd w:val="clear" w:color="auto" w:fill="FFD966" w:themeFill="accent4" w:themeFillTint="99"/>
          </w:rPr>
          <w:t>Creating smaller, more manageable parts of a complex problem or system.</w:t>
        </w:r>
      </w:ins>
      <w:r w:rsidRPr="006450DE">
        <w:rPr>
          <w:rFonts w:eastAsia="Times New Roman" w:cs="Times New Roman"/>
          <w:kern w:val="0"/>
          <w:szCs w:val="24"/>
          <w:lang w:val="en-ZA" w:eastAsia="en-ZA"/>
        </w:rPr>
        <w:t xml:space="preserve"> In some texts, they use the phrase "problem specification." We begin by assessing the problem, stating it precisely, and establishing the solution criteria.</w:t>
      </w:r>
    </w:p>
    <w:p w14:paraId="3F7410EB" w14:textId="77777777" w:rsidR="006450DE" w:rsidRPr="006450DE" w:rsidRDefault="006450DE">
      <w:pPr>
        <w:numPr>
          <w:ilvl w:val="0"/>
          <w:numId w:val="239"/>
        </w:numPr>
        <w:spacing w:after="0" w:line="360" w:lineRule="auto"/>
        <w:rPr>
          <w:rFonts w:eastAsia="Times New Roman" w:cs="Times New Roman"/>
          <w:kern w:val="0"/>
          <w:szCs w:val="24"/>
          <w:lang w:val="en-ZA" w:eastAsia="en-ZA"/>
        </w:rPr>
      </w:pPr>
      <w:r w:rsidRPr="006450DE">
        <w:rPr>
          <w:rFonts w:eastAsia="Times New Roman" w:cs="Times New Roman"/>
          <w:kern w:val="0"/>
          <w:szCs w:val="24"/>
          <w:lang w:val="en-ZA" w:eastAsia="en-ZA"/>
        </w:rPr>
        <w:t>Pattern recognition: looking for similarities among and within problems.</w:t>
      </w:r>
    </w:p>
    <w:p w14:paraId="4B3D553C" w14:textId="038F0E18" w:rsidR="00F90068" w:rsidRDefault="006450DE" w:rsidP="00D15B76">
      <w:pPr>
        <w:pStyle w:val="pb-2"/>
        <w:spacing w:line="360" w:lineRule="auto"/>
        <w:jc w:val="both"/>
        <w:rPr>
          <w:ins w:id="67" w:author="Godwin Pedzisai Dzvapatsva" w:date="2023-03-24T22:39:00Z"/>
        </w:rPr>
      </w:pPr>
      <w:r w:rsidRPr="006450DE">
        <w:t>Abstraction :</w:t>
      </w:r>
      <w:del w:id="68" w:author="Godwin Pedzisai Dzvapatsva" w:date="2023-03-24T22:39:00Z">
        <w:r w:rsidRPr="006450DE" w:rsidDel="00F90068">
          <w:delText xml:space="preserve"> </w:delText>
        </w:r>
      </w:del>
      <w:ins w:id="69" w:author="Godwin Pedzisai Dzvapatsva" w:date="2023-03-24T22:39:00Z">
        <w:r w:rsidR="00F90068" w:rsidRPr="00D15B76">
          <w:rPr>
            <w:shd w:val="clear" w:color="auto" w:fill="FFD966" w:themeFill="accent4" w:themeFillTint="99"/>
          </w:rPr>
          <w:t>An abstraction is a way of focusing only on the most important information, ignoring irrelevant finer details, and using one solution to solve several problems at once</w:t>
        </w:r>
      </w:ins>
      <w:ins w:id="70" w:author="Godwin Pedzisai Dzvapatsva" w:date="2023-03-24T22:40:00Z">
        <w:r w:rsidR="00F90068" w:rsidRPr="00D15B76">
          <w:rPr>
            <w:shd w:val="clear" w:color="auto" w:fill="FFD966" w:themeFill="accent4" w:themeFillTint="99"/>
          </w:rPr>
          <w:t>.</w:t>
        </w:r>
      </w:ins>
    </w:p>
    <w:p w14:paraId="0F832BFC" w14:textId="61CF7FE1" w:rsidR="006450DE" w:rsidRDefault="006450DE">
      <w:pPr>
        <w:numPr>
          <w:ilvl w:val="0"/>
          <w:numId w:val="239"/>
        </w:numPr>
        <w:spacing w:after="0" w:line="360" w:lineRule="auto"/>
        <w:rPr>
          <w:rFonts w:eastAsia="Times New Roman" w:cs="Times New Roman"/>
          <w:kern w:val="0"/>
          <w:szCs w:val="24"/>
          <w:lang w:val="en-ZA" w:eastAsia="en-ZA"/>
        </w:rPr>
      </w:pPr>
      <w:r w:rsidRPr="006450DE">
        <w:rPr>
          <w:rFonts w:eastAsia="Times New Roman" w:cs="Times New Roman"/>
          <w:kern w:val="0"/>
          <w:szCs w:val="24"/>
          <w:lang w:val="en-ZA" w:eastAsia="en-ZA"/>
        </w:rPr>
        <w:t>Algorithms : developing a step-by-step solution to the problem, or the rules to follow to solve the problem.</w:t>
      </w:r>
    </w:p>
    <w:p w14:paraId="7069CC8D" w14:textId="77777777" w:rsidR="006450DE" w:rsidRPr="006450DE" w:rsidRDefault="006450DE" w:rsidP="006450DE">
      <w:pPr>
        <w:spacing w:after="0" w:line="360" w:lineRule="auto"/>
        <w:ind w:left="360"/>
        <w:rPr>
          <w:rFonts w:eastAsia="Times New Roman" w:cs="Times New Roman"/>
          <w:kern w:val="0"/>
          <w:szCs w:val="24"/>
          <w:lang w:val="en-ZA" w:eastAsia="en-ZA"/>
        </w:rPr>
      </w:pPr>
    </w:p>
    <w:p w14:paraId="4CE1E7FD" w14:textId="40EA0BC8" w:rsidR="00BC2952" w:rsidRPr="00D2723F" w:rsidRDefault="00BC2952" w:rsidP="00CA679C">
      <w:pPr>
        <w:spacing w:after="0" w:line="360" w:lineRule="auto"/>
        <w:jc w:val="both"/>
        <w:rPr>
          <w:b/>
          <w:bCs/>
        </w:rPr>
      </w:pPr>
      <w:r w:rsidRPr="00D2723F">
        <w:rPr>
          <w:b/>
          <w:bCs/>
        </w:rPr>
        <w:t>Scenario for computational thinking</w:t>
      </w:r>
    </w:p>
    <w:p w14:paraId="2C3E7B3D" w14:textId="4500BD89" w:rsidR="001E09B8" w:rsidRDefault="00375338" w:rsidP="00CA679C">
      <w:pPr>
        <w:pStyle w:val="NormalWeb"/>
        <w:spacing w:before="0" w:beforeAutospacing="0" w:after="0" w:afterAutospacing="0" w:line="360" w:lineRule="auto"/>
        <w:jc w:val="both"/>
      </w:pPr>
      <w:r>
        <w:t>Computational thinking can help you figure out what to tell the computer to do. Suppose you want to advise a friend on which course to take after school. Your first step would be to look at all the courses you know about. You then use the information you've gathered about your friend's interests and goals. Eliminate all other courses that may be out of reach due to cost or entry requirements. Consider the available courses and which one is "better"—this could be the quickest or the easiest course or one that is on demand. Outline the steps needed to complete the application. This is more like an algorithmic phase. Then you'd follow the step-by-step instructions to assist your friend in making an application for the selected course. In this context, planning is akin to computational thinking, whereas following the application process is analogous to programming.</w:t>
      </w:r>
    </w:p>
    <w:p w14:paraId="7C68F78D" w14:textId="77777777" w:rsidR="00A820A2" w:rsidRDefault="00A820A2" w:rsidP="00CA679C">
      <w:pPr>
        <w:pStyle w:val="NormalWeb"/>
        <w:spacing w:before="0" w:beforeAutospacing="0" w:after="0" w:afterAutospacing="0" w:line="360" w:lineRule="auto"/>
        <w:jc w:val="both"/>
      </w:pPr>
    </w:p>
    <w:p w14:paraId="53AAF72D" w14:textId="066AAE15" w:rsidR="005F6D4B" w:rsidRDefault="005F6D4B" w:rsidP="006E6630">
      <w:pPr>
        <w:pStyle w:val="Heading3"/>
      </w:pPr>
      <w:r>
        <w:t xml:space="preserve">3.2.5 </w:t>
      </w:r>
      <w:r>
        <w:tab/>
        <w:t xml:space="preserve">Explore lists/arrays (storing and accessing a list of numbers and strings) and </w:t>
      </w:r>
      <w:r w:rsidR="00D2723F">
        <w:tab/>
      </w:r>
      <w:r>
        <w:t xml:space="preserve">containers. </w:t>
      </w:r>
    </w:p>
    <w:p w14:paraId="0BEF03FA" w14:textId="554FC729" w:rsidR="004C5CF2" w:rsidRDefault="004C5CF2" w:rsidP="00D2723F">
      <w:pPr>
        <w:spacing w:after="0" w:line="360" w:lineRule="auto"/>
        <w:contextualSpacing/>
        <w:jc w:val="both"/>
      </w:pPr>
      <w:r>
        <w:t>In programming, various collections are used for storing items that have to be stored together.  These are either implemented as arrays or lists. Imagine if we want to store 10 numbers, how do we do it? While variables can be used, you will need 10 variables for the 10 numbers, which has an impact on storage.</w:t>
      </w:r>
    </w:p>
    <w:p w14:paraId="70984682" w14:textId="77777777" w:rsidR="004C5CF2" w:rsidRDefault="004C5CF2" w:rsidP="00D2723F">
      <w:pPr>
        <w:spacing w:after="0" w:line="360" w:lineRule="auto"/>
        <w:contextualSpacing/>
        <w:jc w:val="both"/>
      </w:pPr>
    </w:p>
    <w:p w14:paraId="220B3DA8" w14:textId="6434A422" w:rsidR="007E21E3" w:rsidRPr="009A04DE" w:rsidRDefault="007E21E3" w:rsidP="007E21E3">
      <w:pPr>
        <w:shd w:val="clear" w:color="auto" w:fill="D9D9D9" w:themeFill="background1" w:themeFillShade="D9"/>
        <w:spacing w:after="0" w:line="240" w:lineRule="auto"/>
        <w:contextualSpacing/>
        <w:jc w:val="both"/>
        <w:rPr>
          <w:b/>
          <w:bCs/>
        </w:rPr>
      </w:pPr>
      <w:r w:rsidRPr="009A04DE">
        <w:rPr>
          <w:b/>
          <w:bCs/>
        </w:rPr>
        <w:t>VOCABULARY</w:t>
      </w:r>
    </w:p>
    <w:p w14:paraId="52898ECE" w14:textId="4911A7C6" w:rsidR="007E21E3" w:rsidRDefault="007E21E3" w:rsidP="00F6525E">
      <w:pPr>
        <w:shd w:val="clear" w:color="auto" w:fill="D9D9D9" w:themeFill="background1" w:themeFillShade="D9"/>
        <w:spacing w:after="0" w:line="360" w:lineRule="auto"/>
        <w:contextualSpacing/>
        <w:jc w:val="both"/>
        <w:rPr>
          <w:rFonts w:eastAsia="Times New Roman" w:cs="Times New Roman"/>
          <w:kern w:val="0"/>
          <w:szCs w:val="24"/>
          <w:lang w:val="en-ZA" w:eastAsia="en-ZA"/>
        </w:rPr>
      </w:pPr>
      <w:r w:rsidRPr="007E21E3">
        <w:rPr>
          <w:rFonts w:eastAsia="Times New Roman" w:cs="Times New Roman"/>
          <w:kern w:val="0"/>
          <w:szCs w:val="24"/>
          <w:lang w:val="en-ZA" w:eastAsia="en-ZA"/>
        </w:rPr>
        <w:t>An array can be defined as a group or collection of similar kinds of elements or data items that are stored together in contiguous memory spaces.</w:t>
      </w:r>
    </w:p>
    <w:p w14:paraId="0B6E1287" w14:textId="77A55A61" w:rsidR="00BC6541" w:rsidRDefault="00BC6541" w:rsidP="00E83985">
      <w:pPr>
        <w:spacing w:after="0" w:line="360" w:lineRule="auto"/>
        <w:jc w:val="both"/>
        <w:rPr>
          <w:rFonts w:eastAsia="Times New Roman" w:cs="Times New Roman"/>
          <w:kern w:val="0"/>
          <w:szCs w:val="24"/>
          <w:lang w:val="en-ZA" w:eastAsia="en-ZA"/>
        </w:rPr>
      </w:pPr>
    </w:p>
    <w:p w14:paraId="73CBF2A2" w14:textId="1FEB7C8D" w:rsidR="001A4961" w:rsidRDefault="001A4961" w:rsidP="00E83985">
      <w:pPr>
        <w:spacing w:after="0" w:line="360" w:lineRule="auto"/>
        <w:jc w:val="both"/>
      </w:pPr>
      <w:r w:rsidRPr="001A4961">
        <w:lastRenderedPageBreak/>
        <w:t>To declare an array, define the variable type, specify the name of the array followed by </w:t>
      </w:r>
      <w:r w:rsidRPr="001A4961">
        <w:rPr>
          <w:b/>
          <w:bCs/>
        </w:rPr>
        <w:t>square brackets</w:t>
      </w:r>
      <w:r w:rsidRPr="001A4961">
        <w:t> and specify the number of elements it should store</w:t>
      </w:r>
      <w:r w:rsidR="00942FAA">
        <w:t>.</w:t>
      </w:r>
    </w:p>
    <w:p w14:paraId="2815E8F1" w14:textId="77777777" w:rsidR="00942FAA" w:rsidRDefault="00942FAA" w:rsidP="00E83985">
      <w:pPr>
        <w:spacing w:after="0" w:line="360" w:lineRule="auto"/>
        <w:jc w:val="both"/>
      </w:pPr>
    </w:p>
    <w:p w14:paraId="45809440" w14:textId="497C8A53" w:rsidR="001A4961" w:rsidRPr="001A4961" w:rsidRDefault="001A4961" w:rsidP="009A04DE">
      <w:pPr>
        <w:spacing w:after="0" w:line="240" w:lineRule="auto"/>
        <w:jc w:val="both"/>
        <w:rPr>
          <w:b/>
          <w:bCs/>
        </w:rPr>
      </w:pPr>
      <w:r w:rsidRPr="001A4961">
        <w:rPr>
          <w:b/>
          <w:bCs/>
        </w:rPr>
        <w:t>Syntax</w:t>
      </w:r>
    </w:p>
    <w:p w14:paraId="49D37761" w14:textId="145FA050" w:rsidR="001A4961" w:rsidRPr="001A4961" w:rsidRDefault="001A4961" w:rsidP="00E83985">
      <w:pPr>
        <w:spacing w:after="0" w:line="360" w:lineRule="auto"/>
        <w:jc w:val="both"/>
        <w:rPr>
          <w:i/>
          <w:iCs/>
        </w:rPr>
      </w:pPr>
      <w:r w:rsidRPr="001A4961">
        <w:rPr>
          <w:i/>
          <w:iCs/>
        </w:rPr>
        <w:t>datatype arrayname[size]</w:t>
      </w:r>
    </w:p>
    <w:p w14:paraId="3395D329" w14:textId="4A7CED3D" w:rsidR="001A4961" w:rsidRDefault="001A4961" w:rsidP="00E83985">
      <w:pPr>
        <w:spacing w:after="0" w:line="360" w:lineRule="auto"/>
        <w:jc w:val="both"/>
      </w:pPr>
      <w:r>
        <w:t>int marks[10];</w:t>
      </w:r>
    </w:p>
    <w:p w14:paraId="35A6253D" w14:textId="41EF541A" w:rsidR="009A04DE" w:rsidRDefault="009A04DE" w:rsidP="00E83985">
      <w:pPr>
        <w:spacing w:after="0" w:line="360" w:lineRule="auto"/>
        <w:jc w:val="both"/>
      </w:pPr>
      <w:r>
        <w:t xml:space="preserve">Arrays store </w:t>
      </w:r>
      <w:r w:rsidRPr="001A4961">
        <w:t>multiple values in a single variable, instead of declaring separate variables for each value</w:t>
      </w:r>
      <w:r>
        <w:t>.</w:t>
      </w:r>
    </w:p>
    <w:p w14:paraId="5B4C3A38" w14:textId="3B480816" w:rsidR="001A4961" w:rsidRPr="001A4961" w:rsidRDefault="001A4961" w:rsidP="009A04DE">
      <w:pPr>
        <w:pStyle w:val="NormalWeb"/>
        <w:shd w:val="clear" w:color="auto" w:fill="FFFFFF"/>
        <w:spacing w:before="288" w:beforeAutospacing="0" w:after="288" w:afterAutospacing="0" w:line="360" w:lineRule="auto"/>
        <w:rPr>
          <w:rFonts w:eastAsia="Calibri" w:cs="Basic Roman"/>
          <w:kern w:val="1"/>
          <w:szCs w:val="22"/>
          <w:lang w:val="en-GB" w:eastAsia="zh-CN"/>
        </w:rPr>
      </w:pPr>
      <w:r w:rsidRPr="001A4961">
        <w:rPr>
          <w:rFonts w:eastAsia="Calibri" w:cs="Basic Roman"/>
          <w:kern w:val="1"/>
          <w:szCs w:val="22"/>
          <w:lang w:val="en-GB" w:eastAsia="zh-CN"/>
        </w:rPr>
        <w:t xml:space="preserve">To insert </w:t>
      </w:r>
      <w:r w:rsidR="009A04DE">
        <w:rPr>
          <w:rFonts w:eastAsia="Calibri" w:cs="Basic Roman"/>
          <w:kern w:val="1"/>
          <w:szCs w:val="22"/>
          <w:lang w:val="en-GB" w:eastAsia="zh-CN"/>
        </w:rPr>
        <w:t xml:space="preserve">predefined </w:t>
      </w:r>
      <w:r w:rsidRPr="001A4961">
        <w:rPr>
          <w:rFonts w:eastAsia="Calibri" w:cs="Basic Roman"/>
          <w:kern w:val="1"/>
          <w:szCs w:val="22"/>
          <w:lang w:val="en-GB" w:eastAsia="zh-CN"/>
        </w:rPr>
        <w:t xml:space="preserve">values </w:t>
      </w:r>
      <w:r w:rsidR="009A04DE">
        <w:rPr>
          <w:rFonts w:eastAsia="Calibri" w:cs="Basic Roman"/>
          <w:kern w:val="1"/>
          <w:szCs w:val="22"/>
          <w:lang w:val="en-GB" w:eastAsia="zh-CN"/>
        </w:rPr>
        <w:t>into the array</w:t>
      </w:r>
      <w:r w:rsidRPr="001A4961">
        <w:rPr>
          <w:rFonts w:eastAsia="Calibri" w:cs="Basic Roman"/>
          <w:kern w:val="1"/>
          <w:szCs w:val="22"/>
          <w:lang w:val="en-GB" w:eastAsia="zh-CN"/>
        </w:rPr>
        <w:t>, we can use an array literal - place the values in a comma-separated list, inside curly braces:</w:t>
      </w:r>
    </w:p>
    <w:p w14:paraId="16625056" w14:textId="6C850648" w:rsidR="001A4961" w:rsidRDefault="001A4961" w:rsidP="001A4961">
      <w:pPr>
        <w:spacing w:after="0" w:line="360" w:lineRule="auto"/>
        <w:jc w:val="both"/>
        <w:rPr>
          <w:rStyle w:val="javacolor"/>
          <w:rFonts w:ascii="Consolas" w:hAnsi="Consolas"/>
          <w:color w:val="000000"/>
          <w:sz w:val="23"/>
          <w:szCs w:val="23"/>
        </w:rPr>
      </w:pPr>
      <w:r>
        <w:t>int marks[</w:t>
      </w:r>
      <w:r w:rsidR="00C030A9">
        <w:t>5</w:t>
      </w:r>
      <w:r>
        <w:t>]</w:t>
      </w:r>
      <w:r>
        <w:rPr>
          <w:rStyle w:val="javacolor"/>
          <w:rFonts w:ascii="Consolas" w:hAnsi="Consolas"/>
          <w:color w:val="000000"/>
          <w:sz w:val="23"/>
          <w:szCs w:val="23"/>
        </w:rPr>
        <w:t>= {56,89,64,97,34</w:t>
      </w:r>
      <w:r w:rsidR="00C030A9">
        <w:rPr>
          <w:rStyle w:val="javacolor"/>
          <w:rFonts w:ascii="Consolas" w:hAnsi="Consolas"/>
          <w:color w:val="000000"/>
          <w:sz w:val="23"/>
          <w:szCs w:val="23"/>
        </w:rPr>
        <w:t xml:space="preserve"> </w:t>
      </w:r>
      <w:r w:rsidR="008454DC">
        <w:rPr>
          <w:rStyle w:val="javacolor"/>
          <w:rFonts w:ascii="Consolas" w:hAnsi="Consolas"/>
          <w:color w:val="000000"/>
          <w:sz w:val="23"/>
          <w:szCs w:val="23"/>
        </w:rPr>
        <w:t>}.</w:t>
      </w:r>
    </w:p>
    <w:p w14:paraId="368F83D4" w14:textId="3AC13448" w:rsidR="001A4961" w:rsidRDefault="001A4961" w:rsidP="001A4961">
      <w:pPr>
        <w:spacing w:after="0" w:line="360" w:lineRule="auto"/>
        <w:jc w:val="both"/>
        <w:rPr>
          <w:rStyle w:val="javacolor"/>
          <w:rFonts w:ascii="Consolas" w:hAnsi="Consolas"/>
          <w:color w:val="000000"/>
          <w:sz w:val="23"/>
          <w:szCs w:val="23"/>
        </w:rPr>
      </w:pPr>
    </w:p>
    <w:p w14:paraId="20FF86F3" w14:textId="7B5DCC9C" w:rsidR="001A4961" w:rsidRPr="00DD51A6" w:rsidRDefault="001A4961" w:rsidP="001A4961">
      <w:pPr>
        <w:spacing w:after="0" w:line="360" w:lineRule="auto"/>
        <w:jc w:val="both"/>
        <w:rPr>
          <w:b/>
          <w:bCs/>
        </w:rPr>
      </w:pPr>
      <w:r w:rsidRPr="00DD51A6">
        <w:rPr>
          <w:b/>
          <w:bCs/>
        </w:rPr>
        <w:t>Accessing elements of the array</w:t>
      </w:r>
    </w:p>
    <w:p w14:paraId="332F99C7" w14:textId="16EF1A78" w:rsidR="001A4961" w:rsidRDefault="001A4961" w:rsidP="00E83985">
      <w:pPr>
        <w:spacing w:after="0" w:line="360" w:lineRule="auto"/>
        <w:jc w:val="both"/>
      </w:pPr>
      <w:r w:rsidRPr="001A4961">
        <w:t>Each element of an array in C++ has a corresponding number. The value is referred to as an array index. These indices allow us to access the items of an array.</w:t>
      </w:r>
    </w:p>
    <w:p w14:paraId="6DD73E70" w14:textId="44C9010D" w:rsidR="001A4961" w:rsidRDefault="001A4961" w:rsidP="00E83985">
      <w:pPr>
        <w:spacing w:after="0" w:line="360" w:lineRule="auto"/>
        <w:jc w:val="both"/>
      </w:pPr>
      <w:r w:rsidRPr="001A4961">
        <w:t>Consider the array </w:t>
      </w:r>
      <w:r>
        <w:t>mark which we declared before</w:t>
      </w:r>
      <w:r w:rsidR="00F6525E">
        <w:t xml:space="preserve"> presented in table 3.7</w:t>
      </w:r>
      <w:r w:rsidRPr="001A4961">
        <w:t>.</w:t>
      </w:r>
    </w:p>
    <w:p w14:paraId="3008045B" w14:textId="56A43539" w:rsidR="00F6525E" w:rsidRPr="00F6525E" w:rsidRDefault="00F6525E" w:rsidP="00F6525E">
      <w:pPr>
        <w:pStyle w:val="Caption"/>
        <w:keepNext/>
        <w:rPr>
          <w:i w:val="0"/>
          <w:iCs w:val="0"/>
          <w:color w:val="auto"/>
          <w:sz w:val="24"/>
          <w:szCs w:val="24"/>
        </w:rPr>
      </w:pPr>
      <w:r w:rsidRPr="00F6525E">
        <w:rPr>
          <w:i w:val="0"/>
          <w:iCs w:val="0"/>
          <w:color w:val="auto"/>
          <w:sz w:val="24"/>
          <w:szCs w:val="24"/>
        </w:rPr>
        <w:t xml:space="preserve">Table 3. </w:t>
      </w:r>
      <w:r w:rsidRPr="00F6525E">
        <w:rPr>
          <w:i w:val="0"/>
          <w:iCs w:val="0"/>
          <w:color w:val="auto"/>
          <w:sz w:val="24"/>
          <w:szCs w:val="24"/>
        </w:rPr>
        <w:fldChar w:fldCharType="begin"/>
      </w:r>
      <w:r w:rsidRPr="00F6525E">
        <w:rPr>
          <w:i w:val="0"/>
          <w:iCs w:val="0"/>
          <w:color w:val="auto"/>
          <w:sz w:val="24"/>
          <w:szCs w:val="24"/>
        </w:rPr>
        <w:instrText xml:space="preserve"> SEQ Table_3. \* ARABIC </w:instrText>
      </w:r>
      <w:r w:rsidRPr="00F6525E">
        <w:rPr>
          <w:i w:val="0"/>
          <w:iCs w:val="0"/>
          <w:color w:val="auto"/>
          <w:sz w:val="24"/>
          <w:szCs w:val="24"/>
        </w:rPr>
        <w:fldChar w:fldCharType="separate"/>
      </w:r>
      <w:r w:rsidRPr="00F6525E">
        <w:rPr>
          <w:i w:val="0"/>
          <w:iCs w:val="0"/>
          <w:noProof/>
          <w:color w:val="auto"/>
          <w:sz w:val="24"/>
          <w:szCs w:val="24"/>
        </w:rPr>
        <w:t>7</w:t>
      </w:r>
      <w:r w:rsidRPr="00F6525E">
        <w:rPr>
          <w:i w:val="0"/>
          <w:iCs w:val="0"/>
          <w:color w:val="auto"/>
          <w:sz w:val="24"/>
          <w:szCs w:val="24"/>
        </w:rPr>
        <w:fldChar w:fldCharType="end"/>
      </w:r>
      <w:r w:rsidRPr="00F6525E">
        <w:rPr>
          <w:i w:val="0"/>
          <w:iCs w:val="0"/>
          <w:color w:val="auto"/>
          <w:sz w:val="24"/>
          <w:szCs w:val="24"/>
        </w:rPr>
        <w:t>: Array Index</w:t>
      </w:r>
    </w:p>
    <w:tbl>
      <w:tblPr>
        <w:tblStyle w:val="TableGrid"/>
        <w:tblW w:w="0" w:type="auto"/>
        <w:tblLook w:val="04A0" w:firstRow="1" w:lastRow="0" w:firstColumn="1" w:lastColumn="0" w:noHBand="0" w:noVBand="1"/>
      </w:tblPr>
      <w:tblGrid>
        <w:gridCol w:w="989"/>
        <w:gridCol w:w="989"/>
        <w:gridCol w:w="989"/>
        <w:gridCol w:w="989"/>
        <w:gridCol w:w="989"/>
      </w:tblGrid>
      <w:tr w:rsidR="00C030A9" w14:paraId="2E42879F" w14:textId="77777777" w:rsidTr="00F6525E">
        <w:tc>
          <w:tcPr>
            <w:tcW w:w="989" w:type="dxa"/>
          </w:tcPr>
          <w:p w14:paraId="3DA7A12A" w14:textId="15903246" w:rsidR="00C030A9" w:rsidRDefault="00C030A9" w:rsidP="00E83985">
            <w:pPr>
              <w:spacing w:after="0" w:line="360" w:lineRule="auto"/>
              <w:jc w:val="both"/>
            </w:pPr>
            <w:r>
              <w:t>mark[0]</w:t>
            </w:r>
          </w:p>
        </w:tc>
        <w:tc>
          <w:tcPr>
            <w:tcW w:w="989" w:type="dxa"/>
          </w:tcPr>
          <w:p w14:paraId="62DEAD8F" w14:textId="16F3EFE7" w:rsidR="00C030A9" w:rsidRDefault="00C030A9" w:rsidP="00E83985">
            <w:pPr>
              <w:spacing w:after="0" w:line="360" w:lineRule="auto"/>
              <w:jc w:val="both"/>
            </w:pPr>
            <w:r>
              <w:t>mark[1]</w:t>
            </w:r>
          </w:p>
        </w:tc>
        <w:tc>
          <w:tcPr>
            <w:tcW w:w="989" w:type="dxa"/>
          </w:tcPr>
          <w:p w14:paraId="13B536F8" w14:textId="6F5787D8" w:rsidR="00C030A9" w:rsidRDefault="00C030A9" w:rsidP="00E83985">
            <w:pPr>
              <w:spacing w:after="0" w:line="360" w:lineRule="auto"/>
              <w:jc w:val="both"/>
            </w:pPr>
            <w:r>
              <w:t>mark[2]</w:t>
            </w:r>
          </w:p>
        </w:tc>
        <w:tc>
          <w:tcPr>
            <w:tcW w:w="989" w:type="dxa"/>
          </w:tcPr>
          <w:p w14:paraId="2A0A90C7" w14:textId="77701A75" w:rsidR="00C030A9" w:rsidRDefault="00C030A9" w:rsidP="008454DC">
            <w:pPr>
              <w:spacing w:after="0" w:line="240" w:lineRule="auto"/>
              <w:jc w:val="both"/>
            </w:pPr>
            <w:r>
              <w:t>mark[3]</w:t>
            </w:r>
          </w:p>
        </w:tc>
        <w:tc>
          <w:tcPr>
            <w:tcW w:w="989" w:type="dxa"/>
          </w:tcPr>
          <w:p w14:paraId="7260DD1C" w14:textId="6A784806" w:rsidR="00C030A9" w:rsidRDefault="00C030A9" w:rsidP="008454DC">
            <w:pPr>
              <w:spacing w:after="0" w:line="240" w:lineRule="auto"/>
              <w:jc w:val="both"/>
            </w:pPr>
            <w:r>
              <w:t>mark[4]</w:t>
            </w:r>
          </w:p>
        </w:tc>
      </w:tr>
      <w:tr w:rsidR="00C030A9" w14:paraId="0E48E097" w14:textId="77777777" w:rsidTr="00F6525E">
        <w:tc>
          <w:tcPr>
            <w:tcW w:w="989" w:type="dxa"/>
            <w:shd w:val="clear" w:color="auto" w:fill="D9D9D9" w:themeFill="background1" w:themeFillShade="D9"/>
          </w:tcPr>
          <w:p w14:paraId="4959B408" w14:textId="4CC63F84" w:rsidR="00C030A9" w:rsidRDefault="00C030A9" w:rsidP="00E83985">
            <w:pPr>
              <w:spacing w:after="0" w:line="360" w:lineRule="auto"/>
              <w:jc w:val="both"/>
            </w:pPr>
            <w:r>
              <w:t>56</w:t>
            </w:r>
          </w:p>
        </w:tc>
        <w:tc>
          <w:tcPr>
            <w:tcW w:w="989" w:type="dxa"/>
            <w:shd w:val="clear" w:color="auto" w:fill="D9D9D9" w:themeFill="background1" w:themeFillShade="D9"/>
          </w:tcPr>
          <w:p w14:paraId="115C6582" w14:textId="768E8075" w:rsidR="00C030A9" w:rsidRDefault="00C030A9" w:rsidP="00E83985">
            <w:pPr>
              <w:spacing w:after="0" w:line="360" w:lineRule="auto"/>
              <w:jc w:val="both"/>
            </w:pPr>
            <w:r>
              <w:t>89</w:t>
            </w:r>
          </w:p>
        </w:tc>
        <w:tc>
          <w:tcPr>
            <w:tcW w:w="989" w:type="dxa"/>
            <w:shd w:val="clear" w:color="auto" w:fill="D9D9D9" w:themeFill="background1" w:themeFillShade="D9"/>
          </w:tcPr>
          <w:p w14:paraId="20AEF476" w14:textId="454DF678" w:rsidR="00C030A9" w:rsidRDefault="00C030A9" w:rsidP="00E83985">
            <w:pPr>
              <w:spacing w:after="0" w:line="360" w:lineRule="auto"/>
              <w:jc w:val="both"/>
            </w:pPr>
            <w:r>
              <w:t>64</w:t>
            </w:r>
          </w:p>
        </w:tc>
        <w:tc>
          <w:tcPr>
            <w:tcW w:w="989" w:type="dxa"/>
            <w:shd w:val="clear" w:color="auto" w:fill="D9D9D9" w:themeFill="background1" w:themeFillShade="D9"/>
          </w:tcPr>
          <w:p w14:paraId="72E50A3D" w14:textId="0D190B9C" w:rsidR="00C030A9" w:rsidRDefault="00C030A9" w:rsidP="008454DC">
            <w:pPr>
              <w:spacing w:after="0" w:line="240" w:lineRule="auto"/>
              <w:jc w:val="both"/>
            </w:pPr>
            <w:r>
              <w:t>97</w:t>
            </w:r>
          </w:p>
        </w:tc>
        <w:tc>
          <w:tcPr>
            <w:tcW w:w="989" w:type="dxa"/>
            <w:shd w:val="clear" w:color="auto" w:fill="D9D9D9" w:themeFill="background1" w:themeFillShade="D9"/>
          </w:tcPr>
          <w:p w14:paraId="57C6A8EA" w14:textId="4E1C3CE6" w:rsidR="00C030A9" w:rsidRDefault="00C030A9" w:rsidP="008454DC">
            <w:pPr>
              <w:spacing w:after="0" w:line="240" w:lineRule="auto"/>
              <w:jc w:val="both"/>
            </w:pPr>
            <w:r>
              <w:t>34</w:t>
            </w:r>
          </w:p>
        </w:tc>
      </w:tr>
      <w:tr w:rsidR="00C030A9" w14:paraId="0A22CA1E" w14:textId="77777777" w:rsidTr="00F6525E">
        <w:tc>
          <w:tcPr>
            <w:tcW w:w="989" w:type="dxa"/>
          </w:tcPr>
          <w:p w14:paraId="6FC98283" w14:textId="6B44F21F" w:rsidR="00C030A9" w:rsidRDefault="00C030A9" w:rsidP="00E83985">
            <w:pPr>
              <w:spacing w:after="0" w:line="360" w:lineRule="auto"/>
              <w:jc w:val="both"/>
            </w:pPr>
            <w:r>
              <w:t>0</w:t>
            </w:r>
          </w:p>
        </w:tc>
        <w:tc>
          <w:tcPr>
            <w:tcW w:w="989" w:type="dxa"/>
          </w:tcPr>
          <w:p w14:paraId="20A0DB1F" w14:textId="4F09808D" w:rsidR="00C030A9" w:rsidRDefault="00C030A9" w:rsidP="00E83985">
            <w:pPr>
              <w:spacing w:after="0" w:line="360" w:lineRule="auto"/>
              <w:jc w:val="both"/>
            </w:pPr>
            <w:r>
              <w:t>1</w:t>
            </w:r>
          </w:p>
        </w:tc>
        <w:tc>
          <w:tcPr>
            <w:tcW w:w="989" w:type="dxa"/>
          </w:tcPr>
          <w:p w14:paraId="5602EDBB" w14:textId="3A9593A4" w:rsidR="00C030A9" w:rsidRDefault="00C030A9" w:rsidP="00E83985">
            <w:pPr>
              <w:spacing w:after="0" w:line="360" w:lineRule="auto"/>
              <w:jc w:val="both"/>
            </w:pPr>
            <w:r>
              <w:t>2</w:t>
            </w:r>
          </w:p>
        </w:tc>
        <w:tc>
          <w:tcPr>
            <w:tcW w:w="989" w:type="dxa"/>
          </w:tcPr>
          <w:p w14:paraId="496704FC" w14:textId="174DBC11" w:rsidR="00C030A9" w:rsidRDefault="00C030A9" w:rsidP="008454DC">
            <w:pPr>
              <w:spacing w:after="0" w:line="240" w:lineRule="auto"/>
              <w:jc w:val="both"/>
            </w:pPr>
            <w:r>
              <w:t>3</w:t>
            </w:r>
          </w:p>
        </w:tc>
        <w:tc>
          <w:tcPr>
            <w:tcW w:w="989" w:type="dxa"/>
          </w:tcPr>
          <w:p w14:paraId="10372086" w14:textId="1C34A894" w:rsidR="00C030A9" w:rsidRDefault="00C030A9" w:rsidP="008454DC">
            <w:pPr>
              <w:spacing w:after="0" w:line="240" w:lineRule="auto"/>
              <w:jc w:val="both"/>
            </w:pPr>
            <w:r>
              <w:t>4</w:t>
            </w:r>
          </w:p>
        </w:tc>
      </w:tr>
    </w:tbl>
    <w:p w14:paraId="44C65DCF" w14:textId="77777777" w:rsidR="001A4961" w:rsidRDefault="001A4961" w:rsidP="00E83985">
      <w:pPr>
        <w:spacing w:after="0" w:line="360" w:lineRule="auto"/>
        <w:jc w:val="both"/>
      </w:pPr>
    </w:p>
    <w:p w14:paraId="4DBE580E" w14:textId="3A4C7171" w:rsidR="001A4961" w:rsidRDefault="00C030A9" w:rsidP="00E83985">
      <w:pPr>
        <w:spacing w:after="0" w:line="360" w:lineRule="auto"/>
        <w:jc w:val="both"/>
      </w:pPr>
      <w:r>
        <w:t xml:space="preserve">The indices start at position 0. </w:t>
      </w:r>
      <w:r w:rsidR="008454DC">
        <w:t>So,</w:t>
      </w:r>
      <w:r>
        <w:t xml:space="preserve"> the number of indices is always 1 less than the size of the array. For example, on the small table to access value 64, we would write:</w:t>
      </w:r>
    </w:p>
    <w:p w14:paraId="7D37D24F" w14:textId="0460D543" w:rsidR="00C030A9" w:rsidRDefault="00C030A9" w:rsidP="00E83985">
      <w:pPr>
        <w:spacing w:after="0" w:line="360" w:lineRule="auto"/>
        <w:jc w:val="both"/>
      </w:pPr>
      <w:r>
        <w:t>mark[2]</w:t>
      </w:r>
      <w:r w:rsidR="008454DC">
        <w:t>;</w:t>
      </w:r>
    </w:p>
    <w:p w14:paraId="11E224AA" w14:textId="13F72D43" w:rsidR="00631872" w:rsidRDefault="00631872" w:rsidP="00631872">
      <w:pPr>
        <w:pStyle w:val="NormalWeb"/>
      </w:pPr>
      <w:r w:rsidRPr="00E051B2">
        <w:rPr>
          <w:b/>
          <w:bCs/>
          <w:color w:val="252525"/>
        </w:rPr>
        <w:t>EXAMPLE 3.2</w:t>
      </w:r>
      <w:r>
        <w:rPr>
          <w:b/>
          <w:bCs/>
          <w:color w:val="252525"/>
        </w:rPr>
        <w:t>9</w:t>
      </w:r>
    </w:p>
    <w:p w14:paraId="4A5F1841" w14:textId="77777777" w:rsidR="008454DC" w:rsidRDefault="008454DC" w:rsidP="008454DC">
      <w:pPr>
        <w:shd w:val="clear" w:color="auto" w:fill="1F272A"/>
        <w:spacing w:after="0" w:line="240" w:lineRule="auto"/>
        <w:rPr>
          <w:rFonts w:ascii="Consolas" w:eastAsia="Times New Roman" w:hAnsi="Consolas" w:cs="Times New Roman"/>
          <w:color w:val="DAE3E3"/>
          <w:kern w:val="0"/>
          <w:sz w:val="21"/>
          <w:szCs w:val="21"/>
          <w:lang w:val="en-ZA" w:eastAsia="en-ZA"/>
        </w:rPr>
      </w:pPr>
      <w:r>
        <w:rPr>
          <w:rFonts w:ascii="Consolas" w:hAnsi="Consolas"/>
          <w:color w:val="7F8C8D"/>
          <w:sz w:val="21"/>
          <w:szCs w:val="21"/>
        </w:rPr>
        <w:t>//declaring the array</w:t>
      </w:r>
    </w:p>
    <w:p w14:paraId="3D3247A9" w14:textId="6989F728" w:rsidR="008454DC" w:rsidRDefault="008454DC" w:rsidP="008454DC">
      <w:pPr>
        <w:shd w:val="clear" w:color="auto" w:fill="1F272A"/>
        <w:spacing w:after="0" w:line="240" w:lineRule="auto"/>
        <w:rPr>
          <w:rFonts w:ascii="Consolas" w:hAnsi="Consolas"/>
          <w:color w:val="DAE3E3"/>
          <w:sz w:val="21"/>
          <w:szCs w:val="21"/>
        </w:rPr>
      </w:pPr>
      <w:r>
        <w:rPr>
          <w:rFonts w:ascii="Consolas" w:hAnsi="Consolas"/>
          <w:color w:val="DAE3E3"/>
          <w:sz w:val="21"/>
          <w:szCs w:val="21"/>
        </w:rPr>
        <w:t xml:space="preserve">  </w:t>
      </w:r>
      <w:r>
        <w:rPr>
          <w:rFonts w:ascii="Consolas" w:hAnsi="Consolas"/>
          <w:color w:val="0CA1A6"/>
          <w:sz w:val="21"/>
          <w:szCs w:val="21"/>
        </w:rPr>
        <w:t>int</w:t>
      </w:r>
      <w:r>
        <w:rPr>
          <w:rFonts w:ascii="Consolas" w:hAnsi="Consolas"/>
          <w:color w:val="DAE3E3"/>
          <w:sz w:val="21"/>
          <w:szCs w:val="21"/>
        </w:rPr>
        <w:t xml:space="preserve"> </w:t>
      </w:r>
      <w:r>
        <w:rPr>
          <w:rFonts w:ascii="Consolas" w:hAnsi="Consolas"/>
          <w:color w:val="F39C12"/>
          <w:sz w:val="21"/>
          <w:szCs w:val="21"/>
        </w:rPr>
        <w:t>mark</w:t>
      </w:r>
      <w:r w:rsidR="00933320">
        <w:rPr>
          <w:rFonts w:ascii="Consolas" w:hAnsi="Consolas"/>
          <w:color w:val="F39C12"/>
          <w:sz w:val="21"/>
          <w:szCs w:val="21"/>
        </w:rPr>
        <w:t>s</w:t>
      </w:r>
      <w:r>
        <w:rPr>
          <w:rFonts w:ascii="Consolas" w:hAnsi="Consolas"/>
          <w:color w:val="DAE3E3"/>
          <w:sz w:val="21"/>
          <w:szCs w:val="21"/>
        </w:rPr>
        <w:t>[</w:t>
      </w:r>
      <w:r>
        <w:rPr>
          <w:rFonts w:ascii="Consolas" w:hAnsi="Consolas"/>
          <w:color w:val="7FCBCD"/>
          <w:sz w:val="21"/>
          <w:szCs w:val="21"/>
        </w:rPr>
        <w:t>5</w:t>
      </w:r>
      <w:r>
        <w:rPr>
          <w:rFonts w:ascii="Consolas" w:hAnsi="Consolas"/>
          <w:color w:val="DAE3E3"/>
          <w:sz w:val="21"/>
          <w:szCs w:val="21"/>
        </w:rPr>
        <w:t>]={</w:t>
      </w:r>
      <w:r>
        <w:rPr>
          <w:rFonts w:ascii="Consolas" w:hAnsi="Consolas"/>
          <w:color w:val="7FCBCD"/>
          <w:sz w:val="21"/>
          <w:szCs w:val="21"/>
        </w:rPr>
        <w:t>56</w:t>
      </w:r>
      <w:r>
        <w:rPr>
          <w:rFonts w:ascii="Consolas" w:hAnsi="Consolas"/>
          <w:color w:val="DAE3E3"/>
          <w:sz w:val="21"/>
          <w:szCs w:val="21"/>
        </w:rPr>
        <w:t>,</w:t>
      </w:r>
      <w:r>
        <w:rPr>
          <w:rFonts w:ascii="Consolas" w:hAnsi="Consolas"/>
          <w:color w:val="7FCBCD"/>
          <w:sz w:val="21"/>
          <w:szCs w:val="21"/>
        </w:rPr>
        <w:t>89</w:t>
      </w:r>
      <w:r>
        <w:rPr>
          <w:rFonts w:ascii="Consolas" w:hAnsi="Consolas"/>
          <w:color w:val="DAE3E3"/>
          <w:sz w:val="21"/>
          <w:szCs w:val="21"/>
        </w:rPr>
        <w:t>,</w:t>
      </w:r>
      <w:r>
        <w:rPr>
          <w:rFonts w:ascii="Consolas" w:hAnsi="Consolas"/>
          <w:color w:val="7FCBCD"/>
          <w:sz w:val="21"/>
          <w:szCs w:val="21"/>
        </w:rPr>
        <w:t>64</w:t>
      </w:r>
      <w:r>
        <w:rPr>
          <w:rFonts w:ascii="Consolas" w:hAnsi="Consolas"/>
          <w:color w:val="DAE3E3"/>
          <w:sz w:val="21"/>
          <w:szCs w:val="21"/>
        </w:rPr>
        <w:t>,</w:t>
      </w:r>
      <w:r>
        <w:rPr>
          <w:rFonts w:ascii="Consolas" w:hAnsi="Consolas"/>
          <w:color w:val="7FCBCD"/>
          <w:sz w:val="21"/>
          <w:szCs w:val="21"/>
        </w:rPr>
        <w:t>97</w:t>
      </w:r>
      <w:r>
        <w:rPr>
          <w:rFonts w:ascii="Consolas" w:hAnsi="Consolas"/>
          <w:color w:val="DAE3E3"/>
          <w:sz w:val="21"/>
          <w:szCs w:val="21"/>
        </w:rPr>
        <w:t>,</w:t>
      </w:r>
      <w:r>
        <w:rPr>
          <w:rFonts w:ascii="Consolas" w:hAnsi="Consolas"/>
          <w:color w:val="7FCBCD"/>
          <w:sz w:val="21"/>
          <w:szCs w:val="21"/>
        </w:rPr>
        <w:t>34</w:t>
      </w:r>
      <w:r>
        <w:rPr>
          <w:rFonts w:ascii="Consolas" w:hAnsi="Consolas"/>
          <w:color w:val="DAE3E3"/>
          <w:sz w:val="21"/>
          <w:szCs w:val="21"/>
        </w:rPr>
        <w:t xml:space="preserve"> };</w:t>
      </w:r>
    </w:p>
    <w:p w14:paraId="4CF3F443" w14:textId="77777777" w:rsidR="008454DC" w:rsidRDefault="008454DC" w:rsidP="008454DC">
      <w:pPr>
        <w:shd w:val="clear" w:color="auto" w:fill="1F272A"/>
        <w:spacing w:after="0" w:line="240" w:lineRule="auto"/>
        <w:rPr>
          <w:rFonts w:ascii="Consolas" w:hAnsi="Consolas"/>
          <w:color w:val="DAE3E3"/>
          <w:sz w:val="21"/>
          <w:szCs w:val="21"/>
        </w:rPr>
      </w:pPr>
      <w:r>
        <w:rPr>
          <w:rFonts w:ascii="Consolas" w:hAnsi="Consolas"/>
          <w:color w:val="0CA1A6"/>
          <w:sz w:val="21"/>
          <w:szCs w:val="21"/>
        </w:rPr>
        <w:t>void</w:t>
      </w:r>
      <w:r>
        <w:rPr>
          <w:rFonts w:ascii="Consolas" w:hAnsi="Consolas"/>
          <w:color w:val="DAE3E3"/>
          <w:sz w:val="21"/>
          <w:szCs w:val="21"/>
        </w:rPr>
        <w:t xml:space="preserve"> </w:t>
      </w:r>
      <w:r>
        <w:rPr>
          <w:rFonts w:ascii="Consolas" w:hAnsi="Consolas"/>
          <w:color w:val="F39C12"/>
          <w:sz w:val="21"/>
          <w:szCs w:val="21"/>
        </w:rPr>
        <w:t>setup</w:t>
      </w:r>
      <w:r>
        <w:rPr>
          <w:rFonts w:ascii="Consolas" w:hAnsi="Consolas"/>
          <w:color w:val="DAE3E3"/>
          <w:sz w:val="21"/>
          <w:szCs w:val="21"/>
        </w:rPr>
        <w:t>() {</w:t>
      </w:r>
    </w:p>
    <w:p w14:paraId="45EE8E53" w14:textId="77777777" w:rsidR="008454DC" w:rsidRDefault="008454DC" w:rsidP="008454DC">
      <w:pPr>
        <w:shd w:val="clear" w:color="auto" w:fill="1F272A"/>
        <w:spacing w:after="0" w:line="240" w:lineRule="auto"/>
        <w:rPr>
          <w:rFonts w:ascii="Consolas" w:hAnsi="Consolas"/>
          <w:color w:val="DAE3E3"/>
          <w:sz w:val="21"/>
          <w:szCs w:val="21"/>
        </w:rPr>
      </w:pPr>
      <w:r>
        <w:rPr>
          <w:rFonts w:ascii="Consolas" w:hAnsi="Consolas"/>
          <w:color w:val="7F8C8D"/>
          <w:sz w:val="21"/>
          <w:szCs w:val="21"/>
        </w:rPr>
        <w:t>  // put your setup code here, to run once:</w:t>
      </w:r>
    </w:p>
    <w:p w14:paraId="6BD6D3C7" w14:textId="77777777" w:rsidR="008454DC" w:rsidRDefault="008454DC" w:rsidP="008454DC">
      <w:pPr>
        <w:shd w:val="clear" w:color="auto" w:fill="1F272A"/>
        <w:spacing w:line="240" w:lineRule="auto"/>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begin</w:t>
      </w:r>
      <w:r>
        <w:rPr>
          <w:rFonts w:ascii="Consolas" w:hAnsi="Consolas"/>
          <w:color w:val="DAE3E3"/>
          <w:sz w:val="21"/>
          <w:szCs w:val="21"/>
        </w:rPr>
        <w:t>(</w:t>
      </w:r>
      <w:r>
        <w:rPr>
          <w:rFonts w:ascii="Consolas" w:hAnsi="Consolas"/>
          <w:color w:val="7FCBCD"/>
          <w:sz w:val="21"/>
          <w:szCs w:val="21"/>
        </w:rPr>
        <w:t>9600</w:t>
      </w:r>
      <w:r>
        <w:rPr>
          <w:rFonts w:ascii="Consolas" w:hAnsi="Consolas"/>
          <w:color w:val="DAE3E3"/>
          <w:sz w:val="21"/>
          <w:szCs w:val="21"/>
        </w:rPr>
        <w:t>);</w:t>
      </w:r>
    </w:p>
    <w:p w14:paraId="2B875A07" w14:textId="525A3401" w:rsidR="008454DC" w:rsidRDefault="008454DC" w:rsidP="008454DC">
      <w:pPr>
        <w:shd w:val="clear" w:color="auto" w:fill="1F272A"/>
        <w:spacing w:after="0" w:line="240" w:lineRule="auto"/>
        <w:rPr>
          <w:rFonts w:ascii="Consolas" w:hAnsi="Consolas"/>
          <w:color w:val="DAE3E3"/>
          <w:sz w:val="21"/>
          <w:szCs w:val="21"/>
        </w:rPr>
      </w:pPr>
      <w:r>
        <w:rPr>
          <w:rFonts w:ascii="Consolas" w:hAnsi="Consolas"/>
          <w:color w:val="DAE3E3"/>
          <w:sz w:val="21"/>
          <w:szCs w:val="21"/>
        </w:rPr>
        <w:t xml:space="preserve">  </w:t>
      </w:r>
      <w:r>
        <w:rPr>
          <w:rFonts w:ascii="Consolas" w:hAnsi="Consolas"/>
          <w:color w:val="F39C12"/>
          <w:sz w:val="21"/>
          <w:szCs w:val="21"/>
        </w:rPr>
        <w:t>Serial</w:t>
      </w:r>
      <w:r>
        <w:rPr>
          <w:rFonts w:ascii="Consolas" w:hAnsi="Consolas"/>
          <w:color w:val="DAE3E3"/>
          <w:sz w:val="21"/>
          <w:szCs w:val="21"/>
        </w:rPr>
        <w:t>.</w:t>
      </w:r>
      <w:r>
        <w:rPr>
          <w:rFonts w:ascii="Consolas" w:hAnsi="Consolas"/>
          <w:color w:val="F39C12"/>
          <w:sz w:val="21"/>
          <w:szCs w:val="21"/>
        </w:rPr>
        <w:t>print</w:t>
      </w:r>
      <w:r>
        <w:rPr>
          <w:rFonts w:ascii="Consolas" w:hAnsi="Consolas"/>
          <w:color w:val="DAE3E3"/>
          <w:sz w:val="21"/>
          <w:szCs w:val="21"/>
        </w:rPr>
        <w:t>(</w:t>
      </w:r>
      <w:r>
        <w:rPr>
          <w:rFonts w:ascii="Consolas" w:hAnsi="Consolas"/>
          <w:color w:val="F39C12"/>
          <w:sz w:val="21"/>
          <w:szCs w:val="21"/>
        </w:rPr>
        <w:t>mark</w:t>
      </w:r>
      <w:r w:rsidR="00933320">
        <w:rPr>
          <w:rFonts w:ascii="Consolas" w:hAnsi="Consolas"/>
          <w:color w:val="F39C12"/>
          <w:sz w:val="21"/>
          <w:szCs w:val="21"/>
        </w:rPr>
        <w:t>s</w:t>
      </w:r>
      <w:r>
        <w:rPr>
          <w:rFonts w:ascii="Consolas" w:hAnsi="Consolas"/>
          <w:color w:val="DAE3E3"/>
          <w:sz w:val="21"/>
          <w:szCs w:val="21"/>
        </w:rPr>
        <w:t>[</w:t>
      </w:r>
      <w:r>
        <w:rPr>
          <w:rFonts w:ascii="Consolas" w:hAnsi="Consolas"/>
          <w:color w:val="7FCBCD"/>
          <w:sz w:val="21"/>
          <w:szCs w:val="21"/>
        </w:rPr>
        <w:t>2</w:t>
      </w:r>
      <w:r>
        <w:rPr>
          <w:rFonts w:ascii="Consolas" w:hAnsi="Consolas"/>
          <w:color w:val="DAE3E3"/>
          <w:sz w:val="21"/>
          <w:szCs w:val="21"/>
        </w:rPr>
        <w:t>]);</w:t>
      </w:r>
    </w:p>
    <w:p w14:paraId="02958534" w14:textId="77777777" w:rsidR="008454DC" w:rsidRDefault="008454DC" w:rsidP="008454DC">
      <w:pPr>
        <w:shd w:val="clear" w:color="auto" w:fill="1F272A"/>
        <w:spacing w:line="240" w:lineRule="auto"/>
        <w:rPr>
          <w:rFonts w:ascii="Consolas" w:hAnsi="Consolas"/>
          <w:color w:val="DAE3E3"/>
          <w:sz w:val="21"/>
          <w:szCs w:val="21"/>
        </w:rPr>
      </w:pPr>
      <w:r>
        <w:rPr>
          <w:rFonts w:ascii="Consolas" w:hAnsi="Consolas"/>
          <w:color w:val="DAE3E3"/>
          <w:sz w:val="21"/>
          <w:szCs w:val="21"/>
        </w:rPr>
        <w:t>}</w:t>
      </w:r>
    </w:p>
    <w:p w14:paraId="237DA7D0" w14:textId="20E13969" w:rsidR="008454DC" w:rsidDel="004F52F0" w:rsidRDefault="008454DC" w:rsidP="008454DC">
      <w:pPr>
        <w:shd w:val="clear" w:color="auto" w:fill="1F272A"/>
        <w:spacing w:line="240" w:lineRule="auto"/>
        <w:rPr>
          <w:del w:id="71" w:author="Godwin Pedzisai Dzvapatsva" w:date="2023-03-24T22:36:00Z"/>
          <w:rFonts w:ascii="Consolas" w:hAnsi="Consolas"/>
          <w:color w:val="DAE3E3"/>
          <w:sz w:val="21"/>
          <w:szCs w:val="21"/>
        </w:rPr>
      </w:pPr>
      <w:r>
        <w:rPr>
          <w:rFonts w:ascii="Consolas" w:hAnsi="Consolas"/>
          <w:color w:val="0CA1A6"/>
          <w:sz w:val="21"/>
          <w:szCs w:val="21"/>
        </w:rPr>
        <w:t>void</w:t>
      </w:r>
      <w:r>
        <w:rPr>
          <w:rFonts w:ascii="Consolas" w:hAnsi="Consolas"/>
          <w:color w:val="DAE3E3"/>
          <w:sz w:val="21"/>
          <w:szCs w:val="21"/>
        </w:rPr>
        <w:t xml:space="preserve"> </w:t>
      </w:r>
      <w:r>
        <w:rPr>
          <w:rFonts w:ascii="Consolas" w:hAnsi="Consolas"/>
          <w:color w:val="F39C12"/>
          <w:sz w:val="21"/>
          <w:szCs w:val="21"/>
        </w:rPr>
        <w:t>loop</w:t>
      </w:r>
      <w:r>
        <w:rPr>
          <w:rFonts w:ascii="Consolas" w:hAnsi="Consolas"/>
          <w:color w:val="DAE3E3"/>
          <w:sz w:val="21"/>
          <w:szCs w:val="21"/>
        </w:rPr>
        <w:t xml:space="preserve">() {  </w:t>
      </w:r>
    </w:p>
    <w:p w14:paraId="3CA03E8A" w14:textId="752F5C8A" w:rsidR="008454DC" w:rsidRDefault="008454DC" w:rsidP="008454DC">
      <w:pPr>
        <w:shd w:val="clear" w:color="auto" w:fill="1F272A"/>
        <w:spacing w:line="240" w:lineRule="auto"/>
        <w:rPr>
          <w:rFonts w:ascii="Consolas" w:hAnsi="Consolas"/>
          <w:color w:val="DAE3E3"/>
          <w:sz w:val="21"/>
          <w:szCs w:val="21"/>
        </w:rPr>
      </w:pPr>
      <w:r>
        <w:rPr>
          <w:rFonts w:ascii="Consolas" w:hAnsi="Consolas"/>
          <w:color w:val="DAE3E3"/>
          <w:sz w:val="21"/>
          <w:szCs w:val="21"/>
        </w:rPr>
        <w:t>}</w:t>
      </w:r>
    </w:p>
    <w:p w14:paraId="5D692BA7" w14:textId="7740727F" w:rsidR="008454DC" w:rsidRDefault="008454DC" w:rsidP="008454DC">
      <w:pPr>
        <w:shd w:val="clear" w:color="auto" w:fill="1F272A"/>
        <w:spacing w:line="240" w:lineRule="auto"/>
        <w:rPr>
          <w:rFonts w:ascii="Consolas" w:hAnsi="Consolas"/>
          <w:color w:val="DAE3E3"/>
          <w:sz w:val="21"/>
          <w:szCs w:val="21"/>
        </w:rPr>
      </w:pPr>
      <w:r>
        <w:rPr>
          <w:rFonts w:ascii="Consolas" w:hAnsi="Consolas"/>
          <w:color w:val="DAE3E3"/>
          <w:sz w:val="21"/>
          <w:szCs w:val="21"/>
        </w:rPr>
        <w:lastRenderedPageBreak/>
        <w:t>Output</w:t>
      </w:r>
    </w:p>
    <w:p w14:paraId="7E7573FC" w14:textId="60C48627" w:rsidR="008454DC" w:rsidRDefault="008454DC" w:rsidP="008454DC">
      <w:pPr>
        <w:pStyle w:val="HTMLPreformatted"/>
        <w:shd w:val="clear" w:color="auto" w:fill="1F272A"/>
        <w:rPr>
          <w:rFonts w:ascii="Consolas" w:hAnsi="Consolas"/>
          <w:color w:val="DAE3E3"/>
          <w:sz w:val="21"/>
          <w:szCs w:val="21"/>
        </w:rPr>
      </w:pPr>
      <w:r>
        <w:rPr>
          <w:color w:val="DAE3E3"/>
        </w:rPr>
        <w:t>15:32:38.973 -&gt; 64</w:t>
      </w:r>
    </w:p>
    <w:p w14:paraId="31ED00D2" w14:textId="464EF5A9" w:rsidR="008454DC" w:rsidRDefault="008454DC" w:rsidP="00E83985">
      <w:pPr>
        <w:spacing w:after="0" w:line="360" w:lineRule="auto"/>
        <w:jc w:val="both"/>
      </w:pPr>
    </w:p>
    <w:p w14:paraId="5E3337D3" w14:textId="2D939C84" w:rsidR="008454DC" w:rsidRDefault="008454DC" w:rsidP="00E83985">
      <w:pPr>
        <w:spacing w:after="0" w:line="360" w:lineRule="auto"/>
        <w:jc w:val="both"/>
      </w:pPr>
      <w:r w:rsidRPr="008454DC">
        <w:t>Another method to initialize array during declaration:</w:t>
      </w:r>
    </w:p>
    <w:p w14:paraId="651E0DA0" w14:textId="77777777" w:rsidR="008454DC" w:rsidRDefault="008454DC" w:rsidP="0095514F">
      <w:pPr>
        <w:shd w:val="clear" w:color="auto" w:fill="1F272A"/>
        <w:spacing w:after="0" w:line="285" w:lineRule="atLeast"/>
        <w:rPr>
          <w:rFonts w:ascii="Consolas" w:eastAsia="Times New Roman" w:hAnsi="Consolas" w:cs="Times New Roman"/>
          <w:color w:val="DAE3E3"/>
          <w:kern w:val="0"/>
          <w:sz w:val="21"/>
          <w:szCs w:val="21"/>
          <w:lang w:val="en-ZA" w:eastAsia="en-ZA"/>
        </w:rPr>
      </w:pPr>
      <w:r>
        <w:rPr>
          <w:rFonts w:ascii="Consolas" w:hAnsi="Consolas"/>
          <w:color w:val="7F8C8D"/>
          <w:sz w:val="21"/>
          <w:szCs w:val="21"/>
        </w:rPr>
        <w:t>//declaring the array</w:t>
      </w:r>
    </w:p>
    <w:p w14:paraId="4CFDB294" w14:textId="651ED45E" w:rsidR="008454DC" w:rsidRDefault="008454DC" w:rsidP="008454DC">
      <w:pPr>
        <w:shd w:val="clear" w:color="auto" w:fill="1F272A"/>
        <w:spacing w:line="285" w:lineRule="atLeast"/>
        <w:rPr>
          <w:rFonts w:ascii="Consolas" w:hAnsi="Consolas"/>
          <w:color w:val="DAE3E3"/>
          <w:sz w:val="21"/>
          <w:szCs w:val="21"/>
        </w:rPr>
      </w:pPr>
      <w:r>
        <w:rPr>
          <w:rFonts w:ascii="Consolas" w:hAnsi="Consolas"/>
          <w:color w:val="DAE3E3"/>
          <w:sz w:val="21"/>
          <w:szCs w:val="21"/>
        </w:rPr>
        <w:t xml:space="preserve">  </w:t>
      </w:r>
      <w:r>
        <w:rPr>
          <w:rFonts w:ascii="Consolas" w:hAnsi="Consolas"/>
          <w:color w:val="0CA1A6"/>
          <w:sz w:val="21"/>
          <w:szCs w:val="21"/>
        </w:rPr>
        <w:t>int</w:t>
      </w:r>
      <w:r>
        <w:rPr>
          <w:rFonts w:ascii="Consolas" w:hAnsi="Consolas"/>
          <w:color w:val="DAE3E3"/>
          <w:sz w:val="21"/>
          <w:szCs w:val="21"/>
        </w:rPr>
        <w:t xml:space="preserve"> </w:t>
      </w:r>
      <w:r>
        <w:rPr>
          <w:rFonts w:ascii="Consolas" w:hAnsi="Consolas"/>
          <w:color w:val="F39C12"/>
          <w:sz w:val="21"/>
          <w:szCs w:val="21"/>
        </w:rPr>
        <w:t>mark</w:t>
      </w:r>
      <w:r w:rsidR="00933320">
        <w:rPr>
          <w:rFonts w:ascii="Consolas" w:hAnsi="Consolas"/>
          <w:color w:val="F39C12"/>
          <w:sz w:val="21"/>
          <w:szCs w:val="21"/>
        </w:rPr>
        <w:t>s</w:t>
      </w:r>
      <w:r>
        <w:rPr>
          <w:rFonts w:ascii="Consolas" w:hAnsi="Consolas"/>
          <w:color w:val="DAE3E3"/>
          <w:sz w:val="21"/>
          <w:szCs w:val="21"/>
        </w:rPr>
        <w:t>[]={</w:t>
      </w:r>
      <w:r>
        <w:rPr>
          <w:rFonts w:ascii="Consolas" w:hAnsi="Consolas"/>
          <w:color w:val="7FCBCD"/>
          <w:sz w:val="21"/>
          <w:szCs w:val="21"/>
        </w:rPr>
        <w:t>56</w:t>
      </w:r>
      <w:r>
        <w:rPr>
          <w:rFonts w:ascii="Consolas" w:hAnsi="Consolas"/>
          <w:color w:val="DAE3E3"/>
          <w:sz w:val="21"/>
          <w:szCs w:val="21"/>
        </w:rPr>
        <w:t>,</w:t>
      </w:r>
      <w:r>
        <w:rPr>
          <w:rFonts w:ascii="Consolas" w:hAnsi="Consolas"/>
          <w:color w:val="7FCBCD"/>
          <w:sz w:val="21"/>
          <w:szCs w:val="21"/>
        </w:rPr>
        <w:t>89</w:t>
      </w:r>
      <w:r>
        <w:rPr>
          <w:rFonts w:ascii="Consolas" w:hAnsi="Consolas"/>
          <w:color w:val="DAE3E3"/>
          <w:sz w:val="21"/>
          <w:szCs w:val="21"/>
        </w:rPr>
        <w:t>,</w:t>
      </w:r>
      <w:r>
        <w:rPr>
          <w:rFonts w:ascii="Consolas" w:hAnsi="Consolas"/>
          <w:color w:val="7FCBCD"/>
          <w:sz w:val="21"/>
          <w:szCs w:val="21"/>
        </w:rPr>
        <w:t>64</w:t>
      </w:r>
      <w:r>
        <w:rPr>
          <w:rFonts w:ascii="Consolas" w:hAnsi="Consolas"/>
          <w:color w:val="DAE3E3"/>
          <w:sz w:val="21"/>
          <w:szCs w:val="21"/>
        </w:rPr>
        <w:t>,</w:t>
      </w:r>
      <w:r>
        <w:rPr>
          <w:rFonts w:ascii="Consolas" w:hAnsi="Consolas"/>
          <w:color w:val="7FCBCD"/>
          <w:sz w:val="21"/>
          <w:szCs w:val="21"/>
        </w:rPr>
        <w:t>97</w:t>
      </w:r>
      <w:r>
        <w:rPr>
          <w:rFonts w:ascii="Consolas" w:hAnsi="Consolas"/>
          <w:color w:val="DAE3E3"/>
          <w:sz w:val="21"/>
          <w:szCs w:val="21"/>
        </w:rPr>
        <w:t>,</w:t>
      </w:r>
      <w:r>
        <w:rPr>
          <w:rFonts w:ascii="Consolas" w:hAnsi="Consolas"/>
          <w:color w:val="7FCBCD"/>
          <w:sz w:val="21"/>
          <w:szCs w:val="21"/>
        </w:rPr>
        <w:t>34</w:t>
      </w:r>
      <w:r>
        <w:rPr>
          <w:rFonts w:ascii="Consolas" w:hAnsi="Consolas"/>
          <w:color w:val="DAE3E3"/>
          <w:sz w:val="21"/>
          <w:szCs w:val="21"/>
        </w:rPr>
        <w:t>};</w:t>
      </w:r>
    </w:p>
    <w:p w14:paraId="12E832BF" w14:textId="19005897" w:rsidR="008454DC" w:rsidRDefault="008454DC" w:rsidP="00E83985">
      <w:pPr>
        <w:spacing w:after="0" w:line="360" w:lineRule="auto"/>
        <w:jc w:val="both"/>
      </w:pPr>
      <w:r>
        <w:t>On the above declaration, you notice there in no</w:t>
      </w:r>
      <w:r w:rsidR="0095514F">
        <w:t xml:space="preserve"> size of the array.</w:t>
      </w:r>
    </w:p>
    <w:p w14:paraId="3D534F2E" w14:textId="77777777" w:rsidR="00917D8A" w:rsidRDefault="00917D8A" w:rsidP="00E83985">
      <w:pPr>
        <w:spacing w:after="0" w:line="360" w:lineRule="auto"/>
        <w:jc w:val="both"/>
      </w:pPr>
    </w:p>
    <w:p w14:paraId="06D246A8" w14:textId="4F88487A" w:rsidR="00AD2E05" w:rsidRPr="00917D8A" w:rsidRDefault="00B23106" w:rsidP="00E83985">
      <w:pPr>
        <w:spacing w:after="0" w:line="360" w:lineRule="auto"/>
        <w:jc w:val="both"/>
        <w:rPr>
          <w:b/>
          <w:bCs/>
        </w:rPr>
      </w:pPr>
      <w:r w:rsidRPr="00917D8A">
        <w:rPr>
          <w:b/>
          <w:bCs/>
        </w:rPr>
        <w:t>Displaying all elements from the arra</w:t>
      </w:r>
      <w:r w:rsidR="00917D8A" w:rsidRPr="00917D8A">
        <w:rPr>
          <w:b/>
          <w:bCs/>
        </w:rPr>
        <w:t>y</w:t>
      </w:r>
    </w:p>
    <w:p w14:paraId="58453080" w14:textId="77777777" w:rsidR="005C4BB4" w:rsidRDefault="005C4BB4" w:rsidP="005C4BB4">
      <w:pPr>
        <w:pStyle w:val="NormalWeb"/>
        <w:spacing w:before="0" w:beforeAutospacing="0" w:after="0" w:afterAutospacing="0" w:line="360" w:lineRule="auto"/>
        <w:jc w:val="both"/>
      </w:pPr>
      <w:r>
        <w:t xml:space="preserve">Iterating through the array elements is necessary to display all elements in the array. For the purposes of this lesson, we are going to use a </w:t>
      </w:r>
      <w:r>
        <w:rPr>
          <w:rStyle w:val="Emphasis"/>
        </w:rPr>
        <w:t xml:space="preserve">for ...loop. </w:t>
      </w:r>
      <w:r>
        <w:t>The code is presented in Example 3.30.</w:t>
      </w:r>
    </w:p>
    <w:p w14:paraId="5FDE83F5" w14:textId="08D7C249" w:rsidR="00631872" w:rsidRDefault="00631872" w:rsidP="00631872">
      <w:pPr>
        <w:pStyle w:val="NormalWeb"/>
        <w:rPr>
          <w:i/>
          <w:iCs/>
        </w:rPr>
      </w:pPr>
      <w:r w:rsidRPr="00E051B2">
        <w:rPr>
          <w:b/>
          <w:bCs/>
          <w:color w:val="252525"/>
        </w:rPr>
        <w:t>EXAMPLE 3.</w:t>
      </w:r>
      <w:r>
        <w:rPr>
          <w:b/>
          <w:bCs/>
          <w:color w:val="252525"/>
        </w:rPr>
        <w:t>30</w:t>
      </w:r>
    </w:p>
    <w:p w14:paraId="58345A7B" w14:textId="77777777" w:rsidR="00917D8A" w:rsidRPr="00917D8A" w:rsidRDefault="00917D8A" w:rsidP="00917D8A">
      <w:pPr>
        <w:shd w:val="clear" w:color="auto" w:fill="1F272A"/>
        <w:spacing w:after="0" w:line="240" w:lineRule="auto"/>
        <w:rPr>
          <w:rFonts w:ascii="Consolas" w:eastAsia="Times New Roman" w:hAnsi="Consolas" w:cs="Times New Roman"/>
          <w:color w:val="DAE3E3"/>
          <w:kern w:val="0"/>
          <w:sz w:val="21"/>
          <w:szCs w:val="21"/>
          <w:lang w:val="en-ZA" w:eastAsia="en-ZA"/>
        </w:rPr>
      </w:pPr>
      <w:r w:rsidRPr="00917D8A">
        <w:rPr>
          <w:rFonts w:ascii="Consolas" w:eastAsia="Times New Roman" w:hAnsi="Consolas" w:cs="Times New Roman"/>
          <w:color w:val="7F8C8D"/>
          <w:kern w:val="0"/>
          <w:sz w:val="21"/>
          <w:szCs w:val="21"/>
          <w:lang w:val="en-ZA" w:eastAsia="en-ZA"/>
        </w:rPr>
        <w:t>//declaring an array</w:t>
      </w:r>
    </w:p>
    <w:p w14:paraId="6B7FF4C0" w14:textId="77777777" w:rsidR="00917D8A" w:rsidRPr="00917D8A" w:rsidRDefault="00917D8A" w:rsidP="00917D8A">
      <w:pPr>
        <w:shd w:val="clear" w:color="auto" w:fill="1F272A"/>
        <w:spacing w:after="0" w:line="240" w:lineRule="auto"/>
        <w:rPr>
          <w:rFonts w:ascii="Consolas" w:eastAsia="Times New Roman" w:hAnsi="Consolas" w:cs="Times New Roman"/>
          <w:color w:val="DAE3E3"/>
          <w:kern w:val="0"/>
          <w:sz w:val="21"/>
          <w:szCs w:val="21"/>
          <w:lang w:val="en-ZA" w:eastAsia="en-ZA"/>
        </w:rPr>
      </w:pPr>
      <w:r w:rsidRPr="00917D8A">
        <w:rPr>
          <w:rFonts w:ascii="Consolas" w:eastAsia="Times New Roman" w:hAnsi="Consolas" w:cs="Times New Roman"/>
          <w:color w:val="0CA1A6"/>
          <w:kern w:val="0"/>
          <w:sz w:val="21"/>
          <w:szCs w:val="21"/>
          <w:lang w:val="en-ZA" w:eastAsia="en-ZA"/>
        </w:rPr>
        <w:t>int</w:t>
      </w:r>
      <w:r w:rsidRPr="00917D8A">
        <w:rPr>
          <w:rFonts w:ascii="Consolas" w:eastAsia="Times New Roman" w:hAnsi="Consolas" w:cs="Times New Roman"/>
          <w:color w:val="DAE3E3"/>
          <w:kern w:val="0"/>
          <w:sz w:val="21"/>
          <w:szCs w:val="21"/>
          <w:lang w:val="en-ZA" w:eastAsia="en-ZA"/>
        </w:rPr>
        <w:t xml:space="preserve"> marks[]={</w:t>
      </w:r>
      <w:r w:rsidRPr="00917D8A">
        <w:rPr>
          <w:rFonts w:ascii="Consolas" w:eastAsia="Times New Roman" w:hAnsi="Consolas" w:cs="Times New Roman"/>
          <w:color w:val="7FCBCD"/>
          <w:kern w:val="0"/>
          <w:sz w:val="21"/>
          <w:szCs w:val="21"/>
          <w:lang w:val="en-ZA" w:eastAsia="en-ZA"/>
        </w:rPr>
        <w:t>56</w:t>
      </w:r>
      <w:r w:rsidRPr="00917D8A">
        <w:rPr>
          <w:rFonts w:ascii="Consolas" w:eastAsia="Times New Roman" w:hAnsi="Consolas" w:cs="Times New Roman"/>
          <w:color w:val="DAE3E3"/>
          <w:kern w:val="0"/>
          <w:sz w:val="21"/>
          <w:szCs w:val="21"/>
          <w:lang w:val="en-ZA" w:eastAsia="en-ZA"/>
        </w:rPr>
        <w:t>,</w:t>
      </w:r>
      <w:r w:rsidRPr="00917D8A">
        <w:rPr>
          <w:rFonts w:ascii="Consolas" w:eastAsia="Times New Roman" w:hAnsi="Consolas" w:cs="Times New Roman"/>
          <w:color w:val="7FCBCD"/>
          <w:kern w:val="0"/>
          <w:sz w:val="21"/>
          <w:szCs w:val="21"/>
          <w:lang w:val="en-ZA" w:eastAsia="en-ZA"/>
        </w:rPr>
        <w:t>89</w:t>
      </w:r>
      <w:r w:rsidRPr="00917D8A">
        <w:rPr>
          <w:rFonts w:ascii="Consolas" w:eastAsia="Times New Roman" w:hAnsi="Consolas" w:cs="Times New Roman"/>
          <w:color w:val="DAE3E3"/>
          <w:kern w:val="0"/>
          <w:sz w:val="21"/>
          <w:szCs w:val="21"/>
          <w:lang w:val="en-ZA" w:eastAsia="en-ZA"/>
        </w:rPr>
        <w:t>,</w:t>
      </w:r>
      <w:r w:rsidRPr="00917D8A">
        <w:rPr>
          <w:rFonts w:ascii="Consolas" w:eastAsia="Times New Roman" w:hAnsi="Consolas" w:cs="Times New Roman"/>
          <w:color w:val="7FCBCD"/>
          <w:kern w:val="0"/>
          <w:sz w:val="21"/>
          <w:szCs w:val="21"/>
          <w:lang w:val="en-ZA" w:eastAsia="en-ZA"/>
        </w:rPr>
        <w:t>64</w:t>
      </w:r>
      <w:r w:rsidRPr="00917D8A">
        <w:rPr>
          <w:rFonts w:ascii="Consolas" w:eastAsia="Times New Roman" w:hAnsi="Consolas" w:cs="Times New Roman"/>
          <w:color w:val="DAE3E3"/>
          <w:kern w:val="0"/>
          <w:sz w:val="21"/>
          <w:szCs w:val="21"/>
          <w:lang w:val="en-ZA" w:eastAsia="en-ZA"/>
        </w:rPr>
        <w:t>,</w:t>
      </w:r>
      <w:r w:rsidRPr="00917D8A">
        <w:rPr>
          <w:rFonts w:ascii="Consolas" w:eastAsia="Times New Roman" w:hAnsi="Consolas" w:cs="Times New Roman"/>
          <w:color w:val="7FCBCD"/>
          <w:kern w:val="0"/>
          <w:sz w:val="21"/>
          <w:szCs w:val="21"/>
          <w:lang w:val="en-ZA" w:eastAsia="en-ZA"/>
        </w:rPr>
        <w:t>97</w:t>
      </w:r>
      <w:r w:rsidRPr="00917D8A">
        <w:rPr>
          <w:rFonts w:ascii="Consolas" w:eastAsia="Times New Roman" w:hAnsi="Consolas" w:cs="Times New Roman"/>
          <w:color w:val="DAE3E3"/>
          <w:kern w:val="0"/>
          <w:sz w:val="21"/>
          <w:szCs w:val="21"/>
          <w:lang w:val="en-ZA" w:eastAsia="en-ZA"/>
        </w:rPr>
        <w:t>,</w:t>
      </w:r>
      <w:r w:rsidRPr="00917D8A">
        <w:rPr>
          <w:rFonts w:ascii="Consolas" w:eastAsia="Times New Roman" w:hAnsi="Consolas" w:cs="Times New Roman"/>
          <w:color w:val="7FCBCD"/>
          <w:kern w:val="0"/>
          <w:sz w:val="21"/>
          <w:szCs w:val="21"/>
          <w:lang w:val="en-ZA" w:eastAsia="en-ZA"/>
        </w:rPr>
        <w:t>34</w:t>
      </w:r>
      <w:r w:rsidRPr="00917D8A">
        <w:rPr>
          <w:rFonts w:ascii="Consolas" w:eastAsia="Times New Roman" w:hAnsi="Consolas" w:cs="Times New Roman"/>
          <w:color w:val="DAE3E3"/>
          <w:kern w:val="0"/>
          <w:sz w:val="21"/>
          <w:szCs w:val="21"/>
          <w:lang w:val="en-ZA" w:eastAsia="en-ZA"/>
        </w:rPr>
        <w:t xml:space="preserve"> };</w:t>
      </w:r>
    </w:p>
    <w:p w14:paraId="26DD6250" w14:textId="77777777" w:rsidR="00917D8A" w:rsidRPr="00917D8A" w:rsidRDefault="00917D8A" w:rsidP="00917D8A">
      <w:pPr>
        <w:shd w:val="clear" w:color="auto" w:fill="1F272A"/>
        <w:spacing w:after="0" w:line="240" w:lineRule="auto"/>
        <w:rPr>
          <w:rFonts w:ascii="Consolas" w:eastAsia="Times New Roman" w:hAnsi="Consolas" w:cs="Times New Roman"/>
          <w:color w:val="DAE3E3"/>
          <w:kern w:val="0"/>
          <w:sz w:val="21"/>
          <w:szCs w:val="21"/>
          <w:lang w:val="en-ZA" w:eastAsia="en-ZA"/>
        </w:rPr>
      </w:pPr>
      <w:r w:rsidRPr="00917D8A">
        <w:rPr>
          <w:rFonts w:ascii="Consolas" w:eastAsia="Times New Roman" w:hAnsi="Consolas" w:cs="Times New Roman"/>
          <w:color w:val="0CA1A6"/>
          <w:kern w:val="0"/>
          <w:sz w:val="21"/>
          <w:szCs w:val="21"/>
          <w:lang w:val="en-ZA" w:eastAsia="en-ZA"/>
        </w:rPr>
        <w:t>void</w:t>
      </w:r>
      <w:r w:rsidRPr="00917D8A">
        <w:rPr>
          <w:rFonts w:ascii="Consolas" w:eastAsia="Times New Roman" w:hAnsi="Consolas" w:cs="Times New Roman"/>
          <w:color w:val="DAE3E3"/>
          <w:kern w:val="0"/>
          <w:sz w:val="21"/>
          <w:szCs w:val="21"/>
          <w:lang w:val="en-ZA" w:eastAsia="en-ZA"/>
        </w:rPr>
        <w:t xml:space="preserve"> </w:t>
      </w:r>
      <w:r w:rsidRPr="00917D8A">
        <w:rPr>
          <w:rFonts w:ascii="Consolas" w:eastAsia="Times New Roman" w:hAnsi="Consolas" w:cs="Times New Roman"/>
          <w:color w:val="F39C12"/>
          <w:kern w:val="0"/>
          <w:sz w:val="21"/>
          <w:szCs w:val="21"/>
          <w:lang w:val="en-ZA" w:eastAsia="en-ZA"/>
        </w:rPr>
        <w:t>setup</w:t>
      </w:r>
      <w:r w:rsidRPr="00917D8A">
        <w:rPr>
          <w:rFonts w:ascii="Consolas" w:eastAsia="Times New Roman" w:hAnsi="Consolas" w:cs="Times New Roman"/>
          <w:color w:val="DAE3E3"/>
          <w:kern w:val="0"/>
          <w:sz w:val="21"/>
          <w:szCs w:val="21"/>
          <w:lang w:val="en-ZA" w:eastAsia="en-ZA"/>
        </w:rPr>
        <w:t>() {</w:t>
      </w:r>
    </w:p>
    <w:p w14:paraId="16115495" w14:textId="77777777" w:rsidR="00917D8A" w:rsidRPr="00917D8A" w:rsidRDefault="00917D8A" w:rsidP="00917D8A">
      <w:pPr>
        <w:shd w:val="clear" w:color="auto" w:fill="1F272A"/>
        <w:spacing w:after="0" w:line="240" w:lineRule="auto"/>
        <w:rPr>
          <w:rFonts w:ascii="Consolas" w:eastAsia="Times New Roman" w:hAnsi="Consolas" w:cs="Times New Roman"/>
          <w:color w:val="DAE3E3"/>
          <w:kern w:val="0"/>
          <w:sz w:val="21"/>
          <w:szCs w:val="21"/>
          <w:lang w:val="en-ZA" w:eastAsia="en-ZA"/>
        </w:rPr>
      </w:pPr>
      <w:r w:rsidRPr="00917D8A">
        <w:rPr>
          <w:rFonts w:ascii="Consolas" w:eastAsia="Times New Roman" w:hAnsi="Consolas" w:cs="Times New Roman"/>
          <w:color w:val="7F8C8D"/>
          <w:kern w:val="0"/>
          <w:sz w:val="21"/>
          <w:szCs w:val="21"/>
          <w:lang w:val="en-ZA" w:eastAsia="en-ZA"/>
        </w:rPr>
        <w:t>  // put your setup code here, to run once:</w:t>
      </w:r>
    </w:p>
    <w:p w14:paraId="31E6907A" w14:textId="77777777" w:rsidR="00917D8A" w:rsidRPr="00917D8A" w:rsidRDefault="00917D8A" w:rsidP="00917D8A">
      <w:pPr>
        <w:shd w:val="clear" w:color="auto" w:fill="1F272A"/>
        <w:spacing w:after="0" w:line="240" w:lineRule="auto"/>
        <w:rPr>
          <w:rFonts w:ascii="Consolas" w:eastAsia="Times New Roman" w:hAnsi="Consolas" w:cs="Times New Roman"/>
          <w:color w:val="DAE3E3"/>
          <w:kern w:val="0"/>
          <w:sz w:val="21"/>
          <w:szCs w:val="21"/>
          <w:lang w:val="en-ZA" w:eastAsia="en-ZA"/>
        </w:rPr>
      </w:pPr>
      <w:r w:rsidRPr="00917D8A">
        <w:rPr>
          <w:rFonts w:ascii="Consolas" w:eastAsia="Times New Roman" w:hAnsi="Consolas" w:cs="Times New Roman"/>
          <w:color w:val="DAE3E3"/>
          <w:kern w:val="0"/>
          <w:sz w:val="21"/>
          <w:szCs w:val="21"/>
          <w:lang w:val="en-ZA" w:eastAsia="en-ZA"/>
        </w:rPr>
        <w:t xml:space="preserve">  </w:t>
      </w:r>
      <w:r w:rsidRPr="00917D8A">
        <w:rPr>
          <w:rFonts w:ascii="Consolas" w:eastAsia="Times New Roman" w:hAnsi="Consolas" w:cs="Times New Roman"/>
          <w:color w:val="F39C12"/>
          <w:kern w:val="0"/>
          <w:sz w:val="21"/>
          <w:szCs w:val="21"/>
          <w:lang w:val="en-ZA" w:eastAsia="en-ZA"/>
        </w:rPr>
        <w:t>Serial</w:t>
      </w:r>
      <w:r w:rsidRPr="00917D8A">
        <w:rPr>
          <w:rFonts w:ascii="Consolas" w:eastAsia="Times New Roman" w:hAnsi="Consolas" w:cs="Times New Roman"/>
          <w:color w:val="DAE3E3"/>
          <w:kern w:val="0"/>
          <w:sz w:val="21"/>
          <w:szCs w:val="21"/>
          <w:lang w:val="en-ZA" w:eastAsia="en-ZA"/>
        </w:rPr>
        <w:t>.</w:t>
      </w:r>
      <w:r w:rsidRPr="00917D8A">
        <w:rPr>
          <w:rFonts w:ascii="Consolas" w:eastAsia="Times New Roman" w:hAnsi="Consolas" w:cs="Times New Roman"/>
          <w:color w:val="F39C12"/>
          <w:kern w:val="0"/>
          <w:sz w:val="21"/>
          <w:szCs w:val="21"/>
          <w:lang w:val="en-ZA" w:eastAsia="en-ZA"/>
        </w:rPr>
        <w:t>begin</w:t>
      </w:r>
      <w:r w:rsidRPr="00917D8A">
        <w:rPr>
          <w:rFonts w:ascii="Consolas" w:eastAsia="Times New Roman" w:hAnsi="Consolas" w:cs="Times New Roman"/>
          <w:color w:val="DAE3E3"/>
          <w:kern w:val="0"/>
          <w:sz w:val="21"/>
          <w:szCs w:val="21"/>
          <w:lang w:val="en-ZA" w:eastAsia="en-ZA"/>
        </w:rPr>
        <w:t>(</w:t>
      </w:r>
      <w:r w:rsidRPr="00917D8A">
        <w:rPr>
          <w:rFonts w:ascii="Consolas" w:eastAsia="Times New Roman" w:hAnsi="Consolas" w:cs="Times New Roman"/>
          <w:color w:val="7FCBCD"/>
          <w:kern w:val="0"/>
          <w:sz w:val="21"/>
          <w:szCs w:val="21"/>
          <w:lang w:val="en-ZA" w:eastAsia="en-ZA"/>
        </w:rPr>
        <w:t>9600</w:t>
      </w:r>
      <w:r w:rsidRPr="00917D8A">
        <w:rPr>
          <w:rFonts w:ascii="Consolas" w:eastAsia="Times New Roman" w:hAnsi="Consolas" w:cs="Times New Roman"/>
          <w:color w:val="DAE3E3"/>
          <w:kern w:val="0"/>
          <w:sz w:val="21"/>
          <w:szCs w:val="21"/>
          <w:lang w:val="en-ZA" w:eastAsia="en-ZA"/>
        </w:rPr>
        <w:t>);</w:t>
      </w:r>
    </w:p>
    <w:p w14:paraId="75416292" w14:textId="77777777" w:rsidR="00917D8A" w:rsidRPr="00917D8A" w:rsidRDefault="00917D8A" w:rsidP="00917D8A">
      <w:pPr>
        <w:shd w:val="clear" w:color="auto" w:fill="1F272A"/>
        <w:spacing w:after="0" w:line="240" w:lineRule="auto"/>
        <w:rPr>
          <w:rFonts w:ascii="Consolas" w:eastAsia="Times New Roman" w:hAnsi="Consolas" w:cs="Times New Roman"/>
          <w:color w:val="DAE3E3"/>
          <w:kern w:val="0"/>
          <w:sz w:val="21"/>
          <w:szCs w:val="21"/>
          <w:lang w:val="en-ZA" w:eastAsia="en-ZA"/>
        </w:rPr>
      </w:pPr>
      <w:r w:rsidRPr="00917D8A">
        <w:rPr>
          <w:rFonts w:ascii="Consolas" w:eastAsia="Times New Roman" w:hAnsi="Consolas" w:cs="Times New Roman"/>
          <w:color w:val="7F8C8D"/>
          <w:kern w:val="0"/>
          <w:sz w:val="21"/>
          <w:szCs w:val="21"/>
          <w:lang w:val="en-ZA" w:eastAsia="en-ZA"/>
        </w:rPr>
        <w:t>  //iterating through the array</w:t>
      </w:r>
    </w:p>
    <w:p w14:paraId="686F7B77" w14:textId="77777777" w:rsidR="00917D8A" w:rsidRPr="00917D8A" w:rsidRDefault="00917D8A" w:rsidP="00917D8A">
      <w:pPr>
        <w:shd w:val="clear" w:color="auto" w:fill="1F272A"/>
        <w:spacing w:after="0" w:line="240" w:lineRule="auto"/>
        <w:rPr>
          <w:rFonts w:ascii="Consolas" w:eastAsia="Times New Roman" w:hAnsi="Consolas" w:cs="Times New Roman"/>
          <w:color w:val="DAE3E3"/>
          <w:kern w:val="0"/>
          <w:sz w:val="21"/>
          <w:szCs w:val="21"/>
          <w:lang w:val="en-ZA" w:eastAsia="en-ZA"/>
        </w:rPr>
      </w:pPr>
      <w:r w:rsidRPr="00917D8A">
        <w:rPr>
          <w:rFonts w:ascii="Consolas" w:eastAsia="Times New Roman" w:hAnsi="Consolas" w:cs="Times New Roman"/>
          <w:color w:val="DAE3E3"/>
          <w:kern w:val="0"/>
          <w:sz w:val="21"/>
          <w:szCs w:val="21"/>
          <w:lang w:val="en-ZA" w:eastAsia="en-ZA"/>
        </w:rPr>
        <w:t xml:space="preserve">  </w:t>
      </w:r>
      <w:r w:rsidRPr="00917D8A">
        <w:rPr>
          <w:rFonts w:ascii="Consolas" w:eastAsia="Times New Roman" w:hAnsi="Consolas" w:cs="Times New Roman"/>
          <w:color w:val="C586C0"/>
          <w:kern w:val="0"/>
          <w:sz w:val="21"/>
          <w:szCs w:val="21"/>
          <w:lang w:val="en-ZA" w:eastAsia="en-ZA"/>
        </w:rPr>
        <w:t>for</w:t>
      </w:r>
      <w:r w:rsidRPr="00917D8A">
        <w:rPr>
          <w:rFonts w:ascii="Consolas" w:eastAsia="Times New Roman" w:hAnsi="Consolas" w:cs="Times New Roman"/>
          <w:color w:val="DAE3E3"/>
          <w:kern w:val="0"/>
          <w:sz w:val="21"/>
          <w:szCs w:val="21"/>
          <w:lang w:val="en-ZA" w:eastAsia="en-ZA"/>
        </w:rPr>
        <w:t xml:space="preserve"> (</w:t>
      </w:r>
      <w:r w:rsidRPr="00917D8A">
        <w:rPr>
          <w:rFonts w:ascii="Consolas" w:eastAsia="Times New Roman" w:hAnsi="Consolas" w:cs="Times New Roman"/>
          <w:color w:val="0CA1A6"/>
          <w:kern w:val="0"/>
          <w:sz w:val="21"/>
          <w:szCs w:val="21"/>
          <w:lang w:val="en-ZA" w:eastAsia="en-ZA"/>
        </w:rPr>
        <w:t>int</w:t>
      </w:r>
      <w:r w:rsidRPr="00917D8A">
        <w:rPr>
          <w:rFonts w:ascii="Consolas" w:eastAsia="Times New Roman" w:hAnsi="Consolas" w:cs="Times New Roman"/>
          <w:color w:val="DAE3E3"/>
          <w:kern w:val="0"/>
          <w:sz w:val="21"/>
          <w:szCs w:val="21"/>
          <w:lang w:val="en-ZA" w:eastAsia="en-ZA"/>
        </w:rPr>
        <w:t xml:space="preserve"> i=</w:t>
      </w:r>
      <w:r w:rsidRPr="00917D8A">
        <w:rPr>
          <w:rFonts w:ascii="Consolas" w:eastAsia="Times New Roman" w:hAnsi="Consolas" w:cs="Times New Roman"/>
          <w:color w:val="7FCBCD"/>
          <w:kern w:val="0"/>
          <w:sz w:val="21"/>
          <w:szCs w:val="21"/>
          <w:lang w:val="en-ZA" w:eastAsia="en-ZA"/>
        </w:rPr>
        <w:t>0</w:t>
      </w:r>
      <w:r w:rsidRPr="00917D8A">
        <w:rPr>
          <w:rFonts w:ascii="Consolas" w:eastAsia="Times New Roman" w:hAnsi="Consolas" w:cs="Times New Roman"/>
          <w:color w:val="DAE3E3"/>
          <w:kern w:val="0"/>
          <w:sz w:val="21"/>
          <w:szCs w:val="21"/>
          <w:lang w:val="en-ZA" w:eastAsia="en-ZA"/>
        </w:rPr>
        <w:t xml:space="preserve"> ; i&lt;</w:t>
      </w:r>
      <w:r w:rsidRPr="00917D8A">
        <w:rPr>
          <w:rFonts w:ascii="Consolas" w:eastAsia="Times New Roman" w:hAnsi="Consolas" w:cs="Times New Roman"/>
          <w:color w:val="7FCBCD"/>
          <w:kern w:val="0"/>
          <w:sz w:val="21"/>
          <w:szCs w:val="21"/>
          <w:lang w:val="en-ZA" w:eastAsia="en-ZA"/>
        </w:rPr>
        <w:t>5</w:t>
      </w:r>
      <w:r w:rsidRPr="00917D8A">
        <w:rPr>
          <w:rFonts w:ascii="Consolas" w:eastAsia="Times New Roman" w:hAnsi="Consolas" w:cs="Times New Roman"/>
          <w:color w:val="DAE3E3"/>
          <w:kern w:val="0"/>
          <w:sz w:val="21"/>
          <w:szCs w:val="21"/>
          <w:lang w:val="en-ZA" w:eastAsia="en-ZA"/>
        </w:rPr>
        <w:t xml:space="preserve"> ; i++ )</w:t>
      </w:r>
    </w:p>
    <w:p w14:paraId="17E06AF6" w14:textId="77777777" w:rsidR="00917D8A" w:rsidRPr="00917D8A" w:rsidRDefault="00917D8A" w:rsidP="00917D8A">
      <w:pPr>
        <w:shd w:val="clear" w:color="auto" w:fill="1F272A"/>
        <w:spacing w:after="0" w:line="240" w:lineRule="auto"/>
        <w:rPr>
          <w:rFonts w:ascii="Consolas" w:eastAsia="Times New Roman" w:hAnsi="Consolas" w:cs="Times New Roman"/>
          <w:color w:val="DAE3E3"/>
          <w:kern w:val="0"/>
          <w:sz w:val="21"/>
          <w:szCs w:val="21"/>
          <w:lang w:val="en-ZA" w:eastAsia="en-ZA"/>
        </w:rPr>
      </w:pPr>
      <w:r w:rsidRPr="00917D8A">
        <w:rPr>
          <w:rFonts w:ascii="Consolas" w:eastAsia="Times New Roman" w:hAnsi="Consolas" w:cs="Times New Roman"/>
          <w:color w:val="DAE3E3"/>
          <w:kern w:val="0"/>
          <w:sz w:val="21"/>
          <w:szCs w:val="21"/>
          <w:lang w:val="en-ZA" w:eastAsia="en-ZA"/>
        </w:rPr>
        <w:t>  {</w:t>
      </w:r>
    </w:p>
    <w:p w14:paraId="177413F8" w14:textId="77777777" w:rsidR="00917D8A" w:rsidRPr="00917D8A" w:rsidRDefault="00917D8A" w:rsidP="00917D8A">
      <w:pPr>
        <w:shd w:val="clear" w:color="auto" w:fill="1F272A"/>
        <w:spacing w:after="0" w:line="240" w:lineRule="auto"/>
        <w:rPr>
          <w:rFonts w:ascii="Consolas" w:eastAsia="Times New Roman" w:hAnsi="Consolas" w:cs="Times New Roman"/>
          <w:color w:val="DAE3E3"/>
          <w:kern w:val="0"/>
          <w:sz w:val="21"/>
          <w:szCs w:val="21"/>
          <w:lang w:val="en-ZA" w:eastAsia="en-ZA"/>
        </w:rPr>
      </w:pPr>
      <w:r w:rsidRPr="00917D8A">
        <w:rPr>
          <w:rFonts w:ascii="Consolas" w:eastAsia="Times New Roman" w:hAnsi="Consolas" w:cs="Times New Roman"/>
          <w:color w:val="7F8C8D"/>
          <w:kern w:val="0"/>
          <w:sz w:val="21"/>
          <w:szCs w:val="21"/>
          <w:lang w:val="en-ZA" w:eastAsia="en-ZA"/>
        </w:rPr>
        <w:t>    //displaying element at index i</w:t>
      </w:r>
    </w:p>
    <w:p w14:paraId="5B2ED833" w14:textId="77777777" w:rsidR="00917D8A" w:rsidRPr="00917D8A" w:rsidRDefault="00917D8A" w:rsidP="00917D8A">
      <w:pPr>
        <w:shd w:val="clear" w:color="auto" w:fill="1F272A"/>
        <w:spacing w:after="0" w:line="240" w:lineRule="auto"/>
        <w:rPr>
          <w:rFonts w:ascii="Consolas" w:eastAsia="Times New Roman" w:hAnsi="Consolas" w:cs="Times New Roman"/>
          <w:color w:val="DAE3E3"/>
          <w:kern w:val="0"/>
          <w:sz w:val="21"/>
          <w:szCs w:val="21"/>
          <w:lang w:val="en-ZA" w:eastAsia="en-ZA"/>
        </w:rPr>
      </w:pPr>
      <w:r w:rsidRPr="00917D8A">
        <w:rPr>
          <w:rFonts w:ascii="Consolas" w:eastAsia="Times New Roman" w:hAnsi="Consolas" w:cs="Times New Roman"/>
          <w:color w:val="DAE3E3"/>
          <w:kern w:val="0"/>
          <w:sz w:val="21"/>
          <w:szCs w:val="21"/>
          <w:lang w:val="en-ZA" w:eastAsia="en-ZA"/>
        </w:rPr>
        <w:t>   </w:t>
      </w:r>
      <w:r w:rsidRPr="00917D8A">
        <w:rPr>
          <w:rFonts w:ascii="Consolas" w:eastAsia="Times New Roman" w:hAnsi="Consolas" w:cs="Times New Roman"/>
          <w:color w:val="F39C12"/>
          <w:kern w:val="0"/>
          <w:sz w:val="21"/>
          <w:szCs w:val="21"/>
          <w:lang w:val="en-ZA" w:eastAsia="en-ZA"/>
        </w:rPr>
        <w:t>Serial</w:t>
      </w:r>
      <w:r w:rsidRPr="00917D8A">
        <w:rPr>
          <w:rFonts w:ascii="Consolas" w:eastAsia="Times New Roman" w:hAnsi="Consolas" w:cs="Times New Roman"/>
          <w:color w:val="DAE3E3"/>
          <w:kern w:val="0"/>
          <w:sz w:val="21"/>
          <w:szCs w:val="21"/>
          <w:lang w:val="en-ZA" w:eastAsia="en-ZA"/>
        </w:rPr>
        <w:t>.</w:t>
      </w:r>
      <w:r w:rsidRPr="00917D8A">
        <w:rPr>
          <w:rFonts w:ascii="Consolas" w:eastAsia="Times New Roman" w:hAnsi="Consolas" w:cs="Times New Roman"/>
          <w:color w:val="F39C12"/>
          <w:kern w:val="0"/>
          <w:sz w:val="21"/>
          <w:szCs w:val="21"/>
          <w:lang w:val="en-ZA" w:eastAsia="en-ZA"/>
        </w:rPr>
        <w:t>println</w:t>
      </w:r>
      <w:r w:rsidRPr="00917D8A">
        <w:rPr>
          <w:rFonts w:ascii="Consolas" w:eastAsia="Times New Roman" w:hAnsi="Consolas" w:cs="Times New Roman"/>
          <w:color w:val="DAE3E3"/>
          <w:kern w:val="0"/>
          <w:sz w:val="21"/>
          <w:szCs w:val="21"/>
          <w:lang w:val="en-ZA" w:eastAsia="en-ZA"/>
        </w:rPr>
        <w:t>(</w:t>
      </w:r>
      <w:r w:rsidRPr="00917D8A">
        <w:rPr>
          <w:rFonts w:ascii="Consolas" w:eastAsia="Times New Roman" w:hAnsi="Consolas" w:cs="Times New Roman"/>
          <w:color w:val="F39C12"/>
          <w:kern w:val="0"/>
          <w:sz w:val="21"/>
          <w:szCs w:val="21"/>
          <w:lang w:val="en-ZA" w:eastAsia="en-ZA"/>
        </w:rPr>
        <w:t>marks</w:t>
      </w:r>
      <w:r w:rsidRPr="00917D8A">
        <w:rPr>
          <w:rFonts w:ascii="Consolas" w:eastAsia="Times New Roman" w:hAnsi="Consolas" w:cs="Times New Roman"/>
          <w:color w:val="DAE3E3"/>
          <w:kern w:val="0"/>
          <w:sz w:val="21"/>
          <w:szCs w:val="21"/>
          <w:lang w:val="en-ZA" w:eastAsia="en-ZA"/>
        </w:rPr>
        <w:t>[i]);</w:t>
      </w:r>
    </w:p>
    <w:p w14:paraId="2F2904D4" w14:textId="77777777" w:rsidR="00917D8A" w:rsidRPr="00917D8A" w:rsidRDefault="00917D8A" w:rsidP="00917D8A">
      <w:pPr>
        <w:shd w:val="clear" w:color="auto" w:fill="1F272A"/>
        <w:spacing w:after="0" w:line="240" w:lineRule="auto"/>
        <w:rPr>
          <w:rFonts w:ascii="Consolas" w:eastAsia="Times New Roman" w:hAnsi="Consolas" w:cs="Times New Roman"/>
          <w:color w:val="DAE3E3"/>
          <w:kern w:val="0"/>
          <w:sz w:val="21"/>
          <w:szCs w:val="21"/>
          <w:lang w:val="en-ZA" w:eastAsia="en-ZA"/>
        </w:rPr>
      </w:pPr>
      <w:r w:rsidRPr="00917D8A">
        <w:rPr>
          <w:rFonts w:ascii="Consolas" w:eastAsia="Times New Roman" w:hAnsi="Consolas" w:cs="Times New Roman"/>
          <w:color w:val="DAE3E3"/>
          <w:kern w:val="0"/>
          <w:sz w:val="21"/>
          <w:szCs w:val="21"/>
          <w:lang w:val="en-ZA" w:eastAsia="en-ZA"/>
        </w:rPr>
        <w:t>  }</w:t>
      </w:r>
    </w:p>
    <w:p w14:paraId="53AB0CDC" w14:textId="77777777" w:rsidR="00917D8A" w:rsidRPr="00917D8A" w:rsidRDefault="00917D8A" w:rsidP="00917D8A">
      <w:pPr>
        <w:shd w:val="clear" w:color="auto" w:fill="1F272A"/>
        <w:spacing w:after="0" w:line="240" w:lineRule="auto"/>
        <w:rPr>
          <w:rFonts w:ascii="Consolas" w:eastAsia="Times New Roman" w:hAnsi="Consolas" w:cs="Times New Roman"/>
          <w:color w:val="DAE3E3"/>
          <w:kern w:val="0"/>
          <w:sz w:val="21"/>
          <w:szCs w:val="21"/>
          <w:lang w:val="en-ZA" w:eastAsia="en-ZA"/>
        </w:rPr>
      </w:pPr>
      <w:r w:rsidRPr="00917D8A">
        <w:rPr>
          <w:rFonts w:ascii="Consolas" w:eastAsia="Times New Roman" w:hAnsi="Consolas" w:cs="Times New Roman"/>
          <w:color w:val="DAE3E3"/>
          <w:kern w:val="0"/>
          <w:sz w:val="21"/>
          <w:szCs w:val="21"/>
          <w:lang w:val="en-ZA" w:eastAsia="en-ZA"/>
        </w:rPr>
        <w:t>}</w:t>
      </w:r>
    </w:p>
    <w:p w14:paraId="3675F292" w14:textId="77777777" w:rsidR="00917D8A" w:rsidRPr="00917D8A" w:rsidRDefault="00917D8A" w:rsidP="00917D8A">
      <w:pPr>
        <w:shd w:val="clear" w:color="auto" w:fill="1F272A"/>
        <w:spacing w:after="0" w:line="240" w:lineRule="auto"/>
        <w:rPr>
          <w:rFonts w:ascii="Consolas" w:eastAsia="Times New Roman" w:hAnsi="Consolas" w:cs="Times New Roman"/>
          <w:color w:val="DAE3E3"/>
          <w:kern w:val="0"/>
          <w:sz w:val="21"/>
          <w:szCs w:val="21"/>
          <w:lang w:val="en-ZA" w:eastAsia="en-ZA"/>
        </w:rPr>
      </w:pPr>
      <w:r w:rsidRPr="00917D8A">
        <w:rPr>
          <w:rFonts w:ascii="Consolas" w:eastAsia="Times New Roman" w:hAnsi="Consolas" w:cs="Times New Roman"/>
          <w:color w:val="0CA1A6"/>
          <w:kern w:val="0"/>
          <w:sz w:val="21"/>
          <w:szCs w:val="21"/>
          <w:lang w:val="en-ZA" w:eastAsia="en-ZA"/>
        </w:rPr>
        <w:t>void</w:t>
      </w:r>
      <w:r w:rsidRPr="00917D8A">
        <w:rPr>
          <w:rFonts w:ascii="Consolas" w:eastAsia="Times New Roman" w:hAnsi="Consolas" w:cs="Times New Roman"/>
          <w:color w:val="DAE3E3"/>
          <w:kern w:val="0"/>
          <w:sz w:val="21"/>
          <w:szCs w:val="21"/>
          <w:lang w:val="en-ZA" w:eastAsia="en-ZA"/>
        </w:rPr>
        <w:t xml:space="preserve"> </w:t>
      </w:r>
      <w:r w:rsidRPr="00917D8A">
        <w:rPr>
          <w:rFonts w:ascii="Consolas" w:eastAsia="Times New Roman" w:hAnsi="Consolas" w:cs="Times New Roman"/>
          <w:color w:val="F39C12"/>
          <w:kern w:val="0"/>
          <w:sz w:val="21"/>
          <w:szCs w:val="21"/>
          <w:lang w:val="en-ZA" w:eastAsia="en-ZA"/>
        </w:rPr>
        <w:t>loop</w:t>
      </w:r>
      <w:r w:rsidRPr="00917D8A">
        <w:rPr>
          <w:rFonts w:ascii="Consolas" w:eastAsia="Times New Roman" w:hAnsi="Consolas" w:cs="Times New Roman"/>
          <w:color w:val="DAE3E3"/>
          <w:kern w:val="0"/>
          <w:sz w:val="21"/>
          <w:szCs w:val="21"/>
          <w:lang w:val="en-ZA" w:eastAsia="en-ZA"/>
        </w:rPr>
        <w:t>() {</w:t>
      </w:r>
    </w:p>
    <w:p w14:paraId="65E7A1A7" w14:textId="77777777" w:rsidR="00917D8A" w:rsidRPr="00917D8A" w:rsidRDefault="00917D8A" w:rsidP="00917D8A">
      <w:pPr>
        <w:shd w:val="clear" w:color="auto" w:fill="1F272A"/>
        <w:spacing w:after="0" w:line="240" w:lineRule="auto"/>
        <w:rPr>
          <w:rFonts w:ascii="Consolas" w:eastAsia="Times New Roman" w:hAnsi="Consolas" w:cs="Times New Roman"/>
          <w:color w:val="DAE3E3"/>
          <w:kern w:val="0"/>
          <w:sz w:val="21"/>
          <w:szCs w:val="21"/>
          <w:lang w:val="en-ZA" w:eastAsia="en-ZA"/>
        </w:rPr>
      </w:pPr>
      <w:r w:rsidRPr="00917D8A">
        <w:rPr>
          <w:rFonts w:ascii="Consolas" w:eastAsia="Times New Roman" w:hAnsi="Consolas" w:cs="Times New Roman"/>
          <w:color w:val="DAE3E3"/>
          <w:kern w:val="0"/>
          <w:sz w:val="21"/>
          <w:szCs w:val="21"/>
          <w:lang w:val="en-ZA" w:eastAsia="en-ZA"/>
        </w:rPr>
        <w:t>}</w:t>
      </w:r>
    </w:p>
    <w:p w14:paraId="5CC7C611" w14:textId="77777777" w:rsidR="00917D8A" w:rsidRPr="00917D8A" w:rsidRDefault="00917D8A" w:rsidP="00E83985">
      <w:pPr>
        <w:spacing w:after="0" w:line="360" w:lineRule="auto"/>
        <w:jc w:val="both"/>
      </w:pPr>
    </w:p>
    <w:p w14:paraId="63AE26BA" w14:textId="77777777" w:rsidR="00DD51A6" w:rsidRPr="006B5E8E" w:rsidRDefault="00DD51A6" w:rsidP="00DD51A6">
      <w:pPr>
        <w:spacing w:after="0" w:line="360" w:lineRule="auto"/>
        <w:jc w:val="both"/>
        <w:rPr>
          <w:b/>
          <w:bCs/>
        </w:rPr>
      </w:pPr>
      <w:r w:rsidRPr="006B5E8E">
        <w:rPr>
          <w:b/>
          <w:bCs/>
        </w:rPr>
        <w:t xml:space="preserve">Replacing an element from the </w:t>
      </w:r>
      <w:r>
        <w:rPr>
          <w:b/>
          <w:bCs/>
        </w:rPr>
        <w:t>array</w:t>
      </w:r>
    </w:p>
    <w:p w14:paraId="217BE941" w14:textId="77777777" w:rsidR="005C4BB4" w:rsidRDefault="005C4BB4" w:rsidP="00E83985">
      <w:pPr>
        <w:spacing w:after="0" w:line="360" w:lineRule="auto"/>
        <w:jc w:val="both"/>
      </w:pPr>
      <w:r>
        <w:t>There are times when we want to replace elements of the array. Take, for example, if we discover that we have made an error in capturing our marks and possibly want to replace them with a known mark.</w:t>
      </w:r>
    </w:p>
    <w:p w14:paraId="64B9519A" w14:textId="77777777" w:rsidR="005C4BB4" w:rsidRDefault="005C4BB4" w:rsidP="00E83985">
      <w:pPr>
        <w:spacing w:after="0" w:line="360" w:lineRule="auto"/>
        <w:jc w:val="both"/>
      </w:pPr>
    </w:p>
    <w:p w14:paraId="3F19AAD5" w14:textId="29B01F9B" w:rsidR="005755CF" w:rsidRPr="005C4BB4" w:rsidRDefault="005755CF" w:rsidP="00E83985">
      <w:pPr>
        <w:spacing w:after="0" w:line="360" w:lineRule="auto"/>
        <w:jc w:val="both"/>
        <w:rPr>
          <w:b/>
          <w:bCs/>
        </w:rPr>
      </w:pPr>
      <w:r w:rsidRPr="005C4BB4">
        <w:rPr>
          <w:b/>
          <w:bCs/>
        </w:rPr>
        <w:t>Syntax</w:t>
      </w:r>
    </w:p>
    <w:p w14:paraId="54C3430C" w14:textId="5935C75A" w:rsidR="005755CF" w:rsidRPr="005755CF" w:rsidRDefault="005755CF" w:rsidP="005755CF">
      <w:pPr>
        <w:tabs>
          <w:tab w:val="left" w:pos="3261"/>
        </w:tabs>
        <w:spacing w:after="0" w:line="360" w:lineRule="auto"/>
        <w:jc w:val="both"/>
        <w:rPr>
          <w:i/>
          <w:iCs/>
        </w:rPr>
      </w:pPr>
      <w:r w:rsidRPr="005755CF">
        <w:rPr>
          <w:i/>
          <w:iCs/>
        </w:rPr>
        <w:t>Arrayname[index]=value;</w:t>
      </w:r>
    </w:p>
    <w:p w14:paraId="4242B021" w14:textId="77777777" w:rsidR="005755CF" w:rsidRDefault="005755CF" w:rsidP="005755CF">
      <w:pPr>
        <w:spacing w:after="0" w:line="240" w:lineRule="auto"/>
      </w:pPr>
      <w:r>
        <w:t xml:space="preserve">Consider the array marks: </w:t>
      </w:r>
    </w:p>
    <w:p w14:paraId="3FCFF05D" w14:textId="1D543359" w:rsidR="005755CF" w:rsidRPr="00917D8A" w:rsidRDefault="005755CF" w:rsidP="005755CF">
      <w:pPr>
        <w:shd w:val="clear" w:color="auto" w:fill="1F272A"/>
        <w:spacing w:after="0" w:line="240" w:lineRule="auto"/>
        <w:rPr>
          <w:rFonts w:ascii="Consolas" w:eastAsia="Times New Roman" w:hAnsi="Consolas" w:cs="Times New Roman"/>
          <w:color w:val="DAE3E3"/>
          <w:kern w:val="0"/>
          <w:sz w:val="21"/>
          <w:szCs w:val="21"/>
          <w:lang w:val="en-ZA" w:eastAsia="en-ZA"/>
        </w:rPr>
      </w:pPr>
      <w:r w:rsidRPr="00917D8A">
        <w:rPr>
          <w:rFonts w:ascii="Consolas" w:eastAsia="Times New Roman" w:hAnsi="Consolas" w:cs="Times New Roman"/>
          <w:color w:val="0CA1A6"/>
          <w:kern w:val="0"/>
          <w:sz w:val="21"/>
          <w:szCs w:val="21"/>
          <w:lang w:val="en-ZA" w:eastAsia="en-ZA"/>
        </w:rPr>
        <w:t>int</w:t>
      </w:r>
      <w:r w:rsidRPr="00917D8A">
        <w:rPr>
          <w:rFonts w:ascii="Consolas" w:eastAsia="Times New Roman" w:hAnsi="Consolas" w:cs="Times New Roman"/>
          <w:color w:val="DAE3E3"/>
          <w:kern w:val="0"/>
          <w:sz w:val="21"/>
          <w:szCs w:val="21"/>
          <w:lang w:val="en-ZA" w:eastAsia="en-ZA"/>
        </w:rPr>
        <w:t xml:space="preserve"> marks[]={</w:t>
      </w:r>
      <w:r w:rsidRPr="00917D8A">
        <w:rPr>
          <w:rFonts w:ascii="Consolas" w:eastAsia="Times New Roman" w:hAnsi="Consolas" w:cs="Times New Roman"/>
          <w:color w:val="7FCBCD"/>
          <w:kern w:val="0"/>
          <w:sz w:val="21"/>
          <w:szCs w:val="21"/>
          <w:lang w:val="en-ZA" w:eastAsia="en-ZA"/>
        </w:rPr>
        <w:t>56</w:t>
      </w:r>
      <w:r w:rsidRPr="00917D8A">
        <w:rPr>
          <w:rFonts w:ascii="Consolas" w:eastAsia="Times New Roman" w:hAnsi="Consolas" w:cs="Times New Roman"/>
          <w:color w:val="DAE3E3"/>
          <w:kern w:val="0"/>
          <w:sz w:val="21"/>
          <w:szCs w:val="21"/>
          <w:lang w:val="en-ZA" w:eastAsia="en-ZA"/>
        </w:rPr>
        <w:t>,</w:t>
      </w:r>
      <w:r w:rsidRPr="00917D8A">
        <w:rPr>
          <w:rFonts w:ascii="Consolas" w:eastAsia="Times New Roman" w:hAnsi="Consolas" w:cs="Times New Roman"/>
          <w:color w:val="7FCBCD"/>
          <w:kern w:val="0"/>
          <w:sz w:val="21"/>
          <w:szCs w:val="21"/>
          <w:lang w:val="en-ZA" w:eastAsia="en-ZA"/>
        </w:rPr>
        <w:t>89</w:t>
      </w:r>
      <w:r w:rsidRPr="00917D8A">
        <w:rPr>
          <w:rFonts w:ascii="Consolas" w:eastAsia="Times New Roman" w:hAnsi="Consolas" w:cs="Times New Roman"/>
          <w:color w:val="DAE3E3"/>
          <w:kern w:val="0"/>
          <w:sz w:val="21"/>
          <w:szCs w:val="21"/>
          <w:lang w:val="en-ZA" w:eastAsia="en-ZA"/>
        </w:rPr>
        <w:t>,</w:t>
      </w:r>
      <w:r w:rsidRPr="00917D8A">
        <w:rPr>
          <w:rFonts w:ascii="Consolas" w:eastAsia="Times New Roman" w:hAnsi="Consolas" w:cs="Times New Roman"/>
          <w:color w:val="7FCBCD"/>
          <w:kern w:val="0"/>
          <w:sz w:val="21"/>
          <w:szCs w:val="21"/>
          <w:lang w:val="en-ZA" w:eastAsia="en-ZA"/>
        </w:rPr>
        <w:t>64</w:t>
      </w:r>
      <w:r w:rsidRPr="00917D8A">
        <w:rPr>
          <w:rFonts w:ascii="Consolas" w:eastAsia="Times New Roman" w:hAnsi="Consolas" w:cs="Times New Roman"/>
          <w:color w:val="DAE3E3"/>
          <w:kern w:val="0"/>
          <w:sz w:val="21"/>
          <w:szCs w:val="21"/>
          <w:lang w:val="en-ZA" w:eastAsia="en-ZA"/>
        </w:rPr>
        <w:t>,</w:t>
      </w:r>
      <w:r w:rsidRPr="00917D8A">
        <w:rPr>
          <w:rFonts w:ascii="Consolas" w:eastAsia="Times New Roman" w:hAnsi="Consolas" w:cs="Times New Roman"/>
          <w:color w:val="7FCBCD"/>
          <w:kern w:val="0"/>
          <w:sz w:val="21"/>
          <w:szCs w:val="21"/>
          <w:lang w:val="en-ZA" w:eastAsia="en-ZA"/>
        </w:rPr>
        <w:t>97</w:t>
      </w:r>
      <w:r w:rsidRPr="00917D8A">
        <w:rPr>
          <w:rFonts w:ascii="Consolas" w:eastAsia="Times New Roman" w:hAnsi="Consolas" w:cs="Times New Roman"/>
          <w:color w:val="DAE3E3"/>
          <w:kern w:val="0"/>
          <w:sz w:val="21"/>
          <w:szCs w:val="21"/>
          <w:lang w:val="en-ZA" w:eastAsia="en-ZA"/>
        </w:rPr>
        <w:t>,</w:t>
      </w:r>
      <w:r w:rsidRPr="00917D8A">
        <w:rPr>
          <w:rFonts w:ascii="Consolas" w:eastAsia="Times New Roman" w:hAnsi="Consolas" w:cs="Times New Roman"/>
          <w:color w:val="7FCBCD"/>
          <w:kern w:val="0"/>
          <w:sz w:val="21"/>
          <w:szCs w:val="21"/>
          <w:lang w:val="en-ZA" w:eastAsia="en-ZA"/>
        </w:rPr>
        <w:t>34</w:t>
      </w:r>
      <w:r w:rsidRPr="00917D8A">
        <w:rPr>
          <w:rFonts w:ascii="Consolas" w:eastAsia="Times New Roman" w:hAnsi="Consolas" w:cs="Times New Roman"/>
          <w:color w:val="DAE3E3"/>
          <w:kern w:val="0"/>
          <w:sz w:val="21"/>
          <w:szCs w:val="21"/>
          <w:lang w:val="en-ZA" w:eastAsia="en-ZA"/>
        </w:rPr>
        <w:t xml:space="preserve"> };</w:t>
      </w:r>
    </w:p>
    <w:p w14:paraId="7F2DBE14" w14:textId="2745016B" w:rsidR="005755CF" w:rsidRDefault="005755CF" w:rsidP="00E83985">
      <w:pPr>
        <w:spacing w:after="0" w:line="360" w:lineRule="auto"/>
        <w:jc w:val="both"/>
      </w:pPr>
    </w:p>
    <w:p w14:paraId="2D107E32" w14:textId="6BDF0063" w:rsidR="005755CF" w:rsidRDefault="005755CF" w:rsidP="00E83985">
      <w:pPr>
        <w:spacing w:after="0" w:line="360" w:lineRule="auto"/>
        <w:jc w:val="both"/>
      </w:pPr>
      <w:r>
        <w:t>For example, we are going to replace 64 with 44 as shown below.</w:t>
      </w:r>
    </w:p>
    <w:p w14:paraId="15075EBF" w14:textId="77777777" w:rsidR="005755CF" w:rsidRPr="005755CF" w:rsidRDefault="005755CF" w:rsidP="005755CF">
      <w:pPr>
        <w:shd w:val="clear" w:color="auto" w:fill="1F272A"/>
        <w:spacing w:after="0" w:line="285" w:lineRule="atLeast"/>
        <w:rPr>
          <w:rFonts w:ascii="Consolas" w:eastAsia="Times New Roman" w:hAnsi="Consolas" w:cs="Times New Roman"/>
          <w:color w:val="DAE3E3"/>
          <w:kern w:val="0"/>
          <w:sz w:val="21"/>
          <w:szCs w:val="21"/>
          <w:lang w:val="en-ZA" w:eastAsia="en-ZA"/>
        </w:rPr>
      </w:pPr>
      <w:r w:rsidRPr="005755CF">
        <w:rPr>
          <w:rFonts w:ascii="Consolas" w:eastAsia="Times New Roman" w:hAnsi="Consolas" w:cs="Times New Roman"/>
          <w:color w:val="F39C12"/>
          <w:kern w:val="0"/>
          <w:sz w:val="21"/>
          <w:szCs w:val="21"/>
          <w:lang w:val="en-ZA" w:eastAsia="en-ZA"/>
        </w:rPr>
        <w:t>marks</w:t>
      </w:r>
      <w:r w:rsidRPr="005755CF">
        <w:rPr>
          <w:rFonts w:ascii="Consolas" w:eastAsia="Times New Roman" w:hAnsi="Consolas" w:cs="Times New Roman"/>
          <w:color w:val="DAE3E3"/>
          <w:kern w:val="0"/>
          <w:sz w:val="21"/>
          <w:szCs w:val="21"/>
          <w:lang w:val="en-ZA" w:eastAsia="en-ZA"/>
        </w:rPr>
        <w:t>[</w:t>
      </w:r>
      <w:r w:rsidRPr="005755CF">
        <w:rPr>
          <w:rFonts w:ascii="Consolas" w:eastAsia="Times New Roman" w:hAnsi="Consolas" w:cs="Times New Roman"/>
          <w:color w:val="7FCBCD"/>
          <w:kern w:val="0"/>
          <w:sz w:val="21"/>
          <w:szCs w:val="21"/>
          <w:lang w:val="en-ZA" w:eastAsia="en-ZA"/>
        </w:rPr>
        <w:t>2</w:t>
      </w:r>
      <w:r w:rsidRPr="005755CF">
        <w:rPr>
          <w:rFonts w:ascii="Consolas" w:eastAsia="Times New Roman" w:hAnsi="Consolas" w:cs="Times New Roman"/>
          <w:color w:val="DAE3E3"/>
          <w:kern w:val="0"/>
          <w:sz w:val="21"/>
          <w:szCs w:val="21"/>
          <w:lang w:val="en-ZA" w:eastAsia="en-ZA"/>
        </w:rPr>
        <w:t>]=</w:t>
      </w:r>
      <w:r w:rsidRPr="005755CF">
        <w:rPr>
          <w:rFonts w:ascii="Consolas" w:eastAsia="Times New Roman" w:hAnsi="Consolas" w:cs="Times New Roman"/>
          <w:color w:val="7FCBCD"/>
          <w:kern w:val="0"/>
          <w:sz w:val="21"/>
          <w:szCs w:val="21"/>
          <w:lang w:val="en-ZA" w:eastAsia="en-ZA"/>
        </w:rPr>
        <w:t>44</w:t>
      </w:r>
      <w:r w:rsidRPr="005755CF">
        <w:rPr>
          <w:rFonts w:ascii="Consolas" w:eastAsia="Times New Roman" w:hAnsi="Consolas" w:cs="Times New Roman"/>
          <w:color w:val="DAE3E3"/>
          <w:kern w:val="0"/>
          <w:sz w:val="21"/>
          <w:szCs w:val="21"/>
          <w:lang w:val="en-ZA" w:eastAsia="en-ZA"/>
        </w:rPr>
        <w:t>;</w:t>
      </w:r>
    </w:p>
    <w:p w14:paraId="3EB7927C" w14:textId="77777777" w:rsidR="005755CF" w:rsidRPr="00DD51A6" w:rsidRDefault="005755CF" w:rsidP="00E83985">
      <w:pPr>
        <w:spacing w:after="0" w:line="360" w:lineRule="auto"/>
        <w:jc w:val="both"/>
      </w:pPr>
    </w:p>
    <w:p w14:paraId="213897E4" w14:textId="5753A557" w:rsidR="00933320" w:rsidRDefault="006024AB" w:rsidP="00E83985">
      <w:pPr>
        <w:spacing w:after="0" w:line="360" w:lineRule="auto"/>
        <w:jc w:val="both"/>
      </w:pPr>
      <w:r>
        <w:t>Let us try to represent collections of items using a visual application. In Pictoblox, there is no special category for lists, but we can go to the very bottom under the variables and click on "Make a list" and name your new list. You will see a lot of blocks associated with the list. Also on the stage, you will see the list name.</w:t>
      </w:r>
    </w:p>
    <w:p w14:paraId="3EFAEBAC" w14:textId="77777777" w:rsidR="006024AB" w:rsidRDefault="006024AB" w:rsidP="00E83985">
      <w:pPr>
        <w:spacing w:after="0" w:line="360" w:lineRule="auto"/>
        <w:jc w:val="both"/>
      </w:pPr>
    </w:p>
    <w:p w14:paraId="76E2ACA9" w14:textId="5234A439" w:rsidR="00933320" w:rsidRPr="009E2DFC" w:rsidRDefault="00933320" w:rsidP="00601AFA">
      <w:pPr>
        <w:shd w:val="clear" w:color="auto" w:fill="D9D9D9" w:themeFill="background1" w:themeFillShade="D9"/>
        <w:spacing w:after="0" w:line="360" w:lineRule="auto"/>
        <w:jc w:val="both"/>
        <w:rPr>
          <w:b/>
          <w:bCs/>
          <w:caps/>
          <w:kern w:val="24"/>
        </w:rPr>
      </w:pPr>
      <w:r w:rsidRPr="009E2DFC">
        <w:rPr>
          <w:b/>
          <w:bCs/>
          <w:caps/>
          <w:kern w:val="24"/>
        </w:rPr>
        <w:t>Steps</w:t>
      </w:r>
    </w:p>
    <w:p w14:paraId="737D1EA5" w14:textId="77777777" w:rsidR="00966283" w:rsidRDefault="00933320" w:rsidP="00601AFA">
      <w:pPr>
        <w:shd w:val="clear" w:color="auto" w:fill="D9D9D9" w:themeFill="background1" w:themeFillShade="D9"/>
        <w:spacing w:after="0" w:line="360" w:lineRule="auto"/>
        <w:jc w:val="both"/>
      </w:pPr>
      <w:r>
        <w:t xml:space="preserve">Step 1: </w:t>
      </w:r>
      <w:r w:rsidR="00966283">
        <w:t xml:space="preserve">Add the </w:t>
      </w:r>
      <w:r w:rsidR="00966283" w:rsidRPr="00966283">
        <w:rPr>
          <w:i/>
          <w:iCs/>
        </w:rPr>
        <w:t>when clicked</w:t>
      </w:r>
      <w:r w:rsidR="00966283">
        <w:t xml:space="preserve"> block.</w:t>
      </w:r>
    </w:p>
    <w:p w14:paraId="488D0895" w14:textId="1C1DB588" w:rsidR="00933320" w:rsidRDefault="00966283" w:rsidP="00601AFA">
      <w:pPr>
        <w:shd w:val="clear" w:color="auto" w:fill="D9D9D9" w:themeFill="background1" w:themeFillShade="D9"/>
        <w:spacing w:after="0" w:line="360" w:lineRule="auto"/>
        <w:jc w:val="both"/>
      </w:pPr>
      <w:r>
        <w:t xml:space="preserve">Step 2: </w:t>
      </w:r>
      <w:r w:rsidR="00933320">
        <w:t xml:space="preserve">Click on variables and select </w:t>
      </w:r>
      <w:r w:rsidR="00933320" w:rsidRPr="00966283">
        <w:rPr>
          <w:i/>
          <w:iCs/>
        </w:rPr>
        <w:t>make a list</w:t>
      </w:r>
      <w:r w:rsidR="00933320">
        <w:t>. Type in</w:t>
      </w:r>
      <w:r>
        <w:t xml:space="preserve"> the word </w:t>
      </w:r>
      <w:r w:rsidR="00933320">
        <w:t xml:space="preserve"> mark</w:t>
      </w:r>
      <w:r>
        <w:t>s as the list name</w:t>
      </w:r>
      <w:r w:rsidR="00933320">
        <w:t>.</w:t>
      </w:r>
    </w:p>
    <w:p w14:paraId="42F5C40A" w14:textId="0D748D69" w:rsidR="00933320" w:rsidRDefault="00933320" w:rsidP="00601AFA">
      <w:pPr>
        <w:shd w:val="clear" w:color="auto" w:fill="D9D9D9" w:themeFill="background1" w:themeFillShade="D9"/>
        <w:spacing w:after="0" w:line="360" w:lineRule="auto"/>
        <w:jc w:val="both"/>
      </w:pPr>
      <w:r>
        <w:t xml:space="preserve">Step </w:t>
      </w:r>
      <w:r w:rsidR="00966283">
        <w:t>3</w:t>
      </w:r>
      <w:r>
        <w:t xml:space="preserve">: Click on </w:t>
      </w:r>
      <w:r w:rsidRPr="00966283">
        <w:rPr>
          <w:i/>
          <w:iCs/>
        </w:rPr>
        <w:t>sensing</w:t>
      </w:r>
      <w:r>
        <w:t xml:space="preserve"> and take the </w:t>
      </w:r>
      <w:r w:rsidRPr="00966283">
        <w:rPr>
          <w:i/>
          <w:iCs/>
        </w:rPr>
        <w:t>ask</w:t>
      </w:r>
      <w:r w:rsidR="00966283" w:rsidRPr="00966283">
        <w:rPr>
          <w:i/>
          <w:iCs/>
        </w:rPr>
        <w:t>…</w:t>
      </w:r>
      <w:r w:rsidRPr="00966283">
        <w:rPr>
          <w:i/>
          <w:iCs/>
        </w:rPr>
        <w:t xml:space="preserve"> </w:t>
      </w:r>
      <w:r w:rsidR="00966283">
        <w:rPr>
          <w:i/>
          <w:iCs/>
        </w:rPr>
        <w:t xml:space="preserve">and wait </w:t>
      </w:r>
      <w:r w:rsidR="00E154F1" w:rsidRPr="00966283">
        <w:t>block.</w:t>
      </w:r>
    </w:p>
    <w:p w14:paraId="49BAC39C" w14:textId="55AC1588" w:rsidR="00933320" w:rsidRDefault="00933320" w:rsidP="00601AFA">
      <w:pPr>
        <w:shd w:val="clear" w:color="auto" w:fill="D9D9D9" w:themeFill="background1" w:themeFillShade="D9"/>
        <w:spacing w:after="0" w:line="360" w:lineRule="auto"/>
        <w:jc w:val="both"/>
      </w:pPr>
      <w:r>
        <w:t xml:space="preserve">Step </w:t>
      </w:r>
      <w:r w:rsidR="00966283">
        <w:t>4</w:t>
      </w:r>
      <w:r>
        <w:t xml:space="preserve">: From variables select the </w:t>
      </w:r>
      <w:r w:rsidRPr="00966283">
        <w:rPr>
          <w:i/>
          <w:iCs/>
        </w:rPr>
        <w:t>add… to marks</w:t>
      </w:r>
      <w:r>
        <w:t xml:space="preserve"> </w:t>
      </w:r>
      <w:r w:rsidR="00966283">
        <w:t>blocks.</w:t>
      </w:r>
    </w:p>
    <w:p w14:paraId="3CCDAE0E" w14:textId="0E69F402" w:rsidR="00966283" w:rsidRDefault="00966283" w:rsidP="00601AFA">
      <w:pPr>
        <w:shd w:val="clear" w:color="auto" w:fill="D9D9D9" w:themeFill="background1" w:themeFillShade="D9"/>
        <w:spacing w:after="0" w:line="360" w:lineRule="auto"/>
        <w:jc w:val="both"/>
      </w:pPr>
      <w:r>
        <w:t xml:space="preserve">Step 5: Inside the </w:t>
      </w:r>
      <w:r w:rsidRPr="00966283">
        <w:rPr>
          <w:i/>
          <w:iCs/>
        </w:rPr>
        <w:t>add.. to marks</w:t>
      </w:r>
      <w:r>
        <w:t xml:space="preserve"> </w:t>
      </w:r>
      <w:r w:rsidR="00E154F1">
        <w:t>block,</w:t>
      </w:r>
      <w:r>
        <w:t xml:space="preserve"> insert the </w:t>
      </w:r>
      <w:r w:rsidRPr="00966283">
        <w:rPr>
          <w:i/>
          <w:iCs/>
        </w:rPr>
        <w:t>answer</w:t>
      </w:r>
      <w:r>
        <w:t xml:space="preserve"> block. Type in the first value of the </w:t>
      </w:r>
      <w:r>
        <w:tab/>
        <w:t xml:space="preserve">list 56 and click the </w:t>
      </w:r>
      <w:r w:rsidRPr="00966283">
        <w:rPr>
          <w:i/>
          <w:iCs/>
        </w:rPr>
        <w:t>when clicked</w:t>
      </w:r>
      <w:r>
        <w:t xml:space="preserve"> block. The code will look as follows:</w:t>
      </w:r>
    </w:p>
    <w:p w14:paraId="511EB70B" w14:textId="77777777" w:rsidR="005478F5" w:rsidRDefault="00E154F1" w:rsidP="005478F5">
      <w:pPr>
        <w:keepNext/>
        <w:spacing w:after="0" w:line="360" w:lineRule="auto"/>
      </w:pPr>
      <w:r w:rsidRPr="00E154F1">
        <w:rPr>
          <w:noProof/>
        </w:rPr>
        <w:drawing>
          <wp:inline distT="0" distB="0" distL="0" distR="0" wp14:anchorId="1DE30C0D" wp14:editId="2A521FA6">
            <wp:extent cx="3877216" cy="1409897"/>
            <wp:effectExtent l="0" t="0" r="0" b="0"/>
            <wp:docPr id="52340" name="Picture 52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77216" cy="1409897"/>
                    </a:xfrm>
                    <a:prstGeom prst="rect">
                      <a:avLst/>
                    </a:prstGeom>
                  </pic:spPr>
                </pic:pic>
              </a:graphicData>
            </a:graphic>
          </wp:inline>
        </w:drawing>
      </w:r>
    </w:p>
    <w:p w14:paraId="5D592B2D" w14:textId="3C75A2FC" w:rsidR="00966283" w:rsidRPr="005478F5" w:rsidRDefault="005478F5" w:rsidP="005478F5">
      <w:pPr>
        <w:pStyle w:val="Caption"/>
        <w:rPr>
          <w:i w:val="0"/>
          <w:iCs w:val="0"/>
          <w:color w:val="auto"/>
          <w:sz w:val="24"/>
          <w:szCs w:val="24"/>
        </w:rPr>
      </w:pPr>
      <w:r w:rsidRPr="005478F5">
        <w:rPr>
          <w:i w:val="0"/>
          <w:iCs w:val="0"/>
          <w:color w:val="auto"/>
          <w:sz w:val="24"/>
          <w:szCs w:val="24"/>
        </w:rPr>
        <w:t xml:space="preserve">Figure 3. </w:t>
      </w:r>
      <w:r w:rsidRPr="005478F5">
        <w:rPr>
          <w:i w:val="0"/>
          <w:iCs w:val="0"/>
          <w:color w:val="auto"/>
          <w:sz w:val="24"/>
          <w:szCs w:val="24"/>
        </w:rPr>
        <w:fldChar w:fldCharType="begin"/>
      </w:r>
      <w:r w:rsidRPr="005478F5">
        <w:rPr>
          <w:i w:val="0"/>
          <w:iCs w:val="0"/>
          <w:color w:val="auto"/>
          <w:sz w:val="24"/>
          <w:szCs w:val="24"/>
        </w:rPr>
        <w:instrText xml:space="preserve"> SEQ Figure_3. \* ARABIC </w:instrText>
      </w:r>
      <w:r w:rsidRPr="005478F5">
        <w:rPr>
          <w:i w:val="0"/>
          <w:iCs w:val="0"/>
          <w:color w:val="auto"/>
          <w:sz w:val="24"/>
          <w:szCs w:val="24"/>
        </w:rPr>
        <w:fldChar w:fldCharType="separate"/>
      </w:r>
      <w:r w:rsidR="00AF1BF5">
        <w:rPr>
          <w:i w:val="0"/>
          <w:iCs w:val="0"/>
          <w:noProof/>
          <w:color w:val="auto"/>
          <w:sz w:val="24"/>
          <w:szCs w:val="24"/>
        </w:rPr>
        <w:t>46</w:t>
      </w:r>
      <w:r w:rsidRPr="005478F5">
        <w:rPr>
          <w:i w:val="0"/>
          <w:iCs w:val="0"/>
          <w:color w:val="auto"/>
          <w:sz w:val="24"/>
          <w:szCs w:val="24"/>
        </w:rPr>
        <w:fldChar w:fldCharType="end"/>
      </w:r>
      <w:r w:rsidRPr="005478F5">
        <w:rPr>
          <w:i w:val="0"/>
          <w:iCs w:val="0"/>
          <w:color w:val="auto"/>
          <w:sz w:val="24"/>
          <w:szCs w:val="24"/>
        </w:rPr>
        <w:t>:Lists</w:t>
      </w:r>
    </w:p>
    <w:p w14:paraId="0EE38CDC" w14:textId="4A9F9B8E" w:rsidR="004C0E33" w:rsidRDefault="004C0E33" w:rsidP="004C0E33">
      <w:pPr>
        <w:spacing w:after="0" w:line="360" w:lineRule="auto"/>
      </w:pPr>
    </w:p>
    <w:p w14:paraId="7E9E33CE" w14:textId="4256C03B" w:rsidR="00E154F1" w:rsidRDefault="009E2DFC" w:rsidP="004C0E33">
      <w:pPr>
        <w:spacing w:after="0" w:line="360" w:lineRule="auto"/>
      </w:pPr>
      <w:r>
        <w:t>You can repeat the process and add the other elements to the list. However, lists show a count of the elements, which is why it is displaying 1 and 2. Let's complete the process and store all five numbers as declared in marks. The final list will look as follows:</w:t>
      </w:r>
      <w:r w:rsidR="00E154F1" w:rsidRPr="00E154F1">
        <w:rPr>
          <w:noProof/>
        </w:rPr>
        <w:drawing>
          <wp:inline distT="0" distB="0" distL="0" distR="0" wp14:anchorId="1A4752FD" wp14:editId="2B5E5F51">
            <wp:extent cx="1724316" cy="1495425"/>
            <wp:effectExtent l="0" t="0" r="9525" b="0"/>
            <wp:docPr id="52339" name="Picture 523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9" name="Picture 52339" descr="Chart, bar chart&#10;&#10;Description automatically generated"/>
                    <pic:cNvPicPr/>
                  </pic:nvPicPr>
                  <pic:blipFill>
                    <a:blip r:embed="rId81"/>
                    <a:stretch>
                      <a:fillRect/>
                    </a:stretch>
                  </pic:blipFill>
                  <pic:spPr>
                    <a:xfrm>
                      <a:off x="0" y="0"/>
                      <a:ext cx="1726940" cy="1497701"/>
                    </a:xfrm>
                    <a:prstGeom prst="rect">
                      <a:avLst/>
                    </a:prstGeom>
                  </pic:spPr>
                </pic:pic>
              </a:graphicData>
            </a:graphic>
          </wp:inline>
        </w:drawing>
      </w:r>
    </w:p>
    <w:p w14:paraId="59E303EC" w14:textId="77777777" w:rsidR="000F1288" w:rsidRDefault="000F1288" w:rsidP="00E83985">
      <w:pPr>
        <w:spacing w:after="0" w:line="360" w:lineRule="auto"/>
        <w:jc w:val="both"/>
      </w:pPr>
    </w:p>
    <w:p w14:paraId="155151ED" w14:textId="6F54159C" w:rsidR="0095514F" w:rsidRPr="00D364C2" w:rsidRDefault="00C617F5" w:rsidP="00E83985">
      <w:pPr>
        <w:spacing w:after="0" w:line="360" w:lineRule="auto"/>
        <w:jc w:val="both"/>
        <w:rPr>
          <w:b/>
          <w:bCs/>
        </w:rPr>
      </w:pPr>
      <w:r w:rsidRPr="00D364C2">
        <w:rPr>
          <w:b/>
          <w:bCs/>
        </w:rPr>
        <w:t>Inserting a</w:t>
      </w:r>
      <w:r w:rsidR="00FD631B">
        <w:rPr>
          <w:b/>
          <w:bCs/>
        </w:rPr>
        <w:t>n element into the list</w:t>
      </w:r>
    </w:p>
    <w:p w14:paraId="7764275E" w14:textId="0155A37A" w:rsidR="00C617F5" w:rsidRDefault="00C617F5" w:rsidP="00E83985">
      <w:pPr>
        <w:spacing w:after="0" w:line="360" w:lineRule="auto"/>
        <w:jc w:val="both"/>
      </w:pPr>
      <w:r>
        <w:t xml:space="preserve">It is possible with Scratch to insert a mark at a specific position. </w:t>
      </w:r>
      <w:r w:rsidR="00D364C2">
        <w:t>Let’s</w:t>
      </w:r>
      <w:r>
        <w:t xml:space="preserve"> insert 55 after value 64 in our list.</w:t>
      </w:r>
      <w:r w:rsidR="00FD631B">
        <w:t xml:space="preserve"> </w:t>
      </w:r>
      <w:r>
        <w:t xml:space="preserve">Here is the code and the final output after </w:t>
      </w:r>
      <w:r w:rsidR="00D364C2">
        <w:t>execution.</w:t>
      </w:r>
    </w:p>
    <w:p w14:paraId="01CB48FD" w14:textId="77777777" w:rsidR="00AF1BF5" w:rsidRDefault="00AF1BF5" w:rsidP="00AF1BF5">
      <w:pPr>
        <w:keepNext/>
        <w:spacing w:after="0" w:line="360" w:lineRule="auto"/>
        <w:jc w:val="both"/>
      </w:pPr>
      <w:r w:rsidRPr="00AF1BF5">
        <w:rPr>
          <w:noProof/>
        </w:rPr>
        <w:lastRenderedPageBreak/>
        <w:drawing>
          <wp:inline distT="0" distB="0" distL="0" distR="0" wp14:anchorId="02F486A1" wp14:editId="79DD88EE">
            <wp:extent cx="4982270" cy="1981477"/>
            <wp:effectExtent l="0" t="0" r="0" b="0"/>
            <wp:docPr id="52335" name="Picture 5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82270" cy="1981477"/>
                    </a:xfrm>
                    <a:prstGeom prst="rect">
                      <a:avLst/>
                    </a:prstGeom>
                  </pic:spPr>
                </pic:pic>
              </a:graphicData>
            </a:graphic>
          </wp:inline>
        </w:drawing>
      </w:r>
    </w:p>
    <w:p w14:paraId="53FBFD2E" w14:textId="4A5A01A8" w:rsidR="00C617F5" w:rsidRPr="00AF1BF5" w:rsidRDefault="00AF1BF5" w:rsidP="00AF1BF5">
      <w:pPr>
        <w:pStyle w:val="Caption"/>
        <w:jc w:val="both"/>
        <w:rPr>
          <w:i w:val="0"/>
          <w:iCs w:val="0"/>
          <w:color w:val="auto"/>
          <w:sz w:val="24"/>
          <w:szCs w:val="24"/>
        </w:rPr>
      </w:pPr>
      <w:r w:rsidRPr="00AF1BF5">
        <w:rPr>
          <w:i w:val="0"/>
          <w:iCs w:val="0"/>
          <w:color w:val="auto"/>
          <w:sz w:val="24"/>
          <w:szCs w:val="24"/>
        </w:rPr>
        <w:t xml:space="preserve">Figure 3. </w:t>
      </w:r>
      <w:r w:rsidRPr="00AF1BF5">
        <w:rPr>
          <w:i w:val="0"/>
          <w:iCs w:val="0"/>
          <w:color w:val="auto"/>
          <w:sz w:val="24"/>
          <w:szCs w:val="24"/>
        </w:rPr>
        <w:fldChar w:fldCharType="begin"/>
      </w:r>
      <w:r w:rsidRPr="00AF1BF5">
        <w:rPr>
          <w:i w:val="0"/>
          <w:iCs w:val="0"/>
          <w:color w:val="auto"/>
          <w:sz w:val="24"/>
          <w:szCs w:val="24"/>
        </w:rPr>
        <w:instrText xml:space="preserve"> SEQ Figure_3. \* ARABIC </w:instrText>
      </w:r>
      <w:r w:rsidRPr="00AF1BF5">
        <w:rPr>
          <w:i w:val="0"/>
          <w:iCs w:val="0"/>
          <w:color w:val="auto"/>
          <w:sz w:val="24"/>
          <w:szCs w:val="24"/>
        </w:rPr>
        <w:fldChar w:fldCharType="separate"/>
      </w:r>
      <w:r w:rsidRPr="00AF1BF5">
        <w:rPr>
          <w:i w:val="0"/>
          <w:iCs w:val="0"/>
          <w:noProof/>
          <w:color w:val="auto"/>
          <w:sz w:val="24"/>
          <w:szCs w:val="24"/>
        </w:rPr>
        <w:t>47</w:t>
      </w:r>
      <w:r w:rsidRPr="00AF1BF5">
        <w:rPr>
          <w:i w:val="0"/>
          <w:iCs w:val="0"/>
          <w:color w:val="auto"/>
          <w:sz w:val="24"/>
          <w:szCs w:val="24"/>
        </w:rPr>
        <w:fldChar w:fldCharType="end"/>
      </w:r>
      <w:r w:rsidRPr="00AF1BF5">
        <w:rPr>
          <w:i w:val="0"/>
          <w:iCs w:val="0"/>
          <w:color w:val="auto"/>
          <w:sz w:val="24"/>
          <w:szCs w:val="24"/>
        </w:rPr>
        <w:t>:Inserting elements in a list</w:t>
      </w:r>
    </w:p>
    <w:p w14:paraId="0542488F" w14:textId="60D2F1E2" w:rsidR="00D364C2" w:rsidRDefault="00D364C2" w:rsidP="00E83985">
      <w:pPr>
        <w:spacing w:after="0" w:line="360" w:lineRule="auto"/>
        <w:jc w:val="both"/>
      </w:pPr>
    </w:p>
    <w:p w14:paraId="32E560C6" w14:textId="4753B5E8" w:rsidR="00D364C2" w:rsidRDefault="002B76D7" w:rsidP="00E83985">
      <w:pPr>
        <w:spacing w:after="0" w:line="360" w:lineRule="auto"/>
        <w:jc w:val="both"/>
      </w:pPr>
      <w:r>
        <w:t xml:space="preserve">Figure </w:t>
      </w:r>
      <w:r w:rsidR="0011151D">
        <w:t>3.47</w:t>
      </w:r>
      <w:r w:rsidR="00D364C2" w:rsidRPr="00D364C2">
        <w:t xml:space="preserve"> shows the value 55 inserted after 64.</w:t>
      </w:r>
    </w:p>
    <w:p w14:paraId="67770CFE" w14:textId="5D3A5A0B" w:rsidR="00FD631B" w:rsidRDefault="00FD631B" w:rsidP="00E83985">
      <w:pPr>
        <w:spacing w:after="0" w:line="360" w:lineRule="auto"/>
        <w:jc w:val="both"/>
      </w:pPr>
    </w:p>
    <w:p w14:paraId="229D35CF" w14:textId="2626D50B" w:rsidR="00FD631B" w:rsidRPr="006B5E8E" w:rsidRDefault="006B5E8E" w:rsidP="00E83985">
      <w:pPr>
        <w:spacing w:after="0" w:line="360" w:lineRule="auto"/>
        <w:jc w:val="both"/>
        <w:rPr>
          <w:b/>
          <w:bCs/>
        </w:rPr>
      </w:pPr>
      <w:r w:rsidRPr="006B5E8E">
        <w:rPr>
          <w:b/>
          <w:bCs/>
        </w:rPr>
        <w:t>D</w:t>
      </w:r>
      <w:r w:rsidR="00FD631B" w:rsidRPr="006B5E8E">
        <w:rPr>
          <w:b/>
          <w:bCs/>
        </w:rPr>
        <w:t>eleting</w:t>
      </w:r>
      <w:r w:rsidRPr="006B5E8E">
        <w:rPr>
          <w:b/>
          <w:bCs/>
        </w:rPr>
        <w:t xml:space="preserve"> an element from the list</w:t>
      </w:r>
    </w:p>
    <w:p w14:paraId="0C1C1A2B" w14:textId="537CBB25" w:rsidR="00FD631B" w:rsidRDefault="006B5E8E" w:rsidP="00E83985">
      <w:pPr>
        <w:spacing w:after="0" w:line="360" w:lineRule="auto"/>
        <w:jc w:val="both"/>
      </w:pPr>
      <w:r>
        <w:t xml:space="preserve">To delete an item from the list, you simply must use the </w:t>
      </w:r>
      <w:r w:rsidRPr="006B5E8E">
        <w:rPr>
          <w:i/>
          <w:iCs/>
        </w:rPr>
        <w:t>delete …. of ….</w:t>
      </w:r>
      <w:r>
        <w:t xml:space="preserve"> arrayname block. For example to delete value 55 add the following block:</w:t>
      </w:r>
    </w:p>
    <w:p w14:paraId="73246EE1" w14:textId="0C804FF9" w:rsidR="006B5E8E" w:rsidRDefault="006B5E8E" w:rsidP="00E83985">
      <w:pPr>
        <w:spacing w:after="0" w:line="360" w:lineRule="auto"/>
        <w:jc w:val="both"/>
      </w:pPr>
      <w:r w:rsidRPr="006B5E8E">
        <w:rPr>
          <w:noProof/>
        </w:rPr>
        <w:drawing>
          <wp:inline distT="0" distB="0" distL="0" distR="0" wp14:anchorId="5D44649E" wp14:editId="3F6E7B63">
            <wp:extent cx="1495425" cy="314325"/>
            <wp:effectExtent l="0" t="0" r="9525" b="9525"/>
            <wp:docPr id="52343" name="Picture 5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495644" cy="314371"/>
                    </a:xfrm>
                    <a:prstGeom prst="rect">
                      <a:avLst/>
                    </a:prstGeom>
                  </pic:spPr>
                </pic:pic>
              </a:graphicData>
            </a:graphic>
          </wp:inline>
        </w:drawing>
      </w:r>
    </w:p>
    <w:p w14:paraId="27EF5014" w14:textId="71A0448F" w:rsidR="006B5E8E" w:rsidRPr="006B5E8E" w:rsidRDefault="006B5E8E" w:rsidP="006B5E8E">
      <w:pPr>
        <w:spacing w:after="0" w:line="360" w:lineRule="auto"/>
        <w:jc w:val="both"/>
        <w:rPr>
          <w:b/>
          <w:bCs/>
        </w:rPr>
      </w:pPr>
      <w:r w:rsidRPr="006B5E8E">
        <w:rPr>
          <w:b/>
          <w:bCs/>
        </w:rPr>
        <w:t>Replacing an element from the list</w:t>
      </w:r>
    </w:p>
    <w:p w14:paraId="3188B01E" w14:textId="13580B3A" w:rsidR="006B5E8E" w:rsidRDefault="006B5E8E" w:rsidP="00E83985">
      <w:pPr>
        <w:spacing w:after="0" w:line="360" w:lineRule="auto"/>
        <w:jc w:val="both"/>
      </w:pPr>
      <w:r>
        <w:t>Sometimes, when working with lists, you might want to replace an element</w:t>
      </w:r>
      <w:r w:rsidR="00343359">
        <w:t>. This does not reduce or increase the size of a list.</w:t>
      </w:r>
      <w:r w:rsidR="00C3484D">
        <w:t xml:space="preserve"> We are going to replace the value 89 at position 2 with 99. So, we use the </w:t>
      </w:r>
      <w:r w:rsidR="00C3484D" w:rsidRPr="00C3484D">
        <w:rPr>
          <w:i/>
          <w:iCs/>
        </w:rPr>
        <w:t>replace item… of … with ….</w:t>
      </w:r>
    </w:p>
    <w:p w14:paraId="1FED1DB8" w14:textId="24BD0DBA" w:rsidR="00C3484D" w:rsidRDefault="00C3484D" w:rsidP="00E83985">
      <w:pPr>
        <w:spacing w:after="0" w:line="360" w:lineRule="auto"/>
        <w:jc w:val="both"/>
      </w:pPr>
      <w:r w:rsidRPr="00C3484D">
        <w:rPr>
          <w:noProof/>
        </w:rPr>
        <w:drawing>
          <wp:inline distT="0" distB="0" distL="0" distR="0" wp14:anchorId="21318353" wp14:editId="0387BE87">
            <wp:extent cx="2324424" cy="409632"/>
            <wp:effectExtent l="0" t="0" r="0" b="9525"/>
            <wp:docPr id="52344" name="Picture 5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24424" cy="409632"/>
                    </a:xfrm>
                    <a:prstGeom prst="rect">
                      <a:avLst/>
                    </a:prstGeom>
                  </pic:spPr>
                </pic:pic>
              </a:graphicData>
            </a:graphic>
          </wp:inline>
        </w:drawing>
      </w:r>
    </w:p>
    <w:p w14:paraId="03C45245" w14:textId="07E93EF5" w:rsidR="00192182" w:rsidRDefault="00192182" w:rsidP="00192182">
      <w:pPr>
        <w:shd w:val="clear" w:color="auto" w:fill="D9D9D9" w:themeFill="background1" w:themeFillShade="D9"/>
        <w:spacing w:after="0" w:line="360" w:lineRule="auto"/>
        <w:jc w:val="both"/>
        <w:rPr>
          <w:b/>
          <w:bCs/>
        </w:rPr>
      </w:pPr>
      <w:r w:rsidRPr="00192182">
        <w:rPr>
          <w:b/>
          <w:bCs/>
        </w:rPr>
        <w:t>NOTE</w:t>
      </w:r>
    </w:p>
    <w:p w14:paraId="1A20E47E" w14:textId="27509544" w:rsidR="00192182" w:rsidRDefault="00192182" w:rsidP="00192182">
      <w:pPr>
        <w:shd w:val="clear" w:color="auto" w:fill="D9D9D9" w:themeFill="background1" w:themeFillShade="D9"/>
        <w:spacing w:after="0" w:line="360" w:lineRule="auto"/>
        <w:jc w:val="both"/>
      </w:pPr>
      <w:r w:rsidRPr="00192182">
        <w:t>When replacing elements, you do not type in the element you want to replace but rather the position.</w:t>
      </w:r>
    </w:p>
    <w:p w14:paraId="597B2998" w14:textId="7558B021" w:rsidR="00AD2E05" w:rsidRPr="00192182" w:rsidRDefault="00AD2E05" w:rsidP="00AD2E05">
      <w:pPr>
        <w:spacing w:after="0" w:line="360" w:lineRule="auto"/>
        <w:jc w:val="both"/>
      </w:pPr>
      <w:r>
        <w:t xml:space="preserve">Sometimes you may want to check the number of elements in the list. This is achieved by using </w:t>
      </w:r>
      <w:r w:rsidRPr="00AD2E05">
        <w:rPr>
          <w:i/>
          <w:iCs/>
        </w:rPr>
        <w:t xml:space="preserve">length of </w:t>
      </w:r>
      <w:r>
        <w:rPr>
          <w:i/>
          <w:iCs/>
        </w:rPr>
        <w:t>…</w:t>
      </w:r>
      <w:r w:rsidRPr="00AD2E05">
        <w:rPr>
          <w:i/>
          <w:iCs/>
        </w:rPr>
        <w:t xml:space="preserve"> </w:t>
      </w:r>
      <w:r w:rsidRPr="00AD2E05">
        <w:t>block as shown below</w:t>
      </w:r>
      <w:r>
        <w:t>.</w:t>
      </w:r>
    </w:p>
    <w:p w14:paraId="7004EC46" w14:textId="77777777" w:rsidR="00192182" w:rsidRDefault="00192182" w:rsidP="00E83985">
      <w:pPr>
        <w:spacing w:after="0" w:line="360" w:lineRule="auto"/>
        <w:jc w:val="both"/>
      </w:pPr>
    </w:p>
    <w:p w14:paraId="5FA123EC" w14:textId="77777777" w:rsidR="00E81237" w:rsidRDefault="00E81237">
      <w:pPr>
        <w:rPr>
          <w:rFonts w:cs="Times New Roman"/>
          <w:b/>
          <w:szCs w:val="24"/>
          <w:shd w:val="clear" w:color="auto" w:fill="FFFFFF"/>
        </w:rPr>
      </w:pPr>
      <w:bookmarkStart w:id="72" w:name="_Hlk128353610"/>
      <w:r>
        <w:br w:type="page"/>
      </w:r>
    </w:p>
    <w:p w14:paraId="49A66621" w14:textId="4ECB12E8" w:rsidR="005755CF" w:rsidRDefault="005755CF" w:rsidP="00BE48CF">
      <w:pPr>
        <w:pStyle w:val="Heading1"/>
      </w:pPr>
      <w:r>
        <w:lastRenderedPageBreak/>
        <w:t>FORMATIVE ASSESSMENT 3.2</w:t>
      </w:r>
      <w:r>
        <w:tab/>
      </w:r>
      <w:r>
        <w:tab/>
        <w:t>INDIVIDUAL TASK</w:t>
      </w:r>
    </w:p>
    <w:p w14:paraId="2621B673" w14:textId="766133EA" w:rsidR="005755CF" w:rsidRDefault="005755CF" w:rsidP="005755CF"/>
    <w:p w14:paraId="0A11858E" w14:textId="4CAC37E9" w:rsidR="005755CF" w:rsidRDefault="005755CF" w:rsidP="00050351">
      <w:pPr>
        <w:spacing w:line="360" w:lineRule="auto"/>
      </w:pPr>
      <w:r>
        <w:t>3.2.1</w:t>
      </w:r>
      <w:r>
        <w:tab/>
        <w:t>Define the term visual programming language?</w:t>
      </w:r>
      <w:r w:rsidR="00050351">
        <w:tab/>
      </w:r>
      <w:r w:rsidR="00050351">
        <w:tab/>
      </w:r>
      <w:r w:rsidR="00050351">
        <w:tab/>
      </w:r>
      <w:r w:rsidR="00050351">
        <w:tab/>
      </w:r>
      <w:r w:rsidR="00050351">
        <w:tab/>
        <w:t>(2)</w:t>
      </w:r>
    </w:p>
    <w:p w14:paraId="21CE71EB" w14:textId="67CBF67D" w:rsidR="00050351" w:rsidRDefault="00050351" w:rsidP="00050351">
      <w:pPr>
        <w:spacing w:after="0" w:line="360" w:lineRule="auto"/>
      </w:pPr>
      <w:r>
        <w:t>3.2.2</w:t>
      </w:r>
      <w:r>
        <w:tab/>
        <w:t>List any FOUR common examples of visual programming languages.</w:t>
      </w:r>
      <w:r>
        <w:tab/>
      </w:r>
      <w:r>
        <w:tab/>
        <w:t>(4)</w:t>
      </w:r>
    </w:p>
    <w:p w14:paraId="16292B32" w14:textId="77777777" w:rsidR="00590C51" w:rsidRPr="004B6A7D" w:rsidRDefault="00590C51" w:rsidP="00590C51">
      <w:pPr>
        <w:spacing w:after="0"/>
        <w:rPr>
          <w:b/>
          <w:bCs/>
          <w:shd w:val="clear" w:color="auto" w:fill="FFFFFF"/>
        </w:rPr>
      </w:pPr>
      <w:r>
        <w:t>3.2.3</w:t>
      </w:r>
      <w:r>
        <w:tab/>
      </w:r>
      <w:r w:rsidRPr="004B6A7D">
        <w:rPr>
          <w:b/>
          <w:bCs/>
          <w:shd w:val="clear" w:color="auto" w:fill="FFFFFF"/>
        </w:rPr>
        <w:t>Arduino Traffic Light Project</w:t>
      </w:r>
    </w:p>
    <w:p w14:paraId="087B028A" w14:textId="3C64F851" w:rsidR="00590C51" w:rsidRDefault="00590C51" w:rsidP="00590C51">
      <w:pPr>
        <w:spacing w:line="360" w:lineRule="auto"/>
        <w:ind w:left="720"/>
        <w:rPr>
          <w:rFonts w:cs="Times New Roman"/>
          <w:color w:val="000000"/>
          <w:szCs w:val="24"/>
          <w:shd w:val="clear" w:color="auto" w:fill="FFFFFF"/>
        </w:rPr>
      </w:pPr>
      <w:r>
        <w:rPr>
          <w:rFonts w:cs="Times New Roman"/>
          <w:caps/>
          <w:color w:val="000000"/>
          <w:szCs w:val="24"/>
          <w:shd w:val="clear" w:color="auto" w:fill="FFFFFF"/>
        </w:rPr>
        <w:t>W</w:t>
      </w:r>
      <w:r>
        <w:rPr>
          <w:rFonts w:cs="Times New Roman"/>
          <w:color w:val="000000"/>
          <w:szCs w:val="24"/>
          <w:shd w:val="clear" w:color="auto" w:fill="FFFFFF"/>
        </w:rPr>
        <w:t>e want do design traffic lights. The sequence of traffic lights is Greed, Amber and then Red. Use Pictoblox to depict the scenario and Arduino Uno.</w:t>
      </w:r>
    </w:p>
    <w:p w14:paraId="0FBF7619" w14:textId="77777777" w:rsidR="00590C51" w:rsidRPr="00590C51" w:rsidRDefault="00590C51" w:rsidP="00590C51">
      <w:pPr>
        <w:shd w:val="clear" w:color="auto" w:fill="BFBFBF" w:themeFill="background1" w:themeFillShade="BF"/>
        <w:spacing w:after="0" w:line="360" w:lineRule="auto"/>
        <w:ind w:left="720"/>
        <w:rPr>
          <w:rFonts w:cs="Times New Roman"/>
          <w:color w:val="000000"/>
          <w:szCs w:val="24"/>
          <w:shd w:val="clear" w:color="auto" w:fill="BFBFBF" w:themeFill="background1" w:themeFillShade="BF"/>
        </w:rPr>
      </w:pPr>
      <w:r w:rsidRPr="00590C51">
        <w:rPr>
          <w:rFonts w:cs="Times New Roman"/>
          <w:color w:val="000000"/>
          <w:szCs w:val="24"/>
          <w:shd w:val="clear" w:color="auto" w:fill="BFBFBF" w:themeFill="background1" w:themeFillShade="BF"/>
        </w:rPr>
        <w:t>HINT</w:t>
      </w:r>
    </w:p>
    <w:p w14:paraId="446ACCBE" w14:textId="71CE3B22" w:rsidR="00590C51" w:rsidRPr="00590C51" w:rsidRDefault="00590C51" w:rsidP="00590C51">
      <w:pPr>
        <w:shd w:val="clear" w:color="auto" w:fill="BFBFBF" w:themeFill="background1" w:themeFillShade="BF"/>
        <w:spacing w:line="360" w:lineRule="auto"/>
        <w:ind w:left="720"/>
        <w:rPr>
          <w:rFonts w:cs="Times New Roman"/>
          <w:color w:val="000000"/>
          <w:szCs w:val="24"/>
          <w:shd w:val="clear" w:color="auto" w:fill="BFBFBF" w:themeFill="background1" w:themeFillShade="BF"/>
        </w:rPr>
      </w:pPr>
      <w:r w:rsidRPr="00590C51">
        <w:rPr>
          <w:rFonts w:cs="Times New Roman"/>
          <w:color w:val="000000"/>
          <w:szCs w:val="24"/>
          <w:shd w:val="clear" w:color="auto" w:fill="BFBFBF" w:themeFill="background1" w:themeFillShade="BF"/>
        </w:rPr>
        <w:t>The concept is same as the way we designed a traffic light using Raspberry Pi.</w:t>
      </w:r>
    </w:p>
    <w:p w14:paraId="6A0AD052" w14:textId="1A259900" w:rsidR="00590C51" w:rsidRPr="00590C51" w:rsidRDefault="00590C51" w:rsidP="00590C51">
      <w:pPr>
        <w:spacing w:line="360" w:lineRule="auto"/>
        <w:rPr>
          <w:rFonts w:cs="Times New Roman"/>
          <w:b/>
          <w:bCs/>
          <w:color w:val="000000"/>
          <w:szCs w:val="24"/>
          <w:shd w:val="clear" w:color="auto" w:fill="FFFFFF"/>
        </w:rPr>
      </w:pPr>
      <w:r w:rsidRPr="00590C51">
        <w:rPr>
          <w:rFonts w:cs="Times New Roman"/>
          <w:b/>
          <w:bCs/>
          <w:color w:val="000000"/>
          <w:szCs w:val="24"/>
          <w:shd w:val="clear" w:color="auto" w:fill="FFFFFF"/>
        </w:rPr>
        <w:t>Sample connections</w:t>
      </w:r>
    </w:p>
    <w:p w14:paraId="2F6B5AE9" w14:textId="03CFD2C2" w:rsidR="00590C51" w:rsidRDefault="0033055D" w:rsidP="00956FE7">
      <w:pPr>
        <w:spacing w:line="360" w:lineRule="auto"/>
        <w:jc w:val="center"/>
        <w:rPr>
          <w:rFonts w:cs="Times New Roman"/>
          <w:color w:val="000000"/>
          <w:szCs w:val="24"/>
          <w:shd w:val="clear" w:color="auto" w:fill="FFFFFF"/>
        </w:rPr>
      </w:pPr>
      <w:r w:rsidRPr="0033055D">
        <w:rPr>
          <w:rFonts w:cs="Times New Roman"/>
          <w:noProof/>
          <w:color w:val="000000"/>
          <w:szCs w:val="24"/>
          <w:shd w:val="clear" w:color="auto" w:fill="FFFFFF"/>
        </w:rPr>
        <w:drawing>
          <wp:inline distT="0" distB="0" distL="0" distR="0" wp14:anchorId="56D515F2" wp14:editId="47B7CAF7">
            <wp:extent cx="3886742" cy="2505425"/>
            <wp:effectExtent l="0" t="0" r="0" b="9525"/>
            <wp:docPr id="52338" name="Picture 5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86742" cy="2505425"/>
                    </a:xfrm>
                    <a:prstGeom prst="rect">
                      <a:avLst/>
                    </a:prstGeom>
                  </pic:spPr>
                </pic:pic>
              </a:graphicData>
            </a:graphic>
          </wp:inline>
        </w:drawing>
      </w:r>
    </w:p>
    <w:p w14:paraId="43E6C6DC" w14:textId="77777777" w:rsidR="00590C51" w:rsidRDefault="00590C51" w:rsidP="00590C51">
      <w:pPr>
        <w:pStyle w:val="ListParagraph"/>
        <w:spacing w:after="0" w:line="240" w:lineRule="auto"/>
        <w:rPr>
          <w:rFonts w:cs="Times New Roman"/>
          <w:color w:val="000000"/>
          <w:szCs w:val="24"/>
          <w:shd w:val="clear" w:color="auto" w:fill="FFFFFF"/>
        </w:rPr>
      </w:pPr>
    </w:p>
    <w:p w14:paraId="304B707A" w14:textId="6BA54FE9" w:rsidR="00590C51" w:rsidRPr="00360F88" w:rsidRDefault="00360F88" w:rsidP="00360F88">
      <w:pPr>
        <w:spacing w:line="360" w:lineRule="auto"/>
        <w:rPr>
          <w:rFonts w:cs="Times New Roman"/>
          <w:color w:val="000000"/>
          <w:szCs w:val="24"/>
          <w:shd w:val="clear" w:color="auto" w:fill="FFFFFF"/>
        </w:rPr>
      </w:pPr>
      <w:r>
        <w:rPr>
          <w:rFonts w:cs="Times New Roman"/>
          <w:color w:val="000000"/>
          <w:szCs w:val="24"/>
          <w:shd w:val="clear" w:color="auto" w:fill="FFFFFF"/>
        </w:rPr>
        <w:tab/>
      </w:r>
      <w:r>
        <w:rPr>
          <w:rFonts w:cs="Times New Roman"/>
          <w:color w:val="000000"/>
          <w:szCs w:val="24"/>
          <w:shd w:val="clear" w:color="auto" w:fill="FFFFFF"/>
        </w:rPr>
        <w:tab/>
      </w:r>
      <w:r>
        <w:rPr>
          <w:rFonts w:cs="Times New Roman"/>
          <w:color w:val="000000"/>
          <w:szCs w:val="24"/>
          <w:shd w:val="clear" w:color="auto" w:fill="FFFFFF"/>
        </w:rPr>
        <w:tab/>
      </w:r>
      <w:r>
        <w:rPr>
          <w:rFonts w:cs="Times New Roman"/>
          <w:color w:val="000000"/>
          <w:szCs w:val="24"/>
          <w:shd w:val="clear" w:color="auto" w:fill="FFFFFF"/>
        </w:rPr>
        <w:tab/>
      </w:r>
      <w:r>
        <w:rPr>
          <w:rFonts w:cs="Times New Roman"/>
          <w:color w:val="000000"/>
          <w:szCs w:val="24"/>
          <w:shd w:val="clear" w:color="auto" w:fill="FFFFFF"/>
        </w:rPr>
        <w:tab/>
      </w:r>
      <w:r>
        <w:rPr>
          <w:rFonts w:cs="Times New Roman"/>
          <w:color w:val="000000"/>
          <w:szCs w:val="24"/>
          <w:shd w:val="clear" w:color="auto" w:fill="FFFFFF"/>
        </w:rPr>
        <w:tab/>
        <w:t xml:space="preserve">          </w:t>
      </w:r>
      <w:r>
        <w:t>(10)</w:t>
      </w:r>
    </w:p>
    <w:p w14:paraId="4C273AD1" w14:textId="115F8F05" w:rsidR="005755CF" w:rsidRDefault="0033055D" w:rsidP="005755CF">
      <w:r>
        <w:t>3.2.</w:t>
      </w:r>
      <w:r w:rsidR="00E21638">
        <w:t>4</w:t>
      </w:r>
      <w:r>
        <w:t xml:space="preserve"> </w:t>
      </w:r>
      <w:r>
        <w:tab/>
        <w:t>Define the term variable.</w:t>
      </w:r>
      <w:r>
        <w:tab/>
      </w:r>
      <w:r>
        <w:tab/>
      </w:r>
      <w:r>
        <w:tab/>
      </w:r>
      <w:r>
        <w:tab/>
      </w:r>
      <w:r>
        <w:tab/>
      </w:r>
      <w:r>
        <w:tab/>
      </w:r>
      <w:r>
        <w:tab/>
      </w:r>
      <w:r>
        <w:tab/>
        <w:t>(2)</w:t>
      </w:r>
    </w:p>
    <w:p w14:paraId="2FC20B24" w14:textId="52EB9749" w:rsidR="002900EE" w:rsidRDefault="002900EE" w:rsidP="00D2723F">
      <w:r>
        <w:t>3.2.</w:t>
      </w:r>
      <w:r w:rsidR="00E21638">
        <w:t>5</w:t>
      </w:r>
      <w:r>
        <w:tab/>
        <w:t xml:space="preserve">Differentiate between real value division and integer </w:t>
      </w:r>
      <w:r w:rsidR="00341A0C">
        <w:t>division.</w:t>
      </w:r>
      <w:r>
        <w:t xml:space="preserve"> </w:t>
      </w:r>
      <w:r w:rsidR="00341A0C">
        <w:tab/>
      </w:r>
      <w:r w:rsidR="00341A0C">
        <w:tab/>
      </w:r>
      <w:r w:rsidR="00341A0C">
        <w:tab/>
        <w:t>(4)</w:t>
      </w:r>
    </w:p>
    <w:p w14:paraId="00D951C3" w14:textId="2B9FFE12" w:rsidR="00BD3FC9" w:rsidRDefault="00BD3FC9" w:rsidP="00D2723F">
      <w:r>
        <w:t>3.2.</w:t>
      </w:r>
      <w:r w:rsidR="00E21638">
        <w:t>6</w:t>
      </w:r>
      <w:r>
        <w:tab/>
        <w:t>List THREE types of programming constructs.</w:t>
      </w:r>
      <w:r>
        <w:tab/>
      </w:r>
      <w:r>
        <w:tab/>
      </w:r>
      <w:r>
        <w:tab/>
      </w:r>
      <w:r>
        <w:tab/>
      </w:r>
      <w:r>
        <w:tab/>
        <w:t>(3)</w:t>
      </w:r>
    </w:p>
    <w:p w14:paraId="706E5A0B" w14:textId="7BC5A700" w:rsidR="00072E8D" w:rsidRPr="00E21638" w:rsidRDefault="00E21638" w:rsidP="00E21638">
      <w:pPr>
        <w:jc w:val="right"/>
        <w:rPr>
          <w:b/>
          <w:bCs/>
        </w:rPr>
      </w:pPr>
      <w:r w:rsidRPr="00E21638">
        <w:rPr>
          <w:b/>
          <w:bCs/>
        </w:rPr>
        <w:t>[Total =2</w:t>
      </w:r>
      <w:r>
        <w:rPr>
          <w:b/>
          <w:bCs/>
        </w:rPr>
        <w:t>5</w:t>
      </w:r>
      <w:r w:rsidRPr="00E21638">
        <w:rPr>
          <w:b/>
          <w:bCs/>
        </w:rPr>
        <w:t xml:space="preserve"> marks]</w:t>
      </w:r>
    </w:p>
    <w:p w14:paraId="6F219930" w14:textId="77777777" w:rsidR="00E81237" w:rsidRDefault="00E81237" w:rsidP="00D2723F"/>
    <w:p w14:paraId="0910426C" w14:textId="0AD6BADF" w:rsidR="0033055D" w:rsidRPr="005755CF" w:rsidRDefault="0033055D" w:rsidP="005755CF"/>
    <w:p w14:paraId="26319F10" w14:textId="77777777" w:rsidR="006B5E8E" w:rsidRDefault="006B5E8E" w:rsidP="00E83985">
      <w:pPr>
        <w:spacing w:after="0" w:line="360" w:lineRule="auto"/>
        <w:jc w:val="both"/>
        <w:rPr>
          <w:rFonts w:eastAsia="Times New Roman" w:cs="Times New Roman"/>
          <w:b/>
          <w:bCs/>
          <w:kern w:val="0"/>
          <w:szCs w:val="24"/>
          <w:lang w:val="en-ZA" w:eastAsia="en-ZA"/>
        </w:rPr>
      </w:pPr>
    </w:p>
    <w:p w14:paraId="3E97A1F4" w14:textId="77777777" w:rsidR="002E7873" w:rsidRDefault="002E7873" w:rsidP="00D2723F">
      <w:pPr>
        <w:spacing w:after="0" w:line="360" w:lineRule="auto"/>
        <w:jc w:val="both"/>
        <w:rPr>
          <w:b/>
          <w:bCs/>
        </w:rPr>
      </w:pPr>
    </w:p>
    <w:p w14:paraId="06887911" w14:textId="77777777" w:rsidR="002E7873" w:rsidRDefault="002E7873">
      <w:pPr>
        <w:rPr>
          <w:b/>
          <w:bCs/>
        </w:rPr>
      </w:pPr>
      <w:r>
        <w:rPr>
          <w:b/>
          <w:bCs/>
        </w:rPr>
        <w:br w:type="page"/>
      </w:r>
    </w:p>
    <w:p w14:paraId="0435C8A7" w14:textId="5A2CDF89" w:rsidR="00D2723F" w:rsidRDefault="00D2723F" w:rsidP="002E7873">
      <w:pPr>
        <w:pStyle w:val="Heading1"/>
        <w:rPr>
          <w:b w:val="0"/>
          <w:bCs/>
        </w:rPr>
      </w:pPr>
      <w:r w:rsidRPr="002E7873">
        <w:lastRenderedPageBreak/>
        <w:t>SUMMATIVE ACTIVITY 3.3</w:t>
      </w:r>
      <w:r w:rsidRPr="002E7873">
        <w:tab/>
      </w:r>
      <w:r w:rsidRPr="002E7873">
        <w:tab/>
      </w:r>
      <w:r w:rsidRPr="002E7873">
        <w:tab/>
        <w:t>INDIVIDUAL TASK</w:t>
      </w:r>
    </w:p>
    <w:bookmarkEnd w:id="72"/>
    <w:p w14:paraId="3C99430A" w14:textId="77777777" w:rsidR="002E7873" w:rsidRPr="002D3A13" w:rsidRDefault="002E7873" w:rsidP="002E7873">
      <w:pPr>
        <w:spacing w:line="360" w:lineRule="auto"/>
        <w:rPr>
          <w:rFonts w:cs="Times New Roman"/>
          <w:szCs w:val="24"/>
          <w:lang w:val="en-US"/>
        </w:rPr>
      </w:pPr>
      <w:r w:rsidRPr="002D3A13">
        <w:rPr>
          <w:rFonts w:cs="Times New Roman"/>
          <w:szCs w:val="24"/>
          <w:lang w:val="en-US"/>
        </w:rPr>
        <w:t>3.3.1</w:t>
      </w:r>
      <w:r w:rsidRPr="002D3A13">
        <w:rPr>
          <w:rFonts w:cs="Times New Roman"/>
          <w:szCs w:val="24"/>
          <w:lang w:val="en-US"/>
        </w:rPr>
        <w:tab/>
        <w:t>What is the difference between an Arduino and a raspberry Pi.</w:t>
      </w:r>
      <w:r w:rsidRPr="002D3A13">
        <w:rPr>
          <w:rFonts w:cs="Times New Roman"/>
          <w:szCs w:val="24"/>
          <w:lang w:val="en-US"/>
        </w:rPr>
        <w:tab/>
      </w:r>
      <w:r w:rsidRPr="002D3A13">
        <w:rPr>
          <w:rFonts w:cs="Times New Roman"/>
          <w:szCs w:val="24"/>
          <w:lang w:val="en-US"/>
        </w:rPr>
        <w:tab/>
      </w:r>
      <w:r w:rsidRPr="002D3A13">
        <w:rPr>
          <w:rFonts w:cs="Times New Roman"/>
          <w:szCs w:val="24"/>
          <w:lang w:val="en-US"/>
        </w:rPr>
        <w:tab/>
        <w:t>(2)</w:t>
      </w:r>
    </w:p>
    <w:p w14:paraId="5EADA382" w14:textId="77777777" w:rsidR="002E7873" w:rsidRPr="002D3A13" w:rsidRDefault="002E7873" w:rsidP="002E7873">
      <w:pPr>
        <w:spacing w:line="360" w:lineRule="auto"/>
        <w:rPr>
          <w:rFonts w:cs="Times New Roman"/>
          <w:szCs w:val="24"/>
          <w:lang w:val="en-US"/>
        </w:rPr>
      </w:pPr>
      <w:r w:rsidRPr="002D3A13">
        <w:rPr>
          <w:rFonts w:cs="Times New Roman"/>
          <w:szCs w:val="24"/>
          <w:lang w:val="en-US"/>
        </w:rPr>
        <w:t>3.3.2</w:t>
      </w:r>
      <w:r w:rsidRPr="002D3A13">
        <w:rPr>
          <w:rFonts w:cs="Times New Roman"/>
          <w:szCs w:val="24"/>
          <w:lang w:val="en-US"/>
        </w:rPr>
        <w:tab/>
        <w:t>List the three main types of pins on an Arduino board.</w:t>
      </w:r>
      <w:r w:rsidRPr="002D3A13">
        <w:rPr>
          <w:rFonts w:cs="Times New Roman"/>
          <w:szCs w:val="24"/>
          <w:lang w:val="en-US"/>
        </w:rPr>
        <w:tab/>
      </w:r>
      <w:r w:rsidRPr="002D3A13">
        <w:rPr>
          <w:rFonts w:cs="Times New Roman"/>
          <w:szCs w:val="24"/>
          <w:lang w:val="en-US"/>
        </w:rPr>
        <w:tab/>
      </w:r>
      <w:r w:rsidRPr="002D3A13">
        <w:rPr>
          <w:rFonts w:cs="Times New Roman"/>
          <w:szCs w:val="24"/>
          <w:lang w:val="en-US"/>
        </w:rPr>
        <w:tab/>
      </w:r>
      <w:r w:rsidRPr="002D3A13">
        <w:rPr>
          <w:rFonts w:cs="Times New Roman"/>
          <w:szCs w:val="24"/>
          <w:lang w:val="en-US"/>
        </w:rPr>
        <w:tab/>
        <w:t>(3)</w:t>
      </w:r>
    </w:p>
    <w:p w14:paraId="46669A01" w14:textId="77777777" w:rsidR="002E7873" w:rsidRPr="002D3A13" w:rsidRDefault="002E7873" w:rsidP="002E7873">
      <w:pPr>
        <w:spacing w:line="360" w:lineRule="auto"/>
        <w:rPr>
          <w:rFonts w:cs="Times New Roman"/>
          <w:szCs w:val="24"/>
          <w:lang w:val="en-US"/>
        </w:rPr>
      </w:pPr>
      <w:r w:rsidRPr="002D3A13">
        <w:rPr>
          <w:rFonts w:cs="Times New Roman"/>
          <w:szCs w:val="24"/>
          <w:lang w:val="en-US"/>
        </w:rPr>
        <w:t>3.3.</w:t>
      </w:r>
      <w:r>
        <w:rPr>
          <w:lang w:val="en-US"/>
        </w:rPr>
        <w:t>3</w:t>
      </w:r>
      <w:r w:rsidRPr="002D3A13">
        <w:rPr>
          <w:rFonts w:cs="Times New Roman"/>
          <w:szCs w:val="24"/>
          <w:lang w:val="en-US"/>
        </w:rPr>
        <w:tab/>
        <w:t>What are the four key aspects of computational thinking?</w:t>
      </w:r>
      <w:r w:rsidRPr="002D3A13">
        <w:rPr>
          <w:rFonts w:cs="Times New Roman"/>
          <w:szCs w:val="24"/>
          <w:lang w:val="en-US"/>
        </w:rPr>
        <w:tab/>
      </w:r>
      <w:r w:rsidRPr="002D3A13">
        <w:rPr>
          <w:rFonts w:cs="Times New Roman"/>
          <w:szCs w:val="24"/>
          <w:lang w:val="en-US"/>
        </w:rPr>
        <w:tab/>
      </w:r>
      <w:r w:rsidRPr="002D3A13">
        <w:rPr>
          <w:rFonts w:cs="Times New Roman"/>
          <w:szCs w:val="24"/>
          <w:lang w:val="en-US"/>
        </w:rPr>
        <w:tab/>
      </w:r>
      <w:r w:rsidRPr="002D3A13">
        <w:rPr>
          <w:rFonts w:cs="Times New Roman"/>
          <w:szCs w:val="24"/>
          <w:lang w:val="en-US"/>
        </w:rPr>
        <w:tab/>
        <w:t>(4)</w:t>
      </w:r>
    </w:p>
    <w:p w14:paraId="692EE1CA" w14:textId="77777777" w:rsidR="002E7873" w:rsidRPr="002D3A13" w:rsidRDefault="002E7873" w:rsidP="002E7873">
      <w:pPr>
        <w:spacing w:line="360" w:lineRule="auto"/>
        <w:ind w:left="426" w:hanging="426"/>
        <w:rPr>
          <w:rFonts w:cs="Times New Roman"/>
          <w:szCs w:val="24"/>
          <w:lang w:val="en-US"/>
        </w:rPr>
      </w:pPr>
      <w:r w:rsidRPr="002D3A13">
        <w:rPr>
          <w:rFonts w:cs="Times New Roman"/>
          <w:szCs w:val="24"/>
          <w:lang w:val="en-US"/>
        </w:rPr>
        <w:t>3.3.</w:t>
      </w:r>
      <w:r>
        <w:rPr>
          <w:lang w:val="en-US"/>
        </w:rPr>
        <w:t>4</w:t>
      </w:r>
      <w:r w:rsidRPr="002D3A13">
        <w:rPr>
          <w:rFonts w:cs="Times New Roman"/>
          <w:szCs w:val="24"/>
          <w:lang w:val="en-US"/>
        </w:rPr>
        <w:tab/>
        <w:t xml:space="preserve">Arduino has two default functions i.e void setup() and void loop(). Explain purpose of </w:t>
      </w:r>
      <w:r>
        <w:rPr>
          <w:lang w:val="en-US"/>
        </w:rPr>
        <w:tab/>
      </w:r>
      <w:r w:rsidRPr="002D3A13">
        <w:rPr>
          <w:rFonts w:cs="Times New Roman"/>
          <w:szCs w:val="24"/>
          <w:lang w:val="en-US"/>
        </w:rPr>
        <w:t>each of them.</w:t>
      </w:r>
      <w:r w:rsidRPr="002D3A13">
        <w:rPr>
          <w:rFonts w:cs="Times New Roman"/>
          <w:szCs w:val="24"/>
          <w:lang w:val="en-US"/>
        </w:rPr>
        <w:tab/>
      </w:r>
      <w:r w:rsidRPr="002D3A13">
        <w:rPr>
          <w:rFonts w:cs="Times New Roman"/>
          <w:szCs w:val="24"/>
          <w:lang w:val="en-US"/>
        </w:rPr>
        <w:tab/>
      </w:r>
      <w:r w:rsidRPr="002D3A13">
        <w:rPr>
          <w:rFonts w:cs="Times New Roman"/>
          <w:szCs w:val="24"/>
          <w:lang w:val="en-US"/>
        </w:rPr>
        <w:tab/>
      </w:r>
      <w:r w:rsidRPr="002D3A13">
        <w:rPr>
          <w:rFonts w:cs="Times New Roman"/>
          <w:szCs w:val="24"/>
          <w:lang w:val="en-US"/>
        </w:rPr>
        <w:tab/>
      </w:r>
      <w:r w:rsidRPr="002D3A13">
        <w:rPr>
          <w:rFonts w:cs="Times New Roman"/>
          <w:szCs w:val="24"/>
          <w:lang w:val="en-US"/>
        </w:rPr>
        <w:tab/>
      </w:r>
      <w:r w:rsidRPr="002D3A13">
        <w:rPr>
          <w:rFonts w:cs="Times New Roman"/>
          <w:szCs w:val="24"/>
          <w:lang w:val="en-US"/>
        </w:rPr>
        <w:tab/>
      </w:r>
      <w:r w:rsidRPr="002D3A13">
        <w:rPr>
          <w:rFonts w:cs="Times New Roman"/>
          <w:szCs w:val="24"/>
          <w:lang w:val="en-US"/>
        </w:rPr>
        <w:tab/>
      </w:r>
      <w:r w:rsidRPr="002D3A13">
        <w:rPr>
          <w:rFonts w:cs="Times New Roman"/>
          <w:szCs w:val="24"/>
          <w:lang w:val="en-US"/>
        </w:rPr>
        <w:tab/>
      </w:r>
      <w:r w:rsidRPr="002D3A13">
        <w:rPr>
          <w:rFonts w:cs="Times New Roman"/>
          <w:szCs w:val="24"/>
          <w:lang w:val="en-US"/>
        </w:rPr>
        <w:tab/>
      </w:r>
      <w:r w:rsidRPr="002D3A13">
        <w:rPr>
          <w:rFonts w:cs="Times New Roman"/>
          <w:szCs w:val="24"/>
          <w:lang w:val="en-US"/>
        </w:rPr>
        <w:tab/>
        <w:t>(4)</w:t>
      </w:r>
    </w:p>
    <w:p w14:paraId="469902E2" w14:textId="77777777" w:rsidR="002E7873" w:rsidRDefault="002E7873" w:rsidP="002E7873">
      <w:pPr>
        <w:spacing w:line="360" w:lineRule="auto"/>
        <w:jc w:val="both"/>
        <w:rPr>
          <w:rFonts w:cs="Times New Roman"/>
          <w:szCs w:val="24"/>
        </w:rPr>
      </w:pPr>
      <w:r>
        <w:rPr>
          <w:rFonts w:cs="Times New Roman"/>
          <w:szCs w:val="24"/>
        </w:rPr>
        <w:t>3.3.</w:t>
      </w:r>
      <w:r>
        <w:t>5</w:t>
      </w:r>
      <w:r>
        <w:rPr>
          <w:rFonts w:cs="Times New Roman"/>
          <w:szCs w:val="24"/>
        </w:rPr>
        <w:tab/>
        <w:t>Explain the use of inbuilt function pinMode() with examples.</w:t>
      </w:r>
      <w:r>
        <w:rPr>
          <w:rFonts w:cs="Times New Roman"/>
          <w:szCs w:val="24"/>
        </w:rPr>
        <w:tab/>
      </w:r>
      <w:r>
        <w:rPr>
          <w:rFonts w:cs="Times New Roman"/>
          <w:szCs w:val="24"/>
        </w:rPr>
        <w:tab/>
      </w:r>
      <w:r>
        <w:rPr>
          <w:rFonts w:cs="Times New Roman"/>
          <w:szCs w:val="24"/>
        </w:rPr>
        <w:tab/>
        <w:t>(4)</w:t>
      </w:r>
    </w:p>
    <w:p w14:paraId="771085A5" w14:textId="00B0E1C8" w:rsidR="002E7873" w:rsidRPr="001A71E4" w:rsidRDefault="002E7873" w:rsidP="002E7873">
      <w:pPr>
        <w:spacing w:line="360" w:lineRule="auto"/>
        <w:rPr>
          <w:rFonts w:cs="Times New Roman"/>
          <w:szCs w:val="24"/>
        </w:rPr>
      </w:pPr>
      <w:r w:rsidRPr="001A71E4">
        <w:rPr>
          <w:rFonts w:cs="Times New Roman"/>
          <w:szCs w:val="24"/>
        </w:rPr>
        <w:t>3.3.</w:t>
      </w:r>
      <w:r>
        <w:t>6</w:t>
      </w:r>
      <w:r w:rsidRPr="001A71E4">
        <w:rPr>
          <w:rFonts w:cs="Times New Roman"/>
          <w:szCs w:val="24"/>
        </w:rPr>
        <w:tab/>
        <w:t>What’s the difference between digitalWrite() and analogWrite() in Arduino?</w:t>
      </w:r>
      <w:r w:rsidR="00163FBD">
        <w:rPr>
          <w:rFonts w:cs="Times New Roman"/>
          <w:szCs w:val="24"/>
        </w:rPr>
        <w:tab/>
        <w:t>(4)</w:t>
      </w:r>
    </w:p>
    <w:p w14:paraId="4FE3FA36" w14:textId="77777777" w:rsidR="002E7873" w:rsidRDefault="002E7873" w:rsidP="002E7873">
      <w:pPr>
        <w:spacing w:line="360" w:lineRule="auto"/>
        <w:rPr>
          <w:rFonts w:cs="Times New Roman"/>
          <w:szCs w:val="24"/>
        </w:rPr>
      </w:pPr>
      <w:r>
        <w:rPr>
          <w:rFonts w:cs="Times New Roman"/>
          <w:szCs w:val="24"/>
        </w:rPr>
        <w:t>3.3.</w:t>
      </w:r>
      <w:r>
        <w:t>7</w:t>
      </w:r>
      <w:r>
        <w:rPr>
          <w:rFonts w:cs="Times New Roman"/>
          <w:szCs w:val="24"/>
        </w:rPr>
        <w:tab/>
        <w:t>Explain in brief how you can upload code to an Arduino board.</w:t>
      </w:r>
      <w:r>
        <w:rPr>
          <w:rFonts w:cs="Times New Roman"/>
          <w:szCs w:val="24"/>
        </w:rPr>
        <w:tab/>
      </w:r>
      <w:r>
        <w:rPr>
          <w:rFonts w:cs="Times New Roman"/>
          <w:szCs w:val="24"/>
        </w:rPr>
        <w:tab/>
      </w:r>
      <w:r>
        <w:rPr>
          <w:rFonts w:cs="Times New Roman"/>
          <w:szCs w:val="24"/>
        </w:rPr>
        <w:tab/>
        <w:t>(2)</w:t>
      </w:r>
    </w:p>
    <w:p w14:paraId="7802B96A" w14:textId="77777777" w:rsidR="002E7873" w:rsidRDefault="002E7873" w:rsidP="002E7873">
      <w:pPr>
        <w:rPr>
          <w:rFonts w:cs="Times New Roman"/>
          <w:szCs w:val="24"/>
        </w:rPr>
      </w:pPr>
      <w:r>
        <w:rPr>
          <w:rFonts w:cs="Times New Roman"/>
          <w:szCs w:val="24"/>
        </w:rPr>
        <w:t>3.3.</w:t>
      </w:r>
      <w:r>
        <w:t>8</w:t>
      </w:r>
      <w:r>
        <w:rPr>
          <w:rFonts w:cs="Times New Roman"/>
          <w:szCs w:val="24"/>
        </w:rPr>
        <w:tab/>
        <w:t>Consider the code below and answer the question which follows.</w:t>
      </w:r>
    </w:p>
    <w:p w14:paraId="1B900282" w14:textId="77777777" w:rsidR="002E7873" w:rsidRPr="00C733DA" w:rsidRDefault="002E7873" w:rsidP="002E7873">
      <w:pPr>
        <w:shd w:val="clear" w:color="auto" w:fill="1F272A"/>
        <w:spacing w:after="0" w:line="285" w:lineRule="atLeast"/>
        <w:ind w:left="851"/>
        <w:rPr>
          <w:rFonts w:ascii="Consolas" w:eastAsia="Times New Roman" w:hAnsi="Consolas" w:cs="Times New Roman"/>
          <w:color w:val="DAE3E3"/>
          <w:sz w:val="21"/>
          <w:szCs w:val="21"/>
          <w:lang w:eastAsia="en-ZA"/>
        </w:rPr>
      </w:pPr>
      <w:r w:rsidRPr="00C733DA">
        <w:rPr>
          <w:rFonts w:ascii="Consolas" w:eastAsia="Times New Roman" w:hAnsi="Consolas" w:cs="Times New Roman"/>
          <w:color w:val="0CA1A6"/>
          <w:sz w:val="21"/>
          <w:szCs w:val="21"/>
          <w:lang w:eastAsia="en-ZA"/>
        </w:rPr>
        <w:t>void</w:t>
      </w:r>
      <w:r w:rsidRPr="00C733DA">
        <w:rPr>
          <w:rFonts w:ascii="Consolas" w:eastAsia="Times New Roman" w:hAnsi="Consolas" w:cs="Times New Roman"/>
          <w:color w:val="DAE3E3"/>
          <w:sz w:val="21"/>
          <w:szCs w:val="21"/>
          <w:lang w:eastAsia="en-ZA"/>
        </w:rPr>
        <w:t xml:space="preserve"> </w:t>
      </w:r>
      <w:r w:rsidRPr="00C733DA">
        <w:rPr>
          <w:rFonts w:ascii="Consolas" w:eastAsia="Times New Roman" w:hAnsi="Consolas" w:cs="Times New Roman"/>
          <w:color w:val="F39C12"/>
          <w:sz w:val="21"/>
          <w:szCs w:val="21"/>
          <w:lang w:eastAsia="en-ZA"/>
        </w:rPr>
        <w:t>setup</w:t>
      </w:r>
      <w:r w:rsidRPr="00C733DA">
        <w:rPr>
          <w:rFonts w:ascii="Consolas" w:eastAsia="Times New Roman" w:hAnsi="Consolas" w:cs="Times New Roman"/>
          <w:color w:val="DAE3E3"/>
          <w:sz w:val="21"/>
          <w:szCs w:val="21"/>
          <w:lang w:eastAsia="en-ZA"/>
        </w:rPr>
        <w:t>() {</w:t>
      </w:r>
    </w:p>
    <w:p w14:paraId="7EBCF762" w14:textId="77777777" w:rsidR="002E7873" w:rsidRPr="00C733DA" w:rsidRDefault="002E7873" w:rsidP="002E7873">
      <w:pPr>
        <w:shd w:val="clear" w:color="auto" w:fill="1F272A"/>
        <w:spacing w:after="0" w:line="285" w:lineRule="atLeast"/>
        <w:ind w:left="851"/>
        <w:rPr>
          <w:rFonts w:ascii="Consolas" w:eastAsia="Times New Roman" w:hAnsi="Consolas" w:cs="Times New Roman"/>
          <w:color w:val="DAE3E3"/>
          <w:sz w:val="21"/>
          <w:szCs w:val="21"/>
          <w:lang w:eastAsia="en-ZA"/>
        </w:rPr>
      </w:pPr>
      <w:r w:rsidRPr="00C733DA">
        <w:rPr>
          <w:rFonts w:ascii="Consolas" w:eastAsia="Times New Roman" w:hAnsi="Consolas" w:cs="Times New Roman"/>
          <w:color w:val="7F8C8D"/>
          <w:sz w:val="21"/>
          <w:szCs w:val="21"/>
          <w:lang w:eastAsia="en-ZA"/>
        </w:rPr>
        <w:t>  // put your setup code here, to run once:</w:t>
      </w:r>
    </w:p>
    <w:p w14:paraId="326B79B7" w14:textId="77777777" w:rsidR="002E7873" w:rsidRPr="00C733DA" w:rsidRDefault="002E7873" w:rsidP="002E7873">
      <w:pPr>
        <w:shd w:val="clear" w:color="auto" w:fill="1F272A"/>
        <w:spacing w:after="0" w:line="285" w:lineRule="atLeast"/>
        <w:ind w:left="851"/>
        <w:rPr>
          <w:rFonts w:ascii="Consolas" w:eastAsia="Times New Roman" w:hAnsi="Consolas" w:cs="Times New Roman"/>
          <w:color w:val="DAE3E3"/>
          <w:sz w:val="21"/>
          <w:szCs w:val="21"/>
          <w:lang w:eastAsia="en-ZA"/>
        </w:rPr>
      </w:pPr>
      <w:r w:rsidRPr="00C733DA">
        <w:rPr>
          <w:rFonts w:ascii="Consolas" w:eastAsia="Times New Roman" w:hAnsi="Consolas" w:cs="Times New Roman"/>
          <w:color w:val="DAE3E3"/>
          <w:sz w:val="21"/>
          <w:szCs w:val="21"/>
          <w:lang w:eastAsia="en-ZA"/>
        </w:rPr>
        <w:t xml:space="preserve">  </w:t>
      </w:r>
      <w:r w:rsidRPr="00C733DA">
        <w:rPr>
          <w:rFonts w:ascii="Consolas" w:eastAsia="Times New Roman" w:hAnsi="Consolas" w:cs="Times New Roman"/>
          <w:color w:val="F39C12"/>
          <w:sz w:val="21"/>
          <w:szCs w:val="21"/>
          <w:lang w:eastAsia="en-ZA"/>
        </w:rPr>
        <w:t>Serial</w:t>
      </w:r>
      <w:r w:rsidRPr="00C733DA">
        <w:rPr>
          <w:rFonts w:ascii="Consolas" w:eastAsia="Times New Roman" w:hAnsi="Consolas" w:cs="Times New Roman"/>
          <w:color w:val="DAE3E3"/>
          <w:sz w:val="21"/>
          <w:szCs w:val="21"/>
          <w:lang w:eastAsia="en-ZA"/>
        </w:rPr>
        <w:t>.</w:t>
      </w:r>
      <w:r w:rsidRPr="00C733DA">
        <w:rPr>
          <w:rFonts w:ascii="Consolas" w:eastAsia="Times New Roman" w:hAnsi="Consolas" w:cs="Times New Roman"/>
          <w:color w:val="F39C12"/>
          <w:sz w:val="21"/>
          <w:szCs w:val="21"/>
          <w:lang w:eastAsia="en-ZA"/>
        </w:rPr>
        <w:t>begin</w:t>
      </w:r>
      <w:r w:rsidRPr="00C733DA">
        <w:rPr>
          <w:rFonts w:ascii="Consolas" w:eastAsia="Times New Roman" w:hAnsi="Consolas" w:cs="Times New Roman"/>
          <w:color w:val="DAE3E3"/>
          <w:sz w:val="21"/>
          <w:szCs w:val="21"/>
          <w:lang w:eastAsia="en-ZA"/>
        </w:rPr>
        <w:t>(</w:t>
      </w:r>
      <w:r w:rsidRPr="00C733DA">
        <w:rPr>
          <w:rFonts w:ascii="Consolas" w:eastAsia="Times New Roman" w:hAnsi="Consolas" w:cs="Times New Roman"/>
          <w:color w:val="7FCBCD"/>
          <w:sz w:val="21"/>
          <w:szCs w:val="21"/>
          <w:lang w:eastAsia="en-ZA"/>
        </w:rPr>
        <w:t>9600</w:t>
      </w:r>
      <w:r w:rsidRPr="00C733DA">
        <w:rPr>
          <w:rFonts w:ascii="Consolas" w:eastAsia="Times New Roman" w:hAnsi="Consolas" w:cs="Times New Roman"/>
          <w:color w:val="DAE3E3"/>
          <w:sz w:val="21"/>
          <w:szCs w:val="21"/>
          <w:lang w:eastAsia="en-ZA"/>
        </w:rPr>
        <w:t>);</w:t>
      </w:r>
    </w:p>
    <w:p w14:paraId="602938EC" w14:textId="77777777" w:rsidR="002E7873" w:rsidRPr="00C733DA" w:rsidRDefault="002E7873" w:rsidP="002E7873">
      <w:pPr>
        <w:shd w:val="clear" w:color="auto" w:fill="1F272A"/>
        <w:spacing w:after="0" w:line="285" w:lineRule="atLeast"/>
        <w:ind w:left="851"/>
        <w:rPr>
          <w:rFonts w:ascii="Consolas" w:eastAsia="Times New Roman" w:hAnsi="Consolas" w:cs="Times New Roman"/>
          <w:color w:val="DAE3E3"/>
          <w:sz w:val="21"/>
          <w:szCs w:val="21"/>
          <w:lang w:eastAsia="en-ZA"/>
        </w:rPr>
      </w:pPr>
    </w:p>
    <w:p w14:paraId="28798E9A" w14:textId="77777777" w:rsidR="002E7873" w:rsidRPr="00C733DA" w:rsidRDefault="002E7873" w:rsidP="002E7873">
      <w:pPr>
        <w:shd w:val="clear" w:color="auto" w:fill="1F272A"/>
        <w:spacing w:after="0" w:line="285" w:lineRule="atLeast"/>
        <w:ind w:left="851"/>
        <w:rPr>
          <w:rFonts w:ascii="Consolas" w:eastAsia="Times New Roman" w:hAnsi="Consolas" w:cs="Times New Roman"/>
          <w:color w:val="DAE3E3"/>
          <w:sz w:val="21"/>
          <w:szCs w:val="21"/>
          <w:lang w:eastAsia="en-ZA"/>
        </w:rPr>
      </w:pPr>
      <w:r w:rsidRPr="00C733DA">
        <w:rPr>
          <w:rFonts w:ascii="Consolas" w:eastAsia="Times New Roman" w:hAnsi="Consolas" w:cs="Times New Roman"/>
          <w:color w:val="DAE3E3"/>
          <w:sz w:val="21"/>
          <w:szCs w:val="21"/>
          <w:lang w:eastAsia="en-ZA"/>
        </w:rPr>
        <w:t>}</w:t>
      </w:r>
    </w:p>
    <w:p w14:paraId="5A606DC1" w14:textId="77777777" w:rsidR="002E7873" w:rsidRPr="00C733DA" w:rsidRDefault="002E7873" w:rsidP="002E7873">
      <w:pPr>
        <w:shd w:val="clear" w:color="auto" w:fill="1F272A"/>
        <w:spacing w:after="0" w:line="285" w:lineRule="atLeast"/>
        <w:ind w:left="851"/>
        <w:rPr>
          <w:rFonts w:ascii="Consolas" w:eastAsia="Times New Roman" w:hAnsi="Consolas" w:cs="Times New Roman"/>
          <w:color w:val="DAE3E3"/>
          <w:sz w:val="21"/>
          <w:szCs w:val="21"/>
          <w:lang w:eastAsia="en-ZA"/>
        </w:rPr>
      </w:pPr>
      <w:r w:rsidRPr="00C733DA">
        <w:rPr>
          <w:rFonts w:ascii="Consolas" w:eastAsia="Times New Roman" w:hAnsi="Consolas" w:cs="Times New Roman"/>
          <w:color w:val="0CA1A6"/>
          <w:sz w:val="21"/>
          <w:szCs w:val="21"/>
          <w:lang w:eastAsia="en-ZA"/>
        </w:rPr>
        <w:t>void</w:t>
      </w:r>
      <w:r w:rsidRPr="00C733DA">
        <w:rPr>
          <w:rFonts w:ascii="Consolas" w:eastAsia="Times New Roman" w:hAnsi="Consolas" w:cs="Times New Roman"/>
          <w:color w:val="DAE3E3"/>
          <w:sz w:val="21"/>
          <w:szCs w:val="21"/>
          <w:lang w:eastAsia="en-ZA"/>
        </w:rPr>
        <w:t xml:space="preserve"> </w:t>
      </w:r>
      <w:r w:rsidRPr="00C733DA">
        <w:rPr>
          <w:rFonts w:ascii="Consolas" w:eastAsia="Times New Roman" w:hAnsi="Consolas" w:cs="Times New Roman"/>
          <w:color w:val="F39C12"/>
          <w:sz w:val="21"/>
          <w:szCs w:val="21"/>
          <w:lang w:eastAsia="en-ZA"/>
        </w:rPr>
        <w:t>loop</w:t>
      </w:r>
      <w:r w:rsidRPr="00C733DA">
        <w:rPr>
          <w:rFonts w:ascii="Consolas" w:eastAsia="Times New Roman" w:hAnsi="Consolas" w:cs="Times New Roman"/>
          <w:color w:val="DAE3E3"/>
          <w:sz w:val="21"/>
          <w:szCs w:val="21"/>
          <w:lang w:eastAsia="en-ZA"/>
        </w:rPr>
        <w:t>() {</w:t>
      </w:r>
    </w:p>
    <w:p w14:paraId="405F6DB7" w14:textId="77777777" w:rsidR="002E7873" w:rsidRPr="00C733DA" w:rsidRDefault="002E7873" w:rsidP="002E7873">
      <w:pPr>
        <w:shd w:val="clear" w:color="auto" w:fill="1F272A"/>
        <w:spacing w:after="0" w:line="285" w:lineRule="atLeast"/>
        <w:ind w:left="851"/>
        <w:rPr>
          <w:rFonts w:ascii="Consolas" w:eastAsia="Times New Roman" w:hAnsi="Consolas" w:cs="Times New Roman"/>
          <w:color w:val="DAE3E3"/>
          <w:sz w:val="21"/>
          <w:szCs w:val="21"/>
          <w:lang w:eastAsia="en-ZA"/>
        </w:rPr>
      </w:pPr>
      <w:r w:rsidRPr="00C733DA">
        <w:rPr>
          <w:rFonts w:ascii="Consolas" w:eastAsia="Times New Roman" w:hAnsi="Consolas" w:cs="Times New Roman"/>
          <w:color w:val="DAE3E3"/>
          <w:sz w:val="21"/>
          <w:szCs w:val="21"/>
          <w:lang w:eastAsia="en-ZA"/>
        </w:rPr>
        <w:t> </w:t>
      </w:r>
      <w:r w:rsidRPr="00C733DA">
        <w:rPr>
          <w:rFonts w:ascii="Consolas" w:eastAsia="Times New Roman" w:hAnsi="Consolas" w:cs="Times New Roman"/>
          <w:color w:val="F39C12"/>
          <w:sz w:val="21"/>
          <w:szCs w:val="21"/>
          <w:lang w:eastAsia="en-ZA"/>
        </w:rPr>
        <w:t>Serial</w:t>
      </w:r>
      <w:r w:rsidRPr="00C733DA">
        <w:rPr>
          <w:rFonts w:ascii="Consolas" w:eastAsia="Times New Roman" w:hAnsi="Consolas" w:cs="Times New Roman"/>
          <w:color w:val="DAE3E3"/>
          <w:sz w:val="21"/>
          <w:szCs w:val="21"/>
          <w:lang w:eastAsia="en-ZA"/>
        </w:rPr>
        <w:t>.</w:t>
      </w:r>
      <w:r w:rsidRPr="00C733DA">
        <w:rPr>
          <w:rFonts w:ascii="Consolas" w:eastAsia="Times New Roman" w:hAnsi="Consolas" w:cs="Times New Roman"/>
          <w:color w:val="F39C12"/>
          <w:sz w:val="21"/>
          <w:szCs w:val="21"/>
          <w:lang w:eastAsia="en-ZA"/>
        </w:rPr>
        <w:t>println</w:t>
      </w:r>
      <w:r w:rsidRPr="00C733DA">
        <w:rPr>
          <w:rFonts w:ascii="Consolas" w:eastAsia="Times New Roman" w:hAnsi="Consolas" w:cs="Times New Roman"/>
          <w:color w:val="DAE3E3"/>
          <w:sz w:val="21"/>
          <w:szCs w:val="21"/>
          <w:lang w:eastAsia="en-ZA"/>
        </w:rPr>
        <w:t>(</w:t>
      </w:r>
      <w:r w:rsidRPr="00C733DA">
        <w:rPr>
          <w:rFonts w:ascii="Consolas" w:eastAsia="Times New Roman" w:hAnsi="Consolas" w:cs="Times New Roman"/>
          <w:color w:val="7FCBCD"/>
          <w:sz w:val="21"/>
          <w:szCs w:val="21"/>
          <w:lang w:eastAsia="en-ZA"/>
        </w:rPr>
        <w:t>"Arduino count down for loop"</w:t>
      </w:r>
      <w:r w:rsidRPr="00C733DA">
        <w:rPr>
          <w:rFonts w:ascii="Consolas" w:eastAsia="Times New Roman" w:hAnsi="Consolas" w:cs="Times New Roman"/>
          <w:color w:val="DAE3E3"/>
          <w:sz w:val="21"/>
          <w:szCs w:val="21"/>
          <w:lang w:eastAsia="en-ZA"/>
        </w:rPr>
        <w:t>);</w:t>
      </w:r>
    </w:p>
    <w:p w14:paraId="2800CED6" w14:textId="77777777" w:rsidR="002E7873" w:rsidRPr="00C733DA" w:rsidRDefault="002E7873" w:rsidP="002E7873">
      <w:pPr>
        <w:shd w:val="clear" w:color="auto" w:fill="1F272A"/>
        <w:spacing w:after="0" w:line="285" w:lineRule="atLeast"/>
        <w:ind w:left="851"/>
        <w:rPr>
          <w:rFonts w:ascii="Consolas" w:eastAsia="Times New Roman" w:hAnsi="Consolas" w:cs="Times New Roman"/>
          <w:color w:val="DAE3E3"/>
          <w:sz w:val="21"/>
          <w:szCs w:val="21"/>
          <w:lang w:eastAsia="en-ZA"/>
        </w:rPr>
      </w:pPr>
      <w:r w:rsidRPr="00C733DA">
        <w:rPr>
          <w:rFonts w:ascii="Consolas" w:eastAsia="Times New Roman" w:hAnsi="Consolas" w:cs="Times New Roman"/>
          <w:color w:val="DAE3E3"/>
          <w:sz w:val="21"/>
          <w:szCs w:val="21"/>
          <w:lang w:eastAsia="en-ZA"/>
        </w:rPr>
        <w:t>   </w:t>
      </w:r>
      <w:r w:rsidRPr="00C733DA">
        <w:rPr>
          <w:rFonts w:ascii="Consolas" w:eastAsia="Times New Roman" w:hAnsi="Consolas" w:cs="Times New Roman"/>
          <w:color w:val="C586C0"/>
          <w:sz w:val="21"/>
          <w:szCs w:val="21"/>
          <w:lang w:eastAsia="en-ZA"/>
        </w:rPr>
        <w:t>for</w:t>
      </w:r>
      <w:r w:rsidRPr="00C733DA">
        <w:rPr>
          <w:rFonts w:ascii="Consolas" w:eastAsia="Times New Roman" w:hAnsi="Consolas" w:cs="Times New Roman"/>
          <w:color w:val="DAE3E3"/>
          <w:sz w:val="21"/>
          <w:szCs w:val="21"/>
          <w:lang w:eastAsia="en-ZA"/>
        </w:rPr>
        <w:t xml:space="preserve"> (</w:t>
      </w:r>
      <w:r w:rsidRPr="00C733DA">
        <w:rPr>
          <w:rFonts w:ascii="Consolas" w:eastAsia="Times New Roman" w:hAnsi="Consolas" w:cs="Times New Roman"/>
          <w:color w:val="0CA1A6"/>
          <w:sz w:val="21"/>
          <w:szCs w:val="21"/>
          <w:lang w:eastAsia="en-ZA"/>
        </w:rPr>
        <w:t>int</w:t>
      </w:r>
      <w:r w:rsidRPr="00C733DA">
        <w:rPr>
          <w:rFonts w:ascii="Consolas" w:eastAsia="Times New Roman" w:hAnsi="Consolas" w:cs="Times New Roman"/>
          <w:color w:val="DAE3E3"/>
          <w:sz w:val="21"/>
          <w:szCs w:val="21"/>
          <w:lang w:eastAsia="en-ZA"/>
        </w:rPr>
        <w:t xml:space="preserve"> i=</w:t>
      </w:r>
      <w:r w:rsidRPr="00C733DA">
        <w:rPr>
          <w:rFonts w:ascii="Consolas" w:eastAsia="Times New Roman" w:hAnsi="Consolas" w:cs="Times New Roman"/>
          <w:color w:val="7FCBCD"/>
          <w:sz w:val="21"/>
          <w:szCs w:val="21"/>
          <w:lang w:eastAsia="en-ZA"/>
        </w:rPr>
        <w:t>10</w:t>
      </w:r>
      <w:r w:rsidRPr="00C733DA">
        <w:rPr>
          <w:rFonts w:ascii="Consolas" w:eastAsia="Times New Roman" w:hAnsi="Consolas" w:cs="Times New Roman"/>
          <w:color w:val="DAE3E3"/>
          <w:sz w:val="21"/>
          <w:szCs w:val="21"/>
          <w:lang w:eastAsia="en-ZA"/>
        </w:rPr>
        <w:t>; i&gt;=</w:t>
      </w:r>
      <w:r w:rsidRPr="00C733DA">
        <w:rPr>
          <w:rFonts w:ascii="Consolas" w:eastAsia="Times New Roman" w:hAnsi="Consolas" w:cs="Times New Roman"/>
          <w:color w:val="7FCBCD"/>
          <w:sz w:val="21"/>
          <w:szCs w:val="21"/>
          <w:lang w:eastAsia="en-ZA"/>
        </w:rPr>
        <w:t>1</w:t>
      </w:r>
      <w:r w:rsidRPr="00C733DA">
        <w:rPr>
          <w:rFonts w:ascii="Consolas" w:eastAsia="Times New Roman" w:hAnsi="Consolas" w:cs="Times New Roman"/>
          <w:color w:val="DAE3E3"/>
          <w:sz w:val="21"/>
          <w:szCs w:val="21"/>
          <w:lang w:eastAsia="en-ZA"/>
        </w:rPr>
        <w:t>; i--) {</w:t>
      </w:r>
    </w:p>
    <w:p w14:paraId="420BBAEA" w14:textId="77777777" w:rsidR="002E7873" w:rsidRPr="00C733DA" w:rsidRDefault="002E7873" w:rsidP="002E7873">
      <w:pPr>
        <w:shd w:val="clear" w:color="auto" w:fill="1F272A"/>
        <w:spacing w:after="0" w:line="285" w:lineRule="atLeast"/>
        <w:ind w:left="851"/>
        <w:rPr>
          <w:rFonts w:ascii="Consolas" w:eastAsia="Times New Roman" w:hAnsi="Consolas" w:cs="Times New Roman"/>
          <w:color w:val="DAE3E3"/>
          <w:sz w:val="21"/>
          <w:szCs w:val="21"/>
          <w:lang w:eastAsia="en-ZA"/>
        </w:rPr>
      </w:pPr>
      <w:r w:rsidRPr="00C733DA">
        <w:rPr>
          <w:rFonts w:ascii="Consolas" w:eastAsia="Times New Roman" w:hAnsi="Consolas" w:cs="Times New Roman"/>
          <w:color w:val="DAE3E3"/>
          <w:sz w:val="21"/>
          <w:szCs w:val="21"/>
          <w:lang w:eastAsia="en-ZA"/>
        </w:rPr>
        <w:t xml:space="preserve">      </w:t>
      </w:r>
      <w:r w:rsidRPr="00C733DA">
        <w:rPr>
          <w:rFonts w:ascii="Consolas" w:eastAsia="Times New Roman" w:hAnsi="Consolas" w:cs="Times New Roman"/>
          <w:color w:val="F39C12"/>
          <w:sz w:val="21"/>
          <w:szCs w:val="21"/>
          <w:lang w:eastAsia="en-ZA"/>
        </w:rPr>
        <w:t>Serial</w:t>
      </w:r>
      <w:r w:rsidRPr="00C733DA">
        <w:rPr>
          <w:rFonts w:ascii="Consolas" w:eastAsia="Times New Roman" w:hAnsi="Consolas" w:cs="Times New Roman"/>
          <w:color w:val="DAE3E3"/>
          <w:sz w:val="21"/>
          <w:szCs w:val="21"/>
          <w:lang w:eastAsia="en-ZA"/>
        </w:rPr>
        <w:t>.</w:t>
      </w:r>
      <w:r w:rsidRPr="00C733DA">
        <w:rPr>
          <w:rFonts w:ascii="Consolas" w:eastAsia="Times New Roman" w:hAnsi="Consolas" w:cs="Times New Roman"/>
          <w:color w:val="F39C12"/>
          <w:sz w:val="21"/>
          <w:szCs w:val="21"/>
          <w:lang w:eastAsia="en-ZA"/>
        </w:rPr>
        <w:t>print</w:t>
      </w:r>
      <w:r w:rsidRPr="00C733DA">
        <w:rPr>
          <w:rFonts w:ascii="Consolas" w:eastAsia="Times New Roman" w:hAnsi="Consolas" w:cs="Times New Roman"/>
          <w:color w:val="DAE3E3"/>
          <w:sz w:val="21"/>
          <w:szCs w:val="21"/>
          <w:lang w:eastAsia="en-ZA"/>
        </w:rPr>
        <w:t>(</w:t>
      </w:r>
      <w:r w:rsidRPr="00C733DA">
        <w:rPr>
          <w:rFonts w:ascii="Consolas" w:eastAsia="Times New Roman" w:hAnsi="Consolas" w:cs="Times New Roman"/>
          <w:color w:val="7FCBCD"/>
          <w:sz w:val="21"/>
          <w:szCs w:val="21"/>
          <w:lang w:eastAsia="en-ZA"/>
        </w:rPr>
        <w:t>"i is : "</w:t>
      </w:r>
      <w:r w:rsidRPr="00C733DA">
        <w:rPr>
          <w:rFonts w:ascii="Consolas" w:eastAsia="Times New Roman" w:hAnsi="Consolas" w:cs="Times New Roman"/>
          <w:color w:val="DAE3E3"/>
          <w:sz w:val="21"/>
          <w:szCs w:val="21"/>
          <w:lang w:eastAsia="en-ZA"/>
        </w:rPr>
        <w:t>);</w:t>
      </w:r>
    </w:p>
    <w:p w14:paraId="570E6E4F" w14:textId="77777777" w:rsidR="002E7873" w:rsidRPr="00C733DA" w:rsidRDefault="002E7873" w:rsidP="002E7873">
      <w:pPr>
        <w:shd w:val="clear" w:color="auto" w:fill="1F272A"/>
        <w:spacing w:after="0" w:line="285" w:lineRule="atLeast"/>
        <w:ind w:left="851"/>
        <w:rPr>
          <w:rFonts w:ascii="Consolas" w:eastAsia="Times New Roman" w:hAnsi="Consolas" w:cs="Times New Roman"/>
          <w:color w:val="DAE3E3"/>
          <w:sz w:val="21"/>
          <w:szCs w:val="21"/>
          <w:lang w:eastAsia="en-ZA"/>
        </w:rPr>
      </w:pPr>
      <w:r w:rsidRPr="00C733DA">
        <w:rPr>
          <w:rFonts w:ascii="Consolas" w:eastAsia="Times New Roman" w:hAnsi="Consolas" w:cs="Times New Roman"/>
          <w:color w:val="DAE3E3"/>
          <w:sz w:val="21"/>
          <w:szCs w:val="21"/>
          <w:lang w:eastAsia="en-ZA"/>
        </w:rPr>
        <w:t xml:space="preserve">      </w:t>
      </w:r>
      <w:r w:rsidRPr="00C733DA">
        <w:rPr>
          <w:rFonts w:ascii="Consolas" w:eastAsia="Times New Roman" w:hAnsi="Consolas" w:cs="Times New Roman"/>
          <w:color w:val="F39C12"/>
          <w:sz w:val="21"/>
          <w:szCs w:val="21"/>
          <w:lang w:eastAsia="en-ZA"/>
        </w:rPr>
        <w:t>Serial</w:t>
      </w:r>
      <w:r w:rsidRPr="00C733DA">
        <w:rPr>
          <w:rFonts w:ascii="Consolas" w:eastAsia="Times New Roman" w:hAnsi="Consolas" w:cs="Times New Roman"/>
          <w:color w:val="DAE3E3"/>
          <w:sz w:val="21"/>
          <w:szCs w:val="21"/>
          <w:lang w:eastAsia="en-ZA"/>
        </w:rPr>
        <w:t>.</w:t>
      </w:r>
      <w:r w:rsidRPr="00C733DA">
        <w:rPr>
          <w:rFonts w:ascii="Consolas" w:eastAsia="Times New Roman" w:hAnsi="Consolas" w:cs="Times New Roman"/>
          <w:color w:val="F39C12"/>
          <w:sz w:val="21"/>
          <w:szCs w:val="21"/>
          <w:lang w:eastAsia="en-ZA"/>
        </w:rPr>
        <w:t>println</w:t>
      </w:r>
      <w:r w:rsidRPr="00C733DA">
        <w:rPr>
          <w:rFonts w:ascii="Consolas" w:eastAsia="Times New Roman" w:hAnsi="Consolas" w:cs="Times New Roman"/>
          <w:color w:val="DAE3E3"/>
          <w:sz w:val="21"/>
          <w:szCs w:val="21"/>
          <w:lang w:eastAsia="en-ZA"/>
        </w:rPr>
        <w:t>(i);</w:t>
      </w:r>
    </w:p>
    <w:p w14:paraId="5FAABB97" w14:textId="77777777" w:rsidR="002E7873" w:rsidRPr="00C733DA" w:rsidRDefault="002E7873" w:rsidP="002E7873">
      <w:pPr>
        <w:shd w:val="clear" w:color="auto" w:fill="1F272A"/>
        <w:spacing w:after="0" w:line="285" w:lineRule="atLeast"/>
        <w:ind w:left="851"/>
        <w:rPr>
          <w:rFonts w:ascii="Consolas" w:eastAsia="Times New Roman" w:hAnsi="Consolas" w:cs="Times New Roman"/>
          <w:color w:val="DAE3E3"/>
          <w:sz w:val="21"/>
          <w:szCs w:val="21"/>
          <w:lang w:eastAsia="en-ZA"/>
        </w:rPr>
      </w:pPr>
      <w:r w:rsidRPr="00C733DA">
        <w:rPr>
          <w:rFonts w:ascii="Consolas" w:eastAsia="Times New Roman" w:hAnsi="Consolas" w:cs="Times New Roman"/>
          <w:color w:val="DAE3E3"/>
          <w:sz w:val="21"/>
          <w:szCs w:val="21"/>
          <w:lang w:eastAsia="en-ZA"/>
        </w:rPr>
        <w:t>   }</w:t>
      </w:r>
    </w:p>
    <w:p w14:paraId="33EB8977" w14:textId="77777777" w:rsidR="002E7873" w:rsidRPr="00C733DA" w:rsidRDefault="002E7873" w:rsidP="002E7873">
      <w:pPr>
        <w:shd w:val="clear" w:color="auto" w:fill="1F272A"/>
        <w:spacing w:after="0" w:line="285" w:lineRule="atLeast"/>
        <w:ind w:left="851"/>
        <w:rPr>
          <w:rFonts w:ascii="Consolas" w:eastAsia="Times New Roman" w:hAnsi="Consolas" w:cs="Times New Roman"/>
          <w:color w:val="DAE3E3"/>
          <w:sz w:val="21"/>
          <w:szCs w:val="21"/>
          <w:lang w:eastAsia="en-ZA"/>
        </w:rPr>
      </w:pPr>
      <w:r w:rsidRPr="00C733DA">
        <w:rPr>
          <w:rFonts w:ascii="Consolas" w:eastAsia="Times New Roman" w:hAnsi="Consolas" w:cs="Times New Roman"/>
          <w:color w:val="F39C12"/>
          <w:sz w:val="21"/>
          <w:szCs w:val="21"/>
          <w:lang w:eastAsia="en-ZA"/>
        </w:rPr>
        <w:t>delay</w:t>
      </w:r>
      <w:r w:rsidRPr="00C733DA">
        <w:rPr>
          <w:rFonts w:ascii="Consolas" w:eastAsia="Times New Roman" w:hAnsi="Consolas" w:cs="Times New Roman"/>
          <w:color w:val="DAE3E3"/>
          <w:sz w:val="21"/>
          <w:szCs w:val="21"/>
          <w:lang w:eastAsia="en-ZA"/>
        </w:rPr>
        <w:t>(</w:t>
      </w:r>
      <w:r w:rsidRPr="00C733DA">
        <w:rPr>
          <w:rFonts w:ascii="Consolas" w:eastAsia="Times New Roman" w:hAnsi="Consolas" w:cs="Times New Roman"/>
          <w:color w:val="7FCBCD"/>
          <w:sz w:val="21"/>
          <w:szCs w:val="21"/>
          <w:lang w:eastAsia="en-ZA"/>
        </w:rPr>
        <w:t>500</w:t>
      </w:r>
      <w:r w:rsidRPr="00C733DA">
        <w:rPr>
          <w:rFonts w:ascii="Consolas" w:eastAsia="Times New Roman" w:hAnsi="Consolas" w:cs="Times New Roman"/>
          <w:color w:val="DAE3E3"/>
          <w:sz w:val="21"/>
          <w:szCs w:val="21"/>
          <w:lang w:eastAsia="en-ZA"/>
        </w:rPr>
        <w:t>);</w:t>
      </w:r>
    </w:p>
    <w:p w14:paraId="6E056C80" w14:textId="77777777" w:rsidR="002E7873" w:rsidRPr="00C733DA" w:rsidRDefault="002E7873" w:rsidP="002E7873">
      <w:pPr>
        <w:shd w:val="clear" w:color="auto" w:fill="1F272A"/>
        <w:spacing w:after="0" w:line="285" w:lineRule="atLeast"/>
        <w:ind w:left="851"/>
        <w:rPr>
          <w:rFonts w:ascii="Consolas" w:eastAsia="Times New Roman" w:hAnsi="Consolas" w:cs="Times New Roman"/>
          <w:color w:val="DAE3E3"/>
          <w:sz w:val="21"/>
          <w:szCs w:val="21"/>
          <w:lang w:eastAsia="en-ZA"/>
        </w:rPr>
      </w:pPr>
      <w:r w:rsidRPr="00C733DA">
        <w:rPr>
          <w:rFonts w:ascii="Consolas" w:eastAsia="Times New Roman" w:hAnsi="Consolas" w:cs="Times New Roman"/>
          <w:color w:val="DAE3E3"/>
          <w:sz w:val="21"/>
          <w:szCs w:val="21"/>
          <w:lang w:eastAsia="en-ZA"/>
        </w:rPr>
        <w:t>}</w:t>
      </w:r>
    </w:p>
    <w:p w14:paraId="61205545" w14:textId="77777777" w:rsidR="002E7873" w:rsidRDefault="002E7873" w:rsidP="002E7873">
      <w:pPr>
        <w:spacing w:before="240" w:line="360" w:lineRule="auto"/>
        <w:jc w:val="both"/>
        <w:rPr>
          <w:rFonts w:cs="Times New Roman"/>
          <w:szCs w:val="24"/>
        </w:rPr>
      </w:pPr>
      <w:r>
        <w:rPr>
          <w:rFonts w:cs="Times New Roman"/>
          <w:szCs w:val="24"/>
        </w:rPr>
        <w:t>After compiling the code and uploading it to the Arduino board, the output continuously display in a looping mode. Rewrite the code to stop printing when the loop reaches its limit.</w:t>
      </w:r>
      <w:r>
        <w:rPr>
          <w:rFonts w:cs="Times New Roman"/>
          <w:szCs w:val="24"/>
        </w:rPr>
        <w:tab/>
        <w:t>(2)</w:t>
      </w:r>
    </w:p>
    <w:p w14:paraId="30743220" w14:textId="77777777" w:rsidR="002E7873" w:rsidRDefault="002E7873" w:rsidP="002E7873">
      <w:pPr>
        <w:spacing w:line="360" w:lineRule="auto"/>
        <w:jc w:val="both"/>
        <w:rPr>
          <w:rFonts w:cs="Times New Roman"/>
          <w:szCs w:val="24"/>
        </w:rPr>
      </w:pPr>
      <w:r>
        <w:rPr>
          <w:rFonts w:cs="Times New Roman"/>
          <w:szCs w:val="24"/>
        </w:rPr>
        <w:t>3.3.</w:t>
      </w:r>
      <w:r>
        <w:t>9</w:t>
      </w:r>
      <w:r>
        <w:rPr>
          <w:rFonts w:cs="Times New Roman"/>
          <w:szCs w:val="24"/>
        </w:rPr>
        <w:tab/>
        <w:t xml:space="preserve">Write a script in using Pictoblox to display the decimal equivalent of a binary </w:t>
      </w:r>
      <w:r>
        <w:rPr>
          <w:rFonts w:cs="Times New Roman"/>
          <w:szCs w:val="24"/>
        </w:rPr>
        <w:tab/>
        <w:t>number entered through the keyboard.</w:t>
      </w:r>
      <w:r>
        <w:rPr>
          <w:rFonts w:cs="Times New Roman"/>
          <w:szCs w:val="24"/>
        </w:rPr>
        <w:tab/>
      </w:r>
      <w:r>
        <w:rPr>
          <w:rFonts w:cs="Times New Roman"/>
          <w:szCs w:val="24"/>
        </w:rPr>
        <w:tab/>
      </w:r>
      <w:r>
        <w:rPr>
          <w:rFonts w:cs="Times New Roman"/>
          <w:szCs w:val="24"/>
        </w:rPr>
        <w:tab/>
      </w:r>
      <w:r>
        <w:rPr>
          <w:rFonts w:cs="Times New Roman"/>
          <w:szCs w:val="24"/>
        </w:rPr>
        <w:tab/>
        <w:t xml:space="preserve">         </w:t>
      </w:r>
      <w:r>
        <w:t xml:space="preserve">               </w:t>
      </w:r>
      <w:r>
        <w:rPr>
          <w:rFonts w:cs="Times New Roman"/>
          <w:szCs w:val="24"/>
        </w:rPr>
        <w:t>(5)</w:t>
      </w:r>
    </w:p>
    <w:p w14:paraId="74B3CB57" w14:textId="77777777" w:rsidR="002E7873" w:rsidRDefault="002E7873" w:rsidP="002E7873">
      <w:pPr>
        <w:spacing w:line="360" w:lineRule="auto"/>
        <w:contextualSpacing/>
        <w:jc w:val="both"/>
      </w:pPr>
      <w:r>
        <w:rPr>
          <w:rFonts w:cs="Times New Roman"/>
          <w:szCs w:val="24"/>
        </w:rPr>
        <w:t>3.3.1</w:t>
      </w:r>
      <w:r>
        <w:t>0</w:t>
      </w:r>
      <w:r>
        <w:rPr>
          <w:rFonts w:cs="Times New Roman"/>
          <w:szCs w:val="24"/>
        </w:rPr>
        <w:tab/>
      </w:r>
      <w:r>
        <w:t xml:space="preserve">Use an Pictoblox to calculate area of a rectangle whose length and width  is entered </w:t>
      </w:r>
      <w:r>
        <w:tab/>
        <w:t xml:space="preserve">by the user. </w:t>
      </w:r>
      <w:r>
        <w:tab/>
      </w:r>
      <w:r>
        <w:tab/>
      </w:r>
      <w:r>
        <w:tab/>
      </w:r>
      <w:r>
        <w:tab/>
      </w:r>
      <w:r>
        <w:tab/>
      </w:r>
      <w:r>
        <w:tab/>
      </w:r>
      <w:r>
        <w:tab/>
      </w:r>
      <w:r>
        <w:tab/>
      </w:r>
      <w:r>
        <w:tab/>
      </w:r>
      <w:r>
        <w:tab/>
        <w:t>(4)</w:t>
      </w:r>
    </w:p>
    <w:p w14:paraId="308CC104" w14:textId="4DF2DC37" w:rsidR="002E7873" w:rsidRPr="00BD59CE" w:rsidRDefault="002E7873" w:rsidP="002E7873">
      <w:pPr>
        <w:spacing w:after="0" w:line="360" w:lineRule="auto"/>
        <w:contextualSpacing/>
        <w:jc w:val="right"/>
        <w:rPr>
          <w:b/>
          <w:bCs/>
        </w:rPr>
      </w:pPr>
      <w:r w:rsidRPr="00BD59CE">
        <w:rPr>
          <w:b/>
          <w:bCs/>
        </w:rPr>
        <w:t>[Total = 3</w:t>
      </w:r>
      <w:r w:rsidR="00163FBD">
        <w:rPr>
          <w:b/>
          <w:bCs/>
        </w:rPr>
        <w:t>4</w:t>
      </w:r>
      <w:r w:rsidRPr="00BD59CE">
        <w:rPr>
          <w:b/>
          <w:bCs/>
        </w:rPr>
        <w:t xml:space="preserve"> marks]</w:t>
      </w:r>
    </w:p>
    <w:p w14:paraId="51EFFC06" w14:textId="199F3FCB" w:rsidR="00BC6541" w:rsidRDefault="00BC6541" w:rsidP="00E83985">
      <w:pPr>
        <w:spacing w:after="0" w:line="360" w:lineRule="auto"/>
        <w:jc w:val="both"/>
        <w:rPr>
          <w:rFonts w:eastAsia="Times New Roman" w:cs="Times New Roman"/>
          <w:kern w:val="0"/>
          <w:szCs w:val="24"/>
          <w:lang w:val="en-ZA" w:eastAsia="en-ZA"/>
        </w:rPr>
      </w:pPr>
    </w:p>
    <w:p w14:paraId="0D5F00E0" w14:textId="10B158B6" w:rsidR="00D2723F" w:rsidRDefault="00D2723F" w:rsidP="00E83985">
      <w:pPr>
        <w:spacing w:after="0" w:line="360" w:lineRule="auto"/>
        <w:jc w:val="both"/>
        <w:rPr>
          <w:rFonts w:eastAsia="Times New Roman" w:cs="Times New Roman"/>
          <w:kern w:val="0"/>
          <w:szCs w:val="24"/>
          <w:lang w:val="en-ZA" w:eastAsia="en-ZA"/>
        </w:rPr>
      </w:pPr>
    </w:p>
    <w:p w14:paraId="7EA4EE98" w14:textId="5E2FAA7B" w:rsidR="00D2723F" w:rsidRDefault="00D2723F">
      <w:pPr>
        <w:rPr>
          <w:rFonts w:eastAsia="Times New Roman" w:cs="Times New Roman"/>
          <w:kern w:val="0"/>
          <w:szCs w:val="24"/>
          <w:lang w:val="en-ZA" w:eastAsia="en-ZA"/>
        </w:rPr>
      </w:pPr>
      <w:r>
        <w:rPr>
          <w:rFonts w:eastAsia="Times New Roman" w:cs="Times New Roman"/>
          <w:kern w:val="0"/>
          <w:szCs w:val="24"/>
          <w:lang w:val="en-ZA" w:eastAsia="en-ZA"/>
        </w:rPr>
        <w:br w:type="page"/>
      </w:r>
    </w:p>
    <w:p w14:paraId="74EBB3B8" w14:textId="77777777" w:rsidR="009E42FE" w:rsidRDefault="009E42FE" w:rsidP="009E42FE">
      <w:pPr>
        <w:pStyle w:val="Heading1"/>
      </w:pPr>
      <w:r>
        <w:lastRenderedPageBreak/>
        <w:t>References</w:t>
      </w:r>
    </w:p>
    <w:p w14:paraId="65AC1D8D" w14:textId="4FCF81CE" w:rsidR="009E42FE" w:rsidRDefault="00000000">
      <w:pPr>
        <w:rPr>
          <w:rFonts w:eastAsia="Times New Roman" w:cs="Times New Roman"/>
          <w:kern w:val="0"/>
          <w:szCs w:val="24"/>
          <w:lang w:val="en-ZA" w:eastAsia="en-ZA"/>
        </w:rPr>
      </w:pPr>
      <w:hyperlink r:id="rId86" w:history="1">
        <w:r w:rsidR="009E42FE" w:rsidRPr="001D579D">
          <w:rPr>
            <w:rStyle w:val="Hyperlink"/>
            <w:rFonts w:eastAsia="Times New Roman" w:cs="Times New Roman"/>
            <w:kern w:val="0"/>
            <w:szCs w:val="24"/>
            <w:lang w:val="en-ZA" w:eastAsia="en-ZA"/>
          </w:rPr>
          <w:t>https://docs.arduino.cc/tutorials/</w:t>
        </w:r>
      </w:hyperlink>
    </w:p>
    <w:p w14:paraId="767A3D64" w14:textId="7DA07C94" w:rsidR="002359C1" w:rsidRDefault="00000000">
      <w:pPr>
        <w:rPr>
          <w:rFonts w:eastAsia="Times New Roman" w:cs="Times New Roman"/>
          <w:kern w:val="0"/>
          <w:szCs w:val="24"/>
          <w:lang w:val="en-ZA" w:eastAsia="en-ZA"/>
        </w:rPr>
      </w:pPr>
      <w:hyperlink r:id="rId87" w:history="1">
        <w:r w:rsidR="002359C1" w:rsidRPr="001D579D">
          <w:rPr>
            <w:rStyle w:val="Hyperlink"/>
            <w:rFonts w:eastAsia="Times New Roman" w:cs="Times New Roman"/>
            <w:kern w:val="0"/>
            <w:szCs w:val="24"/>
            <w:lang w:val="en-ZA" w:eastAsia="en-ZA"/>
          </w:rPr>
          <w:t>https://toptechboy.com/arduino-lessons/</w:t>
        </w:r>
      </w:hyperlink>
    </w:p>
    <w:p w14:paraId="04213FE5" w14:textId="72D5285C" w:rsidR="009E42FE" w:rsidRDefault="00000000">
      <w:pPr>
        <w:rPr>
          <w:rFonts w:eastAsia="Times New Roman" w:cs="Times New Roman"/>
          <w:kern w:val="0"/>
          <w:szCs w:val="24"/>
          <w:lang w:val="en-ZA" w:eastAsia="en-ZA"/>
        </w:rPr>
      </w:pPr>
      <w:hyperlink r:id="rId88" w:history="1">
        <w:r w:rsidR="009E42FE" w:rsidRPr="001D579D">
          <w:rPr>
            <w:rStyle w:val="Hyperlink"/>
            <w:rFonts w:eastAsia="Times New Roman" w:cs="Times New Roman"/>
            <w:kern w:val="0"/>
            <w:szCs w:val="24"/>
            <w:lang w:val="en-ZA" w:eastAsia="en-ZA"/>
          </w:rPr>
          <w:t>https://thestempedia.com/tutorial-hub/pictoblox-tutorial/</w:t>
        </w:r>
      </w:hyperlink>
    </w:p>
    <w:p w14:paraId="52A65D63" w14:textId="77777777" w:rsidR="009E42FE" w:rsidRDefault="009E42FE">
      <w:pPr>
        <w:rPr>
          <w:rFonts w:eastAsia="Times New Roman" w:cs="Times New Roman"/>
          <w:kern w:val="0"/>
          <w:szCs w:val="24"/>
          <w:lang w:val="en-ZA" w:eastAsia="en-ZA"/>
        </w:rPr>
      </w:pPr>
    </w:p>
    <w:p w14:paraId="091AE9BF" w14:textId="77777777" w:rsidR="00D2723F" w:rsidRPr="00345297" w:rsidRDefault="00D2723F" w:rsidP="00E83985">
      <w:pPr>
        <w:spacing w:after="0" w:line="360" w:lineRule="auto"/>
        <w:jc w:val="both"/>
        <w:rPr>
          <w:rFonts w:eastAsia="Times New Roman" w:cs="Times New Roman"/>
          <w:kern w:val="0"/>
          <w:szCs w:val="24"/>
          <w:lang w:val="en-ZA" w:eastAsia="en-ZA"/>
        </w:rPr>
      </w:pPr>
    </w:p>
    <w:p w14:paraId="4256C03B" w14:textId="77777777" w:rsidR="009E42FE" w:rsidRDefault="009E42FE">
      <w:pPr>
        <w:rPr>
          <w:rFonts w:cs="Times New Roman"/>
          <w:b/>
          <w:szCs w:val="24"/>
          <w:shd w:val="clear" w:color="auto" w:fill="FFFFFF"/>
          <w:lang w:val="en-ZA"/>
        </w:rPr>
      </w:pPr>
      <w:r>
        <w:rPr>
          <w:lang w:val="en-ZA"/>
        </w:rPr>
        <w:br w:type="page"/>
      </w:r>
    </w:p>
    <w:sectPr w:rsidR="009E42F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Godwin Pedzisai Dzvapatsva" w:date="2023-03-24T21:44:00Z" w:initials="GPD">
    <w:p w14:paraId="4F41C209" w14:textId="77777777" w:rsidR="006E6630" w:rsidRDefault="006E6630" w:rsidP="001F0E76">
      <w:pPr>
        <w:pStyle w:val="CommentText"/>
      </w:pPr>
      <w:r>
        <w:rPr>
          <w:rStyle w:val="CommentReference"/>
        </w:rPr>
        <w:annotationRef/>
      </w:r>
      <w:r>
        <w:t xml:space="preserve">3.1.8 and 3.1.11 are the same in the Subject guideline.. I have  documented it in my report on concerns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41C2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8983F" w16cex:dateUtc="2023-03-24T19: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41C209" w16cid:durableId="27C898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FFE49" w14:textId="77777777" w:rsidR="000A41F9" w:rsidRDefault="000A41F9" w:rsidP="00DA7324">
      <w:pPr>
        <w:spacing w:line="240" w:lineRule="auto"/>
      </w:pPr>
      <w:r>
        <w:separator/>
      </w:r>
    </w:p>
  </w:endnote>
  <w:endnote w:type="continuationSeparator" w:id="0">
    <w:p w14:paraId="64DDC44B" w14:textId="77777777" w:rsidR="000A41F9" w:rsidRDefault="000A41F9" w:rsidP="00DA7324">
      <w:pPr>
        <w:spacing w:line="240" w:lineRule="auto"/>
      </w:pPr>
      <w:r>
        <w:continuationSeparator/>
      </w:r>
    </w:p>
  </w:endnote>
  <w:endnote w:type="continuationNotice" w:id="1">
    <w:p w14:paraId="326E6A3A" w14:textId="77777777" w:rsidR="000A41F9" w:rsidRDefault="000A41F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sic Roman">
    <w:altName w:val="Calibr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roid Serif">
    <w:altName w:val="Cambria"/>
    <w:panose1 w:val="00000000000000000000"/>
    <w:charset w:val="00"/>
    <w:family w:val="roman"/>
    <w:notTrueType/>
    <w:pitch w:val="default"/>
    <w:sig w:usb0="00000003" w:usb1="00000000" w:usb2="00000000" w:usb3="00000000" w:csb0="00000001" w:csb1="00000000"/>
  </w:font>
  <w:font w:name="Liberation Serif">
    <w:altName w:val="Times New Roman"/>
    <w:charset w:val="01"/>
    <w:family w:val="swiss"/>
    <w:pitch w:val="variable"/>
  </w:font>
  <w:font w:name="DejaVu Sans">
    <w:altName w:val="Verdana"/>
    <w:charset w:val="00"/>
    <w:family w:val="auto"/>
    <w:pitch w:val="variable"/>
  </w:font>
  <w:font w:name="FreeSans">
    <w:altName w:val="Calibri"/>
    <w:charset w:val="00"/>
    <w:family w:val="auto"/>
    <w:pitch w:val="variable"/>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Nunito">
    <w:charset w:val="00"/>
    <w:family w:val="auto"/>
    <w:pitch w:val="variable"/>
    <w:sig w:usb0="A00002FF" w:usb1="5000204B" w:usb2="00000000" w:usb3="00000000" w:csb0="00000197" w:csb1="00000000"/>
  </w:font>
  <w:font w:name="inherit">
    <w:altName w:val="Calibr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433E3" w14:textId="77777777" w:rsidR="000A41F9" w:rsidRDefault="000A41F9" w:rsidP="00DA7324">
      <w:pPr>
        <w:spacing w:line="240" w:lineRule="auto"/>
      </w:pPr>
      <w:r>
        <w:separator/>
      </w:r>
    </w:p>
  </w:footnote>
  <w:footnote w:type="continuationSeparator" w:id="0">
    <w:p w14:paraId="4E85F2B1" w14:textId="77777777" w:rsidR="000A41F9" w:rsidRDefault="000A41F9" w:rsidP="00DA7324">
      <w:pPr>
        <w:spacing w:line="240" w:lineRule="auto"/>
      </w:pPr>
      <w:r>
        <w:continuationSeparator/>
      </w:r>
    </w:p>
  </w:footnote>
  <w:footnote w:type="continuationNotice" w:id="1">
    <w:p w14:paraId="6B386472" w14:textId="77777777" w:rsidR="000A41F9" w:rsidRDefault="000A41F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443C"/>
    <w:multiLevelType w:val="hybridMultilevel"/>
    <w:tmpl w:val="E88006C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0D0580A"/>
    <w:multiLevelType w:val="hybridMultilevel"/>
    <w:tmpl w:val="7D16490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1A94CD2"/>
    <w:multiLevelType w:val="multilevel"/>
    <w:tmpl w:val="1B201DC6"/>
    <w:lvl w:ilvl="0">
      <w:start w:val="1"/>
      <w:numFmt w:val="decimal"/>
      <w:lvlText w:val="%1"/>
      <w:lvlJc w:val="left"/>
      <w:pPr>
        <w:ind w:left="0" w:firstLine="0"/>
      </w:pPr>
    </w:lvl>
    <w:lvl w:ilvl="1">
      <w:start w:val="3"/>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 w15:restartNumberingAfterBreak="0">
    <w:nsid w:val="02286870"/>
    <w:multiLevelType w:val="hybridMultilevel"/>
    <w:tmpl w:val="BD447EBE"/>
    <w:lvl w:ilvl="0" w:tplc="AA6C6FCE">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29112DC"/>
    <w:multiLevelType w:val="hybridMultilevel"/>
    <w:tmpl w:val="77FECA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032971D1"/>
    <w:multiLevelType w:val="hybridMultilevel"/>
    <w:tmpl w:val="5C8E2020"/>
    <w:lvl w:ilvl="0" w:tplc="66124E06">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033A7D0B"/>
    <w:multiLevelType w:val="hybridMultilevel"/>
    <w:tmpl w:val="C582AA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03481D3F"/>
    <w:multiLevelType w:val="hybridMultilevel"/>
    <w:tmpl w:val="637C1F58"/>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8" w15:restartNumberingAfterBreak="0">
    <w:nsid w:val="037843B2"/>
    <w:multiLevelType w:val="hybridMultilevel"/>
    <w:tmpl w:val="6AAA8FF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0396311E"/>
    <w:multiLevelType w:val="hybridMultilevel"/>
    <w:tmpl w:val="2D2C49EC"/>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03C8376B"/>
    <w:multiLevelType w:val="hybridMultilevel"/>
    <w:tmpl w:val="4C9ECC2C"/>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42C488C"/>
    <w:multiLevelType w:val="multilevel"/>
    <w:tmpl w:val="F086F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4BF4151"/>
    <w:multiLevelType w:val="hybridMultilevel"/>
    <w:tmpl w:val="EC609B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05BA4DE3"/>
    <w:multiLevelType w:val="hybridMultilevel"/>
    <w:tmpl w:val="8B7ED0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062B4F41"/>
    <w:multiLevelType w:val="hybridMultilevel"/>
    <w:tmpl w:val="85D2379E"/>
    <w:lvl w:ilvl="0" w:tplc="1C09001B">
      <w:start w:val="1"/>
      <w:numFmt w:val="lowerRoman"/>
      <w:lvlText w:val="%1."/>
      <w:lvlJc w:val="right"/>
      <w:pPr>
        <w:ind w:left="1080" w:hanging="360"/>
      </w:p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5" w15:restartNumberingAfterBreak="0">
    <w:nsid w:val="087818FB"/>
    <w:multiLevelType w:val="hybridMultilevel"/>
    <w:tmpl w:val="0C8CD6AA"/>
    <w:lvl w:ilvl="0" w:tplc="1C09001B">
      <w:start w:val="1"/>
      <w:numFmt w:val="lowerRoman"/>
      <w:lvlText w:val="%1."/>
      <w:lvlJc w:val="righ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08AF4DC3"/>
    <w:multiLevelType w:val="multilevel"/>
    <w:tmpl w:val="048A6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9150991"/>
    <w:multiLevelType w:val="hybridMultilevel"/>
    <w:tmpl w:val="489E21E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094546AB"/>
    <w:multiLevelType w:val="multilevel"/>
    <w:tmpl w:val="9BE64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9A937FF"/>
    <w:multiLevelType w:val="multilevel"/>
    <w:tmpl w:val="E7F8B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A8418C6"/>
    <w:multiLevelType w:val="hybridMultilevel"/>
    <w:tmpl w:val="39F6E348"/>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0AB73C8C"/>
    <w:multiLevelType w:val="multilevel"/>
    <w:tmpl w:val="E9D63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B156927"/>
    <w:multiLevelType w:val="hybridMultilevel"/>
    <w:tmpl w:val="2A901C7A"/>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0B41664B"/>
    <w:multiLevelType w:val="hybridMultilevel"/>
    <w:tmpl w:val="2D06C8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0C1C4062"/>
    <w:multiLevelType w:val="hybridMultilevel"/>
    <w:tmpl w:val="74E6345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0C647FA0"/>
    <w:multiLevelType w:val="hybridMultilevel"/>
    <w:tmpl w:val="E88019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0CF97142"/>
    <w:multiLevelType w:val="hybridMultilevel"/>
    <w:tmpl w:val="9B7680C0"/>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7" w15:restartNumberingAfterBreak="0">
    <w:nsid w:val="0D412A0D"/>
    <w:multiLevelType w:val="hybridMultilevel"/>
    <w:tmpl w:val="EF1EEC6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0DB61F8E"/>
    <w:multiLevelType w:val="hybridMultilevel"/>
    <w:tmpl w:val="F35A71F2"/>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0F1F44E9"/>
    <w:multiLevelType w:val="hybridMultilevel"/>
    <w:tmpl w:val="21506FBA"/>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30" w15:restartNumberingAfterBreak="0">
    <w:nsid w:val="0F3B08CF"/>
    <w:multiLevelType w:val="hybridMultilevel"/>
    <w:tmpl w:val="B1E89752"/>
    <w:lvl w:ilvl="0" w:tplc="1C090001">
      <w:start w:val="1"/>
      <w:numFmt w:val="bullet"/>
      <w:lvlText w:val=""/>
      <w:lvlJc w:val="left"/>
      <w:pPr>
        <w:ind w:left="733" w:hanging="360"/>
      </w:pPr>
      <w:rPr>
        <w:rFonts w:ascii="Symbol" w:hAnsi="Symbol" w:hint="default"/>
      </w:rPr>
    </w:lvl>
    <w:lvl w:ilvl="1" w:tplc="1C090003">
      <w:start w:val="1"/>
      <w:numFmt w:val="bullet"/>
      <w:lvlText w:val="o"/>
      <w:lvlJc w:val="left"/>
      <w:pPr>
        <w:ind w:left="1453" w:hanging="360"/>
      </w:pPr>
      <w:rPr>
        <w:rFonts w:ascii="Courier New" w:hAnsi="Courier New" w:cs="Courier New" w:hint="default"/>
      </w:rPr>
    </w:lvl>
    <w:lvl w:ilvl="2" w:tplc="1C090005" w:tentative="1">
      <w:start w:val="1"/>
      <w:numFmt w:val="bullet"/>
      <w:lvlText w:val=""/>
      <w:lvlJc w:val="left"/>
      <w:pPr>
        <w:ind w:left="2173" w:hanging="360"/>
      </w:pPr>
      <w:rPr>
        <w:rFonts w:ascii="Wingdings" w:hAnsi="Wingdings" w:hint="default"/>
      </w:rPr>
    </w:lvl>
    <w:lvl w:ilvl="3" w:tplc="1C090001" w:tentative="1">
      <w:start w:val="1"/>
      <w:numFmt w:val="bullet"/>
      <w:lvlText w:val=""/>
      <w:lvlJc w:val="left"/>
      <w:pPr>
        <w:ind w:left="2893" w:hanging="360"/>
      </w:pPr>
      <w:rPr>
        <w:rFonts w:ascii="Symbol" w:hAnsi="Symbol" w:hint="default"/>
      </w:rPr>
    </w:lvl>
    <w:lvl w:ilvl="4" w:tplc="1C090003" w:tentative="1">
      <w:start w:val="1"/>
      <w:numFmt w:val="bullet"/>
      <w:lvlText w:val="o"/>
      <w:lvlJc w:val="left"/>
      <w:pPr>
        <w:ind w:left="3613" w:hanging="360"/>
      </w:pPr>
      <w:rPr>
        <w:rFonts w:ascii="Courier New" w:hAnsi="Courier New" w:cs="Courier New" w:hint="default"/>
      </w:rPr>
    </w:lvl>
    <w:lvl w:ilvl="5" w:tplc="1C090005" w:tentative="1">
      <w:start w:val="1"/>
      <w:numFmt w:val="bullet"/>
      <w:lvlText w:val=""/>
      <w:lvlJc w:val="left"/>
      <w:pPr>
        <w:ind w:left="4333" w:hanging="360"/>
      </w:pPr>
      <w:rPr>
        <w:rFonts w:ascii="Wingdings" w:hAnsi="Wingdings" w:hint="default"/>
      </w:rPr>
    </w:lvl>
    <w:lvl w:ilvl="6" w:tplc="1C090001" w:tentative="1">
      <w:start w:val="1"/>
      <w:numFmt w:val="bullet"/>
      <w:lvlText w:val=""/>
      <w:lvlJc w:val="left"/>
      <w:pPr>
        <w:ind w:left="5053" w:hanging="360"/>
      </w:pPr>
      <w:rPr>
        <w:rFonts w:ascii="Symbol" w:hAnsi="Symbol" w:hint="default"/>
      </w:rPr>
    </w:lvl>
    <w:lvl w:ilvl="7" w:tplc="1C090003" w:tentative="1">
      <w:start w:val="1"/>
      <w:numFmt w:val="bullet"/>
      <w:lvlText w:val="o"/>
      <w:lvlJc w:val="left"/>
      <w:pPr>
        <w:ind w:left="5773" w:hanging="360"/>
      </w:pPr>
      <w:rPr>
        <w:rFonts w:ascii="Courier New" w:hAnsi="Courier New" w:cs="Courier New" w:hint="default"/>
      </w:rPr>
    </w:lvl>
    <w:lvl w:ilvl="8" w:tplc="1C090005" w:tentative="1">
      <w:start w:val="1"/>
      <w:numFmt w:val="bullet"/>
      <w:lvlText w:val=""/>
      <w:lvlJc w:val="left"/>
      <w:pPr>
        <w:ind w:left="6493" w:hanging="360"/>
      </w:pPr>
      <w:rPr>
        <w:rFonts w:ascii="Wingdings" w:hAnsi="Wingdings" w:hint="default"/>
      </w:rPr>
    </w:lvl>
  </w:abstractNum>
  <w:abstractNum w:abstractNumId="31" w15:restartNumberingAfterBreak="0">
    <w:nsid w:val="0F735D6C"/>
    <w:multiLevelType w:val="multilevel"/>
    <w:tmpl w:val="71B6D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FA6026A"/>
    <w:multiLevelType w:val="hybridMultilevel"/>
    <w:tmpl w:val="936C00E6"/>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3" w15:restartNumberingAfterBreak="0">
    <w:nsid w:val="10263C66"/>
    <w:multiLevelType w:val="hybridMultilevel"/>
    <w:tmpl w:val="9EFEDF42"/>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103B4854"/>
    <w:multiLevelType w:val="hybridMultilevel"/>
    <w:tmpl w:val="188E6E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10471ED4"/>
    <w:multiLevelType w:val="multilevel"/>
    <w:tmpl w:val="8FE25D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Roman"/>
      <w:lvlText w:val="%3."/>
      <w:lvlJc w:val="left"/>
      <w:pPr>
        <w:ind w:left="2520" w:hanging="72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146536A"/>
    <w:multiLevelType w:val="hybridMultilevel"/>
    <w:tmpl w:val="A0E03ECE"/>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7" w15:restartNumberingAfterBreak="0">
    <w:nsid w:val="119B2BD8"/>
    <w:multiLevelType w:val="hybridMultilevel"/>
    <w:tmpl w:val="6F628EFA"/>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11F50D6D"/>
    <w:multiLevelType w:val="hybridMultilevel"/>
    <w:tmpl w:val="5C8AADAE"/>
    <w:lvl w:ilvl="0" w:tplc="E3F6E158">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9" w15:restartNumberingAfterBreak="0">
    <w:nsid w:val="1229607B"/>
    <w:multiLevelType w:val="hybridMultilevel"/>
    <w:tmpl w:val="4A60D4CE"/>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0" w15:restartNumberingAfterBreak="0">
    <w:nsid w:val="127B1A86"/>
    <w:multiLevelType w:val="hybridMultilevel"/>
    <w:tmpl w:val="16EA4E48"/>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12F45F5E"/>
    <w:multiLevelType w:val="hybridMultilevel"/>
    <w:tmpl w:val="BBBE1240"/>
    <w:lvl w:ilvl="0" w:tplc="1C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13182D0A"/>
    <w:multiLevelType w:val="multilevel"/>
    <w:tmpl w:val="B754AE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3541F21"/>
    <w:multiLevelType w:val="hybridMultilevel"/>
    <w:tmpl w:val="E8C8013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4" w15:restartNumberingAfterBreak="0">
    <w:nsid w:val="13DC22F4"/>
    <w:multiLevelType w:val="hybridMultilevel"/>
    <w:tmpl w:val="2E1071D0"/>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5" w15:restartNumberingAfterBreak="0">
    <w:nsid w:val="14D85D5D"/>
    <w:multiLevelType w:val="hybridMultilevel"/>
    <w:tmpl w:val="049C2DF0"/>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6" w15:restartNumberingAfterBreak="0">
    <w:nsid w:val="150E690F"/>
    <w:multiLevelType w:val="hybridMultilevel"/>
    <w:tmpl w:val="59DA78E2"/>
    <w:lvl w:ilvl="0" w:tplc="AA6C6FCE">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7" w15:restartNumberingAfterBreak="0">
    <w:nsid w:val="15910D26"/>
    <w:multiLevelType w:val="hybridMultilevel"/>
    <w:tmpl w:val="21C00AB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8" w15:restartNumberingAfterBreak="0">
    <w:nsid w:val="15965916"/>
    <w:multiLevelType w:val="hybridMultilevel"/>
    <w:tmpl w:val="E8D4A11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9" w15:restartNumberingAfterBreak="0">
    <w:nsid w:val="1667212D"/>
    <w:multiLevelType w:val="hybridMultilevel"/>
    <w:tmpl w:val="0C2E8D94"/>
    <w:lvl w:ilvl="0" w:tplc="AA6C6FCE">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0" w15:restartNumberingAfterBreak="0">
    <w:nsid w:val="173B7762"/>
    <w:multiLevelType w:val="multilevel"/>
    <w:tmpl w:val="77F43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7DF68E6"/>
    <w:multiLevelType w:val="hybridMultilevel"/>
    <w:tmpl w:val="2EB2C67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2" w15:restartNumberingAfterBreak="0">
    <w:nsid w:val="193A6CFC"/>
    <w:multiLevelType w:val="multilevel"/>
    <w:tmpl w:val="A5B488C0"/>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1A032B5B"/>
    <w:multiLevelType w:val="hybridMultilevel"/>
    <w:tmpl w:val="75C0E2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4" w15:restartNumberingAfterBreak="0">
    <w:nsid w:val="1C261D60"/>
    <w:multiLevelType w:val="multilevel"/>
    <w:tmpl w:val="92CAB6BA"/>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C937613"/>
    <w:multiLevelType w:val="multilevel"/>
    <w:tmpl w:val="301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1CAF0D02"/>
    <w:multiLevelType w:val="hybridMultilevel"/>
    <w:tmpl w:val="890ACF16"/>
    <w:lvl w:ilvl="0" w:tplc="1C09001B">
      <w:start w:val="1"/>
      <w:numFmt w:val="lowerRoman"/>
      <w:lvlText w:val="%1."/>
      <w:lvlJc w:val="right"/>
      <w:pPr>
        <w:ind w:left="1429" w:hanging="360"/>
      </w:pPr>
    </w:lvl>
    <w:lvl w:ilvl="1" w:tplc="1C090019" w:tentative="1">
      <w:start w:val="1"/>
      <w:numFmt w:val="lowerLetter"/>
      <w:lvlText w:val="%2."/>
      <w:lvlJc w:val="left"/>
      <w:pPr>
        <w:ind w:left="2149" w:hanging="360"/>
      </w:pPr>
    </w:lvl>
    <w:lvl w:ilvl="2" w:tplc="1C09001B" w:tentative="1">
      <w:start w:val="1"/>
      <w:numFmt w:val="lowerRoman"/>
      <w:lvlText w:val="%3."/>
      <w:lvlJc w:val="right"/>
      <w:pPr>
        <w:ind w:left="2869" w:hanging="180"/>
      </w:pPr>
    </w:lvl>
    <w:lvl w:ilvl="3" w:tplc="1C09000F" w:tentative="1">
      <w:start w:val="1"/>
      <w:numFmt w:val="decimal"/>
      <w:lvlText w:val="%4."/>
      <w:lvlJc w:val="left"/>
      <w:pPr>
        <w:ind w:left="3589" w:hanging="360"/>
      </w:pPr>
    </w:lvl>
    <w:lvl w:ilvl="4" w:tplc="1C090019" w:tentative="1">
      <w:start w:val="1"/>
      <w:numFmt w:val="lowerLetter"/>
      <w:lvlText w:val="%5."/>
      <w:lvlJc w:val="left"/>
      <w:pPr>
        <w:ind w:left="4309" w:hanging="360"/>
      </w:pPr>
    </w:lvl>
    <w:lvl w:ilvl="5" w:tplc="1C09001B" w:tentative="1">
      <w:start w:val="1"/>
      <w:numFmt w:val="lowerRoman"/>
      <w:lvlText w:val="%6."/>
      <w:lvlJc w:val="right"/>
      <w:pPr>
        <w:ind w:left="5029" w:hanging="180"/>
      </w:pPr>
    </w:lvl>
    <w:lvl w:ilvl="6" w:tplc="1C09000F" w:tentative="1">
      <w:start w:val="1"/>
      <w:numFmt w:val="decimal"/>
      <w:lvlText w:val="%7."/>
      <w:lvlJc w:val="left"/>
      <w:pPr>
        <w:ind w:left="5749" w:hanging="360"/>
      </w:pPr>
    </w:lvl>
    <w:lvl w:ilvl="7" w:tplc="1C090019" w:tentative="1">
      <w:start w:val="1"/>
      <w:numFmt w:val="lowerLetter"/>
      <w:lvlText w:val="%8."/>
      <w:lvlJc w:val="left"/>
      <w:pPr>
        <w:ind w:left="6469" w:hanging="360"/>
      </w:pPr>
    </w:lvl>
    <w:lvl w:ilvl="8" w:tplc="1C09001B" w:tentative="1">
      <w:start w:val="1"/>
      <w:numFmt w:val="lowerRoman"/>
      <w:lvlText w:val="%9."/>
      <w:lvlJc w:val="right"/>
      <w:pPr>
        <w:ind w:left="7189" w:hanging="180"/>
      </w:pPr>
    </w:lvl>
  </w:abstractNum>
  <w:abstractNum w:abstractNumId="57" w15:restartNumberingAfterBreak="0">
    <w:nsid w:val="1CC44D2B"/>
    <w:multiLevelType w:val="hybridMultilevel"/>
    <w:tmpl w:val="4502C98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8" w15:restartNumberingAfterBreak="0">
    <w:nsid w:val="1D5B6430"/>
    <w:multiLevelType w:val="multilevel"/>
    <w:tmpl w:val="C2FE436E"/>
    <w:lvl w:ilvl="0">
      <w:start w:val="1"/>
      <w:numFmt w:val="bullet"/>
      <w:lvlText w:val=""/>
      <w:lvlJc w:val="left"/>
      <w:pPr>
        <w:ind w:left="0" w:firstLine="0"/>
      </w:pPr>
      <w:rPr>
        <w:rFonts w:ascii="Symbol" w:hAnsi="Symbol" w:hint="default"/>
      </w:rPr>
    </w:lvl>
    <w:lvl w:ilvl="1">
      <w:start w:val="4"/>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numFmt w:val="bullet"/>
      <w:suff w:val="space"/>
      <w:lvlText w:val="-"/>
      <w:lvlJc w:val="left"/>
      <w:pPr>
        <w:ind w:left="0" w:firstLine="0"/>
      </w:pPr>
      <w:rPr>
        <w:rFonts w:ascii="Arial" w:hAnsi="Arial"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9" w15:restartNumberingAfterBreak="0">
    <w:nsid w:val="1DDA7832"/>
    <w:multiLevelType w:val="hybridMultilevel"/>
    <w:tmpl w:val="E952A8CC"/>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0" w15:restartNumberingAfterBreak="0">
    <w:nsid w:val="1ECB184D"/>
    <w:multiLevelType w:val="hybridMultilevel"/>
    <w:tmpl w:val="14045A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1" w15:restartNumberingAfterBreak="0">
    <w:nsid w:val="1EDB6B9B"/>
    <w:multiLevelType w:val="hybridMultilevel"/>
    <w:tmpl w:val="C90C88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1EE01D3E"/>
    <w:multiLevelType w:val="hybridMultilevel"/>
    <w:tmpl w:val="F6DCE29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3" w15:restartNumberingAfterBreak="0">
    <w:nsid w:val="1F4F48B1"/>
    <w:multiLevelType w:val="hybridMultilevel"/>
    <w:tmpl w:val="DCB0D7C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4" w15:restartNumberingAfterBreak="0">
    <w:nsid w:val="1F6178A4"/>
    <w:multiLevelType w:val="hybridMultilevel"/>
    <w:tmpl w:val="E15C1D08"/>
    <w:lvl w:ilvl="0" w:tplc="AA6C6FC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20004981"/>
    <w:multiLevelType w:val="hybridMultilevel"/>
    <w:tmpl w:val="49ACD5A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66" w15:restartNumberingAfterBreak="0">
    <w:nsid w:val="2087230F"/>
    <w:multiLevelType w:val="hybridMultilevel"/>
    <w:tmpl w:val="6A1C3D28"/>
    <w:lvl w:ilvl="0" w:tplc="1C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220A0E15"/>
    <w:multiLevelType w:val="hybridMultilevel"/>
    <w:tmpl w:val="CE52BB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8" w15:restartNumberingAfterBreak="0">
    <w:nsid w:val="22530510"/>
    <w:multiLevelType w:val="multilevel"/>
    <w:tmpl w:val="B6D4928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15:restartNumberingAfterBreak="0">
    <w:nsid w:val="226A74BA"/>
    <w:multiLevelType w:val="hybridMultilevel"/>
    <w:tmpl w:val="B510A2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0" w15:restartNumberingAfterBreak="0">
    <w:nsid w:val="228909B1"/>
    <w:multiLevelType w:val="hybridMultilevel"/>
    <w:tmpl w:val="3A728DA4"/>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71" w15:restartNumberingAfterBreak="0">
    <w:nsid w:val="22D15218"/>
    <w:multiLevelType w:val="hybridMultilevel"/>
    <w:tmpl w:val="FD6CB89E"/>
    <w:lvl w:ilvl="0" w:tplc="AA6C6FC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22D6230F"/>
    <w:multiLevelType w:val="hybridMultilevel"/>
    <w:tmpl w:val="4C9ECC2C"/>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3" w15:restartNumberingAfterBreak="0">
    <w:nsid w:val="239824BC"/>
    <w:multiLevelType w:val="multilevel"/>
    <w:tmpl w:val="C680C7EA"/>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40F0238"/>
    <w:multiLevelType w:val="multilevel"/>
    <w:tmpl w:val="900C8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4B621D3"/>
    <w:multiLevelType w:val="hybridMultilevel"/>
    <w:tmpl w:val="546C08BC"/>
    <w:lvl w:ilvl="0" w:tplc="FFFFFFFF">
      <w:start w:val="1"/>
      <w:numFmt w:val="bullet"/>
      <w:lvlText w:val=""/>
      <w:lvlJc w:val="left"/>
      <w:pPr>
        <w:ind w:left="720" w:hanging="360"/>
      </w:pPr>
      <w:rPr>
        <w:rFonts w:ascii="Wingdings" w:hAnsi="Wingdings" w:hint="default"/>
      </w:rPr>
    </w:lvl>
    <w:lvl w:ilvl="1" w:tplc="1C09000B">
      <w:start w:val="1"/>
      <w:numFmt w:val="bullet"/>
      <w:lvlText w:val=""/>
      <w:lvlJc w:val="left"/>
      <w:pPr>
        <w:ind w:left="1637"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252111CB"/>
    <w:multiLevelType w:val="multilevel"/>
    <w:tmpl w:val="9D5C7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271D5060"/>
    <w:multiLevelType w:val="hybridMultilevel"/>
    <w:tmpl w:val="92C4013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8" w15:restartNumberingAfterBreak="0">
    <w:nsid w:val="27801A33"/>
    <w:multiLevelType w:val="multilevel"/>
    <w:tmpl w:val="B754AE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7A9469D"/>
    <w:multiLevelType w:val="multilevel"/>
    <w:tmpl w:val="4162C89E"/>
    <w:lvl w:ilvl="0">
      <w:start w:val="4"/>
      <w:numFmt w:val="decimal"/>
      <w:lvlText w:val="%1"/>
      <w:lvlJc w:val="left"/>
      <w:pPr>
        <w:ind w:left="480" w:hanging="480"/>
      </w:pPr>
      <w:rPr>
        <w:rFonts w:hint="default"/>
      </w:rPr>
    </w:lvl>
    <w:lvl w:ilvl="1">
      <w:start w:val="6"/>
      <w:numFmt w:val="decimal"/>
      <w:lvlText w:val="%1.%2"/>
      <w:lvlJc w:val="left"/>
      <w:pPr>
        <w:ind w:left="900" w:hanging="480"/>
      </w:pPr>
      <w:rPr>
        <w:rFonts w:hint="default"/>
      </w:rPr>
    </w:lvl>
    <w:lvl w:ilvl="2">
      <w:start w:val="5"/>
      <w:numFmt w:val="decimal"/>
      <w:lvlText w:val="%1.%2.%3"/>
      <w:lvlJc w:val="left"/>
      <w:pPr>
        <w:ind w:left="1560" w:hanging="720"/>
      </w:pPr>
      <w:rPr>
        <w:rFonts w:hint="default"/>
        <w:b/>
        <w:bCs/>
        <w:sz w:val="24"/>
        <w:szCs w:val="24"/>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80" w15:restartNumberingAfterBreak="0">
    <w:nsid w:val="27D609A7"/>
    <w:multiLevelType w:val="hybridMultilevel"/>
    <w:tmpl w:val="E39C8198"/>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1" w15:restartNumberingAfterBreak="0">
    <w:nsid w:val="289D5AB8"/>
    <w:multiLevelType w:val="hybridMultilevel"/>
    <w:tmpl w:val="0616CB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2" w15:restartNumberingAfterBreak="0">
    <w:nsid w:val="29717E9E"/>
    <w:multiLevelType w:val="hybridMultilevel"/>
    <w:tmpl w:val="DF4C28BE"/>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29B008E5"/>
    <w:multiLevelType w:val="hybridMultilevel"/>
    <w:tmpl w:val="B59CA9D2"/>
    <w:lvl w:ilvl="0" w:tplc="1C090017">
      <w:start w:val="1"/>
      <w:numFmt w:val="lowerLetter"/>
      <w:lvlText w:val="%1)"/>
      <w:lvlJc w:val="left"/>
      <w:pPr>
        <w:ind w:left="2160" w:hanging="360"/>
      </w:pPr>
      <w:rPr>
        <w:rFonts w:hint="default"/>
      </w:rPr>
    </w:lvl>
    <w:lvl w:ilvl="1" w:tplc="1C090019" w:tentative="1">
      <w:start w:val="1"/>
      <w:numFmt w:val="lowerLetter"/>
      <w:lvlText w:val="%2."/>
      <w:lvlJc w:val="left"/>
      <w:pPr>
        <w:ind w:left="2880" w:hanging="360"/>
      </w:pPr>
    </w:lvl>
    <w:lvl w:ilvl="2" w:tplc="1C09001B" w:tentative="1">
      <w:start w:val="1"/>
      <w:numFmt w:val="lowerRoman"/>
      <w:lvlText w:val="%3."/>
      <w:lvlJc w:val="right"/>
      <w:pPr>
        <w:ind w:left="3600" w:hanging="180"/>
      </w:pPr>
    </w:lvl>
    <w:lvl w:ilvl="3" w:tplc="1C09000F" w:tentative="1">
      <w:start w:val="1"/>
      <w:numFmt w:val="decimal"/>
      <w:lvlText w:val="%4."/>
      <w:lvlJc w:val="left"/>
      <w:pPr>
        <w:ind w:left="4320" w:hanging="360"/>
      </w:pPr>
    </w:lvl>
    <w:lvl w:ilvl="4" w:tplc="1C090019" w:tentative="1">
      <w:start w:val="1"/>
      <w:numFmt w:val="lowerLetter"/>
      <w:lvlText w:val="%5."/>
      <w:lvlJc w:val="left"/>
      <w:pPr>
        <w:ind w:left="5040" w:hanging="360"/>
      </w:pPr>
    </w:lvl>
    <w:lvl w:ilvl="5" w:tplc="1C09001B" w:tentative="1">
      <w:start w:val="1"/>
      <w:numFmt w:val="lowerRoman"/>
      <w:lvlText w:val="%6."/>
      <w:lvlJc w:val="right"/>
      <w:pPr>
        <w:ind w:left="5760" w:hanging="180"/>
      </w:pPr>
    </w:lvl>
    <w:lvl w:ilvl="6" w:tplc="1C09000F" w:tentative="1">
      <w:start w:val="1"/>
      <w:numFmt w:val="decimal"/>
      <w:lvlText w:val="%7."/>
      <w:lvlJc w:val="left"/>
      <w:pPr>
        <w:ind w:left="6480" w:hanging="360"/>
      </w:pPr>
    </w:lvl>
    <w:lvl w:ilvl="7" w:tplc="1C090019" w:tentative="1">
      <w:start w:val="1"/>
      <w:numFmt w:val="lowerLetter"/>
      <w:lvlText w:val="%8."/>
      <w:lvlJc w:val="left"/>
      <w:pPr>
        <w:ind w:left="7200" w:hanging="360"/>
      </w:pPr>
    </w:lvl>
    <w:lvl w:ilvl="8" w:tplc="1C09001B" w:tentative="1">
      <w:start w:val="1"/>
      <w:numFmt w:val="lowerRoman"/>
      <w:lvlText w:val="%9."/>
      <w:lvlJc w:val="right"/>
      <w:pPr>
        <w:ind w:left="7920" w:hanging="180"/>
      </w:pPr>
    </w:lvl>
  </w:abstractNum>
  <w:abstractNum w:abstractNumId="84" w15:restartNumberingAfterBreak="0">
    <w:nsid w:val="29C17D7B"/>
    <w:multiLevelType w:val="multilevel"/>
    <w:tmpl w:val="B754AE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A466FE8"/>
    <w:multiLevelType w:val="multilevel"/>
    <w:tmpl w:val="E49609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2A7D2929"/>
    <w:multiLevelType w:val="hybridMultilevel"/>
    <w:tmpl w:val="7C2AFEA8"/>
    <w:lvl w:ilvl="0" w:tplc="1C09001B">
      <w:start w:val="1"/>
      <w:numFmt w:val="lowerRoman"/>
      <w:lvlText w:val="%1."/>
      <w:lvlJc w:val="righ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7" w15:restartNumberingAfterBreak="0">
    <w:nsid w:val="2ABF2683"/>
    <w:multiLevelType w:val="hybridMultilevel"/>
    <w:tmpl w:val="4E36DE2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8" w15:restartNumberingAfterBreak="0">
    <w:nsid w:val="2B3851B2"/>
    <w:multiLevelType w:val="multilevel"/>
    <w:tmpl w:val="D720A4CA"/>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9" w15:restartNumberingAfterBreak="0">
    <w:nsid w:val="2BD306AC"/>
    <w:multiLevelType w:val="hybridMultilevel"/>
    <w:tmpl w:val="342CCEDE"/>
    <w:lvl w:ilvl="0" w:tplc="1C090017">
      <w:start w:val="1"/>
      <w:numFmt w:val="lowerLetter"/>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90" w15:restartNumberingAfterBreak="0">
    <w:nsid w:val="2C196FEE"/>
    <w:multiLevelType w:val="multilevel"/>
    <w:tmpl w:val="35A8E4A2"/>
    <w:name w:val="Numbered list 1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1" w15:restartNumberingAfterBreak="0">
    <w:nsid w:val="2C69737A"/>
    <w:multiLevelType w:val="multilevel"/>
    <w:tmpl w:val="144C1E28"/>
    <w:lvl w:ilvl="0">
      <w:start w:val="1"/>
      <w:numFmt w:val="lowerRoman"/>
      <w:lvlText w:val="%1."/>
      <w:lvlJc w:val="right"/>
      <w:pPr>
        <w:tabs>
          <w:tab w:val="num" w:pos="720"/>
        </w:tabs>
        <w:ind w:left="720" w:hanging="360"/>
      </w:pPr>
    </w:lvl>
    <w:lvl w:ilvl="1">
      <w:start w:val="1"/>
      <w:numFmt w:val="decimal"/>
      <w:lvlText w:val="%2."/>
      <w:lvlJc w:val="left"/>
      <w:pPr>
        <w:ind w:left="1440" w:hanging="360"/>
      </w:pPr>
      <w:rPr>
        <w:rFonts w:hint="default"/>
      </w:r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92" w15:restartNumberingAfterBreak="0">
    <w:nsid w:val="2D874E60"/>
    <w:multiLevelType w:val="hybridMultilevel"/>
    <w:tmpl w:val="EA204FF4"/>
    <w:lvl w:ilvl="0" w:tplc="FFFFFFFF">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2E82638D"/>
    <w:multiLevelType w:val="hybridMultilevel"/>
    <w:tmpl w:val="E83E390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4" w15:restartNumberingAfterBreak="0">
    <w:nsid w:val="2F09331D"/>
    <w:multiLevelType w:val="hybridMultilevel"/>
    <w:tmpl w:val="5AD41230"/>
    <w:lvl w:ilvl="0" w:tplc="1C090015">
      <w:start w:val="1"/>
      <w:numFmt w:val="upperLetter"/>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95" w15:restartNumberingAfterBreak="0">
    <w:nsid w:val="2F1A296C"/>
    <w:multiLevelType w:val="multilevel"/>
    <w:tmpl w:val="A61A9F82"/>
    <w:name w:val="4.3"/>
    <w:lvl w:ilvl="0">
      <w:start w:val="4"/>
      <w:numFmt w:val="decimal"/>
      <w:lvlText w:val="%1."/>
      <w:lvlJc w:val="left"/>
      <w:pPr>
        <w:ind w:left="0" w:firstLine="0"/>
      </w:pPr>
    </w:lvl>
    <w:lvl w:ilvl="1">
      <w:start w:val="3"/>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6" w15:restartNumberingAfterBreak="0">
    <w:nsid w:val="2FF03715"/>
    <w:multiLevelType w:val="hybridMultilevel"/>
    <w:tmpl w:val="BE64754A"/>
    <w:lvl w:ilvl="0" w:tplc="1C090017">
      <w:start w:val="1"/>
      <w:numFmt w:val="lowerLetter"/>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7" w15:restartNumberingAfterBreak="0">
    <w:nsid w:val="2FF9192B"/>
    <w:multiLevelType w:val="multilevel"/>
    <w:tmpl w:val="7932E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02E247A"/>
    <w:multiLevelType w:val="hybridMultilevel"/>
    <w:tmpl w:val="48903842"/>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99" w15:restartNumberingAfterBreak="0">
    <w:nsid w:val="30AE5238"/>
    <w:multiLevelType w:val="multilevel"/>
    <w:tmpl w:val="FEB86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0FF5838"/>
    <w:multiLevelType w:val="hybridMultilevel"/>
    <w:tmpl w:val="3C7CB000"/>
    <w:lvl w:ilvl="0" w:tplc="D50815E2">
      <w:numFmt w:val="bullet"/>
      <w:lvlText w:val=""/>
      <w:lvlJc w:val="left"/>
      <w:pPr>
        <w:ind w:left="1342" w:hanging="360"/>
      </w:pPr>
      <w:rPr>
        <w:rFonts w:ascii="Symbol" w:hAnsi="Symbol" w:cs="Symbol"/>
      </w:rPr>
    </w:lvl>
    <w:lvl w:ilvl="1" w:tplc="1C090003" w:tentative="1">
      <w:start w:val="1"/>
      <w:numFmt w:val="bullet"/>
      <w:lvlText w:val="o"/>
      <w:lvlJc w:val="left"/>
      <w:pPr>
        <w:ind w:left="2062" w:hanging="360"/>
      </w:pPr>
      <w:rPr>
        <w:rFonts w:ascii="Courier New" w:hAnsi="Courier New" w:cs="Courier New" w:hint="default"/>
      </w:rPr>
    </w:lvl>
    <w:lvl w:ilvl="2" w:tplc="1C090005" w:tentative="1">
      <w:start w:val="1"/>
      <w:numFmt w:val="bullet"/>
      <w:lvlText w:val=""/>
      <w:lvlJc w:val="left"/>
      <w:pPr>
        <w:ind w:left="2782" w:hanging="360"/>
      </w:pPr>
      <w:rPr>
        <w:rFonts w:ascii="Wingdings" w:hAnsi="Wingdings" w:hint="default"/>
      </w:rPr>
    </w:lvl>
    <w:lvl w:ilvl="3" w:tplc="1C090001" w:tentative="1">
      <w:start w:val="1"/>
      <w:numFmt w:val="bullet"/>
      <w:lvlText w:val=""/>
      <w:lvlJc w:val="left"/>
      <w:pPr>
        <w:ind w:left="3502" w:hanging="360"/>
      </w:pPr>
      <w:rPr>
        <w:rFonts w:ascii="Symbol" w:hAnsi="Symbol" w:hint="default"/>
      </w:rPr>
    </w:lvl>
    <w:lvl w:ilvl="4" w:tplc="1C090003" w:tentative="1">
      <w:start w:val="1"/>
      <w:numFmt w:val="bullet"/>
      <w:lvlText w:val="o"/>
      <w:lvlJc w:val="left"/>
      <w:pPr>
        <w:ind w:left="4222" w:hanging="360"/>
      </w:pPr>
      <w:rPr>
        <w:rFonts w:ascii="Courier New" w:hAnsi="Courier New" w:cs="Courier New" w:hint="default"/>
      </w:rPr>
    </w:lvl>
    <w:lvl w:ilvl="5" w:tplc="1C090005" w:tentative="1">
      <w:start w:val="1"/>
      <w:numFmt w:val="bullet"/>
      <w:lvlText w:val=""/>
      <w:lvlJc w:val="left"/>
      <w:pPr>
        <w:ind w:left="4942" w:hanging="360"/>
      </w:pPr>
      <w:rPr>
        <w:rFonts w:ascii="Wingdings" w:hAnsi="Wingdings" w:hint="default"/>
      </w:rPr>
    </w:lvl>
    <w:lvl w:ilvl="6" w:tplc="1C090001" w:tentative="1">
      <w:start w:val="1"/>
      <w:numFmt w:val="bullet"/>
      <w:lvlText w:val=""/>
      <w:lvlJc w:val="left"/>
      <w:pPr>
        <w:ind w:left="5662" w:hanging="360"/>
      </w:pPr>
      <w:rPr>
        <w:rFonts w:ascii="Symbol" w:hAnsi="Symbol" w:hint="default"/>
      </w:rPr>
    </w:lvl>
    <w:lvl w:ilvl="7" w:tplc="1C090003" w:tentative="1">
      <w:start w:val="1"/>
      <w:numFmt w:val="bullet"/>
      <w:lvlText w:val="o"/>
      <w:lvlJc w:val="left"/>
      <w:pPr>
        <w:ind w:left="6382" w:hanging="360"/>
      </w:pPr>
      <w:rPr>
        <w:rFonts w:ascii="Courier New" w:hAnsi="Courier New" w:cs="Courier New" w:hint="default"/>
      </w:rPr>
    </w:lvl>
    <w:lvl w:ilvl="8" w:tplc="1C090005" w:tentative="1">
      <w:start w:val="1"/>
      <w:numFmt w:val="bullet"/>
      <w:lvlText w:val=""/>
      <w:lvlJc w:val="left"/>
      <w:pPr>
        <w:ind w:left="7102" w:hanging="360"/>
      </w:pPr>
      <w:rPr>
        <w:rFonts w:ascii="Wingdings" w:hAnsi="Wingdings" w:hint="default"/>
      </w:rPr>
    </w:lvl>
  </w:abstractNum>
  <w:abstractNum w:abstractNumId="101" w15:restartNumberingAfterBreak="0">
    <w:nsid w:val="31C929CB"/>
    <w:multiLevelType w:val="hybridMultilevel"/>
    <w:tmpl w:val="3B42AF50"/>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2" w15:restartNumberingAfterBreak="0">
    <w:nsid w:val="31D32F73"/>
    <w:multiLevelType w:val="hybridMultilevel"/>
    <w:tmpl w:val="317CDC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3" w15:restartNumberingAfterBreak="0">
    <w:nsid w:val="33714655"/>
    <w:multiLevelType w:val="multilevel"/>
    <w:tmpl w:val="94B0881C"/>
    <w:lvl w:ilvl="0">
      <w:start w:val="2"/>
      <w:numFmt w:val="decimal"/>
      <w:lvlText w:val="%1."/>
      <w:lvlJc w:val="left"/>
      <w:pPr>
        <w:ind w:left="720" w:hanging="360"/>
      </w:pPr>
      <w:rPr>
        <w:rFonts w:hint="default"/>
      </w:rPr>
    </w:lvl>
    <w:lvl w:ilvl="1">
      <w:start w:val="6"/>
      <w:numFmt w:val="decimal"/>
      <w:isLgl/>
      <w:lvlText w:val="%1.%2"/>
      <w:lvlJc w:val="left"/>
      <w:pPr>
        <w:ind w:left="840" w:hanging="480"/>
      </w:pPr>
      <w:rPr>
        <w:rFonts w:eastAsia="Basic Roman" w:hint="default"/>
        <w:b/>
        <w:sz w:val="24"/>
      </w:rPr>
    </w:lvl>
    <w:lvl w:ilvl="2">
      <w:start w:val="3"/>
      <w:numFmt w:val="decimal"/>
      <w:isLgl/>
      <w:lvlText w:val="%1.%2.%3"/>
      <w:lvlJc w:val="left"/>
      <w:pPr>
        <w:ind w:left="840" w:hanging="480"/>
      </w:pPr>
      <w:rPr>
        <w:rFonts w:eastAsia="Basic Roman" w:hint="default"/>
        <w:b/>
        <w:sz w:val="24"/>
      </w:rPr>
    </w:lvl>
    <w:lvl w:ilvl="3">
      <w:start w:val="1"/>
      <w:numFmt w:val="decimal"/>
      <w:isLgl/>
      <w:lvlText w:val="%1.%2.%3.%4"/>
      <w:lvlJc w:val="left"/>
      <w:pPr>
        <w:ind w:left="1080" w:hanging="720"/>
      </w:pPr>
      <w:rPr>
        <w:rFonts w:eastAsia="Basic Roman" w:hint="default"/>
        <w:b/>
        <w:sz w:val="24"/>
      </w:rPr>
    </w:lvl>
    <w:lvl w:ilvl="4">
      <w:start w:val="1"/>
      <w:numFmt w:val="decimal"/>
      <w:isLgl/>
      <w:lvlText w:val="%1.%2.%3.%4.%5"/>
      <w:lvlJc w:val="left"/>
      <w:pPr>
        <w:ind w:left="1080" w:hanging="720"/>
      </w:pPr>
      <w:rPr>
        <w:rFonts w:eastAsia="Basic Roman" w:hint="default"/>
        <w:b/>
        <w:sz w:val="24"/>
      </w:rPr>
    </w:lvl>
    <w:lvl w:ilvl="5">
      <w:start w:val="1"/>
      <w:numFmt w:val="decimal"/>
      <w:isLgl/>
      <w:lvlText w:val="%1.%2.%3.%4.%5.%6"/>
      <w:lvlJc w:val="left"/>
      <w:pPr>
        <w:ind w:left="1080" w:hanging="720"/>
      </w:pPr>
      <w:rPr>
        <w:rFonts w:eastAsia="Basic Roman" w:hint="default"/>
        <w:b/>
        <w:sz w:val="24"/>
      </w:rPr>
    </w:lvl>
    <w:lvl w:ilvl="6">
      <w:start w:val="1"/>
      <w:numFmt w:val="decimal"/>
      <w:isLgl/>
      <w:lvlText w:val="%1.%2.%3.%4.%5.%6.%7"/>
      <w:lvlJc w:val="left"/>
      <w:pPr>
        <w:ind w:left="1440" w:hanging="1080"/>
      </w:pPr>
      <w:rPr>
        <w:rFonts w:eastAsia="Basic Roman" w:hint="default"/>
        <w:b/>
        <w:sz w:val="24"/>
      </w:rPr>
    </w:lvl>
    <w:lvl w:ilvl="7">
      <w:start w:val="1"/>
      <w:numFmt w:val="decimal"/>
      <w:isLgl/>
      <w:lvlText w:val="%1.%2.%3.%4.%5.%6.%7.%8"/>
      <w:lvlJc w:val="left"/>
      <w:pPr>
        <w:ind w:left="1440" w:hanging="1080"/>
      </w:pPr>
      <w:rPr>
        <w:rFonts w:eastAsia="Basic Roman" w:hint="default"/>
        <w:b/>
        <w:sz w:val="24"/>
      </w:rPr>
    </w:lvl>
    <w:lvl w:ilvl="8">
      <w:start w:val="1"/>
      <w:numFmt w:val="decimal"/>
      <w:isLgl/>
      <w:lvlText w:val="%1.%2.%3.%4.%5.%6.%7.%8.%9"/>
      <w:lvlJc w:val="left"/>
      <w:pPr>
        <w:ind w:left="1440" w:hanging="1080"/>
      </w:pPr>
      <w:rPr>
        <w:rFonts w:eastAsia="Basic Roman" w:hint="default"/>
        <w:b/>
        <w:sz w:val="24"/>
      </w:rPr>
    </w:lvl>
  </w:abstractNum>
  <w:abstractNum w:abstractNumId="104" w15:restartNumberingAfterBreak="0">
    <w:nsid w:val="34556A47"/>
    <w:multiLevelType w:val="hybridMultilevel"/>
    <w:tmpl w:val="C7C2DE8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5" w15:restartNumberingAfterBreak="0">
    <w:nsid w:val="352C0DF9"/>
    <w:multiLevelType w:val="hybridMultilevel"/>
    <w:tmpl w:val="856C215C"/>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6" w15:restartNumberingAfterBreak="0">
    <w:nsid w:val="35454C87"/>
    <w:multiLevelType w:val="hybridMultilevel"/>
    <w:tmpl w:val="351AA4E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7" w15:restartNumberingAfterBreak="0">
    <w:nsid w:val="36406C0F"/>
    <w:multiLevelType w:val="hybridMultilevel"/>
    <w:tmpl w:val="9ADEA3E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8" w15:restartNumberingAfterBreak="0">
    <w:nsid w:val="364A7952"/>
    <w:multiLevelType w:val="hybridMultilevel"/>
    <w:tmpl w:val="FD149E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9" w15:restartNumberingAfterBreak="0">
    <w:nsid w:val="370625F4"/>
    <w:multiLevelType w:val="hybridMultilevel"/>
    <w:tmpl w:val="8744ABB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0" w15:restartNumberingAfterBreak="0">
    <w:nsid w:val="37B00C29"/>
    <w:multiLevelType w:val="hybridMultilevel"/>
    <w:tmpl w:val="8B84BED0"/>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11" w15:restartNumberingAfterBreak="0">
    <w:nsid w:val="385E3D95"/>
    <w:multiLevelType w:val="multilevel"/>
    <w:tmpl w:val="5546C918"/>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2" w15:restartNumberingAfterBreak="0">
    <w:nsid w:val="387A58DF"/>
    <w:multiLevelType w:val="hybridMultilevel"/>
    <w:tmpl w:val="DFF8EA06"/>
    <w:lvl w:ilvl="0" w:tplc="1C09001B">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3" w15:restartNumberingAfterBreak="0">
    <w:nsid w:val="389610B9"/>
    <w:multiLevelType w:val="hybridMultilevel"/>
    <w:tmpl w:val="8466C5C4"/>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4" w15:restartNumberingAfterBreak="0">
    <w:nsid w:val="38C92DFB"/>
    <w:multiLevelType w:val="hybridMultilevel"/>
    <w:tmpl w:val="63423136"/>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5" w15:restartNumberingAfterBreak="0">
    <w:nsid w:val="394A1049"/>
    <w:multiLevelType w:val="hybridMultilevel"/>
    <w:tmpl w:val="E6AE43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6" w15:restartNumberingAfterBreak="0">
    <w:nsid w:val="39954C53"/>
    <w:multiLevelType w:val="multilevel"/>
    <w:tmpl w:val="7D4A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3A116629"/>
    <w:multiLevelType w:val="hybridMultilevel"/>
    <w:tmpl w:val="ED767C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8" w15:restartNumberingAfterBreak="0">
    <w:nsid w:val="3A1A4863"/>
    <w:multiLevelType w:val="hybridMultilevel"/>
    <w:tmpl w:val="3A98584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9" w15:restartNumberingAfterBreak="0">
    <w:nsid w:val="3ACD016F"/>
    <w:multiLevelType w:val="multilevel"/>
    <w:tmpl w:val="57E2D85E"/>
    <w:name w:val="Numbered list 46"/>
    <w:lvl w:ilvl="0">
      <w:start w:val="1"/>
      <w:numFmt w:val="decimal"/>
      <w:lvlText w:val="%1"/>
      <w:lvlJc w:val="left"/>
      <w:pPr>
        <w:ind w:left="0" w:firstLine="0"/>
      </w:pPr>
      <w:rPr>
        <w:rFonts w:hint="default"/>
      </w:rPr>
    </w:lvl>
    <w:lvl w:ilvl="1">
      <w:start w:val="2"/>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0" w15:restartNumberingAfterBreak="0">
    <w:nsid w:val="3AEE7EA8"/>
    <w:multiLevelType w:val="multilevel"/>
    <w:tmpl w:val="6BD8D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C36339E"/>
    <w:multiLevelType w:val="hybridMultilevel"/>
    <w:tmpl w:val="F5C069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2" w15:restartNumberingAfterBreak="0">
    <w:nsid w:val="3DB62179"/>
    <w:multiLevelType w:val="multilevel"/>
    <w:tmpl w:val="DE5C1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E69789B"/>
    <w:multiLevelType w:val="hybridMultilevel"/>
    <w:tmpl w:val="3332682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4" w15:restartNumberingAfterBreak="0">
    <w:nsid w:val="3E8A7B53"/>
    <w:multiLevelType w:val="hybridMultilevel"/>
    <w:tmpl w:val="CC22AEE6"/>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5" w15:restartNumberingAfterBreak="0">
    <w:nsid w:val="3FA61679"/>
    <w:multiLevelType w:val="hybridMultilevel"/>
    <w:tmpl w:val="969EACB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6" w15:restartNumberingAfterBreak="0">
    <w:nsid w:val="409D0243"/>
    <w:multiLevelType w:val="hybridMultilevel"/>
    <w:tmpl w:val="DD26800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7" w15:restartNumberingAfterBreak="0">
    <w:nsid w:val="40A37ADB"/>
    <w:multiLevelType w:val="hybridMultilevel"/>
    <w:tmpl w:val="DE5E73A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8" w15:restartNumberingAfterBreak="0">
    <w:nsid w:val="40A81E9B"/>
    <w:multiLevelType w:val="hybridMultilevel"/>
    <w:tmpl w:val="AF02897A"/>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29" w15:restartNumberingAfterBreak="0">
    <w:nsid w:val="410E073B"/>
    <w:multiLevelType w:val="hybridMultilevel"/>
    <w:tmpl w:val="2FE24A4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0" w15:restartNumberingAfterBreak="0">
    <w:nsid w:val="4285393D"/>
    <w:multiLevelType w:val="hybridMultilevel"/>
    <w:tmpl w:val="3BA6B85A"/>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1" w15:restartNumberingAfterBreak="0">
    <w:nsid w:val="4294577E"/>
    <w:multiLevelType w:val="hybridMultilevel"/>
    <w:tmpl w:val="95D21BD0"/>
    <w:lvl w:ilvl="0" w:tplc="1C090017">
      <w:start w:val="1"/>
      <w:numFmt w:val="lowerLetter"/>
      <w:lvlText w:val="%1)"/>
      <w:lvlJc w:val="left"/>
      <w:pPr>
        <w:ind w:left="1287" w:hanging="360"/>
      </w:pPr>
    </w:lvl>
    <w:lvl w:ilvl="1" w:tplc="1C090019" w:tentative="1">
      <w:start w:val="1"/>
      <w:numFmt w:val="lowerLetter"/>
      <w:lvlText w:val="%2."/>
      <w:lvlJc w:val="left"/>
      <w:pPr>
        <w:ind w:left="2007" w:hanging="360"/>
      </w:pPr>
    </w:lvl>
    <w:lvl w:ilvl="2" w:tplc="1C09001B" w:tentative="1">
      <w:start w:val="1"/>
      <w:numFmt w:val="lowerRoman"/>
      <w:lvlText w:val="%3."/>
      <w:lvlJc w:val="right"/>
      <w:pPr>
        <w:ind w:left="2727" w:hanging="180"/>
      </w:pPr>
    </w:lvl>
    <w:lvl w:ilvl="3" w:tplc="1C09000F" w:tentative="1">
      <w:start w:val="1"/>
      <w:numFmt w:val="decimal"/>
      <w:lvlText w:val="%4."/>
      <w:lvlJc w:val="left"/>
      <w:pPr>
        <w:ind w:left="3447" w:hanging="360"/>
      </w:pPr>
    </w:lvl>
    <w:lvl w:ilvl="4" w:tplc="1C090019" w:tentative="1">
      <w:start w:val="1"/>
      <w:numFmt w:val="lowerLetter"/>
      <w:lvlText w:val="%5."/>
      <w:lvlJc w:val="left"/>
      <w:pPr>
        <w:ind w:left="4167" w:hanging="360"/>
      </w:pPr>
    </w:lvl>
    <w:lvl w:ilvl="5" w:tplc="1C09001B" w:tentative="1">
      <w:start w:val="1"/>
      <w:numFmt w:val="lowerRoman"/>
      <w:lvlText w:val="%6."/>
      <w:lvlJc w:val="right"/>
      <w:pPr>
        <w:ind w:left="4887" w:hanging="180"/>
      </w:pPr>
    </w:lvl>
    <w:lvl w:ilvl="6" w:tplc="1C09000F" w:tentative="1">
      <w:start w:val="1"/>
      <w:numFmt w:val="decimal"/>
      <w:lvlText w:val="%7."/>
      <w:lvlJc w:val="left"/>
      <w:pPr>
        <w:ind w:left="5607" w:hanging="360"/>
      </w:pPr>
    </w:lvl>
    <w:lvl w:ilvl="7" w:tplc="1C090019" w:tentative="1">
      <w:start w:val="1"/>
      <w:numFmt w:val="lowerLetter"/>
      <w:lvlText w:val="%8."/>
      <w:lvlJc w:val="left"/>
      <w:pPr>
        <w:ind w:left="6327" w:hanging="360"/>
      </w:pPr>
    </w:lvl>
    <w:lvl w:ilvl="8" w:tplc="1C09001B" w:tentative="1">
      <w:start w:val="1"/>
      <w:numFmt w:val="lowerRoman"/>
      <w:lvlText w:val="%9."/>
      <w:lvlJc w:val="right"/>
      <w:pPr>
        <w:ind w:left="7047" w:hanging="180"/>
      </w:pPr>
    </w:lvl>
  </w:abstractNum>
  <w:abstractNum w:abstractNumId="132" w15:restartNumberingAfterBreak="0">
    <w:nsid w:val="42FD2287"/>
    <w:multiLevelType w:val="hybridMultilevel"/>
    <w:tmpl w:val="A50646F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3" w15:restartNumberingAfterBreak="0">
    <w:nsid w:val="434C720D"/>
    <w:multiLevelType w:val="hybridMultilevel"/>
    <w:tmpl w:val="6036910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4" w15:restartNumberingAfterBreak="0">
    <w:nsid w:val="43B371E3"/>
    <w:multiLevelType w:val="hybridMultilevel"/>
    <w:tmpl w:val="D4A67F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5" w15:restartNumberingAfterBreak="0">
    <w:nsid w:val="4405255C"/>
    <w:multiLevelType w:val="hybridMultilevel"/>
    <w:tmpl w:val="C4AA6A5A"/>
    <w:lvl w:ilvl="0" w:tplc="1C090011">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6" w15:restartNumberingAfterBreak="0">
    <w:nsid w:val="441A55FD"/>
    <w:multiLevelType w:val="hybridMultilevel"/>
    <w:tmpl w:val="3AF8A3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7" w15:restartNumberingAfterBreak="0">
    <w:nsid w:val="442A3B56"/>
    <w:multiLevelType w:val="hybridMultilevel"/>
    <w:tmpl w:val="40C670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8" w15:restartNumberingAfterBreak="0">
    <w:nsid w:val="448E4378"/>
    <w:multiLevelType w:val="hybridMultilevel"/>
    <w:tmpl w:val="21DA2D1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9" w15:restartNumberingAfterBreak="0">
    <w:nsid w:val="44FC48BE"/>
    <w:multiLevelType w:val="hybridMultilevel"/>
    <w:tmpl w:val="B9348C8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0" w15:restartNumberingAfterBreak="0">
    <w:nsid w:val="45CC5968"/>
    <w:multiLevelType w:val="hybridMultilevel"/>
    <w:tmpl w:val="80FA9C9C"/>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1" w15:restartNumberingAfterBreak="0">
    <w:nsid w:val="45D55009"/>
    <w:multiLevelType w:val="hybridMultilevel"/>
    <w:tmpl w:val="51C6B440"/>
    <w:lvl w:ilvl="0" w:tplc="1C09001B">
      <w:start w:val="1"/>
      <w:numFmt w:val="lowerRoman"/>
      <w:lvlText w:val="%1."/>
      <w:lvlJc w:val="righ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2" w15:restartNumberingAfterBreak="0">
    <w:nsid w:val="45D667A5"/>
    <w:multiLevelType w:val="multilevel"/>
    <w:tmpl w:val="E4169ADA"/>
    <w:lvl w:ilvl="0">
      <w:start w:val="1"/>
      <w:numFmt w:val="lowerRoman"/>
      <w:lvlText w:val="%1."/>
      <w:lvlJc w:val="right"/>
      <w:pPr>
        <w:ind w:left="600" w:hanging="600"/>
      </w:pPr>
      <w:rPr>
        <w:rFonts w:hint="default"/>
      </w:rPr>
    </w:lvl>
    <w:lvl w:ilvl="1">
      <w:start w:val="1"/>
      <w:numFmt w:val="decimal"/>
      <w:lvlText w:val="%1.%2"/>
      <w:lvlJc w:val="left"/>
      <w:pPr>
        <w:ind w:left="600" w:hanging="600"/>
      </w:pPr>
      <w:rPr>
        <w:rFonts w:hint="default"/>
      </w:rPr>
    </w:lvl>
    <w:lvl w:ilvl="2">
      <w:start w:val="1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3" w15:restartNumberingAfterBreak="0">
    <w:nsid w:val="46C83495"/>
    <w:multiLevelType w:val="hybridMultilevel"/>
    <w:tmpl w:val="FB7440E0"/>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4" w15:restartNumberingAfterBreak="0">
    <w:nsid w:val="472757D9"/>
    <w:multiLevelType w:val="hybridMultilevel"/>
    <w:tmpl w:val="CCA6913C"/>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5" w15:restartNumberingAfterBreak="0">
    <w:nsid w:val="4740186B"/>
    <w:multiLevelType w:val="hybridMultilevel"/>
    <w:tmpl w:val="1080653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6" w15:restartNumberingAfterBreak="0">
    <w:nsid w:val="487162CE"/>
    <w:multiLevelType w:val="hybridMultilevel"/>
    <w:tmpl w:val="637E4D0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7" w15:restartNumberingAfterBreak="0">
    <w:nsid w:val="48994CCA"/>
    <w:multiLevelType w:val="hybridMultilevel"/>
    <w:tmpl w:val="A64C46F4"/>
    <w:lvl w:ilvl="0" w:tplc="1C09001B">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8" w15:restartNumberingAfterBreak="0">
    <w:nsid w:val="48D96749"/>
    <w:multiLevelType w:val="multilevel"/>
    <w:tmpl w:val="3BAED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9CB32BB"/>
    <w:multiLevelType w:val="hybridMultilevel"/>
    <w:tmpl w:val="4ACE1C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0" w15:restartNumberingAfterBreak="0">
    <w:nsid w:val="4A4B6437"/>
    <w:multiLevelType w:val="hybridMultilevel"/>
    <w:tmpl w:val="9EEA073A"/>
    <w:lvl w:ilvl="0" w:tplc="FFFFFFFF">
      <w:start w:val="1"/>
      <w:numFmt w:val="bullet"/>
      <w:lvlText w:val=""/>
      <w:lvlJc w:val="left"/>
      <w:pPr>
        <w:ind w:left="720" w:hanging="360"/>
      </w:pPr>
      <w:rPr>
        <w:rFonts w:ascii="Wingdings" w:hAnsi="Wingdings" w:hint="default"/>
      </w:rPr>
    </w:lvl>
    <w:lvl w:ilvl="1" w:tplc="1C09000B">
      <w:start w:val="1"/>
      <w:numFmt w:val="bullet"/>
      <w:lvlText w:val=""/>
      <w:lvlJc w:val="left"/>
      <w:pPr>
        <w:ind w:left="1637"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1" w15:restartNumberingAfterBreak="0">
    <w:nsid w:val="4A89401F"/>
    <w:multiLevelType w:val="hybridMultilevel"/>
    <w:tmpl w:val="34C8545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2" w15:restartNumberingAfterBreak="0">
    <w:nsid w:val="4B7A4589"/>
    <w:multiLevelType w:val="hybridMultilevel"/>
    <w:tmpl w:val="B7560A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3" w15:restartNumberingAfterBreak="0">
    <w:nsid w:val="4B9B468F"/>
    <w:multiLevelType w:val="hybridMultilevel"/>
    <w:tmpl w:val="30DCF1D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4" w15:restartNumberingAfterBreak="0">
    <w:nsid w:val="4C702328"/>
    <w:multiLevelType w:val="hybridMultilevel"/>
    <w:tmpl w:val="F5DA4B1A"/>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1C09000B">
      <w:start w:val="1"/>
      <w:numFmt w:val="bullet"/>
      <w:lvlText w:val=""/>
      <w:lvlJc w:val="left"/>
      <w:pPr>
        <w:ind w:left="1637"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5" w15:restartNumberingAfterBreak="0">
    <w:nsid w:val="4D057FBC"/>
    <w:multiLevelType w:val="multilevel"/>
    <w:tmpl w:val="FE56CD20"/>
    <w:lvl w:ilvl="0">
      <w:start w:val="1"/>
      <w:numFmt w:val="lowerLetter"/>
      <w:lvlText w:val="%1)"/>
      <w:lvlJc w:val="left"/>
      <w:pPr>
        <w:tabs>
          <w:tab w:val="num" w:pos="720"/>
        </w:tabs>
        <w:ind w:left="720" w:hanging="360"/>
      </w:pPr>
      <w:rPr>
        <w:rFonts w:hint="default"/>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4D824161"/>
    <w:multiLevelType w:val="hybridMultilevel"/>
    <w:tmpl w:val="ACEA1CD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57" w15:restartNumberingAfterBreak="0">
    <w:nsid w:val="4DE108E8"/>
    <w:multiLevelType w:val="multilevel"/>
    <w:tmpl w:val="67303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8" w15:restartNumberingAfterBreak="0">
    <w:nsid w:val="4FD610AD"/>
    <w:multiLevelType w:val="hybridMultilevel"/>
    <w:tmpl w:val="C36464D8"/>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9" w15:restartNumberingAfterBreak="0">
    <w:nsid w:val="5038414C"/>
    <w:multiLevelType w:val="multilevel"/>
    <w:tmpl w:val="A258B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50FA4A50"/>
    <w:multiLevelType w:val="multilevel"/>
    <w:tmpl w:val="D292AD22"/>
    <w:lvl w:ilvl="0">
      <w:start w:val="1"/>
      <w:numFmt w:val="decimal"/>
      <w:lvlText w:val="%1."/>
      <w:lvlJc w:val="left"/>
      <w:pPr>
        <w:tabs>
          <w:tab w:val="num" w:pos="720"/>
        </w:tabs>
        <w:ind w:left="720" w:hanging="360"/>
      </w:pPr>
      <w:rPr>
        <w:rFonts w:ascii="Times New Roman" w:hAnsi="Times New Roman" w:cs="Times New Roman" w:hint="default"/>
        <w:b w:val="0"/>
        <w:bCs w:val="0"/>
        <w:sz w:val="24"/>
        <w:szCs w:val="24"/>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1" w15:restartNumberingAfterBreak="0">
    <w:nsid w:val="51795134"/>
    <w:multiLevelType w:val="hybridMultilevel"/>
    <w:tmpl w:val="EFD8AF74"/>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2" w15:restartNumberingAfterBreak="0">
    <w:nsid w:val="51B26F28"/>
    <w:multiLevelType w:val="multilevel"/>
    <w:tmpl w:val="95D6B044"/>
    <w:name w:val="Numbered list 1"/>
    <w:lvl w:ilvl="0">
      <w:numFmt w:val="bullet"/>
      <w:lvlText w:val=""/>
      <w:lvlJc w:val="left"/>
      <w:pPr>
        <w:ind w:left="0" w:firstLine="0"/>
      </w:pPr>
      <w:rPr>
        <w:rFonts w:ascii="Symbol" w:hAnsi="Symbol" w:cs="Symbol"/>
        <w:sz w:val="16"/>
      </w:r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440" w:firstLine="0"/>
      </w:pPr>
    </w:lvl>
    <w:lvl w:ilvl="5">
      <w:start w:val="1"/>
      <w:numFmt w:val="decimal"/>
      <w:lvlText w:val="%1.%2.%3.%4.%5.%6."/>
      <w:lvlJc w:val="left"/>
      <w:pPr>
        <w:ind w:left="1800" w:firstLine="0"/>
      </w:pPr>
    </w:lvl>
    <w:lvl w:ilvl="6">
      <w:start w:val="1"/>
      <w:numFmt w:val="decimal"/>
      <w:lvlText w:val="%1.%2.%3.%4.%5.%6.%7."/>
      <w:lvlJc w:val="left"/>
      <w:pPr>
        <w:ind w:left="2160" w:firstLine="0"/>
      </w:pPr>
    </w:lvl>
    <w:lvl w:ilvl="7">
      <w:start w:val="1"/>
      <w:numFmt w:val="decimal"/>
      <w:lvlText w:val="%1.%2.%3.%4.%5.%6.%7.%8."/>
      <w:lvlJc w:val="left"/>
      <w:pPr>
        <w:ind w:left="2520" w:firstLine="0"/>
      </w:pPr>
    </w:lvl>
    <w:lvl w:ilvl="8">
      <w:start w:val="1"/>
      <w:numFmt w:val="decimal"/>
      <w:lvlText w:val="%1.%2.%3.%4.%5.%6.%7.%8.%9."/>
      <w:lvlJc w:val="left"/>
      <w:pPr>
        <w:ind w:left="2880" w:firstLine="0"/>
      </w:pPr>
    </w:lvl>
  </w:abstractNum>
  <w:abstractNum w:abstractNumId="163" w15:restartNumberingAfterBreak="0">
    <w:nsid w:val="51D1732F"/>
    <w:multiLevelType w:val="hybridMultilevel"/>
    <w:tmpl w:val="27506A2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4" w15:restartNumberingAfterBreak="0">
    <w:nsid w:val="53692BAC"/>
    <w:multiLevelType w:val="hybridMultilevel"/>
    <w:tmpl w:val="3286B50E"/>
    <w:lvl w:ilvl="0" w:tplc="AA6C6FCE">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5" w15:restartNumberingAfterBreak="0">
    <w:nsid w:val="53B801C6"/>
    <w:multiLevelType w:val="multilevel"/>
    <w:tmpl w:val="6CA2F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53D67CE2"/>
    <w:multiLevelType w:val="hybridMultilevel"/>
    <w:tmpl w:val="57DCE5A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7" w15:restartNumberingAfterBreak="0">
    <w:nsid w:val="54521097"/>
    <w:multiLevelType w:val="hybridMultilevel"/>
    <w:tmpl w:val="3280ADF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8" w15:restartNumberingAfterBreak="0">
    <w:nsid w:val="54DD6295"/>
    <w:multiLevelType w:val="multilevel"/>
    <w:tmpl w:val="5970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551F44F6"/>
    <w:multiLevelType w:val="hybridMultilevel"/>
    <w:tmpl w:val="604E0240"/>
    <w:lvl w:ilvl="0" w:tplc="1C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0" w15:restartNumberingAfterBreak="0">
    <w:nsid w:val="552F3E00"/>
    <w:multiLevelType w:val="multilevel"/>
    <w:tmpl w:val="4BC64754"/>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555202C4"/>
    <w:multiLevelType w:val="multilevel"/>
    <w:tmpl w:val="764A7DBE"/>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2" w15:restartNumberingAfterBreak="0">
    <w:nsid w:val="55A31CD8"/>
    <w:multiLevelType w:val="hybridMultilevel"/>
    <w:tmpl w:val="7674DD5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3" w15:restartNumberingAfterBreak="0">
    <w:nsid w:val="55E91876"/>
    <w:multiLevelType w:val="multilevel"/>
    <w:tmpl w:val="18A83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55FD2514"/>
    <w:multiLevelType w:val="hybridMultilevel"/>
    <w:tmpl w:val="61A430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5" w15:restartNumberingAfterBreak="0">
    <w:nsid w:val="56C7651B"/>
    <w:multiLevelType w:val="hybridMultilevel"/>
    <w:tmpl w:val="34BC72BA"/>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6" w15:restartNumberingAfterBreak="0">
    <w:nsid w:val="57B506EB"/>
    <w:multiLevelType w:val="hybridMultilevel"/>
    <w:tmpl w:val="2A901C7A"/>
    <w:lvl w:ilvl="0" w:tplc="1C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7" w15:restartNumberingAfterBreak="0">
    <w:nsid w:val="580C1DAD"/>
    <w:multiLevelType w:val="hybridMultilevel"/>
    <w:tmpl w:val="B7BE856C"/>
    <w:lvl w:ilvl="0" w:tplc="1C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8" w15:restartNumberingAfterBreak="0">
    <w:nsid w:val="58E87D06"/>
    <w:multiLevelType w:val="hybridMultilevel"/>
    <w:tmpl w:val="39387CE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9" w15:restartNumberingAfterBreak="0">
    <w:nsid w:val="592F20C5"/>
    <w:multiLevelType w:val="hybridMultilevel"/>
    <w:tmpl w:val="CEE24FC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0" w15:restartNumberingAfterBreak="0">
    <w:nsid w:val="593E5DE5"/>
    <w:multiLevelType w:val="hybridMultilevel"/>
    <w:tmpl w:val="BBF42E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1" w15:restartNumberingAfterBreak="0">
    <w:nsid w:val="59BC53B5"/>
    <w:multiLevelType w:val="multilevel"/>
    <w:tmpl w:val="DC38E7FA"/>
    <w:name w:val="Numbered list 31"/>
    <w:lvl w:ilvl="0">
      <w:start w:val="4"/>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0"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82" w15:restartNumberingAfterBreak="0">
    <w:nsid w:val="59D57F54"/>
    <w:multiLevelType w:val="hybridMultilevel"/>
    <w:tmpl w:val="07BAD75C"/>
    <w:lvl w:ilvl="0" w:tplc="AA6C6FCE">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3" w15:restartNumberingAfterBreak="0">
    <w:nsid w:val="59E26F75"/>
    <w:multiLevelType w:val="hybridMultilevel"/>
    <w:tmpl w:val="418CEAE6"/>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4" w15:restartNumberingAfterBreak="0">
    <w:nsid w:val="5A117CA7"/>
    <w:multiLevelType w:val="hybridMultilevel"/>
    <w:tmpl w:val="2ECED9E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5" w15:restartNumberingAfterBreak="0">
    <w:nsid w:val="5A4D121A"/>
    <w:multiLevelType w:val="hybridMultilevel"/>
    <w:tmpl w:val="80BC2404"/>
    <w:lvl w:ilvl="0" w:tplc="CD0CC508">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6" w15:restartNumberingAfterBreak="0">
    <w:nsid w:val="5A6F2E80"/>
    <w:multiLevelType w:val="hybridMultilevel"/>
    <w:tmpl w:val="2056D87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7" w15:restartNumberingAfterBreak="0">
    <w:nsid w:val="5A734746"/>
    <w:multiLevelType w:val="hybridMultilevel"/>
    <w:tmpl w:val="B92E94A4"/>
    <w:lvl w:ilvl="0" w:tplc="DDE6632C">
      <w:start w:val="1"/>
      <w:numFmt w:val="lowerLetter"/>
      <w:lvlText w:val="%1)"/>
      <w:lvlJc w:val="left"/>
      <w:pPr>
        <w:ind w:left="720" w:hanging="360"/>
      </w:pPr>
      <w:rPr>
        <w:b w:val="0"/>
        <w:bCs w:val="0"/>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88" w15:restartNumberingAfterBreak="0">
    <w:nsid w:val="5B163362"/>
    <w:multiLevelType w:val="multilevel"/>
    <w:tmpl w:val="FEC67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B5D4DD7"/>
    <w:multiLevelType w:val="hybridMultilevel"/>
    <w:tmpl w:val="D2F6CFC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90" w15:restartNumberingAfterBreak="0">
    <w:nsid w:val="5D3C114D"/>
    <w:multiLevelType w:val="multilevel"/>
    <w:tmpl w:val="FA1A8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5DA60205"/>
    <w:multiLevelType w:val="hybridMultilevel"/>
    <w:tmpl w:val="F1ACD7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2" w15:restartNumberingAfterBreak="0">
    <w:nsid w:val="5DE01264"/>
    <w:multiLevelType w:val="multilevel"/>
    <w:tmpl w:val="6CB2877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3" w15:restartNumberingAfterBreak="0">
    <w:nsid w:val="5E2B6079"/>
    <w:multiLevelType w:val="hybridMultilevel"/>
    <w:tmpl w:val="B144147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4" w15:restartNumberingAfterBreak="0">
    <w:nsid w:val="5F0F7FCE"/>
    <w:multiLevelType w:val="multilevel"/>
    <w:tmpl w:val="B150D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F2F57F3"/>
    <w:multiLevelType w:val="multilevel"/>
    <w:tmpl w:val="B4104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0747BA3"/>
    <w:multiLevelType w:val="hybridMultilevel"/>
    <w:tmpl w:val="C8CA7D9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7" w15:restartNumberingAfterBreak="0">
    <w:nsid w:val="60915E7A"/>
    <w:multiLevelType w:val="multilevel"/>
    <w:tmpl w:val="4BBAA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60D226DD"/>
    <w:multiLevelType w:val="hybridMultilevel"/>
    <w:tmpl w:val="3ECC637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9" w15:restartNumberingAfterBreak="0">
    <w:nsid w:val="62384EE7"/>
    <w:multiLevelType w:val="multilevel"/>
    <w:tmpl w:val="6A441F6C"/>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0" w15:restartNumberingAfterBreak="0">
    <w:nsid w:val="62F109DD"/>
    <w:multiLevelType w:val="hybridMultilevel"/>
    <w:tmpl w:val="2E38877C"/>
    <w:lvl w:ilvl="0" w:tplc="AA6C6FCE">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1" w15:restartNumberingAfterBreak="0">
    <w:nsid w:val="634766A9"/>
    <w:multiLevelType w:val="multilevel"/>
    <w:tmpl w:val="E370C0FA"/>
    <w:name w:val="4.2"/>
    <w:lvl w:ilvl="0">
      <w:start w:val="4"/>
      <w:numFmt w:val="decimal"/>
      <w:lvlText w:val="%1."/>
      <w:lvlJc w:val="left"/>
      <w:pPr>
        <w:ind w:left="0" w:firstLine="0"/>
      </w:pPr>
    </w:lvl>
    <w:lvl w:ilvl="1">
      <w:start w:val="2"/>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tabs>
          <w:tab w:val="num" w:pos="1474"/>
        </w:tabs>
        <w:ind w:left="1474" w:hanging="567"/>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02" w15:restartNumberingAfterBreak="0">
    <w:nsid w:val="63532A2A"/>
    <w:multiLevelType w:val="hybridMultilevel"/>
    <w:tmpl w:val="AAFAD0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3" w15:restartNumberingAfterBreak="0">
    <w:nsid w:val="63E75B2E"/>
    <w:multiLevelType w:val="hybridMultilevel"/>
    <w:tmpl w:val="892259F8"/>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4" w15:restartNumberingAfterBreak="0">
    <w:nsid w:val="65E01355"/>
    <w:multiLevelType w:val="multilevel"/>
    <w:tmpl w:val="B754AE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66C01E14"/>
    <w:multiLevelType w:val="multilevel"/>
    <w:tmpl w:val="DE5C1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6DA77E0"/>
    <w:multiLevelType w:val="hybridMultilevel"/>
    <w:tmpl w:val="4A504796"/>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7" w15:restartNumberingAfterBreak="0">
    <w:nsid w:val="68042A41"/>
    <w:multiLevelType w:val="hybridMultilevel"/>
    <w:tmpl w:val="86DE95C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8" w15:restartNumberingAfterBreak="0">
    <w:nsid w:val="690359D6"/>
    <w:multiLevelType w:val="multilevel"/>
    <w:tmpl w:val="754A3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6A615FE3"/>
    <w:multiLevelType w:val="multilevel"/>
    <w:tmpl w:val="BB3A2148"/>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0" w15:restartNumberingAfterBreak="0">
    <w:nsid w:val="6A811471"/>
    <w:multiLevelType w:val="hybridMultilevel"/>
    <w:tmpl w:val="01DC8F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1" w15:restartNumberingAfterBreak="0">
    <w:nsid w:val="6AB0426A"/>
    <w:multiLevelType w:val="multilevel"/>
    <w:tmpl w:val="452E7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AB61D85"/>
    <w:multiLevelType w:val="multilevel"/>
    <w:tmpl w:val="FE5EED5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6B197781"/>
    <w:multiLevelType w:val="hybridMultilevel"/>
    <w:tmpl w:val="D07492AC"/>
    <w:lvl w:ilvl="0" w:tplc="1C090011">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4" w15:restartNumberingAfterBreak="0">
    <w:nsid w:val="6B2131D7"/>
    <w:multiLevelType w:val="hybridMultilevel"/>
    <w:tmpl w:val="ACB4E418"/>
    <w:lvl w:ilvl="0" w:tplc="1C090017">
      <w:start w:val="1"/>
      <w:numFmt w:val="lowerLetter"/>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215" w15:restartNumberingAfterBreak="0">
    <w:nsid w:val="6CD0456B"/>
    <w:multiLevelType w:val="hybridMultilevel"/>
    <w:tmpl w:val="47AAC5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6" w15:restartNumberingAfterBreak="0">
    <w:nsid w:val="6DB05514"/>
    <w:multiLevelType w:val="hybridMultilevel"/>
    <w:tmpl w:val="60F63D36"/>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7" w15:restartNumberingAfterBreak="0">
    <w:nsid w:val="6DB20D9F"/>
    <w:multiLevelType w:val="hybridMultilevel"/>
    <w:tmpl w:val="702E27E4"/>
    <w:lvl w:ilvl="0" w:tplc="AA6C6FCE">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8" w15:restartNumberingAfterBreak="0">
    <w:nsid w:val="6DF472DE"/>
    <w:multiLevelType w:val="hybridMultilevel"/>
    <w:tmpl w:val="688675A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19" w15:restartNumberingAfterBreak="0">
    <w:nsid w:val="6E24341C"/>
    <w:multiLevelType w:val="hybridMultilevel"/>
    <w:tmpl w:val="C0482A7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0" w15:restartNumberingAfterBreak="0">
    <w:nsid w:val="6E3C51DF"/>
    <w:multiLevelType w:val="hybridMultilevel"/>
    <w:tmpl w:val="2106425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1" w15:restartNumberingAfterBreak="0">
    <w:nsid w:val="6E8536EC"/>
    <w:multiLevelType w:val="hybridMultilevel"/>
    <w:tmpl w:val="5ADAB8D0"/>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2" w15:restartNumberingAfterBreak="0">
    <w:nsid w:val="6EAB61B6"/>
    <w:multiLevelType w:val="multilevel"/>
    <w:tmpl w:val="EDB622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EE05B29"/>
    <w:multiLevelType w:val="hybridMultilevel"/>
    <w:tmpl w:val="E124DDFC"/>
    <w:lvl w:ilvl="0" w:tplc="1C090001">
      <w:start w:val="1"/>
      <w:numFmt w:val="bullet"/>
      <w:lvlText w:val=""/>
      <w:lvlJc w:val="left"/>
      <w:pPr>
        <w:ind w:left="733" w:hanging="360"/>
      </w:pPr>
      <w:rPr>
        <w:rFonts w:ascii="Symbol" w:hAnsi="Symbol" w:hint="default"/>
      </w:rPr>
    </w:lvl>
    <w:lvl w:ilvl="1" w:tplc="1C090003" w:tentative="1">
      <w:start w:val="1"/>
      <w:numFmt w:val="bullet"/>
      <w:lvlText w:val="o"/>
      <w:lvlJc w:val="left"/>
      <w:pPr>
        <w:ind w:left="1453" w:hanging="360"/>
      </w:pPr>
      <w:rPr>
        <w:rFonts w:ascii="Courier New" w:hAnsi="Courier New" w:cs="Courier New" w:hint="default"/>
      </w:rPr>
    </w:lvl>
    <w:lvl w:ilvl="2" w:tplc="1C090005" w:tentative="1">
      <w:start w:val="1"/>
      <w:numFmt w:val="bullet"/>
      <w:lvlText w:val=""/>
      <w:lvlJc w:val="left"/>
      <w:pPr>
        <w:ind w:left="2173" w:hanging="360"/>
      </w:pPr>
      <w:rPr>
        <w:rFonts w:ascii="Wingdings" w:hAnsi="Wingdings" w:hint="default"/>
      </w:rPr>
    </w:lvl>
    <w:lvl w:ilvl="3" w:tplc="1C090001" w:tentative="1">
      <w:start w:val="1"/>
      <w:numFmt w:val="bullet"/>
      <w:lvlText w:val=""/>
      <w:lvlJc w:val="left"/>
      <w:pPr>
        <w:ind w:left="2893" w:hanging="360"/>
      </w:pPr>
      <w:rPr>
        <w:rFonts w:ascii="Symbol" w:hAnsi="Symbol" w:hint="default"/>
      </w:rPr>
    </w:lvl>
    <w:lvl w:ilvl="4" w:tplc="1C090003" w:tentative="1">
      <w:start w:val="1"/>
      <w:numFmt w:val="bullet"/>
      <w:lvlText w:val="o"/>
      <w:lvlJc w:val="left"/>
      <w:pPr>
        <w:ind w:left="3613" w:hanging="360"/>
      </w:pPr>
      <w:rPr>
        <w:rFonts w:ascii="Courier New" w:hAnsi="Courier New" w:cs="Courier New" w:hint="default"/>
      </w:rPr>
    </w:lvl>
    <w:lvl w:ilvl="5" w:tplc="1C090005" w:tentative="1">
      <w:start w:val="1"/>
      <w:numFmt w:val="bullet"/>
      <w:lvlText w:val=""/>
      <w:lvlJc w:val="left"/>
      <w:pPr>
        <w:ind w:left="4333" w:hanging="360"/>
      </w:pPr>
      <w:rPr>
        <w:rFonts w:ascii="Wingdings" w:hAnsi="Wingdings" w:hint="default"/>
      </w:rPr>
    </w:lvl>
    <w:lvl w:ilvl="6" w:tplc="1C090001" w:tentative="1">
      <w:start w:val="1"/>
      <w:numFmt w:val="bullet"/>
      <w:lvlText w:val=""/>
      <w:lvlJc w:val="left"/>
      <w:pPr>
        <w:ind w:left="5053" w:hanging="360"/>
      </w:pPr>
      <w:rPr>
        <w:rFonts w:ascii="Symbol" w:hAnsi="Symbol" w:hint="default"/>
      </w:rPr>
    </w:lvl>
    <w:lvl w:ilvl="7" w:tplc="1C090003" w:tentative="1">
      <w:start w:val="1"/>
      <w:numFmt w:val="bullet"/>
      <w:lvlText w:val="o"/>
      <w:lvlJc w:val="left"/>
      <w:pPr>
        <w:ind w:left="5773" w:hanging="360"/>
      </w:pPr>
      <w:rPr>
        <w:rFonts w:ascii="Courier New" w:hAnsi="Courier New" w:cs="Courier New" w:hint="default"/>
      </w:rPr>
    </w:lvl>
    <w:lvl w:ilvl="8" w:tplc="1C090005" w:tentative="1">
      <w:start w:val="1"/>
      <w:numFmt w:val="bullet"/>
      <w:lvlText w:val=""/>
      <w:lvlJc w:val="left"/>
      <w:pPr>
        <w:ind w:left="6493" w:hanging="360"/>
      </w:pPr>
      <w:rPr>
        <w:rFonts w:ascii="Wingdings" w:hAnsi="Wingdings" w:hint="default"/>
      </w:rPr>
    </w:lvl>
  </w:abstractNum>
  <w:abstractNum w:abstractNumId="224" w15:restartNumberingAfterBreak="0">
    <w:nsid w:val="6F5A1BF6"/>
    <w:multiLevelType w:val="multilevel"/>
    <w:tmpl w:val="C4DA9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5" w15:restartNumberingAfterBreak="0">
    <w:nsid w:val="6F821EC2"/>
    <w:multiLevelType w:val="hybridMultilevel"/>
    <w:tmpl w:val="4D5E80A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6" w15:restartNumberingAfterBreak="0">
    <w:nsid w:val="6F846E82"/>
    <w:multiLevelType w:val="multilevel"/>
    <w:tmpl w:val="8028F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7" w15:restartNumberingAfterBreak="0">
    <w:nsid w:val="704E36BF"/>
    <w:multiLevelType w:val="hybridMultilevel"/>
    <w:tmpl w:val="1A9896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8" w15:restartNumberingAfterBreak="0">
    <w:nsid w:val="70DC6613"/>
    <w:multiLevelType w:val="hybridMultilevel"/>
    <w:tmpl w:val="7246674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9" w15:restartNumberingAfterBreak="0">
    <w:nsid w:val="71065026"/>
    <w:multiLevelType w:val="multilevel"/>
    <w:tmpl w:val="0DF23B04"/>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0" w15:restartNumberingAfterBreak="0">
    <w:nsid w:val="71F47DAA"/>
    <w:multiLevelType w:val="hybridMultilevel"/>
    <w:tmpl w:val="8C8EA2D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1" w15:restartNumberingAfterBreak="0">
    <w:nsid w:val="720B67BE"/>
    <w:multiLevelType w:val="hybridMultilevel"/>
    <w:tmpl w:val="6F72F8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2" w15:restartNumberingAfterBreak="0">
    <w:nsid w:val="73BE1D27"/>
    <w:multiLevelType w:val="hybridMultilevel"/>
    <w:tmpl w:val="27B6C30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3" w15:restartNumberingAfterBreak="0">
    <w:nsid w:val="73F54C1A"/>
    <w:multiLevelType w:val="hybridMultilevel"/>
    <w:tmpl w:val="7156760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4" w15:restartNumberingAfterBreak="0">
    <w:nsid w:val="73FB275A"/>
    <w:multiLevelType w:val="hybridMultilevel"/>
    <w:tmpl w:val="D7BE4056"/>
    <w:lvl w:ilvl="0" w:tplc="8778A638">
      <w:start w:val="3"/>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5" w15:restartNumberingAfterBreak="0">
    <w:nsid w:val="74DD0391"/>
    <w:multiLevelType w:val="multilevel"/>
    <w:tmpl w:val="E2F68864"/>
    <w:lvl w:ilvl="0">
      <w:start w:val="1"/>
      <w:numFmt w:val="bullet"/>
      <w:lvlText w:val=""/>
      <w:lvlJc w:val="left"/>
      <w:pPr>
        <w:tabs>
          <w:tab w:val="num" w:pos="720"/>
        </w:tabs>
        <w:ind w:left="720" w:hanging="360"/>
      </w:pPr>
      <w:rPr>
        <w:rFonts w:ascii="Symbol" w:hAnsi="Symbol" w:hint="default"/>
      </w:rPr>
    </w:lvl>
    <w:lvl w:ilvl="1">
      <w:start w:val="15"/>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75127E99"/>
    <w:multiLevelType w:val="multilevel"/>
    <w:tmpl w:val="243C8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54A5DF6"/>
    <w:multiLevelType w:val="multilevel"/>
    <w:tmpl w:val="0110FD8C"/>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8" w15:restartNumberingAfterBreak="0">
    <w:nsid w:val="75A45491"/>
    <w:multiLevelType w:val="hybridMultilevel"/>
    <w:tmpl w:val="18C49F90"/>
    <w:lvl w:ilvl="0" w:tplc="D50815E2">
      <w:numFmt w:val="bullet"/>
      <w:lvlText w:val=""/>
      <w:lvlJc w:val="left"/>
      <w:pPr>
        <w:ind w:left="1342" w:hanging="360"/>
      </w:pPr>
      <w:rPr>
        <w:rFonts w:ascii="Symbol" w:hAnsi="Symbol" w:cs="Symbol"/>
      </w:rPr>
    </w:lvl>
    <w:lvl w:ilvl="1" w:tplc="1C090003" w:tentative="1">
      <w:start w:val="1"/>
      <w:numFmt w:val="bullet"/>
      <w:lvlText w:val="o"/>
      <w:lvlJc w:val="left"/>
      <w:pPr>
        <w:ind w:left="2062" w:hanging="360"/>
      </w:pPr>
      <w:rPr>
        <w:rFonts w:ascii="Courier New" w:hAnsi="Courier New" w:cs="Courier New" w:hint="default"/>
      </w:rPr>
    </w:lvl>
    <w:lvl w:ilvl="2" w:tplc="1C090005" w:tentative="1">
      <w:start w:val="1"/>
      <w:numFmt w:val="bullet"/>
      <w:lvlText w:val=""/>
      <w:lvlJc w:val="left"/>
      <w:pPr>
        <w:ind w:left="2782" w:hanging="360"/>
      </w:pPr>
      <w:rPr>
        <w:rFonts w:ascii="Wingdings" w:hAnsi="Wingdings" w:hint="default"/>
      </w:rPr>
    </w:lvl>
    <w:lvl w:ilvl="3" w:tplc="1C090001" w:tentative="1">
      <w:start w:val="1"/>
      <w:numFmt w:val="bullet"/>
      <w:lvlText w:val=""/>
      <w:lvlJc w:val="left"/>
      <w:pPr>
        <w:ind w:left="3502" w:hanging="360"/>
      </w:pPr>
      <w:rPr>
        <w:rFonts w:ascii="Symbol" w:hAnsi="Symbol" w:hint="default"/>
      </w:rPr>
    </w:lvl>
    <w:lvl w:ilvl="4" w:tplc="1C090003" w:tentative="1">
      <w:start w:val="1"/>
      <w:numFmt w:val="bullet"/>
      <w:lvlText w:val="o"/>
      <w:lvlJc w:val="left"/>
      <w:pPr>
        <w:ind w:left="4222" w:hanging="360"/>
      </w:pPr>
      <w:rPr>
        <w:rFonts w:ascii="Courier New" w:hAnsi="Courier New" w:cs="Courier New" w:hint="default"/>
      </w:rPr>
    </w:lvl>
    <w:lvl w:ilvl="5" w:tplc="1C090005" w:tentative="1">
      <w:start w:val="1"/>
      <w:numFmt w:val="bullet"/>
      <w:lvlText w:val=""/>
      <w:lvlJc w:val="left"/>
      <w:pPr>
        <w:ind w:left="4942" w:hanging="360"/>
      </w:pPr>
      <w:rPr>
        <w:rFonts w:ascii="Wingdings" w:hAnsi="Wingdings" w:hint="default"/>
      </w:rPr>
    </w:lvl>
    <w:lvl w:ilvl="6" w:tplc="1C090001" w:tentative="1">
      <w:start w:val="1"/>
      <w:numFmt w:val="bullet"/>
      <w:lvlText w:val=""/>
      <w:lvlJc w:val="left"/>
      <w:pPr>
        <w:ind w:left="5662" w:hanging="360"/>
      </w:pPr>
      <w:rPr>
        <w:rFonts w:ascii="Symbol" w:hAnsi="Symbol" w:hint="default"/>
      </w:rPr>
    </w:lvl>
    <w:lvl w:ilvl="7" w:tplc="1C090003" w:tentative="1">
      <w:start w:val="1"/>
      <w:numFmt w:val="bullet"/>
      <w:lvlText w:val="o"/>
      <w:lvlJc w:val="left"/>
      <w:pPr>
        <w:ind w:left="6382" w:hanging="360"/>
      </w:pPr>
      <w:rPr>
        <w:rFonts w:ascii="Courier New" w:hAnsi="Courier New" w:cs="Courier New" w:hint="default"/>
      </w:rPr>
    </w:lvl>
    <w:lvl w:ilvl="8" w:tplc="1C090005" w:tentative="1">
      <w:start w:val="1"/>
      <w:numFmt w:val="bullet"/>
      <w:lvlText w:val=""/>
      <w:lvlJc w:val="left"/>
      <w:pPr>
        <w:ind w:left="7102" w:hanging="360"/>
      </w:pPr>
      <w:rPr>
        <w:rFonts w:ascii="Wingdings" w:hAnsi="Wingdings" w:hint="default"/>
      </w:rPr>
    </w:lvl>
  </w:abstractNum>
  <w:abstractNum w:abstractNumId="239" w15:restartNumberingAfterBreak="0">
    <w:nsid w:val="761C720A"/>
    <w:multiLevelType w:val="hybridMultilevel"/>
    <w:tmpl w:val="3B241D4C"/>
    <w:lvl w:ilvl="0" w:tplc="1C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0" w15:restartNumberingAfterBreak="0">
    <w:nsid w:val="76DB709F"/>
    <w:multiLevelType w:val="multilevel"/>
    <w:tmpl w:val="B9300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6F0375E"/>
    <w:multiLevelType w:val="hybridMultilevel"/>
    <w:tmpl w:val="956250E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2" w15:restartNumberingAfterBreak="0">
    <w:nsid w:val="77303FCC"/>
    <w:multiLevelType w:val="hybridMultilevel"/>
    <w:tmpl w:val="86EA21D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3" w15:restartNumberingAfterBreak="0">
    <w:nsid w:val="7792002D"/>
    <w:multiLevelType w:val="hybridMultilevel"/>
    <w:tmpl w:val="BD307A88"/>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4" w15:restartNumberingAfterBreak="0">
    <w:nsid w:val="792D1243"/>
    <w:multiLevelType w:val="hybridMultilevel"/>
    <w:tmpl w:val="6A02374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5" w15:restartNumberingAfterBreak="0">
    <w:nsid w:val="79B30E9B"/>
    <w:multiLevelType w:val="hybridMultilevel"/>
    <w:tmpl w:val="13DE72C2"/>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6" w15:restartNumberingAfterBreak="0">
    <w:nsid w:val="79B73D5E"/>
    <w:multiLevelType w:val="multilevel"/>
    <w:tmpl w:val="21A649E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7" w15:restartNumberingAfterBreak="0">
    <w:nsid w:val="79CD7C55"/>
    <w:multiLevelType w:val="multilevel"/>
    <w:tmpl w:val="2A5C5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A086604"/>
    <w:multiLevelType w:val="hybridMultilevel"/>
    <w:tmpl w:val="A71C83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9" w15:restartNumberingAfterBreak="0">
    <w:nsid w:val="7AA67A80"/>
    <w:multiLevelType w:val="hybridMultilevel"/>
    <w:tmpl w:val="AAD8C464"/>
    <w:name w:val="Numbered list 5"/>
    <w:lvl w:ilvl="0" w:tplc="A1A816EE">
      <w:numFmt w:val="bullet"/>
      <w:lvlText w:val=""/>
      <w:lvlJc w:val="left"/>
      <w:pPr>
        <w:ind w:left="351" w:firstLine="0"/>
      </w:pPr>
      <w:rPr>
        <w:rFonts w:ascii="Symbol" w:hAnsi="Symbol" w:cs="Symbol"/>
        <w:sz w:val="16"/>
      </w:rPr>
    </w:lvl>
    <w:lvl w:ilvl="1" w:tplc="2A1A7336">
      <w:numFmt w:val="bullet"/>
      <w:lvlText w:val="o"/>
      <w:lvlJc w:val="left"/>
      <w:pPr>
        <w:ind w:left="1071" w:firstLine="0"/>
      </w:pPr>
      <w:rPr>
        <w:rFonts w:ascii="Courier New" w:hAnsi="Courier New" w:cs="Courier New"/>
      </w:rPr>
    </w:lvl>
    <w:lvl w:ilvl="2" w:tplc="42E23F40">
      <w:numFmt w:val="bullet"/>
      <w:lvlText w:val=""/>
      <w:lvlJc w:val="left"/>
      <w:pPr>
        <w:ind w:left="1791" w:firstLine="0"/>
      </w:pPr>
      <w:rPr>
        <w:rFonts w:ascii="Wingdings" w:eastAsia="Wingdings" w:hAnsi="Wingdings" w:cs="Wingdings"/>
      </w:rPr>
    </w:lvl>
    <w:lvl w:ilvl="3" w:tplc="D50815E2">
      <w:numFmt w:val="bullet"/>
      <w:lvlText w:val=""/>
      <w:lvlJc w:val="left"/>
      <w:pPr>
        <w:ind w:left="2511" w:firstLine="0"/>
      </w:pPr>
      <w:rPr>
        <w:rFonts w:ascii="Symbol" w:hAnsi="Symbol" w:cs="Symbol"/>
      </w:rPr>
    </w:lvl>
    <w:lvl w:ilvl="4" w:tplc="009CD424">
      <w:numFmt w:val="bullet"/>
      <w:lvlText w:val="o"/>
      <w:lvlJc w:val="left"/>
      <w:pPr>
        <w:ind w:left="3231" w:firstLine="0"/>
      </w:pPr>
      <w:rPr>
        <w:rFonts w:ascii="Courier New" w:hAnsi="Courier New" w:cs="Courier New"/>
      </w:rPr>
    </w:lvl>
    <w:lvl w:ilvl="5" w:tplc="02F48E2E">
      <w:numFmt w:val="bullet"/>
      <w:lvlText w:val=""/>
      <w:lvlJc w:val="left"/>
      <w:pPr>
        <w:ind w:left="3951" w:firstLine="0"/>
      </w:pPr>
      <w:rPr>
        <w:rFonts w:ascii="Wingdings" w:eastAsia="Wingdings" w:hAnsi="Wingdings" w:cs="Wingdings"/>
      </w:rPr>
    </w:lvl>
    <w:lvl w:ilvl="6" w:tplc="EE9A4722">
      <w:numFmt w:val="bullet"/>
      <w:lvlText w:val=""/>
      <w:lvlJc w:val="left"/>
      <w:pPr>
        <w:ind w:left="4671" w:firstLine="0"/>
      </w:pPr>
      <w:rPr>
        <w:rFonts w:ascii="Symbol" w:hAnsi="Symbol" w:cs="Symbol"/>
      </w:rPr>
    </w:lvl>
    <w:lvl w:ilvl="7" w:tplc="473C608C">
      <w:numFmt w:val="bullet"/>
      <w:lvlText w:val="o"/>
      <w:lvlJc w:val="left"/>
      <w:pPr>
        <w:ind w:left="5391" w:firstLine="0"/>
      </w:pPr>
      <w:rPr>
        <w:rFonts w:ascii="Courier New" w:hAnsi="Courier New" w:cs="Courier New"/>
      </w:rPr>
    </w:lvl>
    <w:lvl w:ilvl="8" w:tplc="64162E80">
      <w:numFmt w:val="bullet"/>
      <w:lvlText w:val=""/>
      <w:lvlJc w:val="left"/>
      <w:pPr>
        <w:ind w:left="6111" w:firstLine="0"/>
      </w:pPr>
      <w:rPr>
        <w:rFonts w:ascii="Wingdings" w:eastAsia="Wingdings" w:hAnsi="Wingdings" w:cs="Wingdings"/>
      </w:rPr>
    </w:lvl>
  </w:abstractNum>
  <w:abstractNum w:abstractNumId="250" w15:restartNumberingAfterBreak="0">
    <w:nsid w:val="7B0F3249"/>
    <w:multiLevelType w:val="hybridMultilevel"/>
    <w:tmpl w:val="A104A5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1" w15:restartNumberingAfterBreak="0">
    <w:nsid w:val="7CF220D5"/>
    <w:multiLevelType w:val="hybridMultilevel"/>
    <w:tmpl w:val="A2400E5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2" w15:restartNumberingAfterBreak="0">
    <w:nsid w:val="7D462AF6"/>
    <w:multiLevelType w:val="hybridMultilevel"/>
    <w:tmpl w:val="D5E08EF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3" w15:restartNumberingAfterBreak="0">
    <w:nsid w:val="7D667954"/>
    <w:multiLevelType w:val="multilevel"/>
    <w:tmpl w:val="14B8426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4" w15:restartNumberingAfterBreak="0">
    <w:nsid w:val="7D6863B6"/>
    <w:multiLevelType w:val="hybridMultilevel"/>
    <w:tmpl w:val="FCC6EC28"/>
    <w:lvl w:ilvl="0" w:tplc="1C09001B">
      <w:start w:val="1"/>
      <w:numFmt w:val="lowerRoman"/>
      <w:lvlText w:val="%1."/>
      <w:lvlJc w:val="right"/>
      <w:pPr>
        <w:ind w:left="1146" w:hanging="360"/>
      </w:pPr>
      <w:rPr>
        <w:rFonts w:hint="default"/>
      </w:rPr>
    </w:lvl>
    <w:lvl w:ilvl="1" w:tplc="1C090019" w:tentative="1">
      <w:start w:val="1"/>
      <w:numFmt w:val="lowerLetter"/>
      <w:lvlText w:val="%2."/>
      <w:lvlJc w:val="left"/>
      <w:pPr>
        <w:ind w:left="1866" w:hanging="360"/>
      </w:pPr>
    </w:lvl>
    <w:lvl w:ilvl="2" w:tplc="1C09001B" w:tentative="1">
      <w:start w:val="1"/>
      <w:numFmt w:val="lowerRoman"/>
      <w:lvlText w:val="%3."/>
      <w:lvlJc w:val="right"/>
      <w:pPr>
        <w:ind w:left="2586" w:hanging="180"/>
      </w:pPr>
    </w:lvl>
    <w:lvl w:ilvl="3" w:tplc="1C09000F" w:tentative="1">
      <w:start w:val="1"/>
      <w:numFmt w:val="decimal"/>
      <w:lvlText w:val="%4."/>
      <w:lvlJc w:val="left"/>
      <w:pPr>
        <w:ind w:left="3306" w:hanging="360"/>
      </w:pPr>
    </w:lvl>
    <w:lvl w:ilvl="4" w:tplc="1C090019" w:tentative="1">
      <w:start w:val="1"/>
      <w:numFmt w:val="lowerLetter"/>
      <w:lvlText w:val="%5."/>
      <w:lvlJc w:val="left"/>
      <w:pPr>
        <w:ind w:left="4026" w:hanging="360"/>
      </w:pPr>
    </w:lvl>
    <w:lvl w:ilvl="5" w:tplc="1C09001B" w:tentative="1">
      <w:start w:val="1"/>
      <w:numFmt w:val="lowerRoman"/>
      <w:lvlText w:val="%6."/>
      <w:lvlJc w:val="right"/>
      <w:pPr>
        <w:ind w:left="4746" w:hanging="180"/>
      </w:pPr>
    </w:lvl>
    <w:lvl w:ilvl="6" w:tplc="1C09000F" w:tentative="1">
      <w:start w:val="1"/>
      <w:numFmt w:val="decimal"/>
      <w:lvlText w:val="%7."/>
      <w:lvlJc w:val="left"/>
      <w:pPr>
        <w:ind w:left="5466" w:hanging="360"/>
      </w:pPr>
    </w:lvl>
    <w:lvl w:ilvl="7" w:tplc="1C090019" w:tentative="1">
      <w:start w:val="1"/>
      <w:numFmt w:val="lowerLetter"/>
      <w:lvlText w:val="%8."/>
      <w:lvlJc w:val="left"/>
      <w:pPr>
        <w:ind w:left="6186" w:hanging="360"/>
      </w:pPr>
    </w:lvl>
    <w:lvl w:ilvl="8" w:tplc="1C09001B" w:tentative="1">
      <w:start w:val="1"/>
      <w:numFmt w:val="lowerRoman"/>
      <w:lvlText w:val="%9."/>
      <w:lvlJc w:val="right"/>
      <w:pPr>
        <w:ind w:left="6906" w:hanging="180"/>
      </w:pPr>
    </w:lvl>
  </w:abstractNum>
  <w:abstractNum w:abstractNumId="255" w15:restartNumberingAfterBreak="0">
    <w:nsid w:val="7E7C2E32"/>
    <w:multiLevelType w:val="multilevel"/>
    <w:tmpl w:val="CEE25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7ED5082D"/>
    <w:multiLevelType w:val="hybridMultilevel"/>
    <w:tmpl w:val="1C5662A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7" w15:restartNumberingAfterBreak="0">
    <w:nsid w:val="7F0B2641"/>
    <w:multiLevelType w:val="hybridMultilevel"/>
    <w:tmpl w:val="D4B6CC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970282417">
    <w:abstractNumId w:val="119"/>
  </w:num>
  <w:num w:numId="2" w16cid:durableId="683753426">
    <w:abstractNumId w:val="249"/>
  </w:num>
  <w:num w:numId="3" w16cid:durableId="435488315">
    <w:abstractNumId w:val="2"/>
  </w:num>
  <w:num w:numId="4" w16cid:durableId="1574242096">
    <w:abstractNumId w:val="257"/>
  </w:num>
  <w:num w:numId="5" w16cid:durableId="557320052">
    <w:abstractNumId w:val="55"/>
  </w:num>
  <w:num w:numId="6" w16cid:durableId="745952615">
    <w:abstractNumId w:val="192"/>
  </w:num>
  <w:num w:numId="7" w16cid:durableId="61606671">
    <w:abstractNumId w:val="231"/>
  </w:num>
  <w:num w:numId="8" w16cid:durableId="163937013">
    <w:abstractNumId w:val="207"/>
  </w:num>
  <w:num w:numId="9" w16cid:durableId="1391464179">
    <w:abstractNumId w:val="168"/>
  </w:num>
  <w:num w:numId="10" w16cid:durableId="1009017668">
    <w:abstractNumId w:val="112"/>
  </w:num>
  <w:num w:numId="11" w16cid:durableId="689378340">
    <w:abstractNumId w:val="147"/>
  </w:num>
  <w:num w:numId="12" w16cid:durableId="1047024047">
    <w:abstractNumId w:val="177"/>
  </w:num>
  <w:num w:numId="13" w16cid:durableId="2043478017">
    <w:abstractNumId w:val="73"/>
  </w:num>
  <w:num w:numId="14" w16cid:durableId="1610310237">
    <w:abstractNumId w:val="211"/>
  </w:num>
  <w:num w:numId="15" w16cid:durableId="1027826051">
    <w:abstractNumId w:val="239"/>
  </w:num>
  <w:num w:numId="16" w16cid:durableId="1921790475">
    <w:abstractNumId w:val="48"/>
  </w:num>
  <w:num w:numId="17" w16cid:durableId="692027074">
    <w:abstractNumId w:val="91"/>
  </w:num>
  <w:num w:numId="18" w16cid:durableId="1260605297">
    <w:abstractNumId w:val="205"/>
  </w:num>
  <w:num w:numId="19" w16cid:durableId="104815480">
    <w:abstractNumId w:val="35"/>
  </w:num>
  <w:num w:numId="20" w16cid:durableId="1019159131">
    <w:abstractNumId w:val="122"/>
  </w:num>
  <w:num w:numId="21" w16cid:durableId="582107665">
    <w:abstractNumId w:val="107"/>
  </w:num>
  <w:num w:numId="22" w16cid:durableId="2052342694">
    <w:abstractNumId w:val="116"/>
  </w:num>
  <w:num w:numId="23" w16cid:durableId="2039500271">
    <w:abstractNumId w:val="142"/>
  </w:num>
  <w:num w:numId="24" w16cid:durableId="1610315405">
    <w:abstractNumId w:val="209"/>
  </w:num>
  <w:num w:numId="25" w16cid:durableId="18819104">
    <w:abstractNumId w:val="51"/>
  </w:num>
  <w:num w:numId="26" w16cid:durableId="398285301">
    <w:abstractNumId w:val="140"/>
  </w:num>
  <w:num w:numId="27" w16cid:durableId="1122454111">
    <w:abstractNumId w:val="214"/>
  </w:num>
  <w:num w:numId="28" w16cid:durableId="1256131982">
    <w:abstractNumId w:val="138"/>
  </w:num>
  <w:num w:numId="29" w16cid:durableId="2009212412">
    <w:abstractNumId w:val="224"/>
  </w:num>
  <w:num w:numId="30" w16cid:durableId="1354763544">
    <w:abstractNumId w:val="20"/>
  </w:num>
  <w:num w:numId="31" w16cid:durableId="805660855">
    <w:abstractNumId w:val="32"/>
  </w:num>
  <w:num w:numId="32" w16cid:durableId="186063566">
    <w:abstractNumId w:val="14"/>
  </w:num>
  <w:num w:numId="33" w16cid:durableId="804929801">
    <w:abstractNumId w:val="162"/>
  </w:num>
  <w:num w:numId="34" w16cid:durableId="1342001418">
    <w:abstractNumId w:val="67"/>
  </w:num>
  <w:num w:numId="35" w16cid:durableId="1399203596">
    <w:abstractNumId w:val="135"/>
  </w:num>
  <w:num w:numId="36" w16cid:durableId="1754087102">
    <w:abstractNumId w:val="113"/>
  </w:num>
  <w:num w:numId="37" w16cid:durableId="794955930">
    <w:abstractNumId w:val="59"/>
  </w:num>
  <w:num w:numId="38" w16cid:durableId="1087380000">
    <w:abstractNumId w:val="238"/>
  </w:num>
  <w:num w:numId="39" w16cid:durableId="936254700">
    <w:abstractNumId w:val="100"/>
  </w:num>
  <w:num w:numId="40" w16cid:durableId="1456562862">
    <w:abstractNumId w:val="221"/>
  </w:num>
  <w:num w:numId="41" w16cid:durableId="686902543">
    <w:abstractNumId w:val="97"/>
  </w:num>
  <w:num w:numId="42" w16cid:durableId="116066823">
    <w:abstractNumId w:val="203"/>
  </w:num>
  <w:num w:numId="43" w16cid:durableId="510147425">
    <w:abstractNumId w:val="105"/>
  </w:num>
  <w:num w:numId="44" w16cid:durableId="1637834492">
    <w:abstractNumId w:val="11"/>
  </w:num>
  <w:num w:numId="45" w16cid:durableId="233320693">
    <w:abstractNumId w:val="175"/>
  </w:num>
  <w:num w:numId="46" w16cid:durableId="1798714863">
    <w:abstractNumId w:val="158"/>
  </w:num>
  <w:num w:numId="47" w16cid:durableId="1682120936">
    <w:abstractNumId w:val="240"/>
  </w:num>
  <w:num w:numId="48" w16cid:durableId="611519350">
    <w:abstractNumId w:val="229"/>
  </w:num>
  <w:num w:numId="49" w16cid:durableId="138495582">
    <w:abstractNumId w:val="109"/>
  </w:num>
  <w:num w:numId="50" w16cid:durableId="2130195915">
    <w:abstractNumId w:val="181"/>
  </w:num>
  <w:num w:numId="51" w16cid:durableId="1519467411">
    <w:abstractNumId w:val="201"/>
  </w:num>
  <w:num w:numId="52" w16cid:durableId="465508504">
    <w:abstractNumId w:val="77"/>
  </w:num>
  <w:num w:numId="53" w16cid:durableId="61488399">
    <w:abstractNumId w:val="222"/>
  </w:num>
  <w:num w:numId="54" w16cid:durableId="48845359">
    <w:abstractNumId w:val="23"/>
  </w:num>
  <w:num w:numId="55" w16cid:durableId="661854846">
    <w:abstractNumId w:val="9"/>
  </w:num>
  <w:num w:numId="56" w16cid:durableId="1019550019">
    <w:abstractNumId w:val="186"/>
  </w:num>
  <w:num w:numId="57" w16cid:durableId="1545483631">
    <w:abstractNumId w:val="99"/>
  </w:num>
  <w:num w:numId="58" w16cid:durableId="1590195721">
    <w:abstractNumId w:val="253"/>
  </w:num>
  <w:num w:numId="59" w16cid:durableId="1463885453">
    <w:abstractNumId w:val="103"/>
  </w:num>
  <w:num w:numId="60" w16cid:durableId="1548372186">
    <w:abstractNumId w:val="63"/>
  </w:num>
  <w:num w:numId="61" w16cid:durableId="1491874208">
    <w:abstractNumId w:val="76"/>
  </w:num>
  <w:num w:numId="62" w16cid:durableId="1314916989">
    <w:abstractNumId w:val="6"/>
  </w:num>
  <w:num w:numId="63" w16cid:durableId="590550703">
    <w:abstractNumId w:val="79"/>
  </w:num>
  <w:num w:numId="64" w16cid:durableId="776758526">
    <w:abstractNumId w:val="66"/>
  </w:num>
  <w:num w:numId="65" w16cid:durableId="1642878470">
    <w:abstractNumId w:val="254"/>
  </w:num>
  <w:num w:numId="66" w16cid:durableId="25106563">
    <w:abstractNumId w:val="58"/>
  </w:num>
  <w:num w:numId="67" w16cid:durableId="541480850">
    <w:abstractNumId w:val="167"/>
  </w:num>
  <w:num w:numId="68" w16cid:durableId="437337604">
    <w:abstractNumId w:val="185"/>
  </w:num>
  <w:num w:numId="69" w16cid:durableId="1711221145">
    <w:abstractNumId w:val="160"/>
  </w:num>
  <w:num w:numId="70" w16cid:durableId="152067628">
    <w:abstractNumId w:val="1"/>
  </w:num>
  <w:num w:numId="71" w16cid:durableId="1998612104">
    <w:abstractNumId w:val="134"/>
  </w:num>
  <w:num w:numId="72" w16cid:durableId="1213079169">
    <w:abstractNumId w:val="210"/>
  </w:num>
  <w:num w:numId="73" w16cid:durableId="599218242">
    <w:abstractNumId w:val="102"/>
  </w:num>
  <w:num w:numId="74" w16cid:durableId="1016883281">
    <w:abstractNumId w:val="93"/>
  </w:num>
  <w:num w:numId="75" w16cid:durableId="1323700540">
    <w:abstractNumId w:val="195"/>
  </w:num>
  <w:num w:numId="76" w16cid:durableId="1023283439">
    <w:abstractNumId w:val="206"/>
  </w:num>
  <w:num w:numId="77" w16cid:durableId="1031420454">
    <w:abstractNumId w:val="38"/>
  </w:num>
  <w:num w:numId="78" w16cid:durableId="280579578">
    <w:abstractNumId w:val="86"/>
  </w:num>
  <w:num w:numId="79" w16cid:durableId="1776633950">
    <w:abstractNumId w:val="52"/>
  </w:num>
  <w:num w:numId="80" w16cid:durableId="838927468">
    <w:abstractNumId w:val="88"/>
  </w:num>
  <w:num w:numId="81" w16cid:durableId="836963957">
    <w:abstractNumId w:val="146"/>
  </w:num>
  <w:num w:numId="82" w16cid:durableId="293602958">
    <w:abstractNumId w:val="110"/>
  </w:num>
  <w:num w:numId="83" w16cid:durableId="1756321385">
    <w:abstractNumId w:val="199"/>
  </w:num>
  <w:num w:numId="84" w16cid:durableId="771974928">
    <w:abstractNumId w:val="57"/>
  </w:num>
  <w:num w:numId="85" w16cid:durableId="1325820570">
    <w:abstractNumId w:val="197"/>
  </w:num>
  <w:num w:numId="86" w16cid:durableId="2058695671">
    <w:abstractNumId w:val="123"/>
  </w:num>
  <w:num w:numId="87" w16cid:durableId="266474309">
    <w:abstractNumId w:val="92"/>
  </w:num>
  <w:num w:numId="88" w16cid:durableId="857692050">
    <w:abstractNumId w:val="106"/>
  </w:num>
  <w:num w:numId="89" w16cid:durableId="1317303546">
    <w:abstractNumId w:val="242"/>
  </w:num>
  <w:num w:numId="90" w16cid:durableId="504631278">
    <w:abstractNumId w:val="127"/>
  </w:num>
  <w:num w:numId="91" w16cid:durableId="2077778329">
    <w:abstractNumId w:val="246"/>
  </w:num>
  <w:num w:numId="92" w16cid:durableId="419369778">
    <w:abstractNumId w:val="111"/>
  </w:num>
  <w:num w:numId="93" w16cid:durableId="825320263">
    <w:abstractNumId w:val="228"/>
  </w:num>
  <w:num w:numId="94" w16cid:durableId="1289245170">
    <w:abstractNumId w:val="156"/>
  </w:num>
  <w:num w:numId="95" w16cid:durableId="1786580943">
    <w:abstractNumId w:val="13"/>
  </w:num>
  <w:num w:numId="96" w16cid:durableId="1216549130">
    <w:abstractNumId w:val="230"/>
  </w:num>
  <w:num w:numId="97" w16cid:durableId="254360824">
    <w:abstractNumId w:val="171"/>
  </w:num>
  <w:num w:numId="98" w16cid:durableId="987826551">
    <w:abstractNumId w:val="243"/>
  </w:num>
  <w:num w:numId="99" w16cid:durableId="535431026">
    <w:abstractNumId w:val="151"/>
  </w:num>
  <w:num w:numId="100" w16cid:durableId="1524705374">
    <w:abstractNumId w:val="191"/>
  </w:num>
  <w:num w:numId="101" w16cid:durableId="1989236939">
    <w:abstractNumId w:val="121"/>
  </w:num>
  <w:num w:numId="102" w16cid:durableId="1418016224">
    <w:abstractNumId w:val="12"/>
  </w:num>
  <w:num w:numId="103" w16cid:durableId="1222860854">
    <w:abstractNumId w:val="153"/>
  </w:num>
  <w:num w:numId="104" w16cid:durableId="1634405611">
    <w:abstractNumId w:val="132"/>
  </w:num>
  <w:num w:numId="105" w16cid:durableId="1476490405">
    <w:abstractNumId w:val="115"/>
  </w:num>
  <w:num w:numId="106" w16cid:durableId="68625256">
    <w:abstractNumId w:val="244"/>
  </w:num>
  <w:num w:numId="107" w16cid:durableId="59866163">
    <w:abstractNumId w:val="44"/>
  </w:num>
  <w:num w:numId="108" w16cid:durableId="175077572">
    <w:abstractNumId w:val="124"/>
  </w:num>
  <w:num w:numId="109" w16cid:durableId="1267033838">
    <w:abstractNumId w:val="33"/>
  </w:num>
  <w:num w:numId="110" w16cid:durableId="607547985">
    <w:abstractNumId w:val="183"/>
  </w:num>
  <w:num w:numId="111" w16cid:durableId="1703431244">
    <w:abstractNumId w:val="83"/>
  </w:num>
  <w:num w:numId="112" w16cid:durableId="1002776620">
    <w:abstractNumId w:val="237"/>
  </w:num>
  <w:num w:numId="113" w16cid:durableId="125316453">
    <w:abstractNumId w:val="80"/>
  </w:num>
  <w:num w:numId="114" w16cid:durableId="1035233681">
    <w:abstractNumId w:val="114"/>
  </w:num>
  <w:num w:numId="115" w16cid:durableId="1941448553">
    <w:abstractNumId w:val="36"/>
  </w:num>
  <w:num w:numId="116" w16cid:durableId="1405182267">
    <w:abstractNumId w:val="161"/>
  </w:num>
  <w:num w:numId="117" w16cid:durableId="1056511761">
    <w:abstractNumId w:val="45"/>
  </w:num>
  <w:num w:numId="118" w16cid:durableId="725375990">
    <w:abstractNumId w:val="159"/>
  </w:num>
  <w:num w:numId="119" w16cid:durableId="649599535">
    <w:abstractNumId w:val="96"/>
  </w:num>
  <w:num w:numId="120" w16cid:durableId="1017779710">
    <w:abstractNumId w:val="98"/>
  </w:num>
  <w:num w:numId="121" w16cid:durableId="1958026010">
    <w:abstractNumId w:val="43"/>
  </w:num>
  <w:num w:numId="122" w16cid:durableId="2028362741">
    <w:abstractNumId w:val="250"/>
  </w:num>
  <w:num w:numId="123" w16cid:durableId="1452628075">
    <w:abstractNumId w:val="174"/>
  </w:num>
  <w:num w:numId="124" w16cid:durableId="1866095818">
    <w:abstractNumId w:val="256"/>
  </w:num>
  <w:num w:numId="125" w16cid:durableId="2009016450">
    <w:abstractNumId w:val="152"/>
  </w:num>
  <w:num w:numId="126" w16cid:durableId="1746108276">
    <w:abstractNumId w:val="41"/>
  </w:num>
  <w:num w:numId="127" w16cid:durableId="209807767">
    <w:abstractNumId w:val="61"/>
  </w:num>
  <w:num w:numId="128" w16cid:durableId="534319807">
    <w:abstractNumId w:val="219"/>
  </w:num>
  <w:num w:numId="129" w16cid:durableId="1300111577">
    <w:abstractNumId w:val="150"/>
  </w:num>
  <w:num w:numId="130" w16cid:durableId="1305428619">
    <w:abstractNumId w:val="30"/>
  </w:num>
  <w:num w:numId="131" w16cid:durableId="1946108101">
    <w:abstractNumId w:val="154"/>
  </w:num>
  <w:num w:numId="132" w16cid:durableId="1517230008">
    <w:abstractNumId w:val="75"/>
  </w:num>
  <w:num w:numId="133" w16cid:durableId="2025745034">
    <w:abstractNumId w:val="226"/>
  </w:num>
  <w:num w:numId="134" w16cid:durableId="1601987197">
    <w:abstractNumId w:val="148"/>
  </w:num>
  <w:num w:numId="135" w16cid:durableId="1488279339">
    <w:abstractNumId w:val="31"/>
  </w:num>
  <w:num w:numId="136" w16cid:durableId="1866866542">
    <w:abstractNumId w:val="251"/>
  </w:num>
  <w:num w:numId="137" w16cid:durableId="1165509371">
    <w:abstractNumId w:val="178"/>
  </w:num>
  <w:num w:numId="138" w16cid:durableId="927083347">
    <w:abstractNumId w:val="21"/>
  </w:num>
  <w:num w:numId="139" w16cid:durableId="1993828468">
    <w:abstractNumId w:val="225"/>
  </w:num>
  <w:num w:numId="140" w16cid:durableId="148637821">
    <w:abstractNumId w:val="255"/>
  </w:num>
  <w:num w:numId="141" w16cid:durableId="90709784">
    <w:abstractNumId w:val="247"/>
  </w:num>
  <w:num w:numId="142" w16cid:durableId="1223060265">
    <w:abstractNumId w:val="196"/>
  </w:num>
  <w:num w:numId="143" w16cid:durableId="323582402">
    <w:abstractNumId w:val="235"/>
  </w:num>
  <w:num w:numId="144" w16cid:durableId="15010962">
    <w:abstractNumId w:val="204"/>
  </w:num>
  <w:num w:numId="145" w16cid:durableId="94330259">
    <w:abstractNumId w:val="84"/>
  </w:num>
  <w:num w:numId="146" w16cid:durableId="347566962">
    <w:abstractNumId w:val="78"/>
  </w:num>
  <w:num w:numId="147" w16cid:durableId="685253462">
    <w:abstractNumId w:val="54"/>
  </w:num>
  <w:num w:numId="148" w16cid:durableId="2131049044">
    <w:abstractNumId w:val="187"/>
  </w:num>
  <w:num w:numId="149" w16cid:durableId="902908219">
    <w:abstractNumId w:val="42"/>
  </w:num>
  <w:num w:numId="150" w16cid:durableId="1544976778">
    <w:abstractNumId w:val="5"/>
  </w:num>
  <w:num w:numId="151" w16cid:durableId="1951932045">
    <w:abstractNumId w:val="144"/>
  </w:num>
  <w:num w:numId="152" w16cid:durableId="1538815122">
    <w:abstractNumId w:val="68"/>
  </w:num>
  <w:num w:numId="153" w16cid:durableId="823164188">
    <w:abstractNumId w:val="234"/>
  </w:num>
  <w:num w:numId="154" w16cid:durableId="223219483">
    <w:abstractNumId w:val="87"/>
  </w:num>
  <w:num w:numId="155" w16cid:durableId="1382514545">
    <w:abstractNumId w:val="223"/>
  </w:num>
  <w:num w:numId="156" w16cid:durableId="1058166522">
    <w:abstractNumId w:val="227"/>
  </w:num>
  <w:num w:numId="157" w16cid:durableId="139426932">
    <w:abstractNumId w:val="117"/>
  </w:num>
  <w:num w:numId="158" w16cid:durableId="118230228">
    <w:abstractNumId w:val="120"/>
  </w:num>
  <w:num w:numId="159" w16cid:durableId="2058164735">
    <w:abstractNumId w:val="0"/>
  </w:num>
  <w:num w:numId="160" w16cid:durableId="226843313">
    <w:abstractNumId w:val="74"/>
  </w:num>
  <w:num w:numId="161" w16cid:durableId="625430674">
    <w:abstractNumId w:val="133"/>
  </w:num>
  <w:num w:numId="162" w16cid:durableId="1741975422">
    <w:abstractNumId w:val="233"/>
  </w:num>
  <w:num w:numId="163" w16cid:durableId="146408670">
    <w:abstractNumId w:val="64"/>
  </w:num>
  <w:num w:numId="164" w16cid:durableId="388919497">
    <w:abstractNumId w:val="49"/>
  </w:num>
  <w:num w:numId="165" w16cid:durableId="678167535">
    <w:abstractNumId w:val="46"/>
  </w:num>
  <w:num w:numId="166" w16cid:durableId="1340352226">
    <w:abstractNumId w:val="200"/>
  </w:num>
  <w:num w:numId="167" w16cid:durableId="1301152130">
    <w:abstractNumId w:val="3"/>
  </w:num>
  <w:num w:numId="168" w16cid:durableId="136457721">
    <w:abstractNumId w:val="164"/>
  </w:num>
  <w:num w:numId="169" w16cid:durableId="1103915607">
    <w:abstractNumId w:val="182"/>
  </w:num>
  <w:num w:numId="170" w16cid:durableId="1325234653">
    <w:abstractNumId w:val="82"/>
  </w:num>
  <w:num w:numId="171" w16cid:durableId="2010983766">
    <w:abstractNumId w:val="248"/>
  </w:num>
  <w:num w:numId="172" w16cid:durableId="2075540479">
    <w:abstractNumId w:val="217"/>
  </w:num>
  <w:num w:numId="173" w16cid:durableId="967777334">
    <w:abstractNumId w:val="71"/>
  </w:num>
  <w:num w:numId="174" w16cid:durableId="944117551">
    <w:abstractNumId w:val="25"/>
  </w:num>
  <w:num w:numId="175" w16cid:durableId="1935169819">
    <w:abstractNumId w:val="70"/>
  </w:num>
  <w:num w:numId="176" w16cid:durableId="641815113">
    <w:abstractNumId w:val="29"/>
  </w:num>
  <w:num w:numId="177" w16cid:durableId="1000427016">
    <w:abstractNumId w:val="129"/>
  </w:num>
  <w:num w:numId="178" w16cid:durableId="1926955711">
    <w:abstractNumId w:val="4"/>
  </w:num>
  <w:num w:numId="179" w16cid:durableId="1859003648">
    <w:abstractNumId w:val="53"/>
  </w:num>
  <w:num w:numId="180" w16cid:durableId="1389956506">
    <w:abstractNumId w:val="28"/>
  </w:num>
  <w:num w:numId="181" w16cid:durableId="979386081">
    <w:abstractNumId w:val="40"/>
  </w:num>
  <w:num w:numId="182" w16cid:durableId="1629360534">
    <w:abstractNumId w:val="157"/>
  </w:num>
  <w:num w:numId="183" w16cid:durableId="152527819">
    <w:abstractNumId w:val="62"/>
  </w:num>
  <w:num w:numId="184" w16cid:durableId="1565993683">
    <w:abstractNumId w:val="69"/>
  </w:num>
  <w:num w:numId="185" w16cid:durableId="1005060397">
    <w:abstractNumId w:val="37"/>
  </w:num>
  <w:num w:numId="186" w16cid:durableId="1787384369">
    <w:abstractNumId w:val="19"/>
  </w:num>
  <w:num w:numId="187" w16cid:durableId="1085955294">
    <w:abstractNumId w:val="252"/>
  </w:num>
  <w:num w:numId="188" w16cid:durableId="652412175">
    <w:abstractNumId w:val="128"/>
  </w:num>
  <w:num w:numId="189" w16cid:durableId="516817462">
    <w:abstractNumId w:val="26"/>
  </w:num>
  <w:num w:numId="190" w16cid:durableId="23673741">
    <w:abstractNumId w:val="202"/>
  </w:num>
  <w:num w:numId="191" w16cid:durableId="836656011">
    <w:abstractNumId w:val="188"/>
  </w:num>
  <w:num w:numId="192" w16cid:durableId="1603681613">
    <w:abstractNumId w:val="213"/>
  </w:num>
  <w:num w:numId="193" w16cid:durableId="232132534">
    <w:abstractNumId w:val="208"/>
  </w:num>
  <w:num w:numId="194" w16cid:durableId="744255621">
    <w:abstractNumId w:val="232"/>
  </w:num>
  <w:num w:numId="195" w16cid:durableId="1069231759">
    <w:abstractNumId w:val="198"/>
  </w:num>
  <w:num w:numId="196" w16cid:durableId="1665820767">
    <w:abstractNumId w:val="179"/>
  </w:num>
  <w:num w:numId="197" w16cid:durableId="938440774">
    <w:abstractNumId w:val="16"/>
  </w:num>
  <w:num w:numId="198" w16cid:durableId="109059236">
    <w:abstractNumId w:val="8"/>
  </w:num>
  <w:num w:numId="199" w16cid:durableId="1307203828">
    <w:abstractNumId w:val="126"/>
  </w:num>
  <w:num w:numId="200" w16cid:durableId="1693871897">
    <w:abstractNumId w:val="216"/>
  </w:num>
  <w:num w:numId="201" w16cid:durableId="1201939999">
    <w:abstractNumId w:val="89"/>
  </w:num>
  <w:num w:numId="202" w16cid:durableId="944775991">
    <w:abstractNumId w:val="56"/>
  </w:num>
  <w:num w:numId="203" w16cid:durableId="1657295954">
    <w:abstractNumId w:val="27"/>
  </w:num>
  <w:num w:numId="204" w16cid:durableId="645471726">
    <w:abstractNumId w:val="18"/>
  </w:num>
  <w:num w:numId="205" w16cid:durableId="2108302346">
    <w:abstractNumId w:val="130"/>
  </w:num>
  <w:num w:numId="206" w16cid:durableId="1518108204">
    <w:abstractNumId w:val="169"/>
  </w:num>
  <w:num w:numId="207" w16cid:durableId="673647112">
    <w:abstractNumId w:val="176"/>
  </w:num>
  <w:num w:numId="208" w16cid:durableId="1119644139">
    <w:abstractNumId w:val="22"/>
  </w:num>
  <w:num w:numId="209" w16cid:durableId="1041711544">
    <w:abstractNumId w:val="220"/>
  </w:num>
  <w:num w:numId="210" w16cid:durableId="1270160443">
    <w:abstractNumId w:val="145"/>
  </w:num>
  <w:num w:numId="211" w16cid:durableId="1914852706">
    <w:abstractNumId w:val="163"/>
  </w:num>
  <w:num w:numId="212" w16cid:durableId="2007661901">
    <w:abstractNumId w:val="137"/>
  </w:num>
  <w:num w:numId="213" w16cid:durableId="2020497061">
    <w:abstractNumId w:val="118"/>
  </w:num>
  <w:num w:numId="214" w16cid:durableId="1246525231">
    <w:abstractNumId w:val="184"/>
  </w:num>
  <w:num w:numId="215" w16cid:durableId="576063205">
    <w:abstractNumId w:val="81"/>
  </w:num>
  <w:num w:numId="216" w16cid:durableId="762456836">
    <w:abstractNumId w:val="189"/>
  </w:num>
  <w:num w:numId="217" w16cid:durableId="2035033858">
    <w:abstractNumId w:val="218"/>
  </w:num>
  <w:num w:numId="218" w16cid:durableId="908997456">
    <w:abstractNumId w:val="65"/>
  </w:num>
  <w:num w:numId="219" w16cid:durableId="1292710183">
    <w:abstractNumId w:val="17"/>
  </w:num>
  <w:num w:numId="220" w16cid:durableId="1721707094">
    <w:abstractNumId w:val="104"/>
  </w:num>
  <w:num w:numId="221" w16cid:durableId="526530610">
    <w:abstractNumId w:val="34"/>
  </w:num>
  <w:num w:numId="222" w16cid:durableId="426659693">
    <w:abstractNumId w:val="166"/>
  </w:num>
  <w:num w:numId="223" w16cid:durableId="300773389">
    <w:abstractNumId w:val="50"/>
  </w:num>
  <w:num w:numId="224" w16cid:durableId="940069676">
    <w:abstractNumId w:val="7"/>
  </w:num>
  <w:num w:numId="225" w16cid:durableId="1272130013">
    <w:abstractNumId w:val="125"/>
  </w:num>
  <w:num w:numId="226" w16cid:durableId="1427189061">
    <w:abstractNumId w:val="85"/>
  </w:num>
  <w:num w:numId="227" w16cid:durableId="1633101092">
    <w:abstractNumId w:val="24"/>
  </w:num>
  <w:num w:numId="228" w16cid:durableId="1440101818">
    <w:abstractNumId w:val="194"/>
  </w:num>
  <w:num w:numId="229" w16cid:durableId="1321155721">
    <w:abstractNumId w:val="170"/>
  </w:num>
  <w:num w:numId="230" w16cid:durableId="857963034">
    <w:abstractNumId w:val="155"/>
  </w:num>
  <w:num w:numId="231" w16cid:durableId="607809312">
    <w:abstractNumId w:val="212"/>
  </w:num>
  <w:num w:numId="232" w16cid:durableId="1976786767">
    <w:abstractNumId w:val="47"/>
  </w:num>
  <w:num w:numId="233" w16cid:durableId="929433901">
    <w:abstractNumId w:val="143"/>
  </w:num>
  <w:num w:numId="234" w16cid:durableId="977370255">
    <w:abstractNumId w:val="190"/>
  </w:num>
  <w:num w:numId="235" w16cid:durableId="105152060">
    <w:abstractNumId w:val="39"/>
  </w:num>
  <w:num w:numId="236" w16cid:durableId="67002782">
    <w:abstractNumId w:val="131"/>
  </w:num>
  <w:num w:numId="237" w16cid:durableId="2100053542">
    <w:abstractNumId w:val="193"/>
  </w:num>
  <w:num w:numId="238" w16cid:durableId="1041369850">
    <w:abstractNumId w:val="173"/>
  </w:num>
  <w:num w:numId="239" w16cid:durableId="1994288573">
    <w:abstractNumId w:val="236"/>
  </w:num>
  <w:num w:numId="240" w16cid:durableId="751657228">
    <w:abstractNumId w:val="180"/>
  </w:num>
  <w:num w:numId="241" w16cid:durableId="281113792">
    <w:abstractNumId w:val="139"/>
  </w:num>
  <w:num w:numId="242" w16cid:durableId="163319903">
    <w:abstractNumId w:val="141"/>
  </w:num>
  <w:num w:numId="243" w16cid:durableId="853113393">
    <w:abstractNumId w:val="15"/>
  </w:num>
  <w:num w:numId="244" w16cid:durableId="10768025">
    <w:abstractNumId w:val="108"/>
  </w:num>
  <w:num w:numId="245" w16cid:durableId="469174265">
    <w:abstractNumId w:val="60"/>
  </w:num>
  <w:num w:numId="246" w16cid:durableId="2069765479">
    <w:abstractNumId w:val="215"/>
  </w:num>
  <w:num w:numId="247" w16cid:durableId="549344638">
    <w:abstractNumId w:val="241"/>
  </w:num>
  <w:num w:numId="248" w16cid:durableId="780341393">
    <w:abstractNumId w:val="149"/>
  </w:num>
  <w:num w:numId="249" w16cid:durableId="329918301">
    <w:abstractNumId w:val="136"/>
  </w:num>
  <w:num w:numId="250" w16cid:durableId="1673951724">
    <w:abstractNumId w:val="101"/>
  </w:num>
  <w:num w:numId="251" w16cid:durableId="1292637584">
    <w:abstractNumId w:val="245"/>
  </w:num>
  <w:num w:numId="252" w16cid:durableId="1080562813">
    <w:abstractNumId w:val="94"/>
  </w:num>
  <w:num w:numId="253" w16cid:durableId="985740875">
    <w:abstractNumId w:val="72"/>
  </w:num>
  <w:num w:numId="254" w16cid:durableId="1221597286">
    <w:abstractNumId w:val="10"/>
  </w:num>
  <w:num w:numId="255" w16cid:durableId="477648735">
    <w:abstractNumId w:val="165"/>
  </w:num>
  <w:num w:numId="256" w16cid:durableId="570775239">
    <w:abstractNumId w:val="172"/>
  </w:num>
  <w:numIdMacAtCleanup w:val="2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odwin Pedzisai Dzvapatsva">
    <w15:presenceInfo w15:providerId="AD" w15:userId="S::gdzvapatsva@wsu.ac.za::917d2c50-6d68-444d-915a-d3d22070a9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797"/>
    <w:rsid w:val="000021B9"/>
    <w:rsid w:val="00002DA3"/>
    <w:rsid w:val="0000399A"/>
    <w:rsid w:val="00005BDB"/>
    <w:rsid w:val="00006456"/>
    <w:rsid w:val="0000705D"/>
    <w:rsid w:val="00010B85"/>
    <w:rsid w:val="000116CC"/>
    <w:rsid w:val="00011918"/>
    <w:rsid w:val="00011CE3"/>
    <w:rsid w:val="000124AE"/>
    <w:rsid w:val="00012ACD"/>
    <w:rsid w:val="00012B9A"/>
    <w:rsid w:val="00012C50"/>
    <w:rsid w:val="00012FA9"/>
    <w:rsid w:val="00013138"/>
    <w:rsid w:val="0001456F"/>
    <w:rsid w:val="00014C56"/>
    <w:rsid w:val="00014D36"/>
    <w:rsid w:val="00015187"/>
    <w:rsid w:val="00017632"/>
    <w:rsid w:val="000176D8"/>
    <w:rsid w:val="000200B0"/>
    <w:rsid w:val="00021213"/>
    <w:rsid w:val="000218DE"/>
    <w:rsid w:val="000220E7"/>
    <w:rsid w:val="0002266F"/>
    <w:rsid w:val="00022EE2"/>
    <w:rsid w:val="00023236"/>
    <w:rsid w:val="000234C8"/>
    <w:rsid w:val="0002388E"/>
    <w:rsid w:val="00023CB2"/>
    <w:rsid w:val="00024741"/>
    <w:rsid w:val="00026945"/>
    <w:rsid w:val="00026BF3"/>
    <w:rsid w:val="0003036D"/>
    <w:rsid w:val="00030A13"/>
    <w:rsid w:val="00030BEA"/>
    <w:rsid w:val="0003129B"/>
    <w:rsid w:val="0003176F"/>
    <w:rsid w:val="00031C19"/>
    <w:rsid w:val="00032B3A"/>
    <w:rsid w:val="00032EAE"/>
    <w:rsid w:val="000335E9"/>
    <w:rsid w:val="00035067"/>
    <w:rsid w:val="00036616"/>
    <w:rsid w:val="00036661"/>
    <w:rsid w:val="00036A2A"/>
    <w:rsid w:val="0003764C"/>
    <w:rsid w:val="00040381"/>
    <w:rsid w:val="00040F42"/>
    <w:rsid w:val="00041398"/>
    <w:rsid w:val="00041399"/>
    <w:rsid w:val="000414DA"/>
    <w:rsid w:val="00041E72"/>
    <w:rsid w:val="00041EAC"/>
    <w:rsid w:val="000424E0"/>
    <w:rsid w:val="00043545"/>
    <w:rsid w:val="00045B59"/>
    <w:rsid w:val="00047E6C"/>
    <w:rsid w:val="000500F1"/>
    <w:rsid w:val="00050135"/>
    <w:rsid w:val="00050351"/>
    <w:rsid w:val="000503EC"/>
    <w:rsid w:val="00052743"/>
    <w:rsid w:val="0005295B"/>
    <w:rsid w:val="000529E1"/>
    <w:rsid w:val="00052AB4"/>
    <w:rsid w:val="00052F73"/>
    <w:rsid w:val="00053901"/>
    <w:rsid w:val="000544E1"/>
    <w:rsid w:val="0005452A"/>
    <w:rsid w:val="000562AC"/>
    <w:rsid w:val="0005754D"/>
    <w:rsid w:val="000579CD"/>
    <w:rsid w:val="00057B36"/>
    <w:rsid w:val="0006158F"/>
    <w:rsid w:val="000620C9"/>
    <w:rsid w:val="00062108"/>
    <w:rsid w:val="00063437"/>
    <w:rsid w:val="00063BD1"/>
    <w:rsid w:val="0006427D"/>
    <w:rsid w:val="00064AD8"/>
    <w:rsid w:val="000656BF"/>
    <w:rsid w:val="00065A26"/>
    <w:rsid w:val="000662AD"/>
    <w:rsid w:val="0006658C"/>
    <w:rsid w:val="00067CCA"/>
    <w:rsid w:val="0007082A"/>
    <w:rsid w:val="00071281"/>
    <w:rsid w:val="00071419"/>
    <w:rsid w:val="00071C20"/>
    <w:rsid w:val="00071C94"/>
    <w:rsid w:val="00072E8D"/>
    <w:rsid w:val="00072F96"/>
    <w:rsid w:val="000749D3"/>
    <w:rsid w:val="00075C20"/>
    <w:rsid w:val="00077119"/>
    <w:rsid w:val="0007718A"/>
    <w:rsid w:val="00077352"/>
    <w:rsid w:val="00077D21"/>
    <w:rsid w:val="000806CF"/>
    <w:rsid w:val="00080B54"/>
    <w:rsid w:val="00081294"/>
    <w:rsid w:val="000818A4"/>
    <w:rsid w:val="00081A06"/>
    <w:rsid w:val="00081DC2"/>
    <w:rsid w:val="00082CFA"/>
    <w:rsid w:val="00083FF6"/>
    <w:rsid w:val="00084391"/>
    <w:rsid w:val="00084B42"/>
    <w:rsid w:val="00085344"/>
    <w:rsid w:val="000858D7"/>
    <w:rsid w:val="00085E6A"/>
    <w:rsid w:val="0008658A"/>
    <w:rsid w:val="00087117"/>
    <w:rsid w:val="00087E76"/>
    <w:rsid w:val="00090098"/>
    <w:rsid w:val="00090337"/>
    <w:rsid w:val="00090E58"/>
    <w:rsid w:val="0009102C"/>
    <w:rsid w:val="0009266C"/>
    <w:rsid w:val="00092A01"/>
    <w:rsid w:val="00092E38"/>
    <w:rsid w:val="00093937"/>
    <w:rsid w:val="000946BC"/>
    <w:rsid w:val="00095789"/>
    <w:rsid w:val="0009635A"/>
    <w:rsid w:val="00096F16"/>
    <w:rsid w:val="000A0621"/>
    <w:rsid w:val="000A108E"/>
    <w:rsid w:val="000A1C2E"/>
    <w:rsid w:val="000A1F77"/>
    <w:rsid w:val="000A213F"/>
    <w:rsid w:val="000A28FF"/>
    <w:rsid w:val="000A3C6B"/>
    <w:rsid w:val="000A41F9"/>
    <w:rsid w:val="000A4935"/>
    <w:rsid w:val="000A5647"/>
    <w:rsid w:val="000A58D8"/>
    <w:rsid w:val="000A59A8"/>
    <w:rsid w:val="000A6419"/>
    <w:rsid w:val="000A6EBF"/>
    <w:rsid w:val="000A78EB"/>
    <w:rsid w:val="000A7EA0"/>
    <w:rsid w:val="000B000F"/>
    <w:rsid w:val="000B2CB6"/>
    <w:rsid w:val="000B6227"/>
    <w:rsid w:val="000B6AB5"/>
    <w:rsid w:val="000B6B34"/>
    <w:rsid w:val="000B6DDE"/>
    <w:rsid w:val="000B7505"/>
    <w:rsid w:val="000B76E3"/>
    <w:rsid w:val="000B7DDA"/>
    <w:rsid w:val="000B7DF4"/>
    <w:rsid w:val="000C0BB6"/>
    <w:rsid w:val="000C19C1"/>
    <w:rsid w:val="000C1C5D"/>
    <w:rsid w:val="000C1ED2"/>
    <w:rsid w:val="000C2C23"/>
    <w:rsid w:val="000C49D4"/>
    <w:rsid w:val="000C4CE3"/>
    <w:rsid w:val="000C5D9D"/>
    <w:rsid w:val="000C5EA7"/>
    <w:rsid w:val="000C5ED8"/>
    <w:rsid w:val="000C5F0A"/>
    <w:rsid w:val="000C6172"/>
    <w:rsid w:val="000C6B00"/>
    <w:rsid w:val="000C7735"/>
    <w:rsid w:val="000C7BDA"/>
    <w:rsid w:val="000C7FA1"/>
    <w:rsid w:val="000D03B9"/>
    <w:rsid w:val="000D16B6"/>
    <w:rsid w:val="000D1B77"/>
    <w:rsid w:val="000D1B8B"/>
    <w:rsid w:val="000D1E4C"/>
    <w:rsid w:val="000D23F0"/>
    <w:rsid w:val="000D2598"/>
    <w:rsid w:val="000D259E"/>
    <w:rsid w:val="000D262E"/>
    <w:rsid w:val="000D2C96"/>
    <w:rsid w:val="000D3283"/>
    <w:rsid w:val="000D42F6"/>
    <w:rsid w:val="000D519E"/>
    <w:rsid w:val="000D52AD"/>
    <w:rsid w:val="000D5D1C"/>
    <w:rsid w:val="000D64C0"/>
    <w:rsid w:val="000D70F6"/>
    <w:rsid w:val="000D7B09"/>
    <w:rsid w:val="000D7E40"/>
    <w:rsid w:val="000E0281"/>
    <w:rsid w:val="000E091F"/>
    <w:rsid w:val="000E0D43"/>
    <w:rsid w:val="000E0F28"/>
    <w:rsid w:val="000E12E5"/>
    <w:rsid w:val="000E162B"/>
    <w:rsid w:val="000E1CBB"/>
    <w:rsid w:val="000E23C9"/>
    <w:rsid w:val="000E23E9"/>
    <w:rsid w:val="000E2685"/>
    <w:rsid w:val="000E2B01"/>
    <w:rsid w:val="000E342E"/>
    <w:rsid w:val="000E35AF"/>
    <w:rsid w:val="000E440A"/>
    <w:rsid w:val="000E44EB"/>
    <w:rsid w:val="000E4AA1"/>
    <w:rsid w:val="000E5A03"/>
    <w:rsid w:val="000E5AE6"/>
    <w:rsid w:val="000E6107"/>
    <w:rsid w:val="000E6212"/>
    <w:rsid w:val="000E6EE0"/>
    <w:rsid w:val="000F01B3"/>
    <w:rsid w:val="000F0260"/>
    <w:rsid w:val="000F1288"/>
    <w:rsid w:val="000F31FF"/>
    <w:rsid w:val="000F3B29"/>
    <w:rsid w:val="000F4222"/>
    <w:rsid w:val="000F4363"/>
    <w:rsid w:val="000F4E22"/>
    <w:rsid w:val="000F554C"/>
    <w:rsid w:val="000F59C5"/>
    <w:rsid w:val="000F617B"/>
    <w:rsid w:val="000F65F8"/>
    <w:rsid w:val="000F70C4"/>
    <w:rsid w:val="000F79E2"/>
    <w:rsid w:val="00100A7B"/>
    <w:rsid w:val="001016AB"/>
    <w:rsid w:val="001034A3"/>
    <w:rsid w:val="00104A78"/>
    <w:rsid w:val="00105334"/>
    <w:rsid w:val="001062DA"/>
    <w:rsid w:val="00106502"/>
    <w:rsid w:val="00106673"/>
    <w:rsid w:val="001071B2"/>
    <w:rsid w:val="00107339"/>
    <w:rsid w:val="00107700"/>
    <w:rsid w:val="00107F94"/>
    <w:rsid w:val="0011151D"/>
    <w:rsid w:val="00111CCE"/>
    <w:rsid w:val="00111F79"/>
    <w:rsid w:val="00113F19"/>
    <w:rsid w:val="00113FAF"/>
    <w:rsid w:val="00114502"/>
    <w:rsid w:val="00114FEF"/>
    <w:rsid w:val="001158E6"/>
    <w:rsid w:val="001166F3"/>
    <w:rsid w:val="001168A6"/>
    <w:rsid w:val="001213A8"/>
    <w:rsid w:val="001214B3"/>
    <w:rsid w:val="00121FED"/>
    <w:rsid w:val="00122E4F"/>
    <w:rsid w:val="00123221"/>
    <w:rsid w:val="001234B7"/>
    <w:rsid w:val="0012401C"/>
    <w:rsid w:val="001242FD"/>
    <w:rsid w:val="001248E3"/>
    <w:rsid w:val="001249B0"/>
    <w:rsid w:val="0012520E"/>
    <w:rsid w:val="0012590E"/>
    <w:rsid w:val="00126AC3"/>
    <w:rsid w:val="00126C29"/>
    <w:rsid w:val="0012793A"/>
    <w:rsid w:val="00127AE9"/>
    <w:rsid w:val="001305E1"/>
    <w:rsid w:val="0013081C"/>
    <w:rsid w:val="001320D6"/>
    <w:rsid w:val="001326A7"/>
    <w:rsid w:val="00132773"/>
    <w:rsid w:val="00132C09"/>
    <w:rsid w:val="00132C0B"/>
    <w:rsid w:val="00132CD5"/>
    <w:rsid w:val="00133637"/>
    <w:rsid w:val="00133EF8"/>
    <w:rsid w:val="001352CA"/>
    <w:rsid w:val="00135C3F"/>
    <w:rsid w:val="00135C54"/>
    <w:rsid w:val="001370A9"/>
    <w:rsid w:val="00137F14"/>
    <w:rsid w:val="00141150"/>
    <w:rsid w:val="00141234"/>
    <w:rsid w:val="00141827"/>
    <w:rsid w:val="00145210"/>
    <w:rsid w:val="001453B5"/>
    <w:rsid w:val="00145A17"/>
    <w:rsid w:val="0014675A"/>
    <w:rsid w:val="00146B9E"/>
    <w:rsid w:val="001505F7"/>
    <w:rsid w:val="00150BF5"/>
    <w:rsid w:val="00151121"/>
    <w:rsid w:val="001515DF"/>
    <w:rsid w:val="00151F42"/>
    <w:rsid w:val="001520FA"/>
    <w:rsid w:val="001535CC"/>
    <w:rsid w:val="001550B3"/>
    <w:rsid w:val="00155F9A"/>
    <w:rsid w:val="001562E1"/>
    <w:rsid w:val="00156C93"/>
    <w:rsid w:val="001576B3"/>
    <w:rsid w:val="001601C0"/>
    <w:rsid w:val="0016077D"/>
    <w:rsid w:val="0016090A"/>
    <w:rsid w:val="0016117E"/>
    <w:rsid w:val="00161783"/>
    <w:rsid w:val="0016229C"/>
    <w:rsid w:val="00162D4D"/>
    <w:rsid w:val="00162EE6"/>
    <w:rsid w:val="00163E0B"/>
    <w:rsid w:val="00163FBD"/>
    <w:rsid w:val="00164599"/>
    <w:rsid w:val="00164C75"/>
    <w:rsid w:val="00164ECC"/>
    <w:rsid w:val="00165574"/>
    <w:rsid w:val="00165597"/>
    <w:rsid w:val="00167726"/>
    <w:rsid w:val="00167738"/>
    <w:rsid w:val="00167F89"/>
    <w:rsid w:val="001706BA"/>
    <w:rsid w:val="0017120D"/>
    <w:rsid w:val="00171AFF"/>
    <w:rsid w:val="0017238F"/>
    <w:rsid w:val="0017298D"/>
    <w:rsid w:val="001741F4"/>
    <w:rsid w:val="00174E66"/>
    <w:rsid w:val="00176225"/>
    <w:rsid w:val="00176AB2"/>
    <w:rsid w:val="00176F50"/>
    <w:rsid w:val="0017716D"/>
    <w:rsid w:val="001776D2"/>
    <w:rsid w:val="001777DB"/>
    <w:rsid w:val="0018031F"/>
    <w:rsid w:val="0018054F"/>
    <w:rsid w:val="00180563"/>
    <w:rsid w:val="00180CF5"/>
    <w:rsid w:val="0018261C"/>
    <w:rsid w:val="00182739"/>
    <w:rsid w:val="00182B85"/>
    <w:rsid w:val="00183333"/>
    <w:rsid w:val="00183EF3"/>
    <w:rsid w:val="00184561"/>
    <w:rsid w:val="00184822"/>
    <w:rsid w:val="001858C6"/>
    <w:rsid w:val="00190721"/>
    <w:rsid w:val="0019117B"/>
    <w:rsid w:val="00191CE8"/>
    <w:rsid w:val="00192182"/>
    <w:rsid w:val="00192339"/>
    <w:rsid w:val="0019337C"/>
    <w:rsid w:val="00193DBE"/>
    <w:rsid w:val="00194289"/>
    <w:rsid w:val="001947D5"/>
    <w:rsid w:val="00194946"/>
    <w:rsid w:val="00194B93"/>
    <w:rsid w:val="00195AD6"/>
    <w:rsid w:val="001A0DD2"/>
    <w:rsid w:val="001A0E0B"/>
    <w:rsid w:val="001A24E6"/>
    <w:rsid w:val="001A25E4"/>
    <w:rsid w:val="001A2F9F"/>
    <w:rsid w:val="001A37FD"/>
    <w:rsid w:val="001A3FE0"/>
    <w:rsid w:val="001A4961"/>
    <w:rsid w:val="001A4FF4"/>
    <w:rsid w:val="001A52A4"/>
    <w:rsid w:val="001A5E9D"/>
    <w:rsid w:val="001A7023"/>
    <w:rsid w:val="001A7F05"/>
    <w:rsid w:val="001B040B"/>
    <w:rsid w:val="001B0B1B"/>
    <w:rsid w:val="001B0F0E"/>
    <w:rsid w:val="001B1E8A"/>
    <w:rsid w:val="001B590A"/>
    <w:rsid w:val="001B5CFB"/>
    <w:rsid w:val="001B614A"/>
    <w:rsid w:val="001B6F2D"/>
    <w:rsid w:val="001B6F83"/>
    <w:rsid w:val="001B71CC"/>
    <w:rsid w:val="001B7651"/>
    <w:rsid w:val="001B7B5E"/>
    <w:rsid w:val="001C0DAB"/>
    <w:rsid w:val="001C1667"/>
    <w:rsid w:val="001C2016"/>
    <w:rsid w:val="001C24B9"/>
    <w:rsid w:val="001C334C"/>
    <w:rsid w:val="001C35AB"/>
    <w:rsid w:val="001C41A2"/>
    <w:rsid w:val="001C4446"/>
    <w:rsid w:val="001C47B2"/>
    <w:rsid w:val="001C5062"/>
    <w:rsid w:val="001C598A"/>
    <w:rsid w:val="001C5D81"/>
    <w:rsid w:val="001C5DA8"/>
    <w:rsid w:val="001C6020"/>
    <w:rsid w:val="001C6247"/>
    <w:rsid w:val="001C6CF4"/>
    <w:rsid w:val="001C75A9"/>
    <w:rsid w:val="001D062E"/>
    <w:rsid w:val="001D0BE6"/>
    <w:rsid w:val="001D1262"/>
    <w:rsid w:val="001D136B"/>
    <w:rsid w:val="001D1FB5"/>
    <w:rsid w:val="001D26BD"/>
    <w:rsid w:val="001D2E13"/>
    <w:rsid w:val="001D2EA5"/>
    <w:rsid w:val="001D32AD"/>
    <w:rsid w:val="001D39FD"/>
    <w:rsid w:val="001D3E32"/>
    <w:rsid w:val="001D3F44"/>
    <w:rsid w:val="001D41BE"/>
    <w:rsid w:val="001D42E3"/>
    <w:rsid w:val="001D4539"/>
    <w:rsid w:val="001D54D1"/>
    <w:rsid w:val="001D5F2F"/>
    <w:rsid w:val="001D6AF5"/>
    <w:rsid w:val="001D70F9"/>
    <w:rsid w:val="001D72EA"/>
    <w:rsid w:val="001D759E"/>
    <w:rsid w:val="001E0807"/>
    <w:rsid w:val="001E09B8"/>
    <w:rsid w:val="001E09E4"/>
    <w:rsid w:val="001E10ED"/>
    <w:rsid w:val="001E1B6E"/>
    <w:rsid w:val="001E230E"/>
    <w:rsid w:val="001E29F7"/>
    <w:rsid w:val="001E30DD"/>
    <w:rsid w:val="001E33FF"/>
    <w:rsid w:val="001E3458"/>
    <w:rsid w:val="001E3DC2"/>
    <w:rsid w:val="001E47DE"/>
    <w:rsid w:val="001E5789"/>
    <w:rsid w:val="001E6537"/>
    <w:rsid w:val="001E7E5C"/>
    <w:rsid w:val="001F08BA"/>
    <w:rsid w:val="001F15D6"/>
    <w:rsid w:val="001F1A72"/>
    <w:rsid w:val="001F29AE"/>
    <w:rsid w:val="001F476F"/>
    <w:rsid w:val="001F69D1"/>
    <w:rsid w:val="001F6EF2"/>
    <w:rsid w:val="00200566"/>
    <w:rsid w:val="002006B6"/>
    <w:rsid w:val="00201328"/>
    <w:rsid w:val="0020154B"/>
    <w:rsid w:val="002027CC"/>
    <w:rsid w:val="00202FD4"/>
    <w:rsid w:val="0020322F"/>
    <w:rsid w:val="00203F0C"/>
    <w:rsid w:val="002043B3"/>
    <w:rsid w:val="00205625"/>
    <w:rsid w:val="00205F05"/>
    <w:rsid w:val="00205FB0"/>
    <w:rsid w:val="00206090"/>
    <w:rsid w:val="002064B8"/>
    <w:rsid w:val="0020664F"/>
    <w:rsid w:val="00210334"/>
    <w:rsid w:val="002115FF"/>
    <w:rsid w:val="002118BB"/>
    <w:rsid w:val="00212565"/>
    <w:rsid w:val="00212579"/>
    <w:rsid w:val="00212C80"/>
    <w:rsid w:val="00212E19"/>
    <w:rsid w:val="002131FD"/>
    <w:rsid w:val="002137B5"/>
    <w:rsid w:val="00213C21"/>
    <w:rsid w:val="00214228"/>
    <w:rsid w:val="00214D81"/>
    <w:rsid w:val="00215A7E"/>
    <w:rsid w:val="00215CCB"/>
    <w:rsid w:val="00217B78"/>
    <w:rsid w:val="00220488"/>
    <w:rsid w:val="00220B52"/>
    <w:rsid w:val="00220BDC"/>
    <w:rsid w:val="00220E73"/>
    <w:rsid w:val="0022184D"/>
    <w:rsid w:val="00221860"/>
    <w:rsid w:val="00221AAD"/>
    <w:rsid w:val="00221E94"/>
    <w:rsid w:val="00222C0F"/>
    <w:rsid w:val="00222D04"/>
    <w:rsid w:val="00222D50"/>
    <w:rsid w:val="0022326E"/>
    <w:rsid w:val="002232E5"/>
    <w:rsid w:val="00223E67"/>
    <w:rsid w:val="0022498B"/>
    <w:rsid w:val="00225019"/>
    <w:rsid w:val="00225215"/>
    <w:rsid w:val="002255C8"/>
    <w:rsid w:val="002256A3"/>
    <w:rsid w:val="00230ADE"/>
    <w:rsid w:val="00231A33"/>
    <w:rsid w:val="0023222A"/>
    <w:rsid w:val="0023294C"/>
    <w:rsid w:val="00232CF2"/>
    <w:rsid w:val="00234A82"/>
    <w:rsid w:val="0023567A"/>
    <w:rsid w:val="002356E6"/>
    <w:rsid w:val="002359C1"/>
    <w:rsid w:val="00236A7A"/>
    <w:rsid w:val="002400DA"/>
    <w:rsid w:val="0024022C"/>
    <w:rsid w:val="00240231"/>
    <w:rsid w:val="00240836"/>
    <w:rsid w:val="00240B42"/>
    <w:rsid w:val="00240E5D"/>
    <w:rsid w:val="0024142C"/>
    <w:rsid w:val="00243A89"/>
    <w:rsid w:val="00244AFB"/>
    <w:rsid w:val="00247A0F"/>
    <w:rsid w:val="00247E45"/>
    <w:rsid w:val="0025115B"/>
    <w:rsid w:val="00251C23"/>
    <w:rsid w:val="0025242C"/>
    <w:rsid w:val="00252CE8"/>
    <w:rsid w:val="002534DB"/>
    <w:rsid w:val="002536A2"/>
    <w:rsid w:val="00253A04"/>
    <w:rsid w:val="00254146"/>
    <w:rsid w:val="00254980"/>
    <w:rsid w:val="00256062"/>
    <w:rsid w:val="002564A7"/>
    <w:rsid w:val="0025696B"/>
    <w:rsid w:val="002610E7"/>
    <w:rsid w:val="00261A54"/>
    <w:rsid w:val="00261DB1"/>
    <w:rsid w:val="00263237"/>
    <w:rsid w:val="00263814"/>
    <w:rsid w:val="00264098"/>
    <w:rsid w:val="00264232"/>
    <w:rsid w:val="00264D28"/>
    <w:rsid w:val="00264F7F"/>
    <w:rsid w:val="00266CF2"/>
    <w:rsid w:val="00267006"/>
    <w:rsid w:val="00267B4B"/>
    <w:rsid w:val="00267FE4"/>
    <w:rsid w:val="00270B90"/>
    <w:rsid w:val="00270DE9"/>
    <w:rsid w:val="00271290"/>
    <w:rsid w:val="0027201B"/>
    <w:rsid w:val="002733AA"/>
    <w:rsid w:val="00273774"/>
    <w:rsid w:val="002739C6"/>
    <w:rsid w:val="00273B16"/>
    <w:rsid w:val="00273B2C"/>
    <w:rsid w:val="0027414D"/>
    <w:rsid w:val="002744F9"/>
    <w:rsid w:val="002749F5"/>
    <w:rsid w:val="00276306"/>
    <w:rsid w:val="00277DD7"/>
    <w:rsid w:val="002807B1"/>
    <w:rsid w:val="00280C87"/>
    <w:rsid w:val="00281C3A"/>
    <w:rsid w:val="00282310"/>
    <w:rsid w:val="002828B9"/>
    <w:rsid w:val="00282FF0"/>
    <w:rsid w:val="0028369F"/>
    <w:rsid w:val="002839F7"/>
    <w:rsid w:val="0028577D"/>
    <w:rsid w:val="00285DC9"/>
    <w:rsid w:val="00285E60"/>
    <w:rsid w:val="0028605B"/>
    <w:rsid w:val="0028726C"/>
    <w:rsid w:val="002874DA"/>
    <w:rsid w:val="002878F8"/>
    <w:rsid w:val="002900EE"/>
    <w:rsid w:val="00290615"/>
    <w:rsid w:val="002907E6"/>
    <w:rsid w:val="0029258D"/>
    <w:rsid w:val="00292CA4"/>
    <w:rsid w:val="00292F66"/>
    <w:rsid w:val="002948EB"/>
    <w:rsid w:val="00294B74"/>
    <w:rsid w:val="00296F66"/>
    <w:rsid w:val="00297869"/>
    <w:rsid w:val="002A0662"/>
    <w:rsid w:val="002A0BA7"/>
    <w:rsid w:val="002A0BCE"/>
    <w:rsid w:val="002A0CC3"/>
    <w:rsid w:val="002A2083"/>
    <w:rsid w:val="002A2CEA"/>
    <w:rsid w:val="002A2D3E"/>
    <w:rsid w:val="002A328B"/>
    <w:rsid w:val="002A4E03"/>
    <w:rsid w:val="002A5AE7"/>
    <w:rsid w:val="002A5CB2"/>
    <w:rsid w:val="002A6844"/>
    <w:rsid w:val="002A6E61"/>
    <w:rsid w:val="002A7616"/>
    <w:rsid w:val="002A7822"/>
    <w:rsid w:val="002B0190"/>
    <w:rsid w:val="002B01CE"/>
    <w:rsid w:val="002B03D9"/>
    <w:rsid w:val="002B1030"/>
    <w:rsid w:val="002B17A8"/>
    <w:rsid w:val="002B1BC1"/>
    <w:rsid w:val="002B1D44"/>
    <w:rsid w:val="002B2C56"/>
    <w:rsid w:val="002B2CA4"/>
    <w:rsid w:val="002B2CC7"/>
    <w:rsid w:val="002B35A1"/>
    <w:rsid w:val="002B3B41"/>
    <w:rsid w:val="002B412D"/>
    <w:rsid w:val="002B4758"/>
    <w:rsid w:val="002B51A1"/>
    <w:rsid w:val="002B520B"/>
    <w:rsid w:val="002B5F42"/>
    <w:rsid w:val="002B5F5C"/>
    <w:rsid w:val="002B5F72"/>
    <w:rsid w:val="002B60F9"/>
    <w:rsid w:val="002B61AF"/>
    <w:rsid w:val="002B69D3"/>
    <w:rsid w:val="002B6A5A"/>
    <w:rsid w:val="002B6B86"/>
    <w:rsid w:val="002B76D7"/>
    <w:rsid w:val="002B78CD"/>
    <w:rsid w:val="002C0215"/>
    <w:rsid w:val="002C0E56"/>
    <w:rsid w:val="002C2178"/>
    <w:rsid w:val="002C2DE4"/>
    <w:rsid w:val="002C377E"/>
    <w:rsid w:val="002C510A"/>
    <w:rsid w:val="002C5C16"/>
    <w:rsid w:val="002C60FD"/>
    <w:rsid w:val="002C6501"/>
    <w:rsid w:val="002C765B"/>
    <w:rsid w:val="002C782A"/>
    <w:rsid w:val="002D0283"/>
    <w:rsid w:val="002D1284"/>
    <w:rsid w:val="002D17B8"/>
    <w:rsid w:val="002D3775"/>
    <w:rsid w:val="002D3F0A"/>
    <w:rsid w:val="002D5AF9"/>
    <w:rsid w:val="002D693C"/>
    <w:rsid w:val="002D7100"/>
    <w:rsid w:val="002D7D7B"/>
    <w:rsid w:val="002D7EB8"/>
    <w:rsid w:val="002E0109"/>
    <w:rsid w:val="002E11B4"/>
    <w:rsid w:val="002E1312"/>
    <w:rsid w:val="002E1824"/>
    <w:rsid w:val="002E1BB2"/>
    <w:rsid w:val="002E1E54"/>
    <w:rsid w:val="002E2703"/>
    <w:rsid w:val="002E38BF"/>
    <w:rsid w:val="002E47A8"/>
    <w:rsid w:val="002E4AC3"/>
    <w:rsid w:val="002E5816"/>
    <w:rsid w:val="002E627E"/>
    <w:rsid w:val="002E71FC"/>
    <w:rsid w:val="002E75E5"/>
    <w:rsid w:val="002E7873"/>
    <w:rsid w:val="002E799D"/>
    <w:rsid w:val="002F179D"/>
    <w:rsid w:val="002F1AFC"/>
    <w:rsid w:val="002F209E"/>
    <w:rsid w:val="002F231C"/>
    <w:rsid w:val="002F2488"/>
    <w:rsid w:val="002F39CF"/>
    <w:rsid w:val="002F4263"/>
    <w:rsid w:val="002F42E9"/>
    <w:rsid w:val="002F47A7"/>
    <w:rsid w:val="002F4DEB"/>
    <w:rsid w:val="002F52A1"/>
    <w:rsid w:val="002F5554"/>
    <w:rsid w:val="002F5D23"/>
    <w:rsid w:val="002F62EF"/>
    <w:rsid w:val="002F6781"/>
    <w:rsid w:val="002F6B0B"/>
    <w:rsid w:val="002F7057"/>
    <w:rsid w:val="002F7090"/>
    <w:rsid w:val="002F73AE"/>
    <w:rsid w:val="002F7429"/>
    <w:rsid w:val="002F7B68"/>
    <w:rsid w:val="003006FC"/>
    <w:rsid w:val="00300B0C"/>
    <w:rsid w:val="00300E36"/>
    <w:rsid w:val="00302113"/>
    <w:rsid w:val="00303C41"/>
    <w:rsid w:val="00303EA6"/>
    <w:rsid w:val="00305136"/>
    <w:rsid w:val="00305300"/>
    <w:rsid w:val="00305C93"/>
    <w:rsid w:val="00306A6B"/>
    <w:rsid w:val="00307469"/>
    <w:rsid w:val="003076E7"/>
    <w:rsid w:val="003079E9"/>
    <w:rsid w:val="00310219"/>
    <w:rsid w:val="00310C74"/>
    <w:rsid w:val="00311267"/>
    <w:rsid w:val="0031141C"/>
    <w:rsid w:val="0031166C"/>
    <w:rsid w:val="003118C0"/>
    <w:rsid w:val="00311CDD"/>
    <w:rsid w:val="00312267"/>
    <w:rsid w:val="00312590"/>
    <w:rsid w:val="00313316"/>
    <w:rsid w:val="003133B1"/>
    <w:rsid w:val="00313654"/>
    <w:rsid w:val="00313B48"/>
    <w:rsid w:val="00313FB1"/>
    <w:rsid w:val="00314F7E"/>
    <w:rsid w:val="00316968"/>
    <w:rsid w:val="00316973"/>
    <w:rsid w:val="00316D79"/>
    <w:rsid w:val="00317004"/>
    <w:rsid w:val="00317761"/>
    <w:rsid w:val="0031787B"/>
    <w:rsid w:val="00317C7C"/>
    <w:rsid w:val="00317E96"/>
    <w:rsid w:val="00317EB5"/>
    <w:rsid w:val="003233A7"/>
    <w:rsid w:val="00323CFB"/>
    <w:rsid w:val="00323DE4"/>
    <w:rsid w:val="003241D6"/>
    <w:rsid w:val="00324295"/>
    <w:rsid w:val="0032552E"/>
    <w:rsid w:val="00325996"/>
    <w:rsid w:val="0032630C"/>
    <w:rsid w:val="003272BB"/>
    <w:rsid w:val="003275E7"/>
    <w:rsid w:val="00330238"/>
    <w:rsid w:val="0033055D"/>
    <w:rsid w:val="0033072B"/>
    <w:rsid w:val="00330B0F"/>
    <w:rsid w:val="00330DBA"/>
    <w:rsid w:val="00331142"/>
    <w:rsid w:val="003321DC"/>
    <w:rsid w:val="003324CE"/>
    <w:rsid w:val="0033392C"/>
    <w:rsid w:val="00333A9C"/>
    <w:rsid w:val="00334576"/>
    <w:rsid w:val="003349B4"/>
    <w:rsid w:val="00335A94"/>
    <w:rsid w:val="00336905"/>
    <w:rsid w:val="00336ADC"/>
    <w:rsid w:val="00340003"/>
    <w:rsid w:val="00340822"/>
    <w:rsid w:val="003411AA"/>
    <w:rsid w:val="00341A0C"/>
    <w:rsid w:val="00341E89"/>
    <w:rsid w:val="00341E96"/>
    <w:rsid w:val="003421F7"/>
    <w:rsid w:val="00342DD4"/>
    <w:rsid w:val="00343359"/>
    <w:rsid w:val="00343848"/>
    <w:rsid w:val="00343EA6"/>
    <w:rsid w:val="0034411D"/>
    <w:rsid w:val="0034428E"/>
    <w:rsid w:val="00344B3F"/>
    <w:rsid w:val="00345297"/>
    <w:rsid w:val="00345963"/>
    <w:rsid w:val="00346580"/>
    <w:rsid w:val="00346BAD"/>
    <w:rsid w:val="003470F6"/>
    <w:rsid w:val="00347760"/>
    <w:rsid w:val="00350183"/>
    <w:rsid w:val="003518BC"/>
    <w:rsid w:val="00351AD0"/>
    <w:rsid w:val="00352406"/>
    <w:rsid w:val="0035258B"/>
    <w:rsid w:val="00352743"/>
    <w:rsid w:val="00353032"/>
    <w:rsid w:val="003530A6"/>
    <w:rsid w:val="00353C8E"/>
    <w:rsid w:val="0035549A"/>
    <w:rsid w:val="00357052"/>
    <w:rsid w:val="003602D1"/>
    <w:rsid w:val="0036074E"/>
    <w:rsid w:val="00360F88"/>
    <w:rsid w:val="00361D3D"/>
    <w:rsid w:val="00361D82"/>
    <w:rsid w:val="00363095"/>
    <w:rsid w:val="003634FE"/>
    <w:rsid w:val="003647A2"/>
    <w:rsid w:val="00365C29"/>
    <w:rsid w:val="00365D83"/>
    <w:rsid w:val="00366B42"/>
    <w:rsid w:val="00370F9A"/>
    <w:rsid w:val="00371706"/>
    <w:rsid w:val="00371D93"/>
    <w:rsid w:val="00371DA7"/>
    <w:rsid w:val="00373147"/>
    <w:rsid w:val="0037367D"/>
    <w:rsid w:val="003737C9"/>
    <w:rsid w:val="00374346"/>
    <w:rsid w:val="00374592"/>
    <w:rsid w:val="003745CB"/>
    <w:rsid w:val="003750B7"/>
    <w:rsid w:val="00375338"/>
    <w:rsid w:val="00376C79"/>
    <w:rsid w:val="00380FF7"/>
    <w:rsid w:val="003814DF"/>
    <w:rsid w:val="00381927"/>
    <w:rsid w:val="00381988"/>
    <w:rsid w:val="00381C34"/>
    <w:rsid w:val="00381FEB"/>
    <w:rsid w:val="003827B9"/>
    <w:rsid w:val="003831D5"/>
    <w:rsid w:val="00384CAA"/>
    <w:rsid w:val="003850B4"/>
    <w:rsid w:val="00385398"/>
    <w:rsid w:val="003857F0"/>
    <w:rsid w:val="00385961"/>
    <w:rsid w:val="00385C7F"/>
    <w:rsid w:val="0038697B"/>
    <w:rsid w:val="003873FF"/>
    <w:rsid w:val="003876C7"/>
    <w:rsid w:val="00387B2A"/>
    <w:rsid w:val="0039005E"/>
    <w:rsid w:val="00390D73"/>
    <w:rsid w:val="0039128B"/>
    <w:rsid w:val="0039210A"/>
    <w:rsid w:val="00392258"/>
    <w:rsid w:val="00392AFF"/>
    <w:rsid w:val="00393577"/>
    <w:rsid w:val="003959AA"/>
    <w:rsid w:val="00395F77"/>
    <w:rsid w:val="003A05A9"/>
    <w:rsid w:val="003A1A16"/>
    <w:rsid w:val="003A1FB9"/>
    <w:rsid w:val="003A321C"/>
    <w:rsid w:val="003A41AB"/>
    <w:rsid w:val="003A54C0"/>
    <w:rsid w:val="003A585E"/>
    <w:rsid w:val="003A5F94"/>
    <w:rsid w:val="003A68D0"/>
    <w:rsid w:val="003A6F6D"/>
    <w:rsid w:val="003A76A3"/>
    <w:rsid w:val="003A7FA3"/>
    <w:rsid w:val="003B2672"/>
    <w:rsid w:val="003B2872"/>
    <w:rsid w:val="003B2A80"/>
    <w:rsid w:val="003B51B0"/>
    <w:rsid w:val="003B5CEA"/>
    <w:rsid w:val="003B6253"/>
    <w:rsid w:val="003B6874"/>
    <w:rsid w:val="003B740E"/>
    <w:rsid w:val="003C02DA"/>
    <w:rsid w:val="003C0876"/>
    <w:rsid w:val="003C095B"/>
    <w:rsid w:val="003C0C01"/>
    <w:rsid w:val="003C150D"/>
    <w:rsid w:val="003C1B52"/>
    <w:rsid w:val="003C214A"/>
    <w:rsid w:val="003C3DA2"/>
    <w:rsid w:val="003C42F6"/>
    <w:rsid w:val="003C4668"/>
    <w:rsid w:val="003C4D97"/>
    <w:rsid w:val="003C5010"/>
    <w:rsid w:val="003C6091"/>
    <w:rsid w:val="003D04F9"/>
    <w:rsid w:val="003D0AFB"/>
    <w:rsid w:val="003D1491"/>
    <w:rsid w:val="003D1E86"/>
    <w:rsid w:val="003D2254"/>
    <w:rsid w:val="003D2E46"/>
    <w:rsid w:val="003D3B1E"/>
    <w:rsid w:val="003D415F"/>
    <w:rsid w:val="003D4217"/>
    <w:rsid w:val="003D46B1"/>
    <w:rsid w:val="003D4CBD"/>
    <w:rsid w:val="003D5846"/>
    <w:rsid w:val="003D659B"/>
    <w:rsid w:val="003D7C3B"/>
    <w:rsid w:val="003E052B"/>
    <w:rsid w:val="003E128E"/>
    <w:rsid w:val="003E198D"/>
    <w:rsid w:val="003E3944"/>
    <w:rsid w:val="003E50B3"/>
    <w:rsid w:val="003E57BA"/>
    <w:rsid w:val="003E68B7"/>
    <w:rsid w:val="003E697D"/>
    <w:rsid w:val="003E6B40"/>
    <w:rsid w:val="003E7140"/>
    <w:rsid w:val="003E737A"/>
    <w:rsid w:val="003E7B9C"/>
    <w:rsid w:val="003F1D16"/>
    <w:rsid w:val="003F31C1"/>
    <w:rsid w:val="003F3A2A"/>
    <w:rsid w:val="003F402D"/>
    <w:rsid w:val="003F4247"/>
    <w:rsid w:val="003F425A"/>
    <w:rsid w:val="003F4BF3"/>
    <w:rsid w:val="003F685B"/>
    <w:rsid w:val="003F6E7B"/>
    <w:rsid w:val="003F7970"/>
    <w:rsid w:val="004001B1"/>
    <w:rsid w:val="0040118F"/>
    <w:rsid w:val="00401A09"/>
    <w:rsid w:val="00401AC5"/>
    <w:rsid w:val="00401DB2"/>
    <w:rsid w:val="0040341B"/>
    <w:rsid w:val="004040E6"/>
    <w:rsid w:val="00404993"/>
    <w:rsid w:val="0040611D"/>
    <w:rsid w:val="00406516"/>
    <w:rsid w:val="00407069"/>
    <w:rsid w:val="00411D44"/>
    <w:rsid w:val="0041282E"/>
    <w:rsid w:val="00413646"/>
    <w:rsid w:val="0041421A"/>
    <w:rsid w:val="0041572B"/>
    <w:rsid w:val="0041664A"/>
    <w:rsid w:val="00416BE8"/>
    <w:rsid w:val="004177B0"/>
    <w:rsid w:val="00420B65"/>
    <w:rsid w:val="0042149A"/>
    <w:rsid w:val="004217F6"/>
    <w:rsid w:val="00421ACD"/>
    <w:rsid w:val="00422D12"/>
    <w:rsid w:val="00424690"/>
    <w:rsid w:val="004249BD"/>
    <w:rsid w:val="004250CF"/>
    <w:rsid w:val="004256B2"/>
    <w:rsid w:val="00425EE9"/>
    <w:rsid w:val="00425F1B"/>
    <w:rsid w:val="00425F9E"/>
    <w:rsid w:val="00426688"/>
    <w:rsid w:val="00427358"/>
    <w:rsid w:val="00427422"/>
    <w:rsid w:val="004275AF"/>
    <w:rsid w:val="00427F4A"/>
    <w:rsid w:val="00427F73"/>
    <w:rsid w:val="0043015A"/>
    <w:rsid w:val="00430198"/>
    <w:rsid w:val="00430592"/>
    <w:rsid w:val="00430D30"/>
    <w:rsid w:val="004312B6"/>
    <w:rsid w:val="0043134F"/>
    <w:rsid w:val="00431821"/>
    <w:rsid w:val="0043256E"/>
    <w:rsid w:val="004326B7"/>
    <w:rsid w:val="004327CF"/>
    <w:rsid w:val="00432CBD"/>
    <w:rsid w:val="004330E7"/>
    <w:rsid w:val="0043326D"/>
    <w:rsid w:val="0043359D"/>
    <w:rsid w:val="00433B91"/>
    <w:rsid w:val="0043413D"/>
    <w:rsid w:val="004343DC"/>
    <w:rsid w:val="00434531"/>
    <w:rsid w:val="004348F4"/>
    <w:rsid w:val="00435619"/>
    <w:rsid w:val="004364BC"/>
    <w:rsid w:val="00436F8E"/>
    <w:rsid w:val="00437068"/>
    <w:rsid w:val="00441BA0"/>
    <w:rsid w:val="00441F37"/>
    <w:rsid w:val="0044266C"/>
    <w:rsid w:val="004438CB"/>
    <w:rsid w:val="0044460B"/>
    <w:rsid w:val="00445181"/>
    <w:rsid w:val="00446239"/>
    <w:rsid w:val="0044662C"/>
    <w:rsid w:val="004476FE"/>
    <w:rsid w:val="00447A21"/>
    <w:rsid w:val="00450B49"/>
    <w:rsid w:val="00451258"/>
    <w:rsid w:val="00451E94"/>
    <w:rsid w:val="00452307"/>
    <w:rsid w:val="00452959"/>
    <w:rsid w:val="00452D4B"/>
    <w:rsid w:val="00453264"/>
    <w:rsid w:val="0045436C"/>
    <w:rsid w:val="00455389"/>
    <w:rsid w:val="00455D2C"/>
    <w:rsid w:val="00456DD8"/>
    <w:rsid w:val="004607D0"/>
    <w:rsid w:val="004610EE"/>
    <w:rsid w:val="00461BFE"/>
    <w:rsid w:val="00461EC9"/>
    <w:rsid w:val="00463358"/>
    <w:rsid w:val="00463868"/>
    <w:rsid w:val="00464531"/>
    <w:rsid w:val="00464C67"/>
    <w:rsid w:val="004655EE"/>
    <w:rsid w:val="00465CAD"/>
    <w:rsid w:val="00465E6F"/>
    <w:rsid w:val="00466744"/>
    <w:rsid w:val="00466E86"/>
    <w:rsid w:val="004674C8"/>
    <w:rsid w:val="00467ED9"/>
    <w:rsid w:val="00471468"/>
    <w:rsid w:val="00472B99"/>
    <w:rsid w:val="0047330A"/>
    <w:rsid w:val="0047370D"/>
    <w:rsid w:val="004740B2"/>
    <w:rsid w:val="004752FB"/>
    <w:rsid w:val="00475C01"/>
    <w:rsid w:val="00476089"/>
    <w:rsid w:val="004762A8"/>
    <w:rsid w:val="004763C4"/>
    <w:rsid w:val="00476451"/>
    <w:rsid w:val="0047655C"/>
    <w:rsid w:val="00476AF1"/>
    <w:rsid w:val="00483785"/>
    <w:rsid w:val="00484F46"/>
    <w:rsid w:val="004851F2"/>
    <w:rsid w:val="00485492"/>
    <w:rsid w:val="00485DEA"/>
    <w:rsid w:val="00485E18"/>
    <w:rsid w:val="00486FE5"/>
    <w:rsid w:val="004875A2"/>
    <w:rsid w:val="004879D5"/>
    <w:rsid w:val="00491590"/>
    <w:rsid w:val="00491A4B"/>
    <w:rsid w:val="00492589"/>
    <w:rsid w:val="00493706"/>
    <w:rsid w:val="004950F6"/>
    <w:rsid w:val="00495227"/>
    <w:rsid w:val="00495FE2"/>
    <w:rsid w:val="004A04EB"/>
    <w:rsid w:val="004A17A8"/>
    <w:rsid w:val="004A18DE"/>
    <w:rsid w:val="004A2867"/>
    <w:rsid w:val="004A3948"/>
    <w:rsid w:val="004A3D7D"/>
    <w:rsid w:val="004A4623"/>
    <w:rsid w:val="004A4ABA"/>
    <w:rsid w:val="004A4E00"/>
    <w:rsid w:val="004A50C5"/>
    <w:rsid w:val="004A5709"/>
    <w:rsid w:val="004A6AE2"/>
    <w:rsid w:val="004A6D5B"/>
    <w:rsid w:val="004A746E"/>
    <w:rsid w:val="004B035D"/>
    <w:rsid w:val="004B05BC"/>
    <w:rsid w:val="004B0656"/>
    <w:rsid w:val="004B1165"/>
    <w:rsid w:val="004B1312"/>
    <w:rsid w:val="004B2531"/>
    <w:rsid w:val="004B264A"/>
    <w:rsid w:val="004B26EE"/>
    <w:rsid w:val="004B2856"/>
    <w:rsid w:val="004B37D9"/>
    <w:rsid w:val="004B42BD"/>
    <w:rsid w:val="004B6A7D"/>
    <w:rsid w:val="004B6C31"/>
    <w:rsid w:val="004B6CE4"/>
    <w:rsid w:val="004B787E"/>
    <w:rsid w:val="004B799A"/>
    <w:rsid w:val="004B7AB0"/>
    <w:rsid w:val="004C05C0"/>
    <w:rsid w:val="004C0E33"/>
    <w:rsid w:val="004C104E"/>
    <w:rsid w:val="004C1773"/>
    <w:rsid w:val="004C3081"/>
    <w:rsid w:val="004C373A"/>
    <w:rsid w:val="004C4539"/>
    <w:rsid w:val="004C4CEE"/>
    <w:rsid w:val="004C54C8"/>
    <w:rsid w:val="004C55A1"/>
    <w:rsid w:val="004C58F9"/>
    <w:rsid w:val="004C5CF2"/>
    <w:rsid w:val="004C5D3E"/>
    <w:rsid w:val="004C5E66"/>
    <w:rsid w:val="004C5F8B"/>
    <w:rsid w:val="004C65DC"/>
    <w:rsid w:val="004C6889"/>
    <w:rsid w:val="004C7361"/>
    <w:rsid w:val="004C7E1B"/>
    <w:rsid w:val="004D1A59"/>
    <w:rsid w:val="004D1E65"/>
    <w:rsid w:val="004D31CD"/>
    <w:rsid w:val="004D3992"/>
    <w:rsid w:val="004D488B"/>
    <w:rsid w:val="004D51BE"/>
    <w:rsid w:val="004D65CD"/>
    <w:rsid w:val="004D6CF5"/>
    <w:rsid w:val="004D766A"/>
    <w:rsid w:val="004D7791"/>
    <w:rsid w:val="004D7BF2"/>
    <w:rsid w:val="004D7F5A"/>
    <w:rsid w:val="004D7FAC"/>
    <w:rsid w:val="004E0713"/>
    <w:rsid w:val="004E1577"/>
    <w:rsid w:val="004E32B4"/>
    <w:rsid w:val="004E422C"/>
    <w:rsid w:val="004E5A4B"/>
    <w:rsid w:val="004E5D6B"/>
    <w:rsid w:val="004E5FC3"/>
    <w:rsid w:val="004E6DF2"/>
    <w:rsid w:val="004E7A41"/>
    <w:rsid w:val="004F0C3E"/>
    <w:rsid w:val="004F147E"/>
    <w:rsid w:val="004F17C1"/>
    <w:rsid w:val="004F1E9E"/>
    <w:rsid w:val="004F1EFC"/>
    <w:rsid w:val="004F1F92"/>
    <w:rsid w:val="004F2D2E"/>
    <w:rsid w:val="004F4F23"/>
    <w:rsid w:val="004F52F0"/>
    <w:rsid w:val="004F792E"/>
    <w:rsid w:val="0050083A"/>
    <w:rsid w:val="005014F7"/>
    <w:rsid w:val="00501841"/>
    <w:rsid w:val="00502524"/>
    <w:rsid w:val="00503700"/>
    <w:rsid w:val="0050374C"/>
    <w:rsid w:val="00503CAA"/>
    <w:rsid w:val="00504AF9"/>
    <w:rsid w:val="00504DEE"/>
    <w:rsid w:val="00505A5A"/>
    <w:rsid w:val="00505B8E"/>
    <w:rsid w:val="00506ADE"/>
    <w:rsid w:val="005079A9"/>
    <w:rsid w:val="00507A31"/>
    <w:rsid w:val="00510F35"/>
    <w:rsid w:val="00511D5B"/>
    <w:rsid w:val="00511EFF"/>
    <w:rsid w:val="00512449"/>
    <w:rsid w:val="0051247A"/>
    <w:rsid w:val="00512B47"/>
    <w:rsid w:val="00512CBA"/>
    <w:rsid w:val="00512D8A"/>
    <w:rsid w:val="005131F7"/>
    <w:rsid w:val="00514D1D"/>
    <w:rsid w:val="0051533D"/>
    <w:rsid w:val="005157C4"/>
    <w:rsid w:val="0051602D"/>
    <w:rsid w:val="00516934"/>
    <w:rsid w:val="00516C3D"/>
    <w:rsid w:val="0051781D"/>
    <w:rsid w:val="00517BF4"/>
    <w:rsid w:val="00517D0B"/>
    <w:rsid w:val="00520380"/>
    <w:rsid w:val="00520D8D"/>
    <w:rsid w:val="0052192A"/>
    <w:rsid w:val="005219D5"/>
    <w:rsid w:val="00522B7C"/>
    <w:rsid w:val="00522CFF"/>
    <w:rsid w:val="00523C46"/>
    <w:rsid w:val="0052497B"/>
    <w:rsid w:val="00524CA1"/>
    <w:rsid w:val="005252B3"/>
    <w:rsid w:val="00525A9A"/>
    <w:rsid w:val="00525B3C"/>
    <w:rsid w:val="00526055"/>
    <w:rsid w:val="0052758B"/>
    <w:rsid w:val="005276A9"/>
    <w:rsid w:val="00527C4A"/>
    <w:rsid w:val="005304C4"/>
    <w:rsid w:val="00531093"/>
    <w:rsid w:val="005313DA"/>
    <w:rsid w:val="00531724"/>
    <w:rsid w:val="005317EA"/>
    <w:rsid w:val="0053287D"/>
    <w:rsid w:val="00533F78"/>
    <w:rsid w:val="005345A5"/>
    <w:rsid w:val="005349A0"/>
    <w:rsid w:val="00534E3D"/>
    <w:rsid w:val="00535965"/>
    <w:rsid w:val="00535CE3"/>
    <w:rsid w:val="00536345"/>
    <w:rsid w:val="005365F5"/>
    <w:rsid w:val="0054027A"/>
    <w:rsid w:val="00543EBA"/>
    <w:rsid w:val="005469F3"/>
    <w:rsid w:val="00546C9F"/>
    <w:rsid w:val="005478F5"/>
    <w:rsid w:val="00547DDB"/>
    <w:rsid w:val="00550222"/>
    <w:rsid w:val="00551121"/>
    <w:rsid w:val="00551D1F"/>
    <w:rsid w:val="005520E8"/>
    <w:rsid w:val="00553017"/>
    <w:rsid w:val="005531AE"/>
    <w:rsid w:val="00553295"/>
    <w:rsid w:val="00553EB0"/>
    <w:rsid w:val="00554021"/>
    <w:rsid w:val="00554F69"/>
    <w:rsid w:val="005554E9"/>
    <w:rsid w:val="00555F81"/>
    <w:rsid w:val="005565FD"/>
    <w:rsid w:val="005607DC"/>
    <w:rsid w:val="00560F14"/>
    <w:rsid w:val="005611FF"/>
    <w:rsid w:val="0056273D"/>
    <w:rsid w:val="00562D94"/>
    <w:rsid w:val="00563CFC"/>
    <w:rsid w:val="0056465D"/>
    <w:rsid w:val="005647FF"/>
    <w:rsid w:val="005653B9"/>
    <w:rsid w:val="0056558C"/>
    <w:rsid w:val="00565789"/>
    <w:rsid w:val="00566134"/>
    <w:rsid w:val="00570D79"/>
    <w:rsid w:val="00571201"/>
    <w:rsid w:val="00573C0D"/>
    <w:rsid w:val="0057472D"/>
    <w:rsid w:val="005747C1"/>
    <w:rsid w:val="00574DF3"/>
    <w:rsid w:val="005755CF"/>
    <w:rsid w:val="0057568C"/>
    <w:rsid w:val="00575A25"/>
    <w:rsid w:val="005768A0"/>
    <w:rsid w:val="005768F4"/>
    <w:rsid w:val="005769C1"/>
    <w:rsid w:val="00576BFA"/>
    <w:rsid w:val="00576EED"/>
    <w:rsid w:val="00577095"/>
    <w:rsid w:val="00577112"/>
    <w:rsid w:val="00577E2E"/>
    <w:rsid w:val="00577EB0"/>
    <w:rsid w:val="0058010D"/>
    <w:rsid w:val="005801BE"/>
    <w:rsid w:val="00580CE8"/>
    <w:rsid w:val="00580F5E"/>
    <w:rsid w:val="005811A6"/>
    <w:rsid w:val="005825BB"/>
    <w:rsid w:val="005835A1"/>
    <w:rsid w:val="00583B7C"/>
    <w:rsid w:val="00583D9C"/>
    <w:rsid w:val="005842E0"/>
    <w:rsid w:val="005870FE"/>
    <w:rsid w:val="00587EF1"/>
    <w:rsid w:val="00587F8D"/>
    <w:rsid w:val="005901C8"/>
    <w:rsid w:val="00590972"/>
    <w:rsid w:val="00590C51"/>
    <w:rsid w:val="0059111A"/>
    <w:rsid w:val="00591942"/>
    <w:rsid w:val="00592019"/>
    <w:rsid w:val="00592CB3"/>
    <w:rsid w:val="00592DAF"/>
    <w:rsid w:val="00592F49"/>
    <w:rsid w:val="00593646"/>
    <w:rsid w:val="0059489D"/>
    <w:rsid w:val="00595567"/>
    <w:rsid w:val="0059633A"/>
    <w:rsid w:val="005967B1"/>
    <w:rsid w:val="0059761B"/>
    <w:rsid w:val="005A03E4"/>
    <w:rsid w:val="005A0593"/>
    <w:rsid w:val="005A0A56"/>
    <w:rsid w:val="005A1C4C"/>
    <w:rsid w:val="005A2429"/>
    <w:rsid w:val="005A27DA"/>
    <w:rsid w:val="005A2FA9"/>
    <w:rsid w:val="005A35CE"/>
    <w:rsid w:val="005A3805"/>
    <w:rsid w:val="005A4921"/>
    <w:rsid w:val="005A57D0"/>
    <w:rsid w:val="005A5CEA"/>
    <w:rsid w:val="005A6752"/>
    <w:rsid w:val="005A67EB"/>
    <w:rsid w:val="005A6EBD"/>
    <w:rsid w:val="005A7C28"/>
    <w:rsid w:val="005A7E22"/>
    <w:rsid w:val="005B034F"/>
    <w:rsid w:val="005B08B3"/>
    <w:rsid w:val="005B0B2B"/>
    <w:rsid w:val="005B0D7D"/>
    <w:rsid w:val="005B3D95"/>
    <w:rsid w:val="005B3DAD"/>
    <w:rsid w:val="005B4B22"/>
    <w:rsid w:val="005B4D48"/>
    <w:rsid w:val="005B5FE2"/>
    <w:rsid w:val="005B648F"/>
    <w:rsid w:val="005B6C0E"/>
    <w:rsid w:val="005B7121"/>
    <w:rsid w:val="005B72A3"/>
    <w:rsid w:val="005B7501"/>
    <w:rsid w:val="005C093E"/>
    <w:rsid w:val="005C0F56"/>
    <w:rsid w:val="005C1348"/>
    <w:rsid w:val="005C136E"/>
    <w:rsid w:val="005C1409"/>
    <w:rsid w:val="005C38A4"/>
    <w:rsid w:val="005C4602"/>
    <w:rsid w:val="005C4BB4"/>
    <w:rsid w:val="005C6031"/>
    <w:rsid w:val="005C6F54"/>
    <w:rsid w:val="005D0CCD"/>
    <w:rsid w:val="005D1526"/>
    <w:rsid w:val="005D159D"/>
    <w:rsid w:val="005D19B9"/>
    <w:rsid w:val="005D3818"/>
    <w:rsid w:val="005D6664"/>
    <w:rsid w:val="005D6D15"/>
    <w:rsid w:val="005D70BE"/>
    <w:rsid w:val="005E005D"/>
    <w:rsid w:val="005E00D0"/>
    <w:rsid w:val="005E0E63"/>
    <w:rsid w:val="005E10F5"/>
    <w:rsid w:val="005E358B"/>
    <w:rsid w:val="005E444B"/>
    <w:rsid w:val="005E4A17"/>
    <w:rsid w:val="005E5916"/>
    <w:rsid w:val="005E6171"/>
    <w:rsid w:val="005E7DE2"/>
    <w:rsid w:val="005E7FD6"/>
    <w:rsid w:val="005F058A"/>
    <w:rsid w:val="005F07AB"/>
    <w:rsid w:val="005F10D0"/>
    <w:rsid w:val="005F1A53"/>
    <w:rsid w:val="005F1B37"/>
    <w:rsid w:val="005F25C6"/>
    <w:rsid w:val="005F36A0"/>
    <w:rsid w:val="005F3CC4"/>
    <w:rsid w:val="005F43B1"/>
    <w:rsid w:val="005F4A7E"/>
    <w:rsid w:val="005F4DE6"/>
    <w:rsid w:val="005F5C0A"/>
    <w:rsid w:val="005F5F8B"/>
    <w:rsid w:val="005F6A13"/>
    <w:rsid w:val="005F6D4B"/>
    <w:rsid w:val="005F6FF4"/>
    <w:rsid w:val="005F72D1"/>
    <w:rsid w:val="005F737C"/>
    <w:rsid w:val="005F73E8"/>
    <w:rsid w:val="005F7F8C"/>
    <w:rsid w:val="00600032"/>
    <w:rsid w:val="006008E2"/>
    <w:rsid w:val="00600A7E"/>
    <w:rsid w:val="006016D3"/>
    <w:rsid w:val="00601AFA"/>
    <w:rsid w:val="006024AB"/>
    <w:rsid w:val="00602815"/>
    <w:rsid w:val="006028B8"/>
    <w:rsid w:val="00602CA3"/>
    <w:rsid w:val="00602CB2"/>
    <w:rsid w:val="00604B23"/>
    <w:rsid w:val="00604C64"/>
    <w:rsid w:val="00604FD4"/>
    <w:rsid w:val="0060557C"/>
    <w:rsid w:val="0060588E"/>
    <w:rsid w:val="00605AE2"/>
    <w:rsid w:val="00605EF6"/>
    <w:rsid w:val="00606559"/>
    <w:rsid w:val="00606973"/>
    <w:rsid w:val="00607BC1"/>
    <w:rsid w:val="00611830"/>
    <w:rsid w:val="00611A43"/>
    <w:rsid w:val="00611A4A"/>
    <w:rsid w:val="0061225C"/>
    <w:rsid w:val="0061257E"/>
    <w:rsid w:val="006132AE"/>
    <w:rsid w:val="006140D5"/>
    <w:rsid w:val="00614434"/>
    <w:rsid w:val="00614FB5"/>
    <w:rsid w:val="006169CA"/>
    <w:rsid w:val="00617187"/>
    <w:rsid w:val="006201E2"/>
    <w:rsid w:val="006207E5"/>
    <w:rsid w:val="00623D41"/>
    <w:rsid w:val="00624826"/>
    <w:rsid w:val="00624A6D"/>
    <w:rsid w:val="00625E98"/>
    <w:rsid w:val="00625EC1"/>
    <w:rsid w:val="006276B3"/>
    <w:rsid w:val="00627A7F"/>
    <w:rsid w:val="00630071"/>
    <w:rsid w:val="0063087A"/>
    <w:rsid w:val="00630F65"/>
    <w:rsid w:val="00631872"/>
    <w:rsid w:val="00631B2D"/>
    <w:rsid w:val="006326B0"/>
    <w:rsid w:val="00634856"/>
    <w:rsid w:val="00634976"/>
    <w:rsid w:val="00634A06"/>
    <w:rsid w:val="00635B9B"/>
    <w:rsid w:val="00641723"/>
    <w:rsid w:val="006429CC"/>
    <w:rsid w:val="00642E1F"/>
    <w:rsid w:val="00643284"/>
    <w:rsid w:val="00643718"/>
    <w:rsid w:val="00644238"/>
    <w:rsid w:val="006450DE"/>
    <w:rsid w:val="00645772"/>
    <w:rsid w:val="00646538"/>
    <w:rsid w:val="00646691"/>
    <w:rsid w:val="00647625"/>
    <w:rsid w:val="00647E2D"/>
    <w:rsid w:val="00651499"/>
    <w:rsid w:val="006517F6"/>
    <w:rsid w:val="00652105"/>
    <w:rsid w:val="006524D3"/>
    <w:rsid w:val="006525E1"/>
    <w:rsid w:val="00652846"/>
    <w:rsid w:val="0065309C"/>
    <w:rsid w:val="00653CDC"/>
    <w:rsid w:val="00653D4B"/>
    <w:rsid w:val="00655201"/>
    <w:rsid w:val="00657A31"/>
    <w:rsid w:val="00660902"/>
    <w:rsid w:val="00660E5F"/>
    <w:rsid w:val="006610A0"/>
    <w:rsid w:val="006612BD"/>
    <w:rsid w:val="00661729"/>
    <w:rsid w:val="00661777"/>
    <w:rsid w:val="00661A34"/>
    <w:rsid w:val="00661EA8"/>
    <w:rsid w:val="0066239F"/>
    <w:rsid w:val="00662A09"/>
    <w:rsid w:val="00664B40"/>
    <w:rsid w:val="0066595B"/>
    <w:rsid w:val="00665C53"/>
    <w:rsid w:val="00666B44"/>
    <w:rsid w:val="00667387"/>
    <w:rsid w:val="00667974"/>
    <w:rsid w:val="00667ED6"/>
    <w:rsid w:val="00667FBB"/>
    <w:rsid w:val="00671502"/>
    <w:rsid w:val="006717DA"/>
    <w:rsid w:val="00673823"/>
    <w:rsid w:val="00673E21"/>
    <w:rsid w:val="00674304"/>
    <w:rsid w:val="006752A8"/>
    <w:rsid w:val="006769FA"/>
    <w:rsid w:val="006776EF"/>
    <w:rsid w:val="00677B73"/>
    <w:rsid w:val="00680334"/>
    <w:rsid w:val="0068043B"/>
    <w:rsid w:val="00680448"/>
    <w:rsid w:val="00680BED"/>
    <w:rsid w:val="00683F51"/>
    <w:rsid w:val="006844A9"/>
    <w:rsid w:val="00684595"/>
    <w:rsid w:val="0068574D"/>
    <w:rsid w:val="006868A3"/>
    <w:rsid w:val="006871D8"/>
    <w:rsid w:val="00687B47"/>
    <w:rsid w:val="006908FA"/>
    <w:rsid w:val="00690CD5"/>
    <w:rsid w:val="006913D4"/>
    <w:rsid w:val="00691C49"/>
    <w:rsid w:val="00692B5B"/>
    <w:rsid w:val="00693746"/>
    <w:rsid w:val="0069375D"/>
    <w:rsid w:val="00693ACC"/>
    <w:rsid w:val="00694DB8"/>
    <w:rsid w:val="00695D71"/>
    <w:rsid w:val="00696355"/>
    <w:rsid w:val="00696C6A"/>
    <w:rsid w:val="00696CC0"/>
    <w:rsid w:val="00697377"/>
    <w:rsid w:val="00697B8E"/>
    <w:rsid w:val="006A06A1"/>
    <w:rsid w:val="006A1DE6"/>
    <w:rsid w:val="006A26C0"/>
    <w:rsid w:val="006A2E4B"/>
    <w:rsid w:val="006A3917"/>
    <w:rsid w:val="006A3ABE"/>
    <w:rsid w:val="006A3D93"/>
    <w:rsid w:val="006A4EC9"/>
    <w:rsid w:val="006A571F"/>
    <w:rsid w:val="006A57B6"/>
    <w:rsid w:val="006A5801"/>
    <w:rsid w:val="006A6038"/>
    <w:rsid w:val="006A6D65"/>
    <w:rsid w:val="006A6EA8"/>
    <w:rsid w:val="006A74A4"/>
    <w:rsid w:val="006A7966"/>
    <w:rsid w:val="006A7A74"/>
    <w:rsid w:val="006B04CA"/>
    <w:rsid w:val="006B09BB"/>
    <w:rsid w:val="006B0C51"/>
    <w:rsid w:val="006B11E5"/>
    <w:rsid w:val="006B190A"/>
    <w:rsid w:val="006B2723"/>
    <w:rsid w:val="006B2BCA"/>
    <w:rsid w:val="006B385A"/>
    <w:rsid w:val="006B3B8B"/>
    <w:rsid w:val="006B4A16"/>
    <w:rsid w:val="006B5B77"/>
    <w:rsid w:val="006B5E8E"/>
    <w:rsid w:val="006B6045"/>
    <w:rsid w:val="006B6301"/>
    <w:rsid w:val="006B6D6C"/>
    <w:rsid w:val="006B6F99"/>
    <w:rsid w:val="006C04A2"/>
    <w:rsid w:val="006C338B"/>
    <w:rsid w:val="006C36D3"/>
    <w:rsid w:val="006C3EA5"/>
    <w:rsid w:val="006C5144"/>
    <w:rsid w:val="006C5B1C"/>
    <w:rsid w:val="006C6458"/>
    <w:rsid w:val="006C68C5"/>
    <w:rsid w:val="006C6C54"/>
    <w:rsid w:val="006C6D10"/>
    <w:rsid w:val="006C786D"/>
    <w:rsid w:val="006C7DA4"/>
    <w:rsid w:val="006D05BD"/>
    <w:rsid w:val="006D14FF"/>
    <w:rsid w:val="006D1856"/>
    <w:rsid w:val="006D37A5"/>
    <w:rsid w:val="006D6AF6"/>
    <w:rsid w:val="006D6D78"/>
    <w:rsid w:val="006E055C"/>
    <w:rsid w:val="006E188C"/>
    <w:rsid w:val="006E3066"/>
    <w:rsid w:val="006E3228"/>
    <w:rsid w:val="006E49C5"/>
    <w:rsid w:val="006E556C"/>
    <w:rsid w:val="006E5D13"/>
    <w:rsid w:val="006E6125"/>
    <w:rsid w:val="006E6428"/>
    <w:rsid w:val="006E6630"/>
    <w:rsid w:val="006E6C9B"/>
    <w:rsid w:val="006E7271"/>
    <w:rsid w:val="006E72D7"/>
    <w:rsid w:val="006F0A15"/>
    <w:rsid w:val="006F0C19"/>
    <w:rsid w:val="006F1656"/>
    <w:rsid w:val="006F1742"/>
    <w:rsid w:val="006F2845"/>
    <w:rsid w:val="006F3CC4"/>
    <w:rsid w:val="006F42AD"/>
    <w:rsid w:val="006F4C90"/>
    <w:rsid w:val="006F5809"/>
    <w:rsid w:val="00700B60"/>
    <w:rsid w:val="00701664"/>
    <w:rsid w:val="00702557"/>
    <w:rsid w:val="00702A6C"/>
    <w:rsid w:val="00704043"/>
    <w:rsid w:val="007075CC"/>
    <w:rsid w:val="00707987"/>
    <w:rsid w:val="00710BDD"/>
    <w:rsid w:val="00711E20"/>
    <w:rsid w:val="0071207D"/>
    <w:rsid w:val="007132A4"/>
    <w:rsid w:val="007132FF"/>
    <w:rsid w:val="00713775"/>
    <w:rsid w:val="00713CE8"/>
    <w:rsid w:val="00713EA5"/>
    <w:rsid w:val="00717E2B"/>
    <w:rsid w:val="007215E8"/>
    <w:rsid w:val="00721E0A"/>
    <w:rsid w:val="007229FE"/>
    <w:rsid w:val="00724973"/>
    <w:rsid w:val="00725BF6"/>
    <w:rsid w:val="007266B6"/>
    <w:rsid w:val="00726E47"/>
    <w:rsid w:val="00727F42"/>
    <w:rsid w:val="00727FAC"/>
    <w:rsid w:val="00730611"/>
    <w:rsid w:val="00730658"/>
    <w:rsid w:val="007314F3"/>
    <w:rsid w:val="007322D2"/>
    <w:rsid w:val="00732B0A"/>
    <w:rsid w:val="00733118"/>
    <w:rsid w:val="0073345C"/>
    <w:rsid w:val="00734B44"/>
    <w:rsid w:val="00734C7B"/>
    <w:rsid w:val="007354AC"/>
    <w:rsid w:val="00735C2E"/>
    <w:rsid w:val="00737D20"/>
    <w:rsid w:val="00741251"/>
    <w:rsid w:val="00741CCA"/>
    <w:rsid w:val="00741D20"/>
    <w:rsid w:val="007429A4"/>
    <w:rsid w:val="00743244"/>
    <w:rsid w:val="00743354"/>
    <w:rsid w:val="00744439"/>
    <w:rsid w:val="00744AF7"/>
    <w:rsid w:val="00744BF3"/>
    <w:rsid w:val="007450B9"/>
    <w:rsid w:val="00745C8C"/>
    <w:rsid w:val="00745E1A"/>
    <w:rsid w:val="00746189"/>
    <w:rsid w:val="0074763C"/>
    <w:rsid w:val="007505B6"/>
    <w:rsid w:val="00750699"/>
    <w:rsid w:val="0075079F"/>
    <w:rsid w:val="0075080F"/>
    <w:rsid w:val="007511B9"/>
    <w:rsid w:val="007519DE"/>
    <w:rsid w:val="00751E47"/>
    <w:rsid w:val="007537A9"/>
    <w:rsid w:val="00754E31"/>
    <w:rsid w:val="00754E94"/>
    <w:rsid w:val="0075571A"/>
    <w:rsid w:val="00755A22"/>
    <w:rsid w:val="00755E5E"/>
    <w:rsid w:val="00757886"/>
    <w:rsid w:val="00757B5C"/>
    <w:rsid w:val="0076086E"/>
    <w:rsid w:val="00760B8F"/>
    <w:rsid w:val="00760EBD"/>
    <w:rsid w:val="00762389"/>
    <w:rsid w:val="007625FF"/>
    <w:rsid w:val="00762643"/>
    <w:rsid w:val="00762989"/>
    <w:rsid w:val="007630FD"/>
    <w:rsid w:val="007646F7"/>
    <w:rsid w:val="00764D11"/>
    <w:rsid w:val="00765080"/>
    <w:rsid w:val="00765174"/>
    <w:rsid w:val="00765AAC"/>
    <w:rsid w:val="007700AC"/>
    <w:rsid w:val="007703A9"/>
    <w:rsid w:val="00771C7D"/>
    <w:rsid w:val="00771CB7"/>
    <w:rsid w:val="00771D40"/>
    <w:rsid w:val="0077254D"/>
    <w:rsid w:val="007729DE"/>
    <w:rsid w:val="00772E65"/>
    <w:rsid w:val="00773263"/>
    <w:rsid w:val="0077346F"/>
    <w:rsid w:val="007742AE"/>
    <w:rsid w:val="00774699"/>
    <w:rsid w:val="0077603D"/>
    <w:rsid w:val="00776FC3"/>
    <w:rsid w:val="0077712E"/>
    <w:rsid w:val="00780CA3"/>
    <w:rsid w:val="00781143"/>
    <w:rsid w:val="00781C24"/>
    <w:rsid w:val="007820F5"/>
    <w:rsid w:val="007823A2"/>
    <w:rsid w:val="007823FB"/>
    <w:rsid w:val="00782782"/>
    <w:rsid w:val="007829A9"/>
    <w:rsid w:val="00782E65"/>
    <w:rsid w:val="007835B1"/>
    <w:rsid w:val="00784896"/>
    <w:rsid w:val="00784FEB"/>
    <w:rsid w:val="00785375"/>
    <w:rsid w:val="00785B75"/>
    <w:rsid w:val="00785F77"/>
    <w:rsid w:val="00790CD7"/>
    <w:rsid w:val="00790E19"/>
    <w:rsid w:val="00790F8A"/>
    <w:rsid w:val="00791032"/>
    <w:rsid w:val="0079158F"/>
    <w:rsid w:val="007916A9"/>
    <w:rsid w:val="00792B2A"/>
    <w:rsid w:val="0079339F"/>
    <w:rsid w:val="00793ADD"/>
    <w:rsid w:val="00793E8E"/>
    <w:rsid w:val="007940FC"/>
    <w:rsid w:val="00794837"/>
    <w:rsid w:val="00794F40"/>
    <w:rsid w:val="00797B80"/>
    <w:rsid w:val="00797FD2"/>
    <w:rsid w:val="007A070F"/>
    <w:rsid w:val="007A14B2"/>
    <w:rsid w:val="007A185E"/>
    <w:rsid w:val="007A1D32"/>
    <w:rsid w:val="007A218A"/>
    <w:rsid w:val="007A2710"/>
    <w:rsid w:val="007A3C28"/>
    <w:rsid w:val="007A45E1"/>
    <w:rsid w:val="007A4C7F"/>
    <w:rsid w:val="007A5467"/>
    <w:rsid w:val="007A5797"/>
    <w:rsid w:val="007A65F9"/>
    <w:rsid w:val="007A7501"/>
    <w:rsid w:val="007A78AC"/>
    <w:rsid w:val="007B0808"/>
    <w:rsid w:val="007B0DB0"/>
    <w:rsid w:val="007B1601"/>
    <w:rsid w:val="007B18D9"/>
    <w:rsid w:val="007B26B2"/>
    <w:rsid w:val="007B2A34"/>
    <w:rsid w:val="007B2DC3"/>
    <w:rsid w:val="007B40E7"/>
    <w:rsid w:val="007B4985"/>
    <w:rsid w:val="007B5A9E"/>
    <w:rsid w:val="007B666E"/>
    <w:rsid w:val="007B6A52"/>
    <w:rsid w:val="007B78EA"/>
    <w:rsid w:val="007C0E6B"/>
    <w:rsid w:val="007C112B"/>
    <w:rsid w:val="007C12AC"/>
    <w:rsid w:val="007C2535"/>
    <w:rsid w:val="007C26A7"/>
    <w:rsid w:val="007C3704"/>
    <w:rsid w:val="007C3FF4"/>
    <w:rsid w:val="007C4A55"/>
    <w:rsid w:val="007C526B"/>
    <w:rsid w:val="007C5787"/>
    <w:rsid w:val="007C7124"/>
    <w:rsid w:val="007C77BE"/>
    <w:rsid w:val="007C798E"/>
    <w:rsid w:val="007D0B89"/>
    <w:rsid w:val="007D0CA8"/>
    <w:rsid w:val="007D3C2E"/>
    <w:rsid w:val="007D43FF"/>
    <w:rsid w:val="007D467F"/>
    <w:rsid w:val="007D491A"/>
    <w:rsid w:val="007D4EEF"/>
    <w:rsid w:val="007D5080"/>
    <w:rsid w:val="007D6A69"/>
    <w:rsid w:val="007E083D"/>
    <w:rsid w:val="007E0AF1"/>
    <w:rsid w:val="007E0E45"/>
    <w:rsid w:val="007E15E3"/>
    <w:rsid w:val="007E1E64"/>
    <w:rsid w:val="007E21E3"/>
    <w:rsid w:val="007E28C4"/>
    <w:rsid w:val="007E2C8B"/>
    <w:rsid w:val="007E362F"/>
    <w:rsid w:val="007E4BE1"/>
    <w:rsid w:val="007E5031"/>
    <w:rsid w:val="007E5C2D"/>
    <w:rsid w:val="007E653E"/>
    <w:rsid w:val="007E7131"/>
    <w:rsid w:val="007E7A6C"/>
    <w:rsid w:val="007E7F40"/>
    <w:rsid w:val="007F04C5"/>
    <w:rsid w:val="007F097C"/>
    <w:rsid w:val="007F0C13"/>
    <w:rsid w:val="007F15A5"/>
    <w:rsid w:val="007F1BA4"/>
    <w:rsid w:val="007F1DF5"/>
    <w:rsid w:val="007F24A4"/>
    <w:rsid w:val="007F28AC"/>
    <w:rsid w:val="007F2AE2"/>
    <w:rsid w:val="007F2BAF"/>
    <w:rsid w:val="007F2D80"/>
    <w:rsid w:val="007F3026"/>
    <w:rsid w:val="007F37B9"/>
    <w:rsid w:val="007F4886"/>
    <w:rsid w:val="007F5AE6"/>
    <w:rsid w:val="007F6CF8"/>
    <w:rsid w:val="007F70F7"/>
    <w:rsid w:val="007F7284"/>
    <w:rsid w:val="00800F09"/>
    <w:rsid w:val="0080192E"/>
    <w:rsid w:val="00801DC5"/>
    <w:rsid w:val="00801E88"/>
    <w:rsid w:val="00801FE8"/>
    <w:rsid w:val="00802CC2"/>
    <w:rsid w:val="008032C6"/>
    <w:rsid w:val="00803E37"/>
    <w:rsid w:val="0080418C"/>
    <w:rsid w:val="0080449C"/>
    <w:rsid w:val="008046EA"/>
    <w:rsid w:val="00805338"/>
    <w:rsid w:val="008067B0"/>
    <w:rsid w:val="00806BB9"/>
    <w:rsid w:val="00807099"/>
    <w:rsid w:val="008073FC"/>
    <w:rsid w:val="00807C77"/>
    <w:rsid w:val="0081080D"/>
    <w:rsid w:val="00810DFC"/>
    <w:rsid w:val="00812251"/>
    <w:rsid w:val="00813913"/>
    <w:rsid w:val="0081467D"/>
    <w:rsid w:val="00814780"/>
    <w:rsid w:val="00814A7E"/>
    <w:rsid w:val="008158BD"/>
    <w:rsid w:val="00815A82"/>
    <w:rsid w:val="00815B7A"/>
    <w:rsid w:val="00816264"/>
    <w:rsid w:val="008164E2"/>
    <w:rsid w:val="00816658"/>
    <w:rsid w:val="00816890"/>
    <w:rsid w:val="0082036A"/>
    <w:rsid w:val="00820448"/>
    <w:rsid w:val="008204B6"/>
    <w:rsid w:val="00820934"/>
    <w:rsid w:val="008209EB"/>
    <w:rsid w:val="00820B51"/>
    <w:rsid w:val="00820D6F"/>
    <w:rsid w:val="00821B2C"/>
    <w:rsid w:val="00821B5B"/>
    <w:rsid w:val="00823071"/>
    <w:rsid w:val="00823329"/>
    <w:rsid w:val="0082655E"/>
    <w:rsid w:val="00826581"/>
    <w:rsid w:val="008300EF"/>
    <w:rsid w:val="0083056F"/>
    <w:rsid w:val="008308EC"/>
    <w:rsid w:val="00830961"/>
    <w:rsid w:val="00831CB9"/>
    <w:rsid w:val="0083256F"/>
    <w:rsid w:val="008340CE"/>
    <w:rsid w:val="00837E3C"/>
    <w:rsid w:val="00840255"/>
    <w:rsid w:val="00841BB9"/>
    <w:rsid w:val="0084213E"/>
    <w:rsid w:val="0084241A"/>
    <w:rsid w:val="0084310F"/>
    <w:rsid w:val="00843B5F"/>
    <w:rsid w:val="00843F64"/>
    <w:rsid w:val="00844214"/>
    <w:rsid w:val="008454DC"/>
    <w:rsid w:val="00847198"/>
    <w:rsid w:val="00847214"/>
    <w:rsid w:val="00847FCD"/>
    <w:rsid w:val="008501F4"/>
    <w:rsid w:val="00850215"/>
    <w:rsid w:val="00850C3F"/>
    <w:rsid w:val="0085110A"/>
    <w:rsid w:val="008528E9"/>
    <w:rsid w:val="00852F1A"/>
    <w:rsid w:val="00853AD4"/>
    <w:rsid w:val="00853D13"/>
    <w:rsid w:val="00853EEE"/>
    <w:rsid w:val="008555E2"/>
    <w:rsid w:val="00856540"/>
    <w:rsid w:val="00857117"/>
    <w:rsid w:val="00857882"/>
    <w:rsid w:val="0086062C"/>
    <w:rsid w:val="008606B8"/>
    <w:rsid w:val="008612D1"/>
    <w:rsid w:val="00861918"/>
    <w:rsid w:val="0086278C"/>
    <w:rsid w:val="00862D99"/>
    <w:rsid w:val="008636D9"/>
    <w:rsid w:val="00863ABD"/>
    <w:rsid w:val="00863D71"/>
    <w:rsid w:val="00866A2D"/>
    <w:rsid w:val="00866F40"/>
    <w:rsid w:val="008671CF"/>
    <w:rsid w:val="008719DA"/>
    <w:rsid w:val="0087278A"/>
    <w:rsid w:val="00873989"/>
    <w:rsid w:val="00873F42"/>
    <w:rsid w:val="00874A79"/>
    <w:rsid w:val="00875A00"/>
    <w:rsid w:val="00877BBB"/>
    <w:rsid w:val="00877C90"/>
    <w:rsid w:val="0088015C"/>
    <w:rsid w:val="0088087C"/>
    <w:rsid w:val="00880C65"/>
    <w:rsid w:val="00882140"/>
    <w:rsid w:val="008828E5"/>
    <w:rsid w:val="00884381"/>
    <w:rsid w:val="00884AB4"/>
    <w:rsid w:val="00884E98"/>
    <w:rsid w:val="008867BC"/>
    <w:rsid w:val="0088706A"/>
    <w:rsid w:val="00887E8C"/>
    <w:rsid w:val="00890BC9"/>
    <w:rsid w:val="00892563"/>
    <w:rsid w:val="0089372C"/>
    <w:rsid w:val="00893C83"/>
    <w:rsid w:val="008948B0"/>
    <w:rsid w:val="008949D2"/>
    <w:rsid w:val="00894BAE"/>
    <w:rsid w:val="00894D83"/>
    <w:rsid w:val="008959E6"/>
    <w:rsid w:val="00895DAD"/>
    <w:rsid w:val="00896F8D"/>
    <w:rsid w:val="0089741A"/>
    <w:rsid w:val="00897DD5"/>
    <w:rsid w:val="008A022F"/>
    <w:rsid w:val="008A07FC"/>
    <w:rsid w:val="008A14C7"/>
    <w:rsid w:val="008A20B2"/>
    <w:rsid w:val="008A3FA3"/>
    <w:rsid w:val="008A5763"/>
    <w:rsid w:val="008A5869"/>
    <w:rsid w:val="008A67F3"/>
    <w:rsid w:val="008A7737"/>
    <w:rsid w:val="008B02AA"/>
    <w:rsid w:val="008B077D"/>
    <w:rsid w:val="008B0D7C"/>
    <w:rsid w:val="008B0DB4"/>
    <w:rsid w:val="008B2041"/>
    <w:rsid w:val="008B2CFF"/>
    <w:rsid w:val="008B3376"/>
    <w:rsid w:val="008B440E"/>
    <w:rsid w:val="008B5883"/>
    <w:rsid w:val="008B5E9F"/>
    <w:rsid w:val="008B75A8"/>
    <w:rsid w:val="008C0E8A"/>
    <w:rsid w:val="008C2258"/>
    <w:rsid w:val="008C2705"/>
    <w:rsid w:val="008C2D7F"/>
    <w:rsid w:val="008C36BC"/>
    <w:rsid w:val="008C44BF"/>
    <w:rsid w:val="008C61C4"/>
    <w:rsid w:val="008C6D7C"/>
    <w:rsid w:val="008C6E7C"/>
    <w:rsid w:val="008D0125"/>
    <w:rsid w:val="008D04E0"/>
    <w:rsid w:val="008D0DBE"/>
    <w:rsid w:val="008D2BF2"/>
    <w:rsid w:val="008D3A50"/>
    <w:rsid w:val="008D4510"/>
    <w:rsid w:val="008D4950"/>
    <w:rsid w:val="008D4ED3"/>
    <w:rsid w:val="008D53CD"/>
    <w:rsid w:val="008D5F03"/>
    <w:rsid w:val="008D610B"/>
    <w:rsid w:val="008D646E"/>
    <w:rsid w:val="008D6753"/>
    <w:rsid w:val="008D7D63"/>
    <w:rsid w:val="008E053B"/>
    <w:rsid w:val="008E0C26"/>
    <w:rsid w:val="008E13B2"/>
    <w:rsid w:val="008E1B9F"/>
    <w:rsid w:val="008E3537"/>
    <w:rsid w:val="008E52F6"/>
    <w:rsid w:val="008E53A5"/>
    <w:rsid w:val="008E572F"/>
    <w:rsid w:val="008E5759"/>
    <w:rsid w:val="008E6230"/>
    <w:rsid w:val="008E663E"/>
    <w:rsid w:val="008E74C5"/>
    <w:rsid w:val="008F06F0"/>
    <w:rsid w:val="008F0E2C"/>
    <w:rsid w:val="008F10CF"/>
    <w:rsid w:val="008F16C3"/>
    <w:rsid w:val="008F2175"/>
    <w:rsid w:val="008F2C09"/>
    <w:rsid w:val="008F3183"/>
    <w:rsid w:val="008F32FC"/>
    <w:rsid w:val="008F3EA3"/>
    <w:rsid w:val="008F516C"/>
    <w:rsid w:val="008F548C"/>
    <w:rsid w:val="008F5968"/>
    <w:rsid w:val="008F5D66"/>
    <w:rsid w:val="008F7846"/>
    <w:rsid w:val="00900A65"/>
    <w:rsid w:val="00900CAB"/>
    <w:rsid w:val="0090120A"/>
    <w:rsid w:val="00902DF8"/>
    <w:rsid w:val="00902E95"/>
    <w:rsid w:val="00903924"/>
    <w:rsid w:val="0090613B"/>
    <w:rsid w:val="00906C66"/>
    <w:rsid w:val="009076D8"/>
    <w:rsid w:val="009101AA"/>
    <w:rsid w:val="00910962"/>
    <w:rsid w:val="00910BCB"/>
    <w:rsid w:val="00911B13"/>
    <w:rsid w:val="009123B3"/>
    <w:rsid w:val="00912968"/>
    <w:rsid w:val="00912AD2"/>
    <w:rsid w:val="009136BE"/>
    <w:rsid w:val="00913B82"/>
    <w:rsid w:val="009151CE"/>
    <w:rsid w:val="009159E8"/>
    <w:rsid w:val="009159F4"/>
    <w:rsid w:val="00916A06"/>
    <w:rsid w:val="00916BF7"/>
    <w:rsid w:val="0091721D"/>
    <w:rsid w:val="00917D8A"/>
    <w:rsid w:val="00917D8B"/>
    <w:rsid w:val="00917E66"/>
    <w:rsid w:val="00920871"/>
    <w:rsid w:val="00921989"/>
    <w:rsid w:val="0092340A"/>
    <w:rsid w:val="009239A6"/>
    <w:rsid w:val="009246FE"/>
    <w:rsid w:val="00932119"/>
    <w:rsid w:val="00932304"/>
    <w:rsid w:val="00932745"/>
    <w:rsid w:val="00933320"/>
    <w:rsid w:val="00933411"/>
    <w:rsid w:val="009343A6"/>
    <w:rsid w:val="009345C7"/>
    <w:rsid w:val="00934A60"/>
    <w:rsid w:val="0093571E"/>
    <w:rsid w:val="00935A69"/>
    <w:rsid w:val="00935B3E"/>
    <w:rsid w:val="009366B9"/>
    <w:rsid w:val="0093779A"/>
    <w:rsid w:val="00937F87"/>
    <w:rsid w:val="00941A80"/>
    <w:rsid w:val="00941DEE"/>
    <w:rsid w:val="0094239E"/>
    <w:rsid w:val="00942B7C"/>
    <w:rsid w:val="00942FAA"/>
    <w:rsid w:val="009435F0"/>
    <w:rsid w:val="00943A76"/>
    <w:rsid w:val="00943EE5"/>
    <w:rsid w:val="009440B4"/>
    <w:rsid w:val="00944222"/>
    <w:rsid w:val="00944EA4"/>
    <w:rsid w:val="00945C49"/>
    <w:rsid w:val="00946635"/>
    <w:rsid w:val="00946721"/>
    <w:rsid w:val="0095083E"/>
    <w:rsid w:val="0095248F"/>
    <w:rsid w:val="00952492"/>
    <w:rsid w:val="009526E0"/>
    <w:rsid w:val="00952BE8"/>
    <w:rsid w:val="009530C1"/>
    <w:rsid w:val="009534AE"/>
    <w:rsid w:val="009541C0"/>
    <w:rsid w:val="009550D9"/>
    <w:rsid w:val="0095514F"/>
    <w:rsid w:val="0095521B"/>
    <w:rsid w:val="00955987"/>
    <w:rsid w:val="009560BC"/>
    <w:rsid w:val="00956FE7"/>
    <w:rsid w:val="00957F4D"/>
    <w:rsid w:val="00960C14"/>
    <w:rsid w:val="00960D32"/>
    <w:rsid w:val="00961D1D"/>
    <w:rsid w:val="00961D87"/>
    <w:rsid w:val="00962EA5"/>
    <w:rsid w:val="00963F18"/>
    <w:rsid w:val="00964B87"/>
    <w:rsid w:val="009651CE"/>
    <w:rsid w:val="00965DEA"/>
    <w:rsid w:val="00965EC6"/>
    <w:rsid w:val="00966283"/>
    <w:rsid w:val="009669FB"/>
    <w:rsid w:val="009674A3"/>
    <w:rsid w:val="00970AA9"/>
    <w:rsid w:val="00970B89"/>
    <w:rsid w:val="0097131B"/>
    <w:rsid w:val="00971A87"/>
    <w:rsid w:val="00971CC8"/>
    <w:rsid w:val="00972317"/>
    <w:rsid w:val="00972815"/>
    <w:rsid w:val="00972B1D"/>
    <w:rsid w:val="0097448E"/>
    <w:rsid w:val="00974E1D"/>
    <w:rsid w:val="009761BF"/>
    <w:rsid w:val="00976385"/>
    <w:rsid w:val="0097693D"/>
    <w:rsid w:val="00977408"/>
    <w:rsid w:val="00977491"/>
    <w:rsid w:val="00982222"/>
    <w:rsid w:val="0098233A"/>
    <w:rsid w:val="00982F0D"/>
    <w:rsid w:val="00983A38"/>
    <w:rsid w:val="0098468F"/>
    <w:rsid w:val="009858B3"/>
    <w:rsid w:val="00985EE9"/>
    <w:rsid w:val="00986EF3"/>
    <w:rsid w:val="009870C2"/>
    <w:rsid w:val="00990151"/>
    <w:rsid w:val="00991035"/>
    <w:rsid w:val="009913F5"/>
    <w:rsid w:val="00992AC9"/>
    <w:rsid w:val="009934B3"/>
    <w:rsid w:val="009936E3"/>
    <w:rsid w:val="00993D58"/>
    <w:rsid w:val="00994225"/>
    <w:rsid w:val="009949CF"/>
    <w:rsid w:val="00994DE2"/>
    <w:rsid w:val="0099749F"/>
    <w:rsid w:val="009974BC"/>
    <w:rsid w:val="00997BF0"/>
    <w:rsid w:val="009A0030"/>
    <w:rsid w:val="009A04DE"/>
    <w:rsid w:val="009A084F"/>
    <w:rsid w:val="009A08A3"/>
    <w:rsid w:val="009A0B94"/>
    <w:rsid w:val="009A121B"/>
    <w:rsid w:val="009A1F3F"/>
    <w:rsid w:val="009A239D"/>
    <w:rsid w:val="009A25E1"/>
    <w:rsid w:val="009A3E7B"/>
    <w:rsid w:val="009A4037"/>
    <w:rsid w:val="009A45CD"/>
    <w:rsid w:val="009A47D2"/>
    <w:rsid w:val="009A5610"/>
    <w:rsid w:val="009A5BC9"/>
    <w:rsid w:val="009A6E88"/>
    <w:rsid w:val="009B06B1"/>
    <w:rsid w:val="009B0C60"/>
    <w:rsid w:val="009B1286"/>
    <w:rsid w:val="009B1C19"/>
    <w:rsid w:val="009B2183"/>
    <w:rsid w:val="009B2EA5"/>
    <w:rsid w:val="009B3A11"/>
    <w:rsid w:val="009B46A5"/>
    <w:rsid w:val="009B47C6"/>
    <w:rsid w:val="009B59F7"/>
    <w:rsid w:val="009B5AEA"/>
    <w:rsid w:val="009B605E"/>
    <w:rsid w:val="009B6B33"/>
    <w:rsid w:val="009B6CC7"/>
    <w:rsid w:val="009B6EC1"/>
    <w:rsid w:val="009B6FBF"/>
    <w:rsid w:val="009B7828"/>
    <w:rsid w:val="009B7BDE"/>
    <w:rsid w:val="009C1BF5"/>
    <w:rsid w:val="009C1BFD"/>
    <w:rsid w:val="009C236A"/>
    <w:rsid w:val="009C2A06"/>
    <w:rsid w:val="009C36DE"/>
    <w:rsid w:val="009C3906"/>
    <w:rsid w:val="009C5945"/>
    <w:rsid w:val="009C5CFB"/>
    <w:rsid w:val="009C695E"/>
    <w:rsid w:val="009C6E26"/>
    <w:rsid w:val="009D0043"/>
    <w:rsid w:val="009D07B1"/>
    <w:rsid w:val="009D0A37"/>
    <w:rsid w:val="009D105A"/>
    <w:rsid w:val="009D1CD9"/>
    <w:rsid w:val="009D238D"/>
    <w:rsid w:val="009D2C1F"/>
    <w:rsid w:val="009D34F5"/>
    <w:rsid w:val="009D44DA"/>
    <w:rsid w:val="009D5074"/>
    <w:rsid w:val="009D6018"/>
    <w:rsid w:val="009D6086"/>
    <w:rsid w:val="009D62BA"/>
    <w:rsid w:val="009D6DC7"/>
    <w:rsid w:val="009D76CD"/>
    <w:rsid w:val="009E03AA"/>
    <w:rsid w:val="009E07AC"/>
    <w:rsid w:val="009E1EE5"/>
    <w:rsid w:val="009E2213"/>
    <w:rsid w:val="009E25FE"/>
    <w:rsid w:val="009E292B"/>
    <w:rsid w:val="009E2C27"/>
    <w:rsid w:val="009E2DFC"/>
    <w:rsid w:val="009E2F88"/>
    <w:rsid w:val="009E2F9B"/>
    <w:rsid w:val="009E3FAF"/>
    <w:rsid w:val="009E401C"/>
    <w:rsid w:val="009E42FE"/>
    <w:rsid w:val="009E5B45"/>
    <w:rsid w:val="009E743D"/>
    <w:rsid w:val="009E7578"/>
    <w:rsid w:val="009E7790"/>
    <w:rsid w:val="009E7AFA"/>
    <w:rsid w:val="009F0021"/>
    <w:rsid w:val="009F07F5"/>
    <w:rsid w:val="009F0B52"/>
    <w:rsid w:val="009F1D51"/>
    <w:rsid w:val="009F35F7"/>
    <w:rsid w:val="009F43EB"/>
    <w:rsid w:val="009F6BE9"/>
    <w:rsid w:val="009F71AA"/>
    <w:rsid w:val="009F76FC"/>
    <w:rsid w:val="00A00BC0"/>
    <w:rsid w:val="00A00BE4"/>
    <w:rsid w:val="00A00EAD"/>
    <w:rsid w:val="00A00F1D"/>
    <w:rsid w:val="00A03D76"/>
    <w:rsid w:val="00A04C41"/>
    <w:rsid w:val="00A05708"/>
    <w:rsid w:val="00A05B9D"/>
    <w:rsid w:val="00A05CA1"/>
    <w:rsid w:val="00A060D4"/>
    <w:rsid w:val="00A06646"/>
    <w:rsid w:val="00A0670B"/>
    <w:rsid w:val="00A06F9F"/>
    <w:rsid w:val="00A07088"/>
    <w:rsid w:val="00A10129"/>
    <w:rsid w:val="00A10921"/>
    <w:rsid w:val="00A12CDF"/>
    <w:rsid w:val="00A12E54"/>
    <w:rsid w:val="00A133C4"/>
    <w:rsid w:val="00A13CB0"/>
    <w:rsid w:val="00A1427D"/>
    <w:rsid w:val="00A14AAC"/>
    <w:rsid w:val="00A16A8D"/>
    <w:rsid w:val="00A17836"/>
    <w:rsid w:val="00A17D4D"/>
    <w:rsid w:val="00A20B65"/>
    <w:rsid w:val="00A221FF"/>
    <w:rsid w:val="00A225C2"/>
    <w:rsid w:val="00A23507"/>
    <w:rsid w:val="00A23672"/>
    <w:rsid w:val="00A2397C"/>
    <w:rsid w:val="00A23B49"/>
    <w:rsid w:val="00A24FBA"/>
    <w:rsid w:val="00A25F85"/>
    <w:rsid w:val="00A268EA"/>
    <w:rsid w:val="00A278F7"/>
    <w:rsid w:val="00A30A15"/>
    <w:rsid w:val="00A30B1B"/>
    <w:rsid w:val="00A30FFB"/>
    <w:rsid w:val="00A313BC"/>
    <w:rsid w:val="00A31D95"/>
    <w:rsid w:val="00A31E40"/>
    <w:rsid w:val="00A31F0D"/>
    <w:rsid w:val="00A324A0"/>
    <w:rsid w:val="00A32B71"/>
    <w:rsid w:val="00A32E91"/>
    <w:rsid w:val="00A3340E"/>
    <w:rsid w:val="00A34740"/>
    <w:rsid w:val="00A34BF7"/>
    <w:rsid w:val="00A34C89"/>
    <w:rsid w:val="00A35017"/>
    <w:rsid w:val="00A355C6"/>
    <w:rsid w:val="00A37852"/>
    <w:rsid w:val="00A37A30"/>
    <w:rsid w:val="00A37AAF"/>
    <w:rsid w:val="00A37E75"/>
    <w:rsid w:val="00A400BD"/>
    <w:rsid w:val="00A40398"/>
    <w:rsid w:val="00A40936"/>
    <w:rsid w:val="00A40A30"/>
    <w:rsid w:val="00A40F58"/>
    <w:rsid w:val="00A4223C"/>
    <w:rsid w:val="00A42778"/>
    <w:rsid w:val="00A42C89"/>
    <w:rsid w:val="00A43134"/>
    <w:rsid w:val="00A43147"/>
    <w:rsid w:val="00A4330A"/>
    <w:rsid w:val="00A44DED"/>
    <w:rsid w:val="00A4517D"/>
    <w:rsid w:val="00A454F2"/>
    <w:rsid w:val="00A457F4"/>
    <w:rsid w:val="00A4590A"/>
    <w:rsid w:val="00A462F4"/>
    <w:rsid w:val="00A46C5D"/>
    <w:rsid w:val="00A46FDE"/>
    <w:rsid w:val="00A503C7"/>
    <w:rsid w:val="00A519F4"/>
    <w:rsid w:val="00A524B9"/>
    <w:rsid w:val="00A52942"/>
    <w:rsid w:val="00A533DB"/>
    <w:rsid w:val="00A53C3C"/>
    <w:rsid w:val="00A543E4"/>
    <w:rsid w:val="00A55DCC"/>
    <w:rsid w:val="00A55F95"/>
    <w:rsid w:val="00A56046"/>
    <w:rsid w:val="00A57287"/>
    <w:rsid w:val="00A57E83"/>
    <w:rsid w:val="00A60351"/>
    <w:rsid w:val="00A61468"/>
    <w:rsid w:val="00A6304F"/>
    <w:rsid w:val="00A63973"/>
    <w:rsid w:val="00A64792"/>
    <w:rsid w:val="00A65095"/>
    <w:rsid w:val="00A663C9"/>
    <w:rsid w:val="00A67A75"/>
    <w:rsid w:val="00A67DC8"/>
    <w:rsid w:val="00A7035B"/>
    <w:rsid w:val="00A705AF"/>
    <w:rsid w:val="00A708C6"/>
    <w:rsid w:val="00A719D1"/>
    <w:rsid w:val="00A71CFC"/>
    <w:rsid w:val="00A72DE2"/>
    <w:rsid w:val="00A72F64"/>
    <w:rsid w:val="00A73265"/>
    <w:rsid w:val="00A73815"/>
    <w:rsid w:val="00A76E70"/>
    <w:rsid w:val="00A77908"/>
    <w:rsid w:val="00A77D81"/>
    <w:rsid w:val="00A80A03"/>
    <w:rsid w:val="00A80F3A"/>
    <w:rsid w:val="00A812A8"/>
    <w:rsid w:val="00A81C92"/>
    <w:rsid w:val="00A820A2"/>
    <w:rsid w:val="00A823D3"/>
    <w:rsid w:val="00A83124"/>
    <w:rsid w:val="00A83BBD"/>
    <w:rsid w:val="00A8457E"/>
    <w:rsid w:val="00A84BC6"/>
    <w:rsid w:val="00A86982"/>
    <w:rsid w:val="00A86AA5"/>
    <w:rsid w:val="00A87057"/>
    <w:rsid w:val="00A8713D"/>
    <w:rsid w:val="00A9069C"/>
    <w:rsid w:val="00A90760"/>
    <w:rsid w:val="00A90B9F"/>
    <w:rsid w:val="00A90F0B"/>
    <w:rsid w:val="00A92EFB"/>
    <w:rsid w:val="00A9349F"/>
    <w:rsid w:val="00A9359C"/>
    <w:rsid w:val="00A936F4"/>
    <w:rsid w:val="00A93B98"/>
    <w:rsid w:val="00A943BF"/>
    <w:rsid w:val="00A94448"/>
    <w:rsid w:val="00A9465A"/>
    <w:rsid w:val="00A94B7A"/>
    <w:rsid w:val="00A961D1"/>
    <w:rsid w:val="00A964C0"/>
    <w:rsid w:val="00A96A51"/>
    <w:rsid w:val="00A9713F"/>
    <w:rsid w:val="00A9767A"/>
    <w:rsid w:val="00AA0548"/>
    <w:rsid w:val="00AA0C5B"/>
    <w:rsid w:val="00AA147E"/>
    <w:rsid w:val="00AA1515"/>
    <w:rsid w:val="00AA1CFC"/>
    <w:rsid w:val="00AA489F"/>
    <w:rsid w:val="00AA4910"/>
    <w:rsid w:val="00AA4A09"/>
    <w:rsid w:val="00AA4B47"/>
    <w:rsid w:val="00AA4CAF"/>
    <w:rsid w:val="00AA505E"/>
    <w:rsid w:val="00AA58F7"/>
    <w:rsid w:val="00AA6F41"/>
    <w:rsid w:val="00AA7262"/>
    <w:rsid w:val="00AA7744"/>
    <w:rsid w:val="00AA7810"/>
    <w:rsid w:val="00AA7B30"/>
    <w:rsid w:val="00AA7C8B"/>
    <w:rsid w:val="00AB002F"/>
    <w:rsid w:val="00AB1B1F"/>
    <w:rsid w:val="00AB2BAC"/>
    <w:rsid w:val="00AB3A23"/>
    <w:rsid w:val="00AB5F9B"/>
    <w:rsid w:val="00AB5FC0"/>
    <w:rsid w:val="00AB63AE"/>
    <w:rsid w:val="00AB65E1"/>
    <w:rsid w:val="00AC1305"/>
    <w:rsid w:val="00AC2234"/>
    <w:rsid w:val="00AC24BE"/>
    <w:rsid w:val="00AC26A9"/>
    <w:rsid w:val="00AC2A36"/>
    <w:rsid w:val="00AC4202"/>
    <w:rsid w:val="00AC44DB"/>
    <w:rsid w:val="00AC527A"/>
    <w:rsid w:val="00AC5585"/>
    <w:rsid w:val="00AC6248"/>
    <w:rsid w:val="00AC631E"/>
    <w:rsid w:val="00AC786D"/>
    <w:rsid w:val="00AD044B"/>
    <w:rsid w:val="00AD0C3B"/>
    <w:rsid w:val="00AD1136"/>
    <w:rsid w:val="00AD1237"/>
    <w:rsid w:val="00AD1F30"/>
    <w:rsid w:val="00AD2B89"/>
    <w:rsid w:val="00AD2E05"/>
    <w:rsid w:val="00AD2E41"/>
    <w:rsid w:val="00AD38DF"/>
    <w:rsid w:val="00AD3E3B"/>
    <w:rsid w:val="00AD41F4"/>
    <w:rsid w:val="00AD4556"/>
    <w:rsid w:val="00AD46AF"/>
    <w:rsid w:val="00AD4A1F"/>
    <w:rsid w:val="00AD4F12"/>
    <w:rsid w:val="00AD6AFF"/>
    <w:rsid w:val="00AD6C97"/>
    <w:rsid w:val="00AD6EB2"/>
    <w:rsid w:val="00AE0F7A"/>
    <w:rsid w:val="00AE1090"/>
    <w:rsid w:val="00AE2353"/>
    <w:rsid w:val="00AE25A4"/>
    <w:rsid w:val="00AE3CF7"/>
    <w:rsid w:val="00AE40EB"/>
    <w:rsid w:val="00AE4119"/>
    <w:rsid w:val="00AE563D"/>
    <w:rsid w:val="00AE58AB"/>
    <w:rsid w:val="00AE60C1"/>
    <w:rsid w:val="00AE6733"/>
    <w:rsid w:val="00AE6C98"/>
    <w:rsid w:val="00AE78E9"/>
    <w:rsid w:val="00AF03EF"/>
    <w:rsid w:val="00AF0E77"/>
    <w:rsid w:val="00AF1260"/>
    <w:rsid w:val="00AF19AA"/>
    <w:rsid w:val="00AF1BF5"/>
    <w:rsid w:val="00AF34D6"/>
    <w:rsid w:val="00AF39C2"/>
    <w:rsid w:val="00AF3B02"/>
    <w:rsid w:val="00AF5E26"/>
    <w:rsid w:val="00AF66E8"/>
    <w:rsid w:val="00AF6D64"/>
    <w:rsid w:val="00AF72D6"/>
    <w:rsid w:val="00AF7E9B"/>
    <w:rsid w:val="00B00459"/>
    <w:rsid w:val="00B015BF"/>
    <w:rsid w:val="00B0202C"/>
    <w:rsid w:val="00B02255"/>
    <w:rsid w:val="00B03063"/>
    <w:rsid w:val="00B03158"/>
    <w:rsid w:val="00B031D6"/>
    <w:rsid w:val="00B0538D"/>
    <w:rsid w:val="00B05CF3"/>
    <w:rsid w:val="00B06F4F"/>
    <w:rsid w:val="00B06F8D"/>
    <w:rsid w:val="00B07BD0"/>
    <w:rsid w:val="00B07D68"/>
    <w:rsid w:val="00B10DA1"/>
    <w:rsid w:val="00B11494"/>
    <w:rsid w:val="00B117BF"/>
    <w:rsid w:val="00B11934"/>
    <w:rsid w:val="00B11A7B"/>
    <w:rsid w:val="00B11D54"/>
    <w:rsid w:val="00B11F6E"/>
    <w:rsid w:val="00B123DA"/>
    <w:rsid w:val="00B14462"/>
    <w:rsid w:val="00B149AC"/>
    <w:rsid w:val="00B1546C"/>
    <w:rsid w:val="00B157FA"/>
    <w:rsid w:val="00B158E4"/>
    <w:rsid w:val="00B15A17"/>
    <w:rsid w:val="00B15A6E"/>
    <w:rsid w:val="00B17475"/>
    <w:rsid w:val="00B17534"/>
    <w:rsid w:val="00B17B0B"/>
    <w:rsid w:val="00B201BE"/>
    <w:rsid w:val="00B20B6A"/>
    <w:rsid w:val="00B21550"/>
    <w:rsid w:val="00B222AB"/>
    <w:rsid w:val="00B226EB"/>
    <w:rsid w:val="00B23106"/>
    <w:rsid w:val="00B23261"/>
    <w:rsid w:val="00B23763"/>
    <w:rsid w:val="00B24858"/>
    <w:rsid w:val="00B24E57"/>
    <w:rsid w:val="00B25AF5"/>
    <w:rsid w:val="00B26458"/>
    <w:rsid w:val="00B305D0"/>
    <w:rsid w:val="00B307D4"/>
    <w:rsid w:val="00B30DA6"/>
    <w:rsid w:val="00B30F75"/>
    <w:rsid w:val="00B31276"/>
    <w:rsid w:val="00B31A1F"/>
    <w:rsid w:val="00B32A54"/>
    <w:rsid w:val="00B32DEA"/>
    <w:rsid w:val="00B33B95"/>
    <w:rsid w:val="00B36D0E"/>
    <w:rsid w:val="00B36ECE"/>
    <w:rsid w:val="00B3772E"/>
    <w:rsid w:val="00B40DA3"/>
    <w:rsid w:val="00B41015"/>
    <w:rsid w:val="00B415FD"/>
    <w:rsid w:val="00B418F9"/>
    <w:rsid w:val="00B42470"/>
    <w:rsid w:val="00B429AC"/>
    <w:rsid w:val="00B42CF3"/>
    <w:rsid w:val="00B438BD"/>
    <w:rsid w:val="00B44BDB"/>
    <w:rsid w:val="00B4691C"/>
    <w:rsid w:val="00B46A0B"/>
    <w:rsid w:val="00B46A92"/>
    <w:rsid w:val="00B470FE"/>
    <w:rsid w:val="00B475C0"/>
    <w:rsid w:val="00B47835"/>
    <w:rsid w:val="00B50651"/>
    <w:rsid w:val="00B507D3"/>
    <w:rsid w:val="00B50DB0"/>
    <w:rsid w:val="00B511D8"/>
    <w:rsid w:val="00B5149F"/>
    <w:rsid w:val="00B51D5A"/>
    <w:rsid w:val="00B53F61"/>
    <w:rsid w:val="00B553C5"/>
    <w:rsid w:val="00B55818"/>
    <w:rsid w:val="00B56396"/>
    <w:rsid w:val="00B56707"/>
    <w:rsid w:val="00B57ED3"/>
    <w:rsid w:val="00B60B56"/>
    <w:rsid w:val="00B61285"/>
    <w:rsid w:val="00B61664"/>
    <w:rsid w:val="00B62103"/>
    <w:rsid w:val="00B621A7"/>
    <w:rsid w:val="00B6447B"/>
    <w:rsid w:val="00B64998"/>
    <w:rsid w:val="00B64F60"/>
    <w:rsid w:val="00B65847"/>
    <w:rsid w:val="00B658B7"/>
    <w:rsid w:val="00B66C6D"/>
    <w:rsid w:val="00B675CC"/>
    <w:rsid w:val="00B6774F"/>
    <w:rsid w:val="00B6785A"/>
    <w:rsid w:val="00B67F1D"/>
    <w:rsid w:val="00B704C8"/>
    <w:rsid w:val="00B70B9E"/>
    <w:rsid w:val="00B710E9"/>
    <w:rsid w:val="00B72891"/>
    <w:rsid w:val="00B73CD2"/>
    <w:rsid w:val="00B73DF9"/>
    <w:rsid w:val="00B73EF9"/>
    <w:rsid w:val="00B74950"/>
    <w:rsid w:val="00B74A7C"/>
    <w:rsid w:val="00B755FB"/>
    <w:rsid w:val="00B762E8"/>
    <w:rsid w:val="00B778E8"/>
    <w:rsid w:val="00B82E7E"/>
    <w:rsid w:val="00B83093"/>
    <w:rsid w:val="00B83117"/>
    <w:rsid w:val="00B83E4E"/>
    <w:rsid w:val="00B8402D"/>
    <w:rsid w:val="00B85A0C"/>
    <w:rsid w:val="00B8630C"/>
    <w:rsid w:val="00B86597"/>
    <w:rsid w:val="00B8743A"/>
    <w:rsid w:val="00B90728"/>
    <w:rsid w:val="00B90AD2"/>
    <w:rsid w:val="00B910E2"/>
    <w:rsid w:val="00B91B19"/>
    <w:rsid w:val="00B91E57"/>
    <w:rsid w:val="00B92239"/>
    <w:rsid w:val="00B93583"/>
    <w:rsid w:val="00B93940"/>
    <w:rsid w:val="00B93E41"/>
    <w:rsid w:val="00B9413F"/>
    <w:rsid w:val="00B942DD"/>
    <w:rsid w:val="00B945F6"/>
    <w:rsid w:val="00B95B79"/>
    <w:rsid w:val="00B95D86"/>
    <w:rsid w:val="00B96568"/>
    <w:rsid w:val="00B966CC"/>
    <w:rsid w:val="00B9678E"/>
    <w:rsid w:val="00B97C62"/>
    <w:rsid w:val="00B97DB3"/>
    <w:rsid w:val="00BA006D"/>
    <w:rsid w:val="00BA0304"/>
    <w:rsid w:val="00BA062C"/>
    <w:rsid w:val="00BA0694"/>
    <w:rsid w:val="00BA0C61"/>
    <w:rsid w:val="00BA1D2A"/>
    <w:rsid w:val="00BA1D80"/>
    <w:rsid w:val="00BA57CC"/>
    <w:rsid w:val="00BA68C0"/>
    <w:rsid w:val="00BA69FB"/>
    <w:rsid w:val="00BA716F"/>
    <w:rsid w:val="00BB074E"/>
    <w:rsid w:val="00BB0A06"/>
    <w:rsid w:val="00BB11C4"/>
    <w:rsid w:val="00BB174A"/>
    <w:rsid w:val="00BB25DA"/>
    <w:rsid w:val="00BB2870"/>
    <w:rsid w:val="00BB2BBA"/>
    <w:rsid w:val="00BB3EEA"/>
    <w:rsid w:val="00BB45A6"/>
    <w:rsid w:val="00BB60E4"/>
    <w:rsid w:val="00BB611E"/>
    <w:rsid w:val="00BB6291"/>
    <w:rsid w:val="00BB7560"/>
    <w:rsid w:val="00BB7DEC"/>
    <w:rsid w:val="00BB7FD0"/>
    <w:rsid w:val="00BC085B"/>
    <w:rsid w:val="00BC0B32"/>
    <w:rsid w:val="00BC0F33"/>
    <w:rsid w:val="00BC1230"/>
    <w:rsid w:val="00BC2156"/>
    <w:rsid w:val="00BC2686"/>
    <w:rsid w:val="00BC2952"/>
    <w:rsid w:val="00BC2B9A"/>
    <w:rsid w:val="00BC348E"/>
    <w:rsid w:val="00BC3524"/>
    <w:rsid w:val="00BC36D2"/>
    <w:rsid w:val="00BC39C7"/>
    <w:rsid w:val="00BC3F85"/>
    <w:rsid w:val="00BC43AE"/>
    <w:rsid w:val="00BC4474"/>
    <w:rsid w:val="00BC561A"/>
    <w:rsid w:val="00BC6541"/>
    <w:rsid w:val="00BC6C30"/>
    <w:rsid w:val="00BC70D3"/>
    <w:rsid w:val="00BC7557"/>
    <w:rsid w:val="00BD1114"/>
    <w:rsid w:val="00BD1707"/>
    <w:rsid w:val="00BD2395"/>
    <w:rsid w:val="00BD2403"/>
    <w:rsid w:val="00BD2C62"/>
    <w:rsid w:val="00BD30CD"/>
    <w:rsid w:val="00BD3229"/>
    <w:rsid w:val="00BD36B1"/>
    <w:rsid w:val="00BD3FC9"/>
    <w:rsid w:val="00BD42CD"/>
    <w:rsid w:val="00BD5A7A"/>
    <w:rsid w:val="00BD5EBB"/>
    <w:rsid w:val="00BD5F75"/>
    <w:rsid w:val="00BD6349"/>
    <w:rsid w:val="00BD6482"/>
    <w:rsid w:val="00BE0B28"/>
    <w:rsid w:val="00BE194E"/>
    <w:rsid w:val="00BE1C44"/>
    <w:rsid w:val="00BE22A6"/>
    <w:rsid w:val="00BE255C"/>
    <w:rsid w:val="00BE42AF"/>
    <w:rsid w:val="00BE4810"/>
    <w:rsid w:val="00BE48CF"/>
    <w:rsid w:val="00BE4ACC"/>
    <w:rsid w:val="00BE5747"/>
    <w:rsid w:val="00BE6018"/>
    <w:rsid w:val="00BE7854"/>
    <w:rsid w:val="00BE78D0"/>
    <w:rsid w:val="00BE7A0A"/>
    <w:rsid w:val="00BE7BBE"/>
    <w:rsid w:val="00BF01C6"/>
    <w:rsid w:val="00BF0562"/>
    <w:rsid w:val="00BF17C0"/>
    <w:rsid w:val="00BF2348"/>
    <w:rsid w:val="00BF250B"/>
    <w:rsid w:val="00BF33D1"/>
    <w:rsid w:val="00BF36E2"/>
    <w:rsid w:val="00BF68A5"/>
    <w:rsid w:val="00BF7CA4"/>
    <w:rsid w:val="00C00030"/>
    <w:rsid w:val="00C00C4C"/>
    <w:rsid w:val="00C01473"/>
    <w:rsid w:val="00C018D8"/>
    <w:rsid w:val="00C01D4A"/>
    <w:rsid w:val="00C023C8"/>
    <w:rsid w:val="00C0294A"/>
    <w:rsid w:val="00C02B2D"/>
    <w:rsid w:val="00C030A9"/>
    <w:rsid w:val="00C06217"/>
    <w:rsid w:val="00C06756"/>
    <w:rsid w:val="00C06C8C"/>
    <w:rsid w:val="00C071F2"/>
    <w:rsid w:val="00C105C4"/>
    <w:rsid w:val="00C10997"/>
    <w:rsid w:val="00C10C18"/>
    <w:rsid w:val="00C10D0A"/>
    <w:rsid w:val="00C113DA"/>
    <w:rsid w:val="00C11A57"/>
    <w:rsid w:val="00C12FA9"/>
    <w:rsid w:val="00C14FD0"/>
    <w:rsid w:val="00C1544C"/>
    <w:rsid w:val="00C156C4"/>
    <w:rsid w:val="00C15960"/>
    <w:rsid w:val="00C15F1D"/>
    <w:rsid w:val="00C15FD8"/>
    <w:rsid w:val="00C16273"/>
    <w:rsid w:val="00C166EA"/>
    <w:rsid w:val="00C16729"/>
    <w:rsid w:val="00C16B52"/>
    <w:rsid w:val="00C17A0D"/>
    <w:rsid w:val="00C205D3"/>
    <w:rsid w:val="00C21287"/>
    <w:rsid w:val="00C219E5"/>
    <w:rsid w:val="00C22130"/>
    <w:rsid w:val="00C22C82"/>
    <w:rsid w:val="00C2360D"/>
    <w:rsid w:val="00C238F7"/>
    <w:rsid w:val="00C246B8"/>
    <w:rsid w:val="00C25FB8"/>
    <w:rsid w:val="00C26BE2"/>
    <w:rsid w:val="00C275E4"/>
    <w:rsid w:val="00C27618"/>
    <w:rsid w:val="00C27C25"/>
    <w:rsid w:val="00C27EDD"/>
    <w:rsid w:val="00C30B89"/>
    <w:rsid w:val="00C31105"/>
    <w:rsid w:val="00C31F6B"/>
    <w:rsid w:val="00C33616"/>
    <w:rsid w:val="00C345C5"/>
    <w:rsid w:val="00C3484D"/>
    <w:rsid w:val="00C35093"/>
    <w:rsid w:val="00C366B6"/>
    <w:rsid w:val="00C369CC"/>
    <w:rsid w:val="00C36B98"/>
    <w:rsid w:val="00C379AD"/>
    <w:rsid w:val="00C400D7"/>
    <w:rsid w:val="00C40DCA"/>
    <w:rsid w:val="00C41D1F"/>
    <w:rsid w:val="00C42262"/>
    <w:rsid w:val="00C4266D"/>
    <w:rsid w:val="00C447A0"/>
    <w:rsid w:val="00C448A2"/>
    <w:rsid w:val="00C44D24"/>
    <w:rsid w:val="00C450F1"/>
    <w:rsid w:val="00C45261"/>
    <w:rsid w:val="00C4570A"/>
    <w:rsid w:val="00C45C2C"/>
    <w:rsid w:val="00C460F2"/>
    <w:rsid w:val="00C4710F"/>
    <w:rsid w:val="00C47712"/>
    <w:rsid w:val="00C50977"/>
    <w:rsid w:val="00C50D75"/>
    <w:rsid w:val="00C512C3"/>
    <w:rsid w:val="00C515AD"/>
    <w:rsid w:val="00C541DC"/>
    <w:rsid w:val="00C54627"/>
    <w:rsid w:val="00C5467A"/>
    <w:rsid w:val="00C5641E"/>
    <w:rsid w:val="00C57136"/>
    <w:rsid w:val="00C573BC"/>
    <w:rsid w:val="00C6178C"/>
    <w:rsid w:val="00C617F5"/>
    <w:rsid w:val="00C6187C"/>
    <w:rsid w:val="00C62275"/>
    <w:rsid w:val="00C62477"/>
    <w:rsid w:val="00C630DC"/>
    <w:rsid w:val="00C63945"/>
    <w:rsid w:val="00C64425"/>
    <w:rsid w:val="00C65CD5"/>
    <w:rsid w:val="00C65E93"/>
    <w:rsid w:val="00C66C00"/>
    <w:rsid w:val="00C67152"/>
    <w:rsid w:val="00C67827"/>
    <w:rsid w:val="00C679EB"/>
    <w:rsid w:val="00C67BE4"/>
    <w:rsid w:val="00C71299"/>
    <w:rsid w:val="00C72C64"/>
    <w:rsid w:val="00C73D83"/>
    <w:rsid w:val="00C75788"/>
    <w:rsid w:val="00C80F00"/>
    <w:rsid w:val="00C8139B"/>
    <w:rsid w:val="00C82635"/>
    <w:rsid w:val="00C829BD"/>
    <w:rsid w:val="00C8339F"/>
    <w:rsid w:val="00C837F3"/>
    <w:rsid w:val="00C84821"/>
    <w:rsid w:val="00C86938"/>
    <w:rsid w:val="00C86B58"/>
    <w:rsid w:val="00C87CD1"/>
    <w:rsid w:val="00C90390"/>
    <w:rsid w:val="00C920EE"/>
    <w:rsid w:val="00C9254E"/>
    <w:rsid w:val="00C9299B"/>
    <w:rsid w:val="00C929CD"/>
    <w:rsid w:val="00C92DBF"/>
    <w:rsid w:val="00C92FD4"/>
    <w:rsid w:val="00C93005"/>
    <w:rsid w:val="00C9459F"/>
    <w:rsid w:val="00C94C5D"/>
    <w:rsid w:val="00C95102"/>
    <w:rsid w:val="00C9572C"/>
    <w:rsid w:val="00C9573B"/>
    <w:rsid w:val="00C957A0"/>
    <w:rsid w:val="00C95C53"/>
    <w:rsid w:val="00CA07DA"/>
    <w:rsid w:val="00CA15A8"/>
    <w:rsid w:val="00CA1E90"/>
    <w:rsid w:val="00CA2AF3"/>
    <w:rsid w:val="00CA3CCC"/>
    <w:rsid w:val="00CA4483"/>
    <w:rsid w:val="00CA482D"/>
    <w:rsid w:val="00CA4ECB"/>
    <w:rsid w:val="00CA573D"/>
    <w:rsid w:val="00CA679C"/>
    <w:rsid w:val="00CA6E16"/>
    <w:rsid w:val="00CB065E"/>
    <w:rsid w:val="00CB1EA9"/>
    <w:rsid w:val="00CB2D19"/>
    <w:rsid w:val="00CB4345"/>
    <w:rsid w:val="00CB5471"/>
    <w:rsid w:val="00CB5BD8"/>
    <w:rsid w:val="00CB6781"/>
    <w:rsid w:val="00CB6F3B"/>
    <w:rsid w:val="00CB701A"/>
    <w:rsid w:val="00CB751B"/>
    <w:rsid w:val="00CB7852"/>
    <w:rsid w:val="00CB7DDD"/>
    <w:rsid w:val="00CC00C2"/>
    <w:rsid w:val="00CC01E2"/>
    <w:rsid w:val="00CC029B"/>
    <w:rsid w:val="00CC19E7"/>
    <w:rsid w:val="00CC2AE9"/>
    <w:rsid w:val="00CC2E0E"/>
    <w:rsid w:val="00CC37A7"/>
    <w:rsid w:val="00CC4C35"/>
    <w:rsid w:val="00CC4EFA"/>
    <w:rsid w:val="00CC534C"/>
    <w:rsid w:val="00CC564E"/>
    <w:rsid w:val="00CC5673"/>
    <w:rsid w:val="00CC56C2"/>
    <w:rsid w:val="00CC5DC7"/>
    <w:rsid w:val="00CC653A"/>
    <w:rsid w:val="00CC6638"/>
    <w:rsid w:val="00CC6FF5"/>
    <w:rsid w:val="00CD12CF"/>
    <w:rsid w:val="00CD19F0"/>
    <w:rsid w:val="00CD1CCB"/>
    <w:rsid w:val="00CD24F2"/>
    <w:rsid w:val="00CD2EB0"/>
    <w:rsid w:val="00CD2F43"/>
    <w:rsid w:val="00CD3368"/>
    <w:rsid w:val="00CD4AD6"/>
    <w:rsid w:val="00CD4D66"/>
    <w:rsid w:val="00CD68A6"/>
    <w:rsid w:val="00CE00CC"/>
    <w:rsid w:val="00CE0B5B"/>
    <w:rsid w:val="00CE1308"/>
    <w:rsid w:val="00CE1D2E"/>
    <w:rsid w:val="00CE2259"/>
    <w:rsid w:val="00CE2CC6"/>
    <w:rsid w:val="00CE3B00"/>
    <w:rsid w:val="00CE43ED"/>
    <w:rsid w:val="00CE4D60"/>
    <w:rsid w:val="00CE5B56"/>
    <w:rsid w:val="00CE779C"/>
    <w:rsid w:val="00CF0864"/>
    <w:rsid w:val="00CF0B6F"/>
    <w:rsid w:val="00CF2037"/>
    <w:rsid w:val="00CF2B58"/>
    <w:rsid w:val="00CF2E30"/>
    <w:rsid w:val="00CF43EA"/>
    <w:rsid w:val="00CF482E"/>
    <w:rsid w:val="00CF5C0F"/>
    <w:rsid w:val="00CF5F6E"/>
    <w:rsid w:val="00CF6658"/>
    <w:rsid w:val="00CF692B"/>
    <w:rsid w:val="00CF6BE7"/>
    <w:rsid w:val="00CF6F56"/>
    <w:rsid w:val="00CF7525"/>
    <w:rsid w:val="00CF78B0"/>
    <w:rsid w:val="00CF7A56"/>
    <w:rsid w:val="00CF7AD5"/>
    <w:rsid w:val="00D00561"/>
    <w:rsid w:val="00D010A7"/>
    <w:rsid w:val="00D0283B"/>
    <w:rsid w:val="00D02D31"/>
    <w:rsid w:val="00D03080"/>
    <w:rsid w:val="00D0316D"/>
    <w:rsid w:val="00D0530D"/>
    <w:rsid w:val="00D05B38"/>
    <w:rsid w:val="00D05C6C"/>
    <w:rsid w:val="00D05EA1"/>
    <w:rsid w:val="00D10000"/>
    <w:rsid w:val="00D10E51"/>
    <w:rsid w:val="00D1111F"/>
    <w:rsid w:val="00D11F13"/>
    <w:rsid w:val="00D157EA"/>
    <w:rsid w:val="00D15B76"/>
    <w:rsid w:val="00D15ECC"/>
    <w:rsid w:val="00D16B9C"/>
    <w:rsid w:val="00D16D77"/>
    <w:rsid w:val="00D17864"/>
    <w:rsid w:val="00D20E07"/>
    <w:rsid w:val="00D212F9"/>
    <w:rsid w:val="00D21C1E"/>
    <w:rsid w:val="00D21FAB"/>
    <w:rsid w:val="00D22034"/>
    <w:rsid w:val="00D23505"/>
    <w:rsid w:val="00D24562"/>
    <w:rsid w:val="00D24EBD"/>
    <w:rsid w:val="00D26BF9"/>
    <w:rsid w:val="00D2723F"/>
    <w:rsid w:val="00D27509"/>
    <w:rsid w:val="00D30CD2"/>
    <w:rsid w:val="00D30EC0"/>
    <w:rsid w:val="00D31083"/>
    <w:rsid w:val="00D31E99"/>
    <w:rsid w:val="00D32AD7"/>
    <w:rsid w:val="00D32F22"/>
    <w:rsid w:val="00D33A99"/>
    <w:rsid w:val="00D34370"/>
    <w:rsid w:val="00D344C1"/>
    <w:rsid w:val="00D35040"/>
    <w:rsid w:val="00D35203"/>
    <w:rsid w:val="00D35DE6"/>
    <w:rsid w:val="00D364C2"/>
    <w:rsid w:val="00D36927"/>
    <w:rsid w:val="00D36E11"/>
    <w:rsid w:val="00D36FC5"/>
    <w:rsid w:val="00D37F86"/>
    <w:rsid w:val="00D4111C"/>
    <w:rsid w:val="00D4172F"/>
    <w:rsid w:val="00D423B5"/>
    <w:rsid w:val="00D42A50"/>
    <w:rsid w:val="00D43294"/>
    <w:rsid w:val="00D43D30"/>
    <w:rsid w:val="00D440B5"/>
    <w:rsid w:val="00D44ED1"/>
    <w:rsid w:val="00D46789"/>
    <w:rsid w:val="00D506F1"/>
    <w:rsid w:val="00D50F35"/>
    <w:rsid w:val="00D5172B"/>
    <w:rsid w:val="00D517EB"/>
    <w:rsid w:val="00D51DEB"/>
    <w:rsid w:val="00D529A9"/>
    <w:rsid w:val="00D53209"/>
    <w:rsid w:val="00D54D1D"/>
    <w:rsid w:val="00D54F6A"/>
    <w:rsid w:val="00D559A7"/>
    <w:rsid w:val="00D55A88"/>
    <w:rsid w:val="00D55EA4"/>
    <w:rsid w:val="00D56008"/>
    <w:rsid w:val="00D561A9"/>
    <w:rsid w:val="00D56297"/>
    <w:rsid w:val="00D576DC"/>
    <w:rsid w:val="00D57C86"/>
    <w:rsid w:val="00D60010"/>
    <w:rsid w:val="00D611D9"/>
    <w:rsid w:val="00D6132D"/>
    <w:rsid w:val="00D62847"/>
    <w:rsid w:val="00D63CBA"/>
    <w:rsid w:val="00D63CFD"/>
    <w:rsid w:val="00D6486E"/>
    <w:rsid w:val="00D6566F"/>
    <w:rsid w:val="00D67E42"/>
    <w:rsid w:val="00D7083B"/>
    <w:rsid w:val="00D71C17"/>
    <w:rsid w:val="00D71DA3"/>
    <w:rsid w:val="00D72216"/>
    <w:rsid w:val="00D7240C"/>
    <w:rsid w:val="00D72570"/>
    <w:rsid w:val="00D7316C"/>
    <w:rsid w:val="00D74FD0"/>
    <w:rsid w:val="00D75FC2"/>
    <w:rsid w:val="00D76243"/>
    <w:rsid w:val="00D77F18"/>
    <w:rsid w:val="00D8012B"/>
    <w:rsid w:val="00D80555"/>
    <w:rsid w:val="00D80C4E"/>
    <w:rsid w:val="00D81870"/>
    <w:rsid w:val="00D819D9"/>
    <w:rsid w:val="00D82216"/>
    <w:rsid w:val="00D8280A"/>
    <w:rsid w:val="00D82A9C"/>
    <w:rsid w:val="00D8363C"/>
    <w:rsid w:val="00D83AEF"/>
    <w:rsid w:val="00D83CCA"/>
    <w:rsid w:val="00D85B08"/>
    <w:rsid w:val="00D86199"/>
    <w:rsid w:val="00D8670B"/>
    <w:rsid w:val="00D8709E"/>
    <w:rsid w:val="00D91493"/>
    <w:rsid w:val="00D91B8D"/>
    <w:rsid w:val="00D9383E"/>
    <w:rsid w:val="00D9564D"/>
    <w:rsid w:val="00D96090"/>
    <w:rsid w:val="00D962D8"/>
    <w:rsid w:val="00D97334"/>
    <w:rsid w:val="00D97C08"/>
    <w:rsid w:val="00DA016C"/>
    <w:rsid w:val="00DA034C"/>
    <w:rsid w:val="00DA0745"/>
    <w:rsid w:val="00DA157B"/>
    <w:rsid w:val="00DA2DF0"/>
    <w:rsid w:val="00DA3056"/>
    <w:rsid w:val="00DA3E48"/>
    <w:rsid w:val="00DA5275"/>
    <w:rsid w:val="00DA56CB"/>
    <w:rsid w:val="00DA59AC"/>
    <w:rsid w:val="00DA6026"/>
    <w:rsid w:val="00DA7324"/>
    <w:rsid w:val="00DA75CA"/>
    <w:rsid w:val="00DB0665"/>
    <w:rsid w:val="00DB0C80"/>
    <w:rsid w:val="00DB0DEC"/>
    <w:rsid w:val="00DB0EB7"/>
    <w:rsid w:val="00DB19FA"/>
    <w:rsid w:val="00DB1FA0"/>
    <w:rsid w:val="00DB3AB7"/>
    <w:rsid w:val="00DB5900"/>
    <w:rsid w:val="00DB5975"/>
    <w:rsid w:val="00DB5C29"/>
    <w:rsid w:val="00DB62D0"/>
    <w:rsid w:val="00DB6E6C"/>
    <w:rsid w:val="00DB7195"/>
    <w:rsid w:val="00DB76F0"/>
    <w:rsid w:val="00DC08E3"/>
    <w:rsid w:val="00DC0BD0"/>
    <w:rsid w:val="00DC106F"/>
    <w:rsid w:val="00DC16E1"/>
    <w:rsid w:val="00DC256C"/>
    <w:rsid w:val="00DC36F4"/>
    <w:rsid w:val="00DC4844"/>
    <w:rsid w:val="00DC4F90"/>
    <w:rsid w:val="00DC58FA"/>
    <w:rsid w:val="00DC7734"/>
    <w:rsid w:val="00DC7DB4"/>
    <w:rsid w:val="00DD000B"/>
    <w:rsid w:val="00DD0669"/>
    <w:rsid w:val="00DD1BCC"/>
    <w:rsid w:val="00DD243A"/>
    <w:rsid w:val="00DD2440"/>
    <w:rsid w:val="00DD28AF"/>
    <w:rsid w:val="00DD2E8E"/>
    <w:rsid w:val="00DD30EE"/>
    <w:rsid w:val="00DD3CBC"/>
    <w:rsid w:val="00DD4ACE"/>
    <w:rsid w:val="00DD51A6"/>
    <w:rsid w:val="00DD5960"/>
    <w:rsid w:val="00DD636A"/>
    <w:rsid w:val="00DD66DC"/>
    <w:rsid w:val="00DD6CA0"/>
    <w:rsid w:val="00DD78AD"/>
    <w:rsid w:val="00DE0249"/>
    <w:rsid w:val="00DE05DB"/>
    <w:rsid w:val="00DE092D"/>
    <w:rsid w:val="00DE0A4A"/>
    <w:rsid w:val="00DE0CA0"/>
    <w:rsid w:val="00DE1438"/>
    <w:rsid w:val="00DE2078"/>
    <w:rsid w:val="00DE22F7"/>
    <w:rsid w:val="00DE2613"/>
    <w:rsid w:val="00DE2796"/>
    <w:rsid w:val="00DE2B4C"/>
    <w:rsid w:val="00DE2DA6"/>
    <w:rsid w:val="00DE3A51"/>
    <w:rsid w:val="00DE422F"/>
    <w:rsid w:val="00DE5150"/>
    <w:rsid w:val="00DE618D"/>
    <w:rsid w:val="00DE61E1"/>
    <w:rsid w:val="00DE62FC"/>
    <w:rsid w:val="00DE6C51"/>
    <w:rsid w:val="00DE7708"/>
    <w:rsid w:val="00DE79E8"/>
    <w:rsid w:val="00DF03D8"/>
    <w:rsid w:val="00DF0A3C"/>
    <w:rsid w:val="00DF2A0E"/>
    <w:rsid w:val="00DF2EE0"/>
    <w:rsid w:val="00DF2FF2"/>
    <w:rsid w:val="00DF3D2C"/>
    <w:rsid w:val="00DF44D1"/>
    <w:rsid w:val="00DF4B95"/>
    <w:rsid w:val="00DF5271"/>
    <w:rsid w:val="00DF6AC2"/>
    <w:rsid w:val="00DF70C9"/>
    <w:rsid w:val="00DF7119"/>
    <w:rsid w:val="00DF7D43"/>
    <w:rsid w:val="00E007E3"/>
    <w:rsid w:val="00E01085"/>
    <w:rsid w:val="00E0116E"/>
    <w:rsid w:val="00E01670"/>
    <w:rsid w:val="00E01CCD"/>
    <w:rsid w:val="00E01CE6"/>
    <w:rsid w:val="00E01D3E"/>
    <w:rsid w:val="00E024CA"/>
    <w:rsid w:val="00E0251F"/>
    <w:rsid w:val="00E026D9"/>
    <w:rsid w:val="00E0293E"/>
    <w:rsid w:val="00E02A2C"/>
    <w:rsid w:val="00E035D5"/>
    <w:rsid w:val="00E03B32"/>
    <w:rsid w:val="00E03E1D"/>
    <w:rsid w:val="00E051B2"/>
    <w:rsid w:val="00E0691F"/>
    <w:rsid w:val="00E06BC4"/>
    <w:rsid w:val="00E06E48"/>
    <w:rsid w:val="00E072E7"/>
    <w:rsid w:val="00E10EE1"/>
    <w:rsid w:val="00E11320"/>
    <w:rsid w:val="00E11BD4"/>
    <w:rsid w:val="00E11E2A"/>
    <w:rsid w:val="00E12612"/>
    <w:rsid w:val="00E13363"/>
    <w:rsid w:val="00E13E90"/>
    <w:rsid w:val="00E1427A"/>
    <w:rsid w:val="00E14C01"/>
    <w:rsid w:val="00E154F1"/>
    <w:rsid w:val="00E155F6"/>
    <w:rsid w:val="00E15749"/>
    <w:rsid w:val="00E16757"/>
    <w:rsid w:val="00E1790C"/>
    <w:rsid w:val="00E17AEC"/>
    <w:rsid w:val="00E17CEE"/>
    <w:rsid w:val="00E207AB"/>
    <w:rsid w:val="00E21638"/>
    <w:rsid w:val="00E21A59"/>
    <w:rsid w:val="00E22100"/>
    <w:rsid w:val="00E23976"/>
    <w:rsid w:val="00E24F21"/>
    <w:rsid w:val="00E25FDE"/>
    <w:rsid w:val="00E26EF1"/>
    <w:rsid w:val="00E27A66"/>
    <w:rsid w:val="00E307DB"/>
    <w:rsid w:val="00E3164A"/>
    <w:rsid w:val="00E32369"/>
    <w:rsid w:val="00E32D4C"/>
    <w:rsid w:val="00E32F7B"/>
    <w:rsid w:val="00E33039"/>
    <w:rsid w:val="00E36BF0"/>
    <w:rsid w:val="00E36CA0"/>
    <w:rsid w:val="00E3703B"/>
    <w:rsid w:val="00E37A50"/>
    <w:rsid w:val="00E4093C"/>
    <w:rsid w:val="00E40B30"/>
    <w:rsid w:val="00E42F86"/>
    <w:rsid w:val="00E437CF"/>
    <w:rsid w:val="00E438B9"/>
    <w:rsid w:val="00E440F5"/>
    <w:rsid w:val="00E446C3"/>
    <w:rsid w:val="00E456FD"/>
    <w:rsid w:val="00E45E85"/>
    <w:rsid w:val="00E47522"/>
    <w:rsid w:val="00E477A6"/>
    <w:rsid w:val="00E5062F"/>
    <w:rsid w:val="00E50C95"/>
    <w:rsid w:val="00E50D84"/>
    <w:rsid w:val="00E51616"/>
    <w:rsid w:val="00E516F2"/>
    <w:rsid w:val="00E517A4"/>
    <w:rsid w:val="00E522B9"/>
    <w:rsid w:val="00E5275D"/>
    <w:rsid w:val="00E52D3E"/>
    <w:rsid w:val="00E53EFE"/>
    <w:rsid w:val="00E56A3F"/>
    <w:rsid w:val="00E57E5E"/>
    <w:rsid w:val="00E60308"/>
    <w:rsid w:val="00E60B41"/>
    <w:rsid w:val="00E622B5"/>
    <w:rsid w:val="00E62424"/>
    <w:rsid w:val="00E6246C"/>
    <w:rsid w:val="00E62731"/>
    <w:rsid w:val="00E62789"/>
    <w:rsid w:val="00E63721"/>
    <w:rsid w:val="00E64310"/>
    <w:rsid w:val="00E643DA"/>
    <w:rsid w:val="00E65B16"/>
    <w:rsid w:val="00E65E8F"/>
    <w:rsid w:val="00E65FA7"/>
    <w:rsid w:val="00E70030"/>
    <w:rsid w:val="00E7144D"/>
    <w:rsid w:val="00E715D8"/>
    <w:rsid w:val="00E72E19"/>
    <w:rsid w:val="00E72FBB"/>
    <w:rsid w:val="00E73130"/>
    <w:rsid w:val="00E73D08"/>
    <w:rsid w:val="00E74808"/>
    <w:rsid w:val="00E748F6"/>
    <w:rsid w:val="00E752F1"/>
    <w:rsid w:val="00E760A8"/>
    <w:rsid w:val="00E76420"/>
    <w:rsid w:val="00E76ED0"/>
    <w:rsid w:val="00E77345"/>
    <w:rsid w:val="00E77590"/>
    <w:rsid w:val="00E7769A"/>
    <w:rsid w:val="00E800BF"/>
    <w:rsid w:val="00E802BB"/>
    <w:rsid w:val="00E80726"/>
    <w:rsid w:val="00E80CDC"/>
    <w:rsid w:val="00E80EBA"/>
    <w:rsid w:val="00E81237"/>
    <w:rsid w:val="00E81701"/>
    <w:rsid w:val="00E82999"/>
    <w:rsid w:val="00E82E40"/>
    <w:rsid w:val="00E83985"/>
    <w:rsid w:val="00E83ABD"/>
    <w:rsid w:val="00E83C6B"/>
    <w:rsid w:val="00E83ED6"/>
    <w:rsid w:val="00E84348"/>
    <w:rsid w:val="00E862CB"/>
    <w:rsid w:val="00E86568"/>
    <w:rsid w:val="00E86683"/>
    <w:rsid w:val="00E87E5D"/>
    <w:rsid w:val="00E9024C"/>
    <w:rsid w:val="00E909C8"/>
    <w:rsid w:val="00E90CF7"/>
    <w:rsid w:val="00E90FD1"/>
    <w:rsid w:val="00E91BD1"/>
    <w:rsid w:val="00E91C39"/>
    <w:rsid w:val="00E932B6"/>
    <w:rsid w:val="00E93927"/>
    <w:rsid w:val="00E939A6"/>
    <w:rsid w:val="00E94060"/>
    <w:rsid w:val="00E94C42"/>
    <w:rsid w:val="00E94F3A"/>
    <w:rsid w:val="00E978B6"/>
    <w:rsid w:val="00EA02A4"/>
    <w:rsid w:val="00EA2423"/>
    <w:rsid w:val="00EA2F07"/>
    <w:rsid w:val="00EA55BF"/>
    <w:rsid w:val="00EA6372"/>
    <w:rsid w:val="00EA715C"/>
    <w:rsid w:val="00EB0272"/>
    <w:rsid w:val="00EB02A4"/>
    <w:rsid w:val="00EB1962"/>
    <w:rsid w:val="00EB2815"/>
    <w:rsid w:val="00EB328D"/>
    <w:rsid w:val="00EB36AC"/>
    <w:rsid w:val="00EB4352"/>
    <w:rsid w:val="00EB485F"/>
    <w:rsid w:val="00EB4AA1"/>
    <w:rsid w:val="00EB596A"/>
    <w:rsid w:val="00EB66C8"/>
    <w:rsid w:val="00EB7D1B"/>
    <w:rsid w:val="00EC01A1"/>
    <w:rsid w:val="00EC0FF1"/>
    <w:rsid w:val="00EC10A0"/>
    <w:rsid w:val="00EC2A0E"/>
    <w:rsid w:val="00EC37A9"/>
    <w:rsid w:val="00EC3912"/>
    <w:rsid w:val="00EC4208"/>
    <w:rsid w:val="00EC4E3F"/>
    <w:rsid w:val="00EC54EE"/>
    <w:rsid w:val="00EC5947"/>
    <w:rsid w:val="00EC5B03"/>
    <w:rsid w:val="00EC5F09"/>
    <w:rsid w:val="00EC618C"/>
    <w:rsid w:val="00EC712D"/>
    <w:rsid w:val="00EC7C66"/>
    <w:rsid w:val="00ED0BAF"/>
    <w:rsid w:val="00ED0DD5"/>
    <w:rsid w:val="00ED126C"/>
    <w:rsid w:val="00ED489D"/>
    <w:rsid w:val="00ED6D5C"/>
    <w:rsid w:val="00ED725E"/>
    <w:rsid w:val="00ED7578"/>
    <w:rsid w:val="00ED7596"/>
    <w:rsid w:val="00ED75A2"/>
    <w:rsid w:val="00ED7B08"/>
    <w:rsid w:val="00ED7C7D"/>
    <w:rsid w:val="00EE03F5"/>
    <w:rsid w:val="00EE138C"/>
    <w:rsid w:val="00EE18D4"/>
    <w:rsid w:val="00EE1A55"/>
    <w:rsid w:val="00EE251E"/>
    <w:rsid w:val="00EE2906"/>
    <w:rsid w:val="00EE2D3B"/>
    <w:rsid w:val="00EE3788"/>
    <w:rsid w:val="00EE3A9E"/>
    <w:rsid w:val="00EE4556"/>
    <w:rsid w:val="00EE493C"/>
    <w:rsid w:val="00EE6A04"/>
    <w:rsid w:val="00EE6C4A"/>
    <w:rsid w:val="00EE7047"/>
    <w:rsid w:val="00EE7771"/>
    <w:rsid w:val="00EF014A"/>
    <w:rsid w:val="00EF07A1"/>
    <w:rsid w:val="00EF0EE5"/>
    <w:rsid w:val="00EF0F25"/>
    <w:rsid w:val="00EF16B2"/>
    <w:rsid w:val="00EF37DC"/>
    <w:rsid w:val="00EF5468"/>
    <w:rsid w:val="00EF5B87"/>
    <w:rsid w:val="00EF60B7"/>
    <w:rsid w:val="00EF67AA"/>
    <w:rsid w:val="00EF682D"/>
    <w:rsid w:val="00EF6B9B"/>
    <w:rsid w:val="00EF70B2"/>
    <w:rsid w:val="00EF7E73"/>
    <w:rsid w:val="00F009E4"/>
    <w:rsid w:val="00F00DFE"/>
    <w:rsid w:val="00F02661"/>
    <w:rsid w:val="00F02662"/>
    <w:rsid w:val="00F026BA"/>
    <w:rsid w:val="00F02FA1"/>
    <w:rsid w:val="00F03DCD"/>
    <w:rsid w:val="00F05977"/>
    <w:rsid w:val="00F069A0"/>
    <w:rsid w:val="00F07403"/>
    <w:rsid w:val="00F07748"/>
    <w:rsid w:val="00F079CB"/>
    <w:rsid w:val="00F07A2A"/>
    <w:rsid w:val="00F10670"/>
    <w:rsid w:val="00F10E48"/>
    <w:rsid w:val="00F115B6"/>
    <w:rsid w:val="00F128F3"/>
    <w:rsid w:val="00F1450D"/>
    <w:rsid w:val="00F14FC4"/>
    <w:rsid w:val="00F1553A"/>
    <w:rsid w:val="00F15925"/>
    <w:rsid w:val="00F1609E"/>
    <w:rsid w:val="00F16C7C"/>
    <w:rsid w:val="00F170CD"/>
    <w:rsid w:val="00F20CA2"/>
    <w:rsid w:val="00F2297C"/>
    <w:rsid w:val="00F22D0C"/>
    <w:rsid w:val="00F238EF"/>
    <w:rsid w:val="00F24CA2"/>
    <w:rsid w:val="00F2502C"/>
    <w:rsid w:val="00F2570D"/>
    <w:rsid w:val="00F25AE4"/>
    <w:rsid w:val="00F27572"/>
    <w:rsid w:val="00F27A99"/>
    <w:rsid w:val="00F300ED"/>
    <w:rsid w:val="00F304C6"/>
    <w:rsid w:val="00F3181A"/>
    <w:rsid w:val="00F324B8"/>
    <w:rsid w:val="00F332F2"/>
    <w:rsid w:val="00F33D19"/>
    <w:rsid w:val="00F347D7"/>
    <w:rsid w:val="00F3482A"/>
    <w:rsid w:val="00F348CD"/>
    <w:rsid w:val="00F35FDD"/>
    <w:rsid w:val="00F371FD"/>
    <w:rsid w:val="00F406C9"/>
    <w:rsid w:val="00F40AF6"/>
    <w:rsid w:val="00F4130C"/>
    <w:rsid w:val="00F422CA"/>
    <w:rsid w:val="00F425A3"/>
    <w:rsid w:val="00F42AF0"/>
    <w:rsid w:val="00F42DFB"/>
    <w:rsid w:val="00F43130"/>
    <w:rsid w:val="00F43858"/>
    <w:rsid w:val="00F43D93"/>
    <w:rsid w:val="00F43FD1"/>
    <w:rsid w:val="00F44014"/>
    <w:rsid w:val="00F443E0"/>
    <w:rsid w:val="00F444BA"/>
    <w:rsid w:val="00F45246"/>
    <w:rsid w:val="00F45C5B"/>
    <w:rsid w:val="00F46A7C"/>
    <w:rsid w:val="00F46B91"/>
    <w:rsid w:val="00F46CA1"/>
    <w:rsid w:val="00F4744F"/>
    <w:rsid w:val="00F51EFE"/>
    <w:rsid w:val="00F52241"/>
    <w:rsid w:val="00F529A3"/>
    <w:rsid w:val="00F52F9A"/>
    <w:rsid w:val="00F5345D"/>
    <w:rsid w:val="00F53A67"/>
    <w:rsid w:val="00F55F33"/>
    <w:rsid w:val="00F56E06"/>
    <w:rsid w:val="00F576AC"/>
    <w:rsid w:val="00F57895"/>
    <w:rsid w:val="00F57ABF"/>
    <w:rsid w:val="00F6041D"/>
    <w:rsid w:val="00F60C76"/>
    <w:rsid w:val="00F625C8"/>
    <w:rsid w:val="00F6281A"/>
    <w:rsid w:val="00F632E5"/>
    <w:rsid w:val="00F63EE3"/>
    <w:rsid w:val="00F646D6"/>
    <w:rsid w:val="00F6525E"/>
    <w:rsid w:val="00F65F12"/>
    <w:rsid w:val="00F6616A"/>
    <w:rsid w:val="00F666BB"/>
    <w:rsid w:val="00F66FE7"/>
    <w:rsid w:val="00F6727A"/>
    <w:rsid w:val="00F6740A"/>
    <w:rsid w:val="00F7084E"/>
    <w:rsid w:val="00F71509"/>
    <w:rsid w:val="00F720F6"/>
    <w:rsid w:val="00F722E9"/>
    <w:rsid w:val="00F73243"/>
    <w:rsid w:val="00F734E3"/>
    <w:rsid w:val="00F76512"/>
    <w:rsid w:val="00F766AE"/>
    <w:rsid w:val="00F76B6B"/>
    <w:rsid w:val="00F76C76"/>
    <w:rsid w:val="00F77B23"/>
    <w:rsid w:val="00F805AA"/>
    <w:rsid w:val="00F811B3"/>
    <w:rsid w:val="00F81769"/>
    <w:rsid w:val="00F835DB"/>
    <w:rsid w:val="00F83685"/>
    <w:rsid w:val="00F845BE"/>
    <w:rsid w:val="00F853AC"/>
    <w:rsid w:val="00F85E6D"/>
    <w:rsid w:val="00F860B6"/>
    <w:rsid w:val="00F90068"/>
    <w:rsid w:val="00F9015D"/>
    <w:rsid w:val="00F91A54"/>
    <w:rsid w:val="00F93295"/>
    <w:rsid w:val="00F9372C"/>
    <w:rsid w:val="00F9385B"/>
    <w:rsid w:val="00F941DF"/>
    <w:rsid w:val="00F95AFF"/>
    <w:rsid w:val="00F95B3E"/>
    <w:rsid w:val="00F965D2"/>
    <w:rsid w:val="00F97A83"/>
    <w:rsid w:val="00FA05D0"/>
    <w:rsid w:val="00FA110D"/>
    <w:rsid w:val="00FA1687"/>
    <w:rsid w:val="00FA180E"/>
    <w:rsid w:val="00FA333C"/>
    <w:rsid w:val="00FA3CE4"/>
    <w:rsid w:val="00FA519D"/>
    <w:rsid w:val="00FA5E79"/>
    <w:rsid w:val="00FA7E53"/>
    <w:rsid w:val="00FA7FA1"/>
    <w:rsid w:val="00FB03FE"/>
    <w:rsid w:val="00FB1C62"/>
    <w:rsid w:val="00FB21CB"/>
    <w:rsid w:val="00FB270A"/>
    <w:rsid w:val="00FB279A"/>
    <w:rsid w:val="00FB2EEE"/>
    <w:rsid w:val="00FB3EB2"/>
    <w:rsid w:val="00FB5C4C"/>
    <w:rsid w:val="00FB5CEF"/>
    <w:rsid w:val="00FB6826"/>
    <w:rsid w:val="00FB74A0"/>
    <w:rsid w:val="00FB7603"/>
    <w:rsid w:val="00FC09B8"/>
    <w:rsid w:val="00FC16A8"/>
    <w:rsid w:val="00FC2205"/>
    <w:rsid w:val="00FC276F"/>
    <w:rsid w:val="00FC2BEC"/>
    <w:rsid w:val="00FC31F5"/>
    <w:rsid w:val="00FC3632"/>
    <w:rsid w:val="00FC407E"/>
    <w:rsid w:val="00FC6288"/>
    <w:rsid w:val="00FC658B"/>
    <w:rsid w:val="00FC6AB0"/>
    <w:rsid w:val="00FC7454"/>
    <w:rsid w:val="00FC7C81"/>
    <w:rsid w:val="00FD09C7"/>
    <w:rsid w:val="00FD0B71"/>
    <w:rsid w:val="00FD10BC"/>
    <w:rsid w:val="00FD1404"/>
    <w:rsid w:val="00FD211C"/>
    <w:rsid w:val="00FD2A42"/>
    <w:rsid w:val="00FD2E97"/>
    <w:rsid w:val="00FD59BC"/>
    <w:rsid w:val="00FD6236"/>
    <w:rsid w:val="00FD631B"/>
    <w:rsid w:val="00FD65C3"/>
    <w:rsid w:val="00FD6A3B"/>
    <w:rsid w:val="00FD74CD"/>
    <w:rsid w:val="00FD78D3"/>
    <w:rsid w:val="00FE0458"/>
    <w:rsid w:val="00FE2D49"/>
    <w:rsid w:val="00FE4E86"/>
    <w:rsid w:val="00FE5AB1"/>
    <w:rsid w:val="00FE69D2"/>
    <w:rsid w:val="00FE6AAA"/>
    <w:rsid w:val="00FE7C74"/>
    <w:rsid w:val="00FF1C3E"/>
    <w:rsid w:val="00FF1F07"/>
    <w:rsid w:val="00FF227B"/>
    <w:rsid w:val="00FF23F2"/>
    <w:rsid w:val="00FF25E4"/>
    <w:rsid w:val="00FF26FB"/>
    <w:rsid w:val="00FF27C7"/>
    <w:rsid w:val="00FF3133"/>
    <w:rsid w:val="00FF511D"/>
    <w:rsid w:val="00FF5277"/>
    <w:rsid w:val="00FF6D0B"/>
    <w:rsid w:val="00FF6F73"/>
    <w:rsid w:val="00FF7428"/>
    <w:rsid w:val="00FF7439"/>
    <w:rsid w:val="00FF7CF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63E86"/>
  <w15:docId w15:val="{429B3157-5382-4805-8FA2-814360393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75A"/>
    <w:rPr>
      <w:rFonts w:ascii="Times New Roman" w:eastAsia="Calibri" w:hAnsi="Times New Roman" w:cs="Basic Roman"/>
      <w:kern w:val="1"/>
      <w:sz w:val="24"/>
      <w:lang w:val="en-GB" w:eastAsia="zh-CN"/>
    </w:rPr>
  </w:style>
  <w:style w:type="paragraph" w:styleId="Heading1">
    <w:name w:val="heading 1"/>
    <w:basedOn w:val="Normal"/>
    <w:next w:val="Normal"/>
    <w:link w:val="Heading1Char"/>
    <w:autoRedefine/>
    <w:uiPriority w:val="9"/>
    <w:qFormat/>
    <w:rsid w:val="0084213E"/>
    <w:pPr>
      <w:keepNext/>
      <w:keepLines/>
      <w:shd w:val="clear" w:color="auto" w:fill="FFFFFF"/>
      <w:spacing w:after="0"/>
      <w:textAlignment w:val="baseline"/>
      <w:outlineLvl w:val="0"/>
    </w:pPr>
    <w:rPr>
      <w:rFonts w:cs="Times New Roman"/>
      <w:b/>
      <w:szCs w:val="24"/>
      <w:shd w:val="clear" w:color="auto" w:fill="FFFFFF"/>
    </w:rPr>
  </w:style>
  <w:style w:type="paragraph" w:styleId="Heading2">
    <w:name w:val="heading 2"/>
    <w:basedOn w:val="Normal"/>
    <w:next w:val="Normal"/>
    <w:link w:val="Heading2Char"/>
    <w:autoRedefine/>
    <w:uiPriority w:val="9"/>
    <w:unhideWhenUsed/>
    <w:qFormat/>
    <w:rsid w:val="00577095"/>
    <w:pPr>
      <w:keepNext/>
      <w:keepLines/>
      <w:spacing w:after="0" w:line="540" w:lineRule="atLeast"/>
      <w:jc w:val="both"/>
      <w:textAlignment w:val="baseline"/>
      <w:outlineLvl w:val="1"/>
    </w:pPr>
  </w:style>
  <w:style w:type="paragraph" w:styleId="Heading3">
    <w:name w:val="heading 3"/>
    <w:basedOn w:val="Normal"/>
    <w:next w:val="Normal"/>
    <w:link w:val="Heading3Char"/>
    <w:autoRedefine/>
    <w:rsid w:val="006E6630"/>
    <w:pPr>
      <w:keepNext/>
      <w:keepLines/>
      <w:spacing w:after="0" w:line="360" w:lineRule="auto"/>
      <w:jc w:val="both"/>
      <w:outlineLvl w:val="2"/>
      <w:pPrChange w:id="0" w:author="Godwin Pedzisai Dzvapatsva" w:date="2023-03-24T21:43:00Z">
        <w:pPr>
          <w:keepNext/>
          <w:keepLines/>
          <w:spacing w:line="360" w:lineRule="auto"/>
          <w:jc w:val="both"/>
          <w:outlineLvl w:val="2"/>
        </w:pPr>
      </w:pPrChange>
    </w:pPr>
    <w:rPr>
      <w:rFonts w:cs="Times New Roman"/>
      <w:szCs w:val="24"/>
      <w:shd w:val="clear" w:color="auto" w:fill="FFFFFF"/>
      <w:rPrChange w:id="0" w:author="Godwin Pedzisai Dzvapatsva" w:date="2023-03-24T21:43:00Z">
        <w:rPr>
          <w:rFonts w:eastAsia="Calibri"/>
          <w:kern w:val="1"/>
          <w:sz w:val="24"/>
          <w:szCs w:val="24"/>
          <w:shd w:val="clear" w:color="auto" w:fill="FFFFFF"/>
          <w:lang w:val="en-GB" w:eastAsia="zh-CN" w:bidi="ar-SA"/>
        </w:rPr>
      </w:rPrChange>
    </w:rPr>
  </w:style>
  <w:style w:type="paragraph" w:styleId="Heading4">
    <w:name w:val="heading 4"/>
    <w:basedOn w:val="Normal"/>
    <w:next w:val="Normal"/>
    <w:link w:val="Heading4Char"/>
    <w:autoRedefine/>
    <w:uiPriority w:val="9"/>
    <w:unhideWhenUsed/>
    <w:qFormat/>
    <w:rsid w:val="004A3948"/>
    <w:pPr>
      <w:keepNext/>
      <w:keepLines/>
      <w:spacing w:after="0" w:line="360" w:lineRule="auto"/>
      <w:jc w:val="both"/>
      <w:outlineLvl w:val="3"/>
      <w:pPrChange w:id="1" w:author="Godwin Pedzisai Dzvapatsva" w:date="2023-03-24T22:21:00Z">
        <w:pPr>
          <w:keepNext/>
          <w:keepLines/>
          <w:spacing w:line="360" w:lineRule="auto"/>
          <w:jc w:val="both"/>
          <w:outlineLvl w:val="3"/>
        </w:pPr>
      </w:pPrChange>
    </w:pPr>
    <w:rPr>
      <w:rFonts w:eastAsiaTheme="majorEastAsia" w:cstheme="majorBidi"/>
      <w:iCs/>
      <w:color w:val="000000" w:themeColor="text1"/>
      <w:rPrChange w:id="1" w:author="Godwin Pedzisai Dzvapatsva" w:date="2023-03-24T22:21:00Z">
        <w:rPr>
          <w:rFonts w:eastAsiaTheme="majorEastAsia" w:cstheme="majorBidi"/>
          <w:iCs/>
          <w:color w:val="000000" w:themeColor="text1"/>
          <w:kern w:val="1"/>
          <w:sz w:val="24"/>
          <w:szCs w:val="22"/>
          <w:lang w:val="en-GB" w:eastAsia="zh-CN" w:bidi="ar-SA"/>
        </w:rPr>
      </w:rPrChange>
    </w:rPr>
  </w:style>
  <w:style w:type="paragraph" w:styleId="Heading5">
    <w:name w:val="heading 5"/>
    <w:basedOn w:val="Normal"/>
    <w:next w:val="Normal"/>
    <w:link w:val="Heading5Char"/>
    <w:uiPriority w:val="9"/>
    <w:semiHidden/>
    <w:unhideWhenUsed/>
    <w:qFormat/>
    <w:rsid w:val="0076086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6E6630"/>
    <w:rPr>
      <w:rFonts w:ascii="Times New Roman" w:eastAsia="Calibri" w:hAnsi="Times New Roman" w:cs="Times New Roman"/>
      <w:kern w:val="1"/>
      <w:sz w:val="24"/>
      <w:szCs w:val="24"/>
      <w:lang w:val="en-GB" w:eastAsia="zh-CN"/>
    </w:rPr>
  </w:style>
  <w:style w:type="table" w:styleId="TableGrid">
    <w:name w:val="Table Grid"/>
    <w:basedOn w:val="TableNormal"/>
    <w:uiPriority w:val="39"/>
    <w:rsid w:val="007A5797"/>
    <w:rPr>
      <w:rFonts w:ascii="Calibri" w:eastAsia="Calibri" w:hAnsi="Calibri" w:cs="Basic Roman"/>
      <w:sz w:val="20"/>
      <w:lang w:eastAsia="zh-CN"/>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84213E"/>
    <w:rPr>
      <w:rFonts w:ascii="Times New Roman" w:eastAsia="Calibri" w:hAnsi="Times New Roman" w:cs="Times New Roman"/>
      <w:b/>
      <w:kern w:val="1"/>
      <w:sz w:val="24"/>
      <w:szCs w:val="24"/>
      <w:shd w:val="clear" w:color="auto" w:fill="FFFFFF"/>
      <w:lang w:val="en-GB" w:eastAsia="zh-CN"/>
    </w:rPr>
  </w:style>
  <w:style w:type="paragraph" w:styleId="ListParagraph">
    <w:name w:val="List Paragraph"/>
    <w:aliases w:val="Table of contents numbered,Bullet List"/>
    <w:basedOn w:val="Normal"/>
    <w:link w:val="ListParagraphChar"/>
    <w:uiPriority w:val="34"/>
    <w:qFormat/>
    <w:rsid w:val="007A5797"/>
    <w:pPr>
      <w:ind w:left="720"/>
      <w:contextualSpacing/>
    </w:pPr>
  </w:style>
  <w:style w:type="character" w:customStyle="1" w:styleId="Heading2Char">
    <w:name w:val="Heading 2 Char"/>
    <w:basedOn w:val="DefaultParagraphFont"/>
    <w:link w:val="Heading2"/>
    <w:uiPriority w:val="9"/>
    <w:rsid w:val="00577095"/>
    <w:rPr>
      <w:rFonts w:ascii="Times New Roman" w:eastAsia="Calibri" w:hAnsi="Times New Roman" w:cs="Basic Roman"/>
      <w:kern w:val="1"/>
      <w:sz w:val="24"/>
      <w:lang w:val="en-GB" w:eastAsia="zh-CN"/>
    </w:rPr>
  </w:style>
  <w:style w:type="paragraph" w:styleId="NormalWeb">
    <w:name w:val="Normal (Web)"/>
    <w:basedOn w:val="Normal"/>
    <w:uiPriority w:val="99"/>
    <w:unhideWhenUsed/>
    <w:rsid w:val="00212565"/>
    <w:pPr>
      <w:spacing w:before="100" w:beforeAutospacing="1" w:after="100" w:afterAutospacing="1" w:line="240" w:lineRule="auto"/>
    </w:pPr>
    <w:rPr>
      <w:rFonts w:eastAsia="Times New Roman" w:cs="Times New Roman"/>
      <w:kern w:val="0"/>
      <w:szCs w:val="24"/>
      <w:lang w:val="en-ZA" w:eastAsia="en-ZA"/>
    </w:rPr>
  </w:style>
  <w:style w:type="paragraph" w:styleId="Caption">
    <w:name w:val="caption"/>
    <w:basedOn w:val="Normal"/>
    <w:next w:val="Normal"/>
    <w:uiPriority w:val="35"/>
    <w:unhideWhenUsed/>
    <w:qFormat/>
    <w:rsid w:val="001A37FD"/>
    <w:pPr>
      <w:spacing w:after="200" w:line="240" w:lineRule="auto"/>
    </w:pPr>
    <w:rPr>
      <w:i/>
      <w:iCs/>
      <w:color w:val="44546A" w:themeColor="text2"/>
      <w:sz w:val="18"/>
      <w:szCs w:val="18"/>
    </w:rPr>
  </w:style>
  <w:style w:type="character" w:styleId="Strong">
    <w:name w:val="Strong"/>
    <w:basedOn w:val="DefaultParagraphFont"/>
    <w:uiPriority w:val="22"/>
    <w:qFormat/>
    <w:rsid w:val="001A37FD"/>
    <w:rPr>
      <w:b/>
      <w:bCs/>
    </w:rPr>
  </w:style>
  <w:style w:type="character" w:customStyle="1" w:styleId="topic-highlight">
    <w:name w:val="topic-highlight"/>
    <w:basedOn w:val="DefaultParagraphFont"/>
    <w:rsid w:val="00F444BA"/>
  </w:style>
  <w:style w:type="character" w:styleId="Hyperlink">
    <w:name w:val="Hyperlink"/>
    <w:basedOn w:val="DefaultParagraphFont"/>
    <w:uiPriority w:val="99"/>
    <w:unhideWhenUsed/>
    <w:rsid w:val="0040341B"/>
    <w:rPr>
      <w:color w:val="0000FF"/>
      <w:u w:val="single"/>
    </w:rPr>
  </w:style>
  <w:style w:type="character" w:customStyle="1" w:styleId="Heading4Char">
    <w:name w:val="Heading 4 Char"/>
    <w:basedOn w:val="DefaultParagraphFont"/>
    <w:link w:val="Heading4"/>
    <w:uiPriority w:val="9"/>
    <w:rsid w:val="004A3948"/>
    <w:rPr>
      <w:rFonts w:ascii="Times New Roman" w:eastAsiaTheme="majorEastAsia" w:hAnsi="Times New Roman" w:cstheme="majorBidi"/>
      <w:iCs/>
      <w:color w:val="000000" w:themeColor="text1"/>
      <w:kern w:val="1"/>
      <w:sz w:val="24"/>
      <w:lang w:val="en-GB" w:eastAsia="zh-CN"/>
    </w:rPr>
  </w:style>
  <w:style w:type="character" w:customStyle="1" w:styleId="hgkelc">
    <w:name w:val="hgkelc"/>
    <w:basedOn w:val="DefaultParagraphFont"/>
    <w:rsid w:val="0037367D"/>
  </w:style>
  <w:style w:type="character" w:styleId="Emphasis">
    <w:name w:val="Emphasis"/>
    <w:basedOn w:val="DefaultParagraphFont"/>
    <w:uiPriority w:val="20"/>
    <w:qFormat/>
    <w:rsid w:val="00E862CB"/>
    <w:rPr>
      <w:i/>
      <w:iCs/>
    </w:rPr>
  </w:style>
  <w:style w:type="paragraph" w:customStyle="1" w:styleId="q-relative">
    <w:name w:val="q-relative"/>
    <w:basedOn w:val="Normal"/>
    <w:rsid w:val="00D16D77"/>
    <w:pPr>
      <w:spacing w:before="100" w:beforeAutospacing="1" w:after="100" w:afterAutospacing="1" w:line="240" w:lineRule="auto"/>
    </w:pPr>
    <w:rPr>
      <w:rFonts w:eastAsia="Times New Roman" w:cs="Times New Roman"/>
      <w:kern w:val="0"/>
      <w:szCs w:val="24"/>
      <w:lang w:val="en-ZA" w:eastAsia="en-ZA"/>
    </w:rPr>
  </w:style>
  <w:style w:type="paragraph" w:customStyle="1" w:styleId="mb-25">
    <w:name w:val="mb-2.5"/>
    <w:basedOn w:val="Normal"/>
    <w:rsid w:val="00EF682D"/>
    <w:pPr>
      <w:spacing w:before="100" w:beforeAutospacing="1" w:after="100" w:afterAutospacing="1" w:line="240" w:lineRule="auto"/>
    </w:pPr>
    <w:rPr>
      <w:rFonts w:eastAsia="Times New Roman" w:cs="Times New Roman"/>
      <w:kern w:val="0"/>
      <w:szCs w:val="24"/>
      <w:lang w:val="en-ZA" w:eastAsia="en-ZA"/>
    </w:rPr>
  </w:style>
  <w:style w:type="character" w:customStyle="1" w:styleId="issue-underline">
    <w:name w:val="issue-underline"/>
    <w:basedOn w:val="DefaultParagraphFont"/>
    <w:rsid w:val="00EF682D"/>
  </w:style>
  <w:style w:type="table" w:styleId="TableGridLight">
    <w:name w:val="Grid Table Light"/>
    <w:basedOn w:val="TableNormal"/>
    <w:uiPriority w:val="40"/>
    <w:rsid w:val="003C087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3">
    <w:name w:val="Grid Table 4 Accent 3"/>
    <w:basedOn w:val="TableNormal"/>
    <w:uiPriority w:val="49"/>
    <w:rsid w:val="003C087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5Char">
    <w:name w:val="Heading 5 Char"/>
    <w:basedOn w:val="DefaultParagraphFont"/>
    <w:link w:val="Heading5"/>
    <w:uiPriority w:val="9"/>
    <w:semiHidden/>
    <w:rsid w:val="0076086E"/>
    <w:rPr>
      <w:rFonts w:asciiTheme="majorHAnsi" w:eastAsiaTheme="majorEastAsia" w:hAnsiTheme="majorHAnsi" w:cstheme="majorBidi"/>
      <w:color w:val="2F5496" w:themeColor="accent1" w:themeShade="BF"/>
      <w:kern w:val="1"/>
      <w:sz w:val="24"/>
      <w:lang w:val="en-GB" w:eastAsia="zh-CN"/>
    </w:rPr>
  </w:style>
  <w:style w:type="character" w:styleId="HTMLCode">
    <w:name w:val="HTML Code"/>
    <w:basedOn w:val="DefaultParagraphFont"/>
    <w:uiPriority w:val="99"/>
    <w:semiHidden/>
    <w:unhideWhenUsed/>
    <w:rsid w:val="00DA305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C15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lang w:val="en-ZA" w:eastAsia="en-ZA"/>
    </w:rPr>
  </w:style>
  <w:style w:type="character" w:customStyle="1" w:styleId="HTMLPreformattedChar">
    <w:name w:val="HTML Preformatted Char"/>
    <w:basedOn w:val="DefaultParagraphFont"/>
    <w:link w:val="HTMLPreformatted"/>
    <w:uiPriority w:val="99"/>
    <w:rsid w:val="00C156C4"/>
    <w:rPr>
      <w:rFonts w:ascii="Courier New" w:eastAsia="Times New Roman" w:hAnsi="Courier New" w:cs="Courier New"/>
      <w:sz w:val="20"/>
      <w:szCs w:val="20"/>
      <w:lang w:eastAsia="en-ZA"/>
    </w:rPr>
  </w:style>
  <w:style w:type="character" w:customStyle="1" w:styleId="keyword">
    <w:name w:val="keyword"/>
    <w:basedOn w:val="DefaultParagraphFont"/>
    <w:rsid w:val="00CF7AD5"/>
  </w:style>
  <w:style w:type="character" w:styleId="UnresolvedMention">
    <w:name w:val="Unresolved Mention"/>
    <w:basedOn w:val="DefaultParagraphFont"/>
    <w:uiPriority w:val="99"/>
    <w:semiHidden/>
    <w:unhideWhenUsed/>
    <w:rsid w:val="003A7FA3"/>
    <w:rPr>
      <w:color w:val="605E5C"/>
      <w:shd w:val="clear" w:color="auto" w:fill="E1DFDD"/>
    </w:rPr>
  </w:style>
  <w:style w:type="paragraph" w:styleId="Header">
    <w:name w:val="header"/>
    <w:basedOn w:val="Normal"/>
    <w:link w:val="HeaderChar"/>
    <w:uiPriority w:val="99"/>
    <w:unhideWhenUsed/>
    <w:rsid w:val="00DA7324"/>
    <w:pPr>
      <w:tabs>
        <w:tab w:val="center" w:pos="4513"/>
        <w:tab w:val="right" w:pos="9026"/>
      </w:tabs>
      <w:spacing w:line="240" w:lineRule="auto"/>
    </w:pPr>
  </w:style>
  <w:style w:type="character" w:customStyle="1" w:styleId="HeaderChar">
    <w:name w:val="Header Char"/>
    <w:basedOn w:val="DefaultParagraphFont"/>
    <w:link w:val="Header"/>
    <w:uiPriority w:val="99"/>
    <w:rsid w:val="00DA7324"/>
    <w:rPr>
      <w:rFonts w:ascii="Times New Roman" w:eastAsia="Calibri" w:hAnsi="Times New Roman" w:cs="Basic Roman"/>
      <w:kern w:val="1"/>
      <w:sz w:val="24"/>
      <w:lang w:val="en-GB" w:eastAsia="zh-CN"/>
    </w:rPr>
  </w:style>
  <w:style w:type="paragraph" w:styleId="Footer">
    <w:name w:val="footer"/>
    <w:basedOn w:val="Normal"/>
    <w:link w:val="FooterChar"/>
    <w:uiPriority w:val="99"/>
    <w:unhideWhenUsed/>
    <w:rsid w:val="00DA7324"/>
    <w:pPr>
      <w:tabs>
        <w:tab w:val="center" w:pos="4513"/>
        <w:tab w:val="right" w:pos="9026"/>
      </w:tabs>
      <w:spacing w:line="240" w:lineRule="auto"/>
    </w:pPr>
  </w:style>
  <w:style w:type="character" w:customStyle="1" w:styleId="FooterChar">
    <w:name w:val="Footer Char"/>
    <w:basedOn w:val="DefaultParagraphFont"/>
    <w:link w:val="Footer"/>
    <w:uiPriority w:val="99"/>
    <w:rsid w:val="00DA7324"/>
    <w:rPr>
      <w:rFonts w:ascii="Times New Roman" w:eastAsia="Calibri" w:hAnsi="Times New Roman" w:cs="Basic Roman"/>
      <w:kern w:val="1"/>
      <w:sz w:val="24"/>
      <w:lang w:val="en-GB" w:eastAsia="zh-CN"/>
    </w:rPr>
  </w:style>
  <w:style w:type="character" w:customStyle="1" w:styleId="gxst-emph">
    <w:name w:val="gxst-emph"/>
    <w:basedOn w:val="DefaultParagraphFont"/>
    <w:rsid w:val="00814A7E"/>
  </w:style>
  <w:style w:type="character" w:customStyle="1" w:styleId="mn">
    <w:name w:val="mn"/>
    <w:basedOn w:val="DefaultParagraphFont"/>
    <w:rsid w:val="00C1544C"/>
  </w:style>
  <w:style w:type="character" w:customStyle="1" w:styleId="mi">
    <w:name w:val="mi"/>
    <w:basedOn w:val="DefaultParagraphFont"/>
    <w:rsid w:val="00FE5AB1"/>
  </w:style>
  <w:style w:type="paragraph" w:customStyle="1" w:styleId="transcripttextparagraph-sc-1jllhx4-1">
    <w:name w:val="transcripttext__paragraph-sc-1jllhx4-1"/>
    <w:basedOn w:val="Normal"/>
    <w:rsid w:val="00071C94"/>
    <w:pPr>
      <w:spacing w:before="100" w:beforeAutospacing="1" w:after="100" w:afterAutospacing="1" w:line="240" w:lineRule="auto"/>
    </w:pPr>
    <w:rPr>
      <w:rFonts w:eastAsia="Times New Roman" w:cs="Times New Roman"/>
      <w:kern w:val="0"/>
      <w:szCs w:val="24"/>
      <w:lang w:val="en-ZA" w:eastAsia="en-ZA"/>
    </w:rPr>
  </w:style>
  <w:style w:type="paragraph" w:customStyle="1" w:styleId="q-text">
    <w:name w:val="q-text"/>
    <w:basedOn w:val="Normal"/>
    <w:rsid w:val="00E84348"/>
    <w:pPr>
      <w:spacing w:before="100" w:beforeAutospacing="1" w:after="100" w:afterAutospacing="1" w:line="240" w:lineRule="auto"/>
    </w:pPr>
    <w:rPr>
      <w:rFonts w:eastAsia="Times New Roman" w:cs="Times New Roman"/>
      <w:kern w:val="0"/>
      <w:szCs w:val="24"/>
      <w:lang w:val="en-ZA" w:eastAsia="en-ZA"/>
    </w:rPr>
  </w:style>
  <w:style w:type="character" w:customStyle="1" w:styleId="q-inline">
    <w:name w:val="q-inline"/>
    <w:basedOn w:val="DefaultParagraphFont"/>
    <w:rsid w:val="00E84348"/>
  </w:style>
  <w:style w:type="character" w:customStyle="1" w:styleId="hljs-comment">
    <w:name w:val="hljs-comment"/>
    <w:basedOn w:val="DefaultParagraphFont"/>
    <w:rsid w:val="007537A9"/>
  </w:style>
  <w:style w:type="paragraph" w:customStyle="1" w:styleId="Default">
    <w:name w:val="Default"/>
    <w:rsid w:val="008867BC"/>
    <w:pPr>
      <w:autoSpaceDE w:val="0"/>
      <w:autoSpaceDN w:val="0"/>
      <w:adjustRightInd w:val="0"/>
      <w:spacing w:after="0" w:line="240" w:lineRule="auto"/>
    </w:pPr>
    <w:rPr>
      <w:rFonts w:ascii="Droid Serif" w:hAnsi="Droid Serif" w:cs="Droid Serif"/>
      <w:color w:val="000000"/>
      <w:sz w:val="24"/>
      <w:szCs w:val="24"/>
    </w:rPr>
  </w:style>
  <w:style w:type="paragraph" w:customStyle="1" w:styleId="Pa25">
    <w:name w:val="Pa25"/>
    <w:basedOn w:val="Default"/>
    <w:next w:val="Default"/>
    <w:uiPriority w:val="99"/>
    <w:rsid w:val="008867BC"/>
    <w:pPr>
      <w:spacing w:line="191" w:lineRule="atLeast"/>
    </w:pPr>
    <w:rPr>
      <w:rFonts w:cstheme="minorBidi"/>
      <w:color w:val="auto"/>
    </w:rPr>
  </w:style>
  <w:style w:type="character" w:customStyle="1" w:styleId="user-select-contain">
    <w:name w:val="user-select-contain"/>
    <w:basedOn w:val="DefaultParagraphFont"/>
    <w:rsid w:val="00E93927"/>
  </w:style>
  <w:style w:type="character" w:customStyle="1" w:styleId="go">
    <w:name w:val="go"/>
    <w:basedOn w:val="DefaultParagraphFont"/>
    <w:rsid w:val="00700B60"/>
  </w:style>
  <w:style w:type="character" w:customStyle="1" w:styleId="lineno">
    <w:name w:val="lineno"/>
    <w:basedOn w:val="DefaultParagraphFont"/>
    <w:rsid w:val="00A86982"/>
  </w:style>
  <w:style w:type="character" w:styleId="FollowedHyperlink">
    <w:name w:val="FollowedHyperlink"/>
    <w:basedOn w:val="DefaultParagraphFont"/>
    <w:uiPriority w:val="99"/>
    <w:semiHidden/>
    <w:unhideWhenUsed/>
    <w:rsid w:val="00A1427D"/>
    <w:rPr>
      <w:color w:val="954F72" w:themeColor="followedHyperlink"/>
      <w:u w:val="single"/>
    </w:rPr>
  </w:style>
  <w:style w:type="paragraph" w:customStyle="1" w:styleId="vn">
    <w:name w:val="vn"/>
    <w:basedOn w:val="Normal"/>
    <w:rsid w:val="00475C01"/>
    <w:pPr>
      <w:spacing w:before="100" w:beforeAutospacing="1" w:after="100" w:afterAutospacing="1" w:line="240" w:lineRule="auto"/>
    </w:pPr>
    <w:rPr>
      <w:rFonts w:eastAsia="Times New Roman" w:cs="Times New Roman"/>
      <w:kern w:val="0"/>
      <w:szCs w:val="24"/>
      <w:lang w:val="en-ZA" w:eastAsia="en-ZA"/>
    </w:rPr>
  </w:style>
  <w:style w:type="character" w:customStyle="1" w:styleId="ListParagraphChar">
    <w:name w:val="List Paragraph Char"/>
    <w:aliases w:val="Table of contents numbered Char,Bullet List Char"/>
    <w:basedOn w:val="DefaultParagraphFont"/>
    <w:link w:val="ListParagraph"/>
    <w:uiPriority w:val="34"/>
    <w:rsid w:val="00934A60"/>
    <w:rPr>
      <w:rFonts w:ascii="Times New Roman" w:eastAsia="Calibri" w:hAnsi="Times New Roman" w:cs="Basic Roman"/>
      <w:kern w:val="1"/>
      <w:sz w:val="24"/>
      <w:lang w:val="en-GB" w:eastAsia="zh-CN"/>
    </w:rPr>
  </w:style>
  <w:style w:type="paragraph" w:customStyle="1" w:styleId="Standard">
    <w:name w:val="Standard"/>
    <w:rsid w:val="006E5D13"/>
    <w:pPr>
      <w:suppressAutoHyphens/>
      <w:autoSpaceDN w:val="0"/>
      <w:spacing w:after="0" w:line="240" w:lineRule="auto"/>
      <w:textAlignment w:val="baseline"/>
    </w:pPr>
    <w:rPr>
      <w:rFonts w:ascii="Liberation Serif" w:eastAsia="DejaVu Sans" w:hAnsi="Liberation Serif" w:cs="FreeSans"/>
      <w:kern w:val="3"/>
      <w:sz w:val="24"/>
      <w:szCs w:val="24"/>
      <w:lang w:val="en-GB" w:eastAsia="zh-CN" w:bidi="hi-IN"/>
    </w:rPr>
  </w:style>
  <w:style w:type="table" w:styleId="PlainTable1">
    <w:name w:val="Plain Table 1"/>
    <w:basedOn w:val="TableNormal"/>
    <w:uiPriority w:val="41"/>
    <w:rsid w:val="00D85B0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fmbody">
    <w:name w:val="fm_body"/>
    <w:basedOn w:val="Normal"/>
    <w:rsid w:val="00A12CDF"/>
    <w:pPr>
      <w:spacing w:before="100" w:beforeAutospacing="1" w:after="100" w:afterAutospacing="1" w:line="240" w:lineRule="auto"/>
    </w:pPr>
    <w:rPr>
      <w:rFonts w:eastAsia="Times New Roman" w:cs="Times New Roman"/>
      <w:kern w:val="0"/>
      <w:szCs w:val="24"/>
      <w:lang w:val="en-ZA" w:eastAsia="en-ZA"/>
    </w:rPr>
  </w:style>
  <w:style w:type="paragraph" w:customStyle="1" w:styleId="fmbullet2">
    <w:name w:val="fm_bullet2"/>
    <w:basedOn w:val="Normal"/>
    <w:rsid w:val="00A12CDF"/>
    <w:pPr>
      <w:spacing w:before="100" w:beforeAutospacing="1" w:after="100" w:afterAutospacing="1" w:line="240" w:lineRule="auto"/>
    </w:pPr>
    <w:rPr>
      <w:rFonts w:eastAsia="Times New Roman" w:cs="Times New Roman"/>
      <w:kern w:val="0"/>
      <w:szCs w:val="24"/>
      <w:lang w:val="en-ZA" w:eastAsia="en-ZA"/>
    </w:rPr>
  </w:style>
  <w:style w:type="paragraph" w:customStyle="1" w:styleId="fmindent">
    <w:name w:val="fm_indent"/>
    <w:basedOn w:val="Normal"/>
    <w:rsid w:val="00A12CDF"/>
    <w:pPr>
      <w:spacing w:before="100" w:beforeAutospacing="1" w:after="100" w:afterAutospacing="1" w:line="240" w:lineRule="auto"/>
    </w:pPr>
    <w:rPr>
      <w:rFonts w:eastAsia="Times New Roman" w:cs="Times New Roman"/>
      <w:kern w:val="0"/>
      <w:szCs w:val="24"/>
      <w:lang w:val="en-ZA" w:eastAsia="en-ZA"/>
    </w:rPr>
  </w:style>
  <w:style w:type="character" w:styleId="HTMLVariable">
    <w:name w:val="HTML Variable"/>
    <w:basedOn w:val="DefaultParagraphFont"/>
    <w:uiPriority w:val="99"/>
    <w:semiHidden/>
    <w:unhideWhenUsed/>
    <w:rsid w:val="00690CD5"/>
    <w:rPr>
      <w:i/>
      <w:iCs/>
    </w:rPr>
  </w:style>
  <w:style w:type="character" w:customStyle="1" w:styleId="hljs-function">
    <w:name w:val="hljs-function"/>
    <w:basedOn w:val="DefaultParagraphFont"/>
    <w:rsid w:val="000F617B"/>
  </w:style>
  <w:style w:type="character" w:customStyle="1" w:styleId="hljs-keyword">
    <w:name w:val="hljs-keyword"/>
    <w:basedOn w:val="DefaultParagraphFont"/>
    <w:rsid w:val="000F617B"/>
  </w:style>
  <w:style w:type="character" w:customStyle="1" w:styleId="hljs-title">
    <w:name w:val="hljs-title"/>
    <w:basedOn w:val="DefaultParagraphFont"/>
    <w:rsid w:val="000F617B"/>
  </w:style>
  <w:style w:type="character" w:customStyle="1" w:styleId="hljs-params">
    <w:name w:val="hljs-params"/>
    <w:basedOn w:val="DefaultParagraphFont"/>
    <w:rsid w:val="000F617B"/>
  </w:style>
  <w:style w:type="character" w:customStyle="1" w:styleId="hljs-number">
    <w:name w:val="hljs-number"/>
    <w:basedOn w:val="DefaultParagraphFont"/>
    <w:rsid w:val="000F617B"/>
  </w:style>
  <w:style w:type="character" w:customStyle="1" w:styleId="mord">
    <w:name w:val="mord"/>
    <w:basedOn w:val="DefaultParagraphFont"/>
    <w:rsid w:val="00853EEE"/>
  </w:style>
  <w:style w:type="character" w:customStyle="1" w:styleId="mrel">
    <w:name w:val="mrel"/>
    <w:basedOn w:val="DefaultParagraphFont"/>
    <w:rsid w:val="00853EEE"/>
  </w:style>
  <w:style w:type="character" w:customStyle="1" w:styleId="mjx-char">
    <w:name w:val="mjx-char"/>
    <w:basedOn w:val="DefaultParagraphFont"/>
    <w:rsid w:val="00A71CFC"/>
  </w:style>
  <w:style w:type="character" w:customStyle="1" w:styleId="mjxassistivemathml">
    <w:name w:val="mjx_assistive_mathml"/>
    <w:basedOn w:val="DefaultParagraphFont"/>
    <w:rsid w:val="00A71CFC"/>
  </w:style>
  <w:style w:type="character" w:customStyle="1" w:styleId="token">
    <w:name w:val="token"/>
    <w:basedOn w:val="DefaultParagraphFont"/>
    <w:rsid w:val="00B507D3"/>
  </w:style>
  <w:style w:type="character" w:customStyle="1" w:styleId="line-number">
    <w:name w:val="line-number"/>
    <w:basedOn w:val="DefaultParagraphFont"/>
    <w:rsid w:val="00B507D3"/>
  </w:style>
  <w:style w:type="character" w:customStyle="1" w:styleId="javacolor">
    <w:name w:val="javacolor"/>
    <w:basedOn w:val="DefaultParagraphFont"/>
    <w:rsid w:val="0028605B"/>
  </w:style>
  <w:style w:type="character" w:customStyle="1" w:styleId="javakeywordcolor">
    <w:name w:val="javakeywordcolor"/>
    <w:basedOn w:val="DefaultParagraphFont"/>
    <w:rsid w:val="0028605B"/>
  </w:style>
  <w:style w:type="character" w:customStyle="1" w:styleId="commentcolor">
    <w:name w:val="commentcolor"/>
    <w:basedOn w:val="DefaultParagraphFont"/>
    <w:rsid w:val="0028605B"/>
  </w:style>
  <w:style w:type="character" w:customStyle="1" w:styleId="javanumbercolor">
    <w:name w:val="javanumbercolor"/>
    <w:basedOn w:val="DefaultParagraphFont"/>
    <w:rsid w:val="001A4961"/>
  </w:style>
  <w:style w:type="character" w:customStyle="1" w:styleId="javastringcolor">
    <w:name w:val="javastringcolor"/>
    <w:basedOn w:val="DefaultParagraphFont"/>
    <w:rsid w:val="001A4961"/>
  </w:style>
  <w:style w:type="character" w:customStyle="1" w:styleId="highlight--red">
    <w:name w:val="highlight--red"/>
    <w:basedOn w:val="DefaultParagraphFont"/>
    <w:rsid w:val="00F03DCD"/>
  </w:style>
  <w:style w:type="paragraph" w:customStyle="1" w:styleId="alt">
    <w:name w:val="alt"/>
    <w:basedOn w:val="Normal"/>
    <w:rsid w:val="006B6F99"/>
    <w:pPr>
      <w:spacing w:before="100" w:beforeAutospacing="1" w:after="100" w:afterAutospacing="1" w:line="240" w:lineRule="auto"/>
    </w:pPr>
    <w:rPr>
      <w:rFonts w:eastAsia="Times New Roman" w:cs="Times New Roman"/>
      <w:kern w:val="0"/>
      <w:szCs w:val="24"/>
      <w:lang w:val="en-ZA" w:eastAsia="en-ZA"/>
    </w:rPr>
  </w:style>
  <w:style w:type="character" w:customStyle="1" w:styleId="comment">
    <w:name w:val="comment"/>
    <w:basedOn w:val="DefaultParagraphFont"/>
    <w:rsid w:val="006B6F99"/>
  </w:style>
  <w:style w:type="character" w:customStyle="1" w:styleId="cpp-definition">
    <w:name w:val="cpp-definition"/>
    <w:basedOn w:val="DefaultParagraphFont"/>
    <w:rsid w:val="00451258"/>
  </w:style>
  <w:style w:type="paragraph" w:customStyle="1" w:styleId="text">
    <w:name w:val="text"/>
    <w:basedOn w:val="Normal"/>
    <w:rsid w:val="00696C6A"/>
    <w:pPr>
      <w:spacing w:before="100" w:beforeAutospacing="1" w:after="100" w:afterAutospacing="1" w:line="240" w:lineRule="auto"/>
    </w:pPr>
    <w:rPr>
      <w:rFonts w:eastAsia="Times New Roman" w:cs="Times New Roman"/>
      <w:kern w:val="0"/>
      <w:szCs w:val="24"/>
      <w:lang w:val="en-ZA" w:eastAsia="en-ZA"/>
    </w:rPr>
  </w:style>
  <w:style w:type="character" w:customStyle="1" w:styleId="math">
    <w:name w:val="math"/>
    <w:basedOn w:val="DefaultParagraphFont"/>
    <w:rsid w:val="00696C6A"/>
  </w:style>
  <w:style w:type="paragraph" w:customStyle="1" w:styleId="math1">
    <w:name w:val="math1"/>
    <w:basedOn w:val="Normal"/>
    <w:rsid w:val="00696C6A"/>
    <w:pPr>
      <w:spacing w:before="100" w:beforeAutospacing="1" w:after="100" w:afterAutospacing="1" w:line="240" w:lineRule="auto"/>
    </w:pPr>
    <w:rPr>
      <w:rFonts w:eastAsia="Times New Roman" w:cs="Times New Roman"/>
      <w:kern w:val="0"/>
      <w:szCs w:val="24"/>
      <w:lang w:val="en-ZA" w:eastAsia="en-ZA"/>
    </w:rPr>
  </w:style>
  <w:style w:type="character" w:customStyle="1" w:styleId="answer">
    <w:name w:val="answer"/>
    <w:basedOn w:val="DefaultParagraphFont"/>
    <w:rsid w:val="001576B3"/>
  </w:style>
  <w:style w:type="character" w:styleId="HTMLSample">
    <w:name w:val="HTML Sample"/>
    <w:basedOn w:val="DefaultParagraphFont"/>
    <w:uiPriority w:val="99"/>
    <w:semiHidden/>
    <w:unhideWhenUsed/>
    <w:rsid w:val="004001B1"/>
    <w:rPr>
      <w:rFonts w:ascii="Courier New" w:eastAsia="Times New Roman" w:hAnsi="Courier New" w:cs="Courier New"/>
    </w:rPr>
  </w:style>
  <w:style w:type="character" w:styleId="HTMLTypewriter">
    <w:name w:val="HTML Typewriter"/>
    <w:basedOn w:val="DefaultParagraphFont"/>
    <w:uiPriority w:val="99"/>
    <w:semiHidden/>
    <w:unhideWhenUsed/>
    <w:rsid w:val="007519DE"/>
    <w:rPr>
      <w:rFonts w:ascii="Courier New" w:eastAsia="Times New Roman" w:hAnsi="Courier New" w:cs="Courier New"/>
      <w:sz w:val="20"/>
      <w:szCs w:val="20"/>
    </w:rPr>
  </w:style>
  <w:style w:type="character" w:styleId="HTMLDefinition">
    <w:name w:val="HTML Definition"/>
    <w:basedOn w:val="DefaultParagraphFont"/>
    <w:uiPriority w:val="99"/>
    <w:semiHidden/>
    <w:unhideWhenUsed/>
    <w:rsid w:val="00323CFB"/>
    <w:rPr>
      <w:i/>
      <w:iCs/>
    </w:rPr>
  </w:style>
  <w:style w:type="table" w:styleId="PlainTable2">
    <w:name w:val="Plain Table 2"/>
    <w:basedOn w:val="TableNormal"/>
    <w:uiPriority w:val="42"/>
    <w:rsid w:val="005F4DE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F4DE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F4DE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ljs-builtin">
    <w:name w:val="hljs-built_in"/>
    <w:basedOn w:val="DefaultParagraphFont"/>
    <w:rsid w:val="00C4266D"/>
  </w:style>
  <w:style w:type="character" w:customStyle="1" w:styleId="que">
    <w:name w:val="que"/>
    <w:basedOn w:val="DefaultParagraphFont"/>
    <w:rsid w:val="00F43130"/>
  </w:style>
  <w:style w:type="character" w:customStyle="1" w:styleId="mtk1">
    <w:name w:val="mtk1"/>
    <w:basedOn w:val="DefaultParagraphFont"/>
    <w:rsid w:val="00971A87"/>
  </w:style>
  <w:style w:type="character" w:customStyle="1" w:styleId="mtk9">
    <w:name w:val="mtk9"/>
    <w:basedOn w:val="DefaultParagraphFont"/>
    <w:rsid w:val="00971A87"/>
  </w:style>
  <w:style w:type="character" w:customStyle="1" w:styleId="mtk6">
    <w:name w:val="mtk6"/>
    <w:basedOn w:val="DefaultParagraphFont"/>
    <w:rsid w:val="00971A87"/>
  </w:style>
  <w:style w:type="character" w:customStyle="1" w:styleId="overline">
    <w:name w:val="overline"/>
    <w:basedOn w:val="DefaultParagraphFont"/>
    <w:rsid w:val="001C5D81"/>
  </w:style>
  <w:style w:type="paragraph" w:customStyle="1" w:styleId="has-normal-font-size">
    <w:name w:val="has-normal-font-size"/>
    <w:basedOn w:val="Normal"/>
    <w:rsid w:val="00E932B6"/>
    <w:pPr>
      <w:spacing w:before="100" w:beforeAutospacing="1" w:after="100" w:afterAutospacing="1" w:line="240" w:lineRule="auto"/>
    </w:pPr>
    <w:rPr>
      <w:rFonts w:eastAsia="Times New Roman" w:cs="Times New Roman"/>
      <w:kern w:val="0"/>
      <w:szCs w:val="24"/>
      <w:lang w:val="en-ZA" w:eastAsia="en-ZA"/>
    </w:rPr>
  </w:style>
  <w:style w:type="character" w:customStyle="1" w:styleId="cpp1-reservedword">
    <w:name w:val="cpp1-reservedword"/>
    <w:basedOn w:val="DefaultParagraphFont"/>
    <w:rsid w:val="003F4BF3"/>
  </w:style>
  <w:style w:type="character" w:customStyle="1" w:styleId="cpp1-space">
    <w:name w:val="cpp1-space"/>
    <w:basedOn w:val="DefaultParagraphFont"/>
    <w:rsid w:val="003F4BF3"/>
  </w:style>
  <w:style w:type="character" w:customStyle="1" w:styleId="cpp1-brackets">
    <w:name w:val="cpp1-brackets"/>
    <w:basedOn w:val="DefaultParagraphFont"/>
    <w:rsid w:val="003F4BF3"/>
  </w:style>
  <w:style w:type="character" w:customStyle="1" w:styleId="cpp1-identifier">
    <w:name w:val="cpp1-identifier"/>
    <w:basedOn w:val="DefaultParagraphFont"/>
    <w:rsid w:val="003F4BF3"/>
  </w:style>
  <w:style w:type="character" w:customStyle="1" w:styleId="cpp1-symbol">
    <w:name w:val="cpp1-symbol"/>
    <w:basedOn w:val="DefaultParagraphFont"/>
    <w:rsid w:val="003F4BF3"/>
  </w:style>
  <w:style w:type="character" w:customStyle="1" w:styleId="cpp1-number">
    <w:name w:val="cpp1-number"/>
    <w:basedOn w:val="DefaultParagraphFont"/>
    <w:rsid w:val="003F4BF3"/>
  </w:style>
  <w:style w:type="character" w:customStyle="1" w:styleId="cpp1-string">
    <w:name w:val="cpp1-string"/>
    <w:basedOn w:val="DefaultParagraphFont"/>
    <w:rsid w:val="003F4BF3"/>
  </w:style>
  <w:style w:type="paragraph" w:styleId="Revision">
    <w:name w:val="Revision"/>
    <w:hidden/>
    <w:uiPriority w:val="99"/>
    <w:semiHidden/>
    <w:rsid w:val="006E6630"/>
    <w:pPr>
      <w:spacing w:after="0" w:line="240" w:lineRule="auto"/>
    </w:pPr>
    <w:rPr>
      <w:rFonts w:ascii="Times New Roman" w:eastAsia="Calibri" w:hAnsi="Times New Roman" w:cs="Basic Roman"/>
      <w:kern w:val="1"/>
      <w:sz w:val="24"/>
      <w:lang w:val="en-GB" w:eastAsia="zh-CN"/>
    </w:rPr>
  </w:style>
  <w:style w:type="character" w:styleId="CommentReference">
    <w:name w:val="annotation reference"/>
    <w:basedOn w:val="DefaultParagraphFont"/>
    <w:uiPriority w:val="99"/>
    <w:semiHidden/>
    <w:unhideWhenUsed/>
    <w:rsid w:val="006E6630"/>
    <w:rPr>
      <w:sz w:val="16"/>
      <w:szCs w:val="16"/>
    </w:rPr>
  </w:style>
  <w:style w:type="paragraph" w:styleId="CommentText">
    <w:name w:val="annotation text"/>
    <w:basedOn w:val="Normal"/>
    <w:link w:val="CommentTextChar"/>
    <w:uiPriority w:val="99"/>
    <w:unhideWhenUsed/>
    <w:rsid w:val="006E6630"/>
    <w:pPr>
      <w:spacing w:line="240" w:lineRule="auto"/>
    </w:pPr>
    <w:rPr>
      <w:sz w:val="20"/>
      <w:szCs w:val="20"/>
    </w:rPr>
  </w:style>
  <w:style w:type="character" w:customStyle="1" w:styleId="CommentTextChar">
    <w:name w:val="Comment Text Char"/>
    <w:basedOn w:val="DefaultParagraphFont"/>
    <w:link w:val="CommentText"/>
    <w:uiPriority w:val="99"/>
    <w:rsid w:val="006E6630"/>
    <w:rPr>
      <w:rFonts w:ascii="Times New Roman" w:eastAsia="Calibri" w:hAnsi="Times New Roman" w:cs="Basic Roman"/>
      <w:kern w:val="1"/>
      <w:sz w:val="20"/>
      <w:szCs w:val="20"/>
      <w:lang w:val="en-GB" w:eastAsia="zh-CN"/>
    </w:rPr>
  </w:style>
  <w:style w:type="paragraph" w:styleId="CommentSubject">
    <w:name w:val="annotation subject"/>
    <w:basedOn w:val="CommentText"/>
    <w:next w:val="CommentText"/>
    <w:link w:val="CommentSubjectChar"/>
    <w:uiPriority w:val="99"/>
    <w:semiHidden/>
    <w:unhideWhenUsed/>
    <w:rsid w:val="006E6630"/>
    <w:rPr>
      <w:b/>
      <w:bCs/>
    </w:rPr>
  </w:style>
  <w:style w:type="character" w:customStyle="1" w:styleId="CommentSubjectChar">
    <w:name w:val="Comment Subject Char"/>
    <w:basedOn w:val="CommentTextChar"/>
    <w:link w:val="CommentSubject"/>
    <w:uiPriority w:val="99"/>
    <w:semiHidden/>
    <w:rsid w:val="006E6630"/>
    <w:rPr>
      <w:rFonts w:ascii="Times New Roman" w:eastAsia="Calibri" w:hAnsi="Times New Roman" w:cs="Basic Roman"/>
      <w:b/>
      <w:bCs/>
      <w:kern w:val="1"/>
      <w:sz w:val="20"/>
      <w:szCs w:val="20"/>
      <w:lang w:val="en-GB" w:eastAsia="zh-CN"/>
    </w:rPr>
  </w:style>
  <w:style w:type="paragraph" w:customStyle="1" w:styleId="pb-2">
    <w:name w:val="pb-2"/>
    <w:basedOn w:val="Normal"/>
    <w:rsid w:val="00F90068"/>
    <w:pPr>
      <w:spacing w:before="100" w:beforeAutospacing="1" w:after="100" w:afterAutospacing="1" w:line="240" w:lineRule="auto"/>
    </w:pPr>
    <w:rPr>
      <w:rFonts w:eastAsia="Times New Roman" w:cs="Times New Roman"/>
      <w:kern w:val="0"/>
      <w:szCs w:val="24"/>
      <w:lang w:val="en-ZA"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1714">
      <w:bodyDiv w:val="1"/>
      <w:marLeft w:val="0"/>
      <w:marRight w:val="0"/>
      <w:marTop w:val="0"/>
      <w:marBottom w:val="0"/>
      <w:divBdr>
        <w:top w:val="none" w:sz="0" w:space="0" w:color="auto"/>
        <w:left w:val="none" w:sz="0" w:space="0" w:color="auto"/>
        <w:bottom w:val="none" w:sz="0" w:space="0" w:color="auto"/>
        <w:right w:val="none" w:sz="0" w:space="0" w:color="auto"/>
      </w:divBdr>
    </w:div>
    <w:div w:id="9187128">
      <w:bodyDiv w:val="1"/>
      <w:marLeft w:val="0"/>
      <w:marRight w:val="0"/>
      <w:marTop w:val="0"/>
      <w:marBottom w:val="0"/>
      <w:divBdr>
        <w:top w:val="none" w:sz="0" w:space="0" w:color="auto"/>
        <w:left w:val="none" w:sz="0" w:space="0" w:color="auto"/>
        <w:bottom w:val="none" w:sz="0" w:space="0" w:color="auto"/>
        <w:right w:val="none" w:sz="0" w:space="0" w:color="auto"/>
      </w:divBdr>
    </w:div>
    <w:div w:id="12150945">
      <w:bodyDiv w:val="1"/>
      <w:marLeft w:val="0"/>
      <w:marRight w:val="0"/>
      <w:marTop w:val="0"/>
      <w:marBottom w:val="0"/>
      <w:divBdr>
        <w:top w:val="none" w:sz="0" w:space="0" w:color="auto"/>
        <w:left w:val="none" w:sz="0" w:space="0" w:color="auto"/>
        <w:bottom w:val="none" w:sz="0" w:space="0" w:color="auto"/>
        <w:right w:val="none" w:sz="0" w:space="0" w:color="auto"/>
      </w:divBdr>
    </w:div>
    <w:div w:id="12416022">
      <w:bodyDiv w:val="1"/>
      <w:marLeft w:val="0"/>
      <w:marRight w:val="0"/>
      <w:marTop w:val="0"/>
      <w:marBottom w:val="0"/>
      <w:divBdr>
        <w:top w:val="none" w:sz="0" w:space="0" w:color="auto"/>
        <w:left w:val="none" w:sz="0" w:space="0" w:color="auto"/>
        <w:bottom w:val="none" w:sz="0" w:space="0" w:color="auto"/>
        <w:right w:val="none" w:sz="0" w:space="0" w:color="auto"/>
      </w:divBdr>
    </w:div>
    <w:div w:id="29693841">
      <w:bodyDiv w:val="1"/>
      <w:marLeft w:val="0"/>
      <w:marRight w:val="0"/>
      <w:marTop w:val="0"/>
      <w:marBottom w:val="0"/>
      <w:divBdr>
        <w:top w:val="none" w:sz="0" w:space="0" w:color="auto"/>
        <w:left w:val="none" w:sz="0" w:space="0" w:color="auto"/>
        <w:bottom w:val="none" w:sz="0" w:space="0" w:color="auto"/>
        <w:right w:val="none" w:sz="0" w:space="0" w:color="auto"/>
      </w:divBdr>
      <w:divsChild>
        <w:div w:id="2092114269">
          <w:marLeft w:val="0"/>
          <w:marRight w:val="0"/>
          <w:marTop w:val="0"/>
          <w:marBottom w:val="0"/>
          <w:divBdr>
            <w:top w:val="none" w:sz="0" w:space="0" w:color="auto"/>
            <w:left w:val="none" w:sz="0" w:space="0" w:color="auto"/>
            <w:bottom w:val="none" w:sz="0" w:space="0" w:color="auto"/>
            <w:right w:val="none" w:sz="0" w:space="0" w:color="auto"/>
          </w:divBdr>
          <w:divsChild>
            <w:div w:id="938754642">
              <w:marLeft w:val="0"/>
              <w:marRight w:val="0"/>
              <w:marTop w:val="0"/>
              <w:marBottom w:val="0"/>
              <w:divBdr>
                <w:top w:val="none" w:sz="0" w:space="0" w:color="auto"/>
                <w:left w:val="none" w:sz="0" w:space="0" w:color="auto"/>
                <w:bottom w:val="none" w:sz="0" w:space="0" w:color="auto"/>
                <w:right w:val="none" w:sz="0" w:space="0" w:color="auto"/>
              </w:divBdr>
            </w:div>
            <w:div w:id="1447117641">
              <w:marLeft w:val="0"/>
              <w:marRight w:val="0"/>
              <w:marTop w:val="0"/>
              <w:marBottom w:val="0"/>
              <w:divBdr>
                <w:top w:val="none" w:sz="0" w:space="0" w:color="auto"/>
                <w:left w:val="none" w:sz="0" w:space="0" w:color="auto"/>
                <w:bottom w:val="none" w:sz="0" w:space="0" w:color="auto"/>
                <w:right w:val="none" w:sz="0" w:space="0" w:color="auto"/>
              </w:divBdr>
            </w:div>
            <w:div w:id="1656687849">
              <w:marLeft w:val="0"/>
              <w:marRight w:val="0"/>
              <w:marTop w:val="0"/>
              <w:marBottom w:val="0"/>
              <w:divBdr>
                <w:top w:val="none" w:sz="0" w:space="0" w:color="auto"/>
                <w:left w:val="none" w:sz="0" w:space="0" w:color="auto"/>
                <w:bottom w:val="none" w:sz="0" w:space="0" w:color="auto"/>
                <w:right w:val="none" w:sz="0" w:space="0" w:color="auto"/>
              </w:divBdr>
            </w:div>
            <w:div w:id="1674407104">
              <w:marLeft w:val="0"/>
              <w:marRight w:val="0"/>
              <w:marTop w:val="0"/>
              <w:marBottom w:val="0"/>
              <w:divBdr>
                <w:top w:val="none" w:sz="0" w:space="0" w:color="auto"/>
                <w:left w:val="none" w:sz="0" w:space="0" w:color="auto"/>
                <w:bottom w:val="none" w:sz="0" w:space="0" w:color="auto"/>
                <w:right w:val="none" w:sz="0" w:space="0" w:color="auto"/>
              </w:divBdr>
            </w:div>
            <w:div w:id="1710758887">
              <w:marLeft w:val="0"/>
              <w:marRight w:val="0"/>
              <w:marTop w:val="0"/>
              <w:marBottom w:val="0"/>
              <w:divBdr>
                <w:top w:val="none" w:sz="0" w:space="0" w:color="auto"/>
                <w:left w:val="none" w:sz="0" w:space="0" w:color="auto"/>
                <w:bottom w:val="none" w:sz="0" w:space="0" w:color="auto"/>
                <w:right w:val="none" w:sz="0" w:space="0" w:color="auto"/>
              </w:divBdr>
            </w:div>
            <w:div w:id="192433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2291">
      <w:bodyDiv w:val="1"/>
      <w:marLeft w:val="0"/>
      <w:marRight w:val="0"/>
      <w:marTop w:val="0"/>
      <w:marBottom w:val="0"/>
      <w:divBdr>
        <w:top w:val="none" w:sz="0" w:space="0" w:color="auto"/>
        <w:left w:val="none" w:sz="0" w:space="0" w:color="auto"/>
        <w:bottom w:val="none" w:sz="0" w:space="0" w:color="auto"/>
        <w:right w:val="none" w:sz="0" w:space="0" w:color="auto"/>
      </w:divBdr>
    </w:div>
    <w:div w:id="42095105">
      <w:bodyDiv w:val="1"/>
      <w:marLeft w:val="0"/>
      <w:marRight w:val="0"/>
      <w:marTop w:val="0"/>
      <w:marBottom w:val="0"/>
      <w:divBdr>
        <w:top w:val="none" w:sz="0" w:space="0" w:color="auto"/>
        <w:left w:val="none" w:sz="0" w:space="0" w:color="auto"/>
        <w:bottom w:val="none" w:sz="0" w:space="0" w:color="auto"/>
        <w:right w:val="none" w:sz="0" w:space="0" w:color="auto"/>
      </w:divBdr>
    </w:div>
    <w:div w:id="52579254">
      <w:bodyDiv w:val="1"/>
      <w:marLeft w:val="0"/>
      <w:marRight w:val="0"/>
      <w:marTop w:val="0"/>
      <w:marBottom w:val="0"/>
      <w:divBdr>
        <w:top w:val="none" w:sz="0" w:space="0" w:color="auto"/>
        <w:left w:val="none" w:sz="0" w:space="0" w:color="auto"/>
        <w:bottom w:val="none" w:sz="0" w:space="0" w:color="auto"/>
        <w:right w:val="none" w:sz="0" w:space="0" w:color="auto"/>
      </w:divBdr>
      <w:divsChild>
        <w:div w:id="465855785">
          <w:marLeft w:val="0"/>
          <w:marRight w:val="0"/>
          <w:marTop w:val="0"/>
          <w:marBottom w:val="0"/>
          <w:divBdr>
            <w:top w:val="none" w:sz="0" w:space="0" w:color="auto"/>
            <w:left w:val="none" w:sz="0" w:space="0" w:color="auto"/>
            <w:bottom w:val="none" w:sz="0" w:space="0" w:color="auto"/>
            <w:right w:val="none" w:sz="0" w:space="0" w:color="auto"/>
          </w:divBdr>
          <w:divsChild>
            <w:div w:id="169687072">
              <w:marLeft w:val="0"/>
              <w:marRight w:val="0"/>
              <w:marTop w:val="0"/>
              <w:marBottom w:val="0"/>
              <w:divBdr>
                <w:top w:val="none" w:sz="0" w:space="0" w:color="auto"/>
                <w:left w:val="none" w:sz="0" w:space="0" w:color="auto"/>
                <w:bottom w:val="none" w:sz="0" w:space="0" w:color="auto"/>
                <w:right w:val="none" w:sz="0" w:space="0" w:color="auto"/>
              </w:divBdr>
            </w:div>
            <w:div w:id="489952819">
              <w:marLeft w:val="0"/>
              <w:marRight w:val="0"/>
              <w:marTop w:val="0"/>
              <w:marBottom w:val="0"/>
              <w:divBdr>
                <w:top w:val="none" w:sz="0" w:space="0" w:color="auto"/>
                <w:left w:val="none" w:sz="0" w:space="0" w:color="auto"/>
                <w:bottom w:val="none" w:sz="0" w:space="0" w:color="auto"/>
                <w:right w:val="none" w:sz="0" w:space="0" w:color="auto"/>
              </w:divBdr>
            </w:div>
            <w:div w:id="666709873">
              <w:marLeft w:val="0"/>
              <w:marRight w:val="0"/>
              <w:marTop w:val="0"/>
              <w:marBottom w:val="0"/>
              <w:divBdr>
                <w:top w:val="none" w:sz="0" w:space="0" w:color="auto"/>
                <w:left w:val="none" w:sz="0" w:space="0" w:color="auto"/>
                <w:bottom w:val="none" w:sz="0" w:space="0" w:color="auto"/>
                <w:right w:val="none" w:sz="0" w:space="0" w:color="auto"/>
              </w:divBdr>
            </w:div>
            <w:div w:id="888802027">
              <w:marLeft w:val="0"/>
              <w:marRight w:val="0"/>
              <w:marTop w:val="0"/>
              <w:marBottom w:val="0"/>
              <w:divBdr>
                <w:top w:val="none" w:sz="0" w:space="0" w:color="auto"/>
                <w:left w:val="none" w:sz="0" w:space="0" w:color="auto"/>
                <w:bottom w:val="none" w:sz="0" w:space="0" w:color="auto"/>
                <w:right w:val="none" w:sz="0" w:space="0" w:color="auto"/>
              </w:divBdr>
            </w:div>
            <w:div w:id="1570649529">
              <w:marLeft w:val="0"/>
              <w:marRight w:val="0"/>
              <w:marTop w:val="0"/>
              <w:marBottom w:val="0"/>
              <w:divBdr>
                <w:top w:val="none" w:sz="0" w:space="0" w:color="auto"/>
                <w:left w:val="none" w:sz="0" w:space="0" w:color="auto"/>
                <w:bottom w:val="none" w:sz="0" w:space="0" w:color="auto"/>
                <w:right w:val="none" w:sz="0" w:space="0" w:color="auto"/>
              </w:divBdr>
            </w:div>
            <w:div w:id="1613628660">
              <w:marLeft w:val="0"/>
              <w:marRight w:val="0"/>
              <w:marTop w:val="0"/>
              <w:marBottom w:val="0"/>
              <w:divBdr>
                <w:top w:val="none" w:sz="0" w:space="0" w:color="auto"/>
                <w:left w:val="none" w:sz="0" w:space="0" w:color="auto"/>
                <w:bottom w:val="none" w:sz="0" w:space="0" w:color="auto"/>
                <w:right w:val="none" w:sz="0" w:space="0" w:color="auto"/>
              </w:divBdr>
            </w:div>
            <w:div w:id="1751998109">
              <w:marLeft w:val="0"/>
              <w:marRight w:val="0"/>
              <w:marTop w:val="0"/>
              <w:marBottom w:val="0"/>
              <w:divBdr>
                <w:top w:val="none" w:sz="0" w:space="0" w:color="auto"/>
                <w:left w:val="none" w:sz="0" w:space="0" w:color="auto"/>
                <w:bottom w:val="none" w:sz="0" w:space="0" w:color="auto"/>
                <w:right w:val="none" w:sz="0" w:space="0" w:color="auto"/>
              </w:divBdr>
            </w:div>
            <w:div w:id="1866556973">
              <w:marLeft w:val="0"/>
              <w:marRight w:val="0"/>
              <w:marTop w:val="0"/>
              <w:marBottom w:val="0"/>
              <w:divBdr>
                <w:top w:val="none" w:sz="0" w:space="0" w:color="auto"/>
                <w:left w:val="none" w:sz="0" w:space="0" w:color="auto"/>
                <w:bottom w:val="none" w:sz="0" w:space="0" w:color="auto"/>
                <w:right w:val="none" w:sz="0" w:space="0" w:color="auto"/>
              </w:divBdr>
            </w:div>
            <w:div w:id="1902669157">
              <w:marLeft w:val="0"/>
              <w:marRight w:val="0"/>
              <w:marTop w:val="0"/>
              <w:marBottom w:val="0"/>
              <w:divBdr>
                <w:top w:val="none" w:sz="0" w:space="0" w:color="auto"/>
                <w:left w:val="none" w:sz="0" w:space="0" w:color="auto"/>
                <w:bottom w:val="none" w:sz="0" w:space="0" w:color="auto"/>
                <w:right w:val="none" w:sz="0" w:space="0" w:color="auto"/>
              </w:divBdr>
            </w:div>
            <w:div w:id="209076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2436">
      <w:bodyDiv w:val="1"/>
      <w:marLeft w:val="0"/>
      <w:marRight w:val="0"/>
      <w:marTop w:val="0"/>
      <w:marBottom w:val="0"/>
      <w:divBdr>
        <w:top w:val="none" w:sz="0" w:space="0" w:color="auto"/>
        <w:left w:val="none" w:sz="0" w:space="0" w:color="auto"/>
        <w:bottom w:val="none" w:sz="0" w:space="0" w:color="auto"/>
        <w:right w:val="none" w:sz="0" w:space="0" w:color="auto"/>
      </w:divBdr>
    </w:div>
    <w:div w:id="62223181">
      <w:bodyDiv w:val="1"/>
      <w:marLeft w:val="0"/>
      <w:marRight w:val="0"/>
      <w:marTop w:val="0"/>
      <w:marBottom w:val="0"/>
      <w:divBdr>
        <w:top w:val="none" w:sz="0" w:space="0" w:color="auto"/>
        <w:left w:val="none" w:sz="0" w:space="0" w:color="auto"/>
        <w:bottom w:val="none" w:sz="0" w:space="0" w:color="auto"/>
        <w:right w:val="none" w:sz="0" w:space="0" w:color="auto"/>
      </w:divBdr>
    </w:div>
    <w:div w:id="62917943">
      <w:bodyDiv w:val="1"/>
      <w:marLeft w:val="0"/>
      <w:marRight w:val="0"/>
      <w:marTop w:val="0"/>
      <w:marBottom w:val="0"/>
      <w:divBdr>
        <w:top w:val="none" w:sz="0" w:space="0" w:color="auto"/>
        <w:left w:val="none" w:sz="0" w:space="0" w:color="auto"/>
        <w:bottom w:val="none" w:sz="0" w:space="0" w:color="auto"/>
        <w:right w:val="none" w:sz="0" w:space="0" w:color="auto"/>
      </w:divBdr>
    </w:div>
    <w:div w:id="63334297">
      <w:bodyDiv w:val="1"/>
      <w:marLeft w:val="0"/>
      <w:marRight w:val="0"/>
      <w:marTop w:val="0"/>
      <w:marBottom w:val="0"/>
      <w:divBdr>
        <w:top w:val="none" w:sz="0" w:space="0" w:color="auto"/>
        <w:left w:val="none" w:sz="0" w:space="0" w:color="auto"/>
        <w:bottom w:val="none" w:sz="0" w:space="0" w:color="auto"/>
        <w:right w:val="none" w:sz="0" w:space="0" w:color="auto"/>
      </w:divBdr>
    </w:div>
    <w:div w:id="70196556">
      <w:bodyDiv w:val="1"/>
      <w:marLeft w:val="0"/>
      <w:marRight w:val="0"/>
      <w:marTop w:val="0"/>
      <w:marBottom w:val="0"/>
      <w:divBdr>
        <w:top w:val="none" w:sz="0" w:space="0" w:color="auto"/>
        <w:left w:val="none" w:sz="0" w:space="0" w:color="auto"/>
        <w:bottom w:val="none" w:sz="0" w:space="0" w:color="auto"/>
        <w:right w:val="none" w:sz="0" w:space="0" w:color="auto"/>
      </w:divBdr>
      <w:divsChild>
        <w:div w:id="788552147">
          <w:marLeft w:val="547"/>
          <w:marRight w:val="0"/>
          <w:marTop w:val="125"/>
          <w:marBottom w:val="0"/>
          <w:divBdr>
            <w:top w:val="none" w:sz="0" w:space="0" w:color="auto"/>
            <w:left w:val="none" w:sz="0" w:space="0" w:color="auto"/>
            <w:bottom w:val="none" w:sz="0" w:space="0" w:color="auto"/>
            <w:right w:val="none" w:sz="0" w:space="0" w:color="auto"/>
          </w:divBdr>
        </w:div>
      </w:divsChild>
    </w:div>
    <w:div w:id="74330456">
      <w:bodyDiv w:val="1"/>
      <w:marLeft w:val="0"/>
      <w:marRight w:val="0"/>
      <w:marTop w:val="0"/>
      <w:marBottom w:val="0"/>
      <w:divBdr>
        <w:top w:val="none" w:sz="0" w:space="0" w:color="auto"/>
        <w:left w:val="none" w:sz="0" w:space="0" w:color="auto"/>
        <w:bottom w:val="none" w:sz="0" w:space="0" w:color="auto"/>
        <w:right w:val="none" w:sz="0" w:space="0" w:color="auto"/>
      </w:divBdr>
    </w:div>
    <w:div w:id="83233927">
      <w:bodyDiv w:val="1"/>
      <w:marLeft w:val="0"/>
      <w:marRight w:val="0"/>
      <w:marTop w:val="0"/>
      <w:marBottom w:val="0"/>
      <w:divBdr>
        <w:top w:val="none" w:sz="0" w:space="0" w:color="auto"/>
        <w:left w:val="none" w:sz="0" w:space="0" w:color="auto"/>
        <w:bottom w:val="none" w:sz="0" w:space="0" w:color="auto"/>
        <w:right w:val="none" w:sz="0" w:space="0" w:color="auto"/>
      </w:divBdr>
    </w:div>
    <w:div w:id="83843046">
      <w:bodyDiv w:val="1"/>
      <w:marLeft w:val="0"/>
      <w:marRight w:val="0"/>
      <w:marTop w:val="0"/>
      <w:marBottom w:val="0"/>
      <w:divBdr>
        <w:top w:val="none" w:sz="0" w:space="0" w:color="auto"/>
        <w:left w:val="none" w:sz="0" w:space="0" w:color="auto"/>
        <w:bottom w:val="none" w:sz="0" w:space="0" w:color="auto"/>
        <w:right w:val="none" w:sz="0" w:space="0" w:color="auto"/>
      </w:divBdr>
      <w:divsChild>
        <w:div w:id="1610701163">
          <w:marLeft w:val="-300"/>
          <w:marRight w:val="-300"/>
          <w:marTop w:val="360"/>
          <w:marBottom w:val="360"/>
          <w:divBdr>
            <w:top w:val="none" w:sz="0" w:space="0" w:color="auto"/>
            <w:left w:val="none" w:sz="0" w:space="0" w:color="auto"/>
            <w:bottom w:val="none" w:sz="0" w:space="0" w:color="auto"/>
            <w:right w:val="none" w:sz="0" w:space="0" w:color="auto"/>
          </w:divBdr>
          <w:divsChild>
            <w:div w:id="8568759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84690405">
      <w:bodyDiv w:val="1"/>
      <w:marLeft w:val="0"/>
      <w:marRight w:val="0"/>
      <w:marTop w:val="0"/>
      <w:marBottom w:val="0"/>
      <w:divBdr>
        <w:top w:val="none" w:sz="0" w:space="0" w:color="auto"/>
        <w:left w:val="none" w:sz="0" w:space="0" w:color="auto"/>
        <w:bottom w:val="none" w:sz="0" w:space="0" w:color="auto"/>
        <w:right w:val="none" w:sz="0" w:space="0" w:color="auto"/>
      </w:divBdr>
      <w:divsChild>
        <w:div w:id="615255771">
          <w:marLeft w:val="0"/>
          <w:marRight w:val="0"/>
          <w:marTop w:val="0"/>
          <w:marBottom w:val="450"/>
          <w:divBdr>
            <w:top w:val="none" w:sz="0" w:space="0" w:color="auto"/>
            <w:left w:val="none" w:sz="0" w:space="0" w:color="auto"/>
            <w:bottom w:val="none" w:sz="0" w:space="0" w:color="auto"/>
            <w:right w:val="none" w:sz="0" w:space="0" w:color="auto"/>
          </w:divBdr>
        </w:div>
      </w:divsChild>
    </w:div>
    <w:div w:id="85076128">
      <w:bodyDiv w:val="1"/>
      <w:marLeft w:val="0"/>
      <w:marRight w:val="0"/>
      <w:marTop w:val="0"/>
      <w:marBottom w:val="0"/>
      <w:divBdr>
        <w:top w:val="none" w:sz="0" w:space="0" w:color="auto"/>
        <w:left w:val="none" w:sz="0" w:space="0" w:color="auto"/>
        <w:bottom w:val="none" w:sz="0" w:space="0" w:color="auto"/>
        <w:right w:val="none" w:sz="0" w:space="0" w:color="auto"/>
      </w:divBdr>
    </w:div>
    <w:div w:id="102498758">
      <w:bodyDiv w:val="1"/>
      <w:marLeft w:val="0"/>
      <w:marRight w:val="0"/>
      <w:marTop w:val="0"/>
      <w:marBottom w:val="0"/>
      <w:divBdr>
        <w:top w:val="none" w:sz="0" w:space="0" w:color="auto"/>
        <w:left w:val="none" w:sz="0" w:space="0" w:color="auto"/>
        <w:bottom w:val="none" w:sz="0" w:space="0" w:color="auto"/>
        <w:right w:val="none" w:sz="0" w:space="0" w:color="auto"/>
      </w:divBdr>
      <w:divsChild>
        <w:div w:id="13000211">
          <w:marLeft w:val="0"/>
          <w:marRight w:val="0"/>
          <w:marTop w:val="0"/>
          <w:marBottom w:val="0"/>
          <w:divBdr>
            <w:top w:val="none" w:sz="0" w:space="0" w:color="auto"/>
            <w:left w:val="none" w:sz="0" w:space="0" w:color="auto"/>
            <w:bottom w:val="none" w:sz="0" w:space="0" w:color="auto"/>
            <w:right w:val="none" w:sz="0" w:space="0" w:color="auto"/>
          </w:divBdr>
        </w:div>
        <w:div w:id="497306308">
          <w:marLeft w:val="0"/>
          <w:marRight w:val="0"/>
          <w:marTop w:val="0"/>
          <w:marBottom w:val="0"/>
          <w:divBdr>
            <w:top w:val="none" w:sz="0" w:space="0" w:color="auto"/>
            <w:left w:val="none" w:sz="0" w:space="0" w:color="auto"/>
            <w:bottom w:val="none" w:sz="0" w:space="0" w:color="auto"/>
            <w:right w:val="none" w:sz="0" w:space="0" w:color="auto"/>
          </w:divBdr>
        </w:div>
        <w:div w:id="589899388">
          <w:marLeft w:val="0"/>
          <w:marRight w:val="0"/>
          <w:marTop w:val="0"/>
          <w:marBottom w:val="0"/>
          <w:divBdr>
            <w:top w:val="none" w:sz="0" w:space="0" w:color="auto"/>
            <w:left w:val="none" w:sz="0" w:space="0" w:color="auto"/>
            <w:bottom w:val="none" w:sz="0" w:space="0" w:color="auto"/>
            <w:right w:val="none" w:sz="0" w:space="0" w:color="auto"/>
          </w:divBdr>
        </w:div>
        <w:div w:id="796996334">
          <w:marLeft w:val="0"/>
          <w:marRight w:val="0"/>
          <w:marTop w:val="0"/>
          <w:marBottom w:val="0"/>
          <w:divBdr>
            <w:top w:val="none" w:sz="0" w:space="0" w:color="auto"/>
            <w:left w:val="none" w:sz="0" w:space="0" w:color="auto"/>
            <w:bottom w:val="none" w:sz="0" w:space="0" w:color="auto"/>
            <w:right w:val="none" w:sz="0" w:space="0" w:color="auto"/>
          </w:divBdr>
        </w:div>
        <w:div w:id="1334184321">
          <w:marLeft w:val="0"/>
          <w:marRight w:val="0"/>
          <w:marTop w:val="0"/>
          <w:marBottom w:val="0"/>
          <w:divBdr>
            <w:top w:val="none" w:sz="0" w:space="0" w:color="auto"/>
            <w:left w:val="none" w:sz="0" w:space="0" w:color="auto"/>
            <w:bottom w:val="none" w:sz="0" w:space="0" w:color="auto"/>
            <w:right w:val="none" w:sz="0" w:space="0" w:color="auto"/>
          </w:divBdr>
        </w:div>
        <w:div w:id="1359045101">
          <w:marLeft w:val="0"/>
          <w:marRight w:val="0"/>
          <w:marTop w:val="0"/>
          <w:marBottom w:val="0"/>
          <w:divBdr>
            <w:top w:val="none" w:sz="0" w:space="0" w:color="auto"/>
            <w:left w:val="none" w:sz="0" w:space="0" w:color="auto"/>
            <w:bottom w:val="none" w:sz="0" w:space="0" w:color="auto"/>
            <w:right w:val="none" w:sz="0" w:space="0" w:color="auto"/>
          </w:divBdr>
        </w:div>
        <w:div w:id="1400329578">
          <w:marLeft w:val="0"/>
          <w:marRight w:val="0"/>
          <w:marTop w:val="0"/>
          <w:marBottom w:val="0"/>
          <w:divBdr>
            <w:top w:val="none" w:sz="0" w:space="0" w:color="auto"/>
            <w:left w:val="none" w:sz="0" w:space="0" w:color="auto"/>
            <w:bottom w:val="none" w:sz="0" w:space="0" w:color="auto"/>
            <w:right w:val="none" w:sz="0" w:space="0" w:color="auto"/>
          </w:divBdr>
        </w:div>
        <w:div w:id="1650090501">
          <w:marLeft w:val="0"/>
          <w:marRight w:val="0"/>
          <w:marTop w:val="0"/>
          <w:marBottom w:val="0"/>
          <w:divBdr>
            <w:top w:val="none" w:sz="0" w:space="0" w:color="auto"/>
            <w:left w:val="none" w:sz="0" w:space="0" w:color="auto"/>
            <w:bottom w:val="none" w:sz="0" w:space="0" w:color="auto"/>
            <w:right w:val="none" w:sz="0" w:space="0" w:color="auto"/>
          </w:divBdr>
        </w:div>
        <w:div w:id="1681664184">
          <w:marLeft w:val="0"/>
          <w:marRight w:val="0"/>
          <w:marTop w:val="0"/>
          <w:marBottom w:val="0"/>
          <w:divBdr>
            <w:top w:val="none" w:sz="0" w:space="0" w:color="auto"/>
            <w:left w:val="none" w:sz="0" w:space="0" w:color="auto"/>
            <w:bottom w:val="none" w:sz="0" w:space="0" w:color="auto"/>
            <w:right w:val="none" w:sz="0" w:space="0" w:color="auto"/>
          </w:divBdr>
        </w:div>
        <w:div w:id="1856729638">
          <w:marLeft w:val="0"/>
          <w:marRight w:val="0"/>
          <w:marTop w:val="0"/>
          <w:marBottom w:val="0"/>
          <w:divBdr>
            <w:top w:val="none" w:sz="0" w:space="0" w:color="auto"/>
            <w:left w:val="none" w:sz="0" w:space="0" w:color="auto"/>
            <w:bottom w:val="none" w:sz="0" w:space="0" w:color="auto"/>
            <w:right w:val="none" w:sz="0" w:space="0" w:color="auto"/>
          </w:divBdr>
        </w:div>
        <w:div w:id="1990551216">
          <w:marLeft w:val="0"/>
          <w:marRight w:val="0"/>
          <w:marTop w:val="0"/>
          <w:marBottom w:val="0"/>
          <w:divBdr>
            <w:top w:val="none" w:sz="0" w:space="0" w:color="auto"/>
            <w:left w:val="none" w:sz="0" w:space="0" w:color="auto"/>
            <w:bottom w:val="none" w:sz="0" w:space="0" w:color="auto"/>
            <w:right w:val="none" w:sz="0" w:space="0" w:color="auto"/>
          </w:divBdr>
        </w:div>
      </w:divsChild>
    </w:div>
    <w:div w:id="104422524">
      <w:bodyDiv w:val="1"/>
      <w:marLeft w:val="0"/>
      <w:marRight w:val="0"/>
      <w:marTop w:val="0"/>
      <w:marBottom w:val="0"/>
      <w:divBdr>
        <w:top w:val="none" w:sz="0" w:space="0" w:color="auto"/>
        <w:left w:val="none" w:sz="0" w:space="0" w:color="auto"/>
        <w:bottom w:val="none" w:sz="0" w:space="0" w:color="auto"/>
        <w:right w:val="none" w:sz="0" w:space="0" w:color="auto"/>
      </w:divBdr>
    </w:div>
    <w:div w:id="111441143">
      <w:bodyDiv w:val="1"/>
      <w:marLeft w:val="0"/>
      <w:marRight w:val="0"/>
      <w:marTop w:val="0"/>
      <w:marBottom w:val="0"/>
      <w:divBdr>
        <w:top w:val="none" w:sz="0" w:space="0" w:color="auto"/>
        <w:left w:val="none" w:sz="0" w:space="0" w:color="auto"/>
        <w:bottom w:val="none" w:sz="0" w:space="0" w:color="auto"/>
        <w:right w:val="none" w:sz="0" w:space="0" w:color="auto"/>
      </w:divBdr>
    </w:div>
    <w:div w:id="112216044">
      <w:bodyDiv w:val="1"/>
      <w:marLeft w:val="0"/>
      <w:marRight w:val="0"/>
      <w:marTop w:val="0"/>
      <w:marBottom w:val="0"/>
      <w:divBdr>
        <w:top w:val="none" w:sz="0" w:space="0" w:color="auto"/>
        <w:left w:val="none" w:sz="0" w:space="0" w:color="auto"/>
        <w:bottom w:val="none" w:sz="0" w:space="0" w:color="auto"/>
        <w:right w:val="none" w:sz="0" w:space="0" w:color="auto"/>
      </w:divBdr>
    </w:div>
    <w:div w:id="113983769">
      <w:bodyDiv w:val="1"/>
      <w:marLeft w:val="0"/>
      <w:marRight w:val="0"/>
      <w:marTop w:val="0"/>
      <w:marBottom w:val="0"/>
      <w:divBdr>
        <w:top w:val="none" w:sz="0" w:space="0" w:color="auto"/>
        <w:left w:val="none" w:sz="0" w:space="0" w:color="auto"/>
        <w:bottom w:val="none" w:sz="0" w:space="0" w:color="auto"/>
        <w:right w:val="none" w:sz="0" w:space="0" w:color="auto"/>
      </w:divBdr>
    </w:div>
    <w:div w:id="117644626">
      <w:bodyDiv w:val="1"/>
      <w:marLeft w:val="0"/>
      <w:marRight w:val="0"/>
      <w:marTop w:val="0"/>
      <w:marBottom w:val="0"/>
      <w:divBdr>
        <w:top w:val="none" w:sz="0" w:space="0" w:color="auto"/>
        <w:left w:val="none" w:sz="0" w:space="0" w:color="auto"/>
        <w:bottom w:val="none" w:sz="0" w:space="0" w:color="auto"/>
        <w:right w:val="none" w:sz="0" w:space="0" w:color="auto"/>
      </w:divBdr>
    </w:div>
    <w:div w:id="119106646">
      <w:bodyDiv w:val="1"/>
      <w:marLeft w:val="0"/>
      <w:marRight w:val="0"/>
      <w:marTop w:val="0"/>
      <w:marBottom w:val="0"/>
      <w:divBdr>
        <w:top w:val="none" w:sz="0" w:space="0" w:color="auto"/>
        <w:left w:val="none" w:sz="0" w:space="0" w:color="auto"/>
        <w:bottom w:val="none" w:sz="0" w:space="0" w:color="auto"/>
        <w:right w:val="none" w:sz="0" w:space="0" w:color="auto"/>
      </w:divBdr>
      <w:divsChild>
        <w:div w:id="216749213">
          <w:marLeft w:val="0"/>
          <w:marRight w:val="0"/>
          <w:marTop w:val="0"/>
          <w:marBottom w:val="0"/>
          <w:divBdr>
            <w:top w:val="none" w:sz="0" w:space="0" w:color="auto"/>
            <w:left w:val="none" w:sz="0" w:space="0" w:color="auto"/>
            <w:bottom w:val="none" w:sz="0" w:space="0" w:color="auto"/>
            <w:right w:val="none" w:sz="0" w:space="0" w:color="auto"/>
          </w:divBdr>
        </w:div>
        <w:div w:id="304429866">
          <w:marLeft w:val="0"/>
          <w:marRight w:val="0"/>
          <w:marTop w:val="0"/>
          <w:marBottom w:val="0"/>
          <w:divBdr>
            <w:top w:val="none" w:sz="0" w:space="0" w:color="auto"/>
            <w:left w:val="none" w:sz="0" w:space="0" w:color="auto"/>
            <w:bottom w:val="none" w:sz="0" w:space="0" w:color="auto"/>
            <w:right w:val="none" w:sz="0" w:space="0" w:color="auto"/>
          </w:divBdr>
        </w:div>
        <w:div w:id="645282236">
          <w:marLeft w:val="0"/>
          <w:marRight w:val="0"/>
          <w:marTop w:val="0"/>
          <w:marBottom w:val="0"/>
          <w:divBdr>
            <w:top w:val="none" w:sz="0" w:space="0" w:color="auto"/>
            <w:left w:val="none" w:sz="0" w:space="0" w:color="auto"/>
            <w:bottom w:val="none" w:sz="0" w:space="0" w:color="auto"/>
            <w:right w:val="none" w:sz="0" w:space="0" w:color="auto"/>
          </w:divBdr>
        </w:div>
        <w:div w:id="666860728">
          <w:marLeft w:val="0"/>
          <w:marRight w:val="0"/>
          <w:marTop w:val="0"/>
          <w:marBottom w:val="0"/>
          <w:divBdr>
            <w:top w:val="none" w:sz="0" w:space="0" w:color="auto"/>
            <w:left w:val="none" w:sz="0" w:space="0" w:color="auto"/>
            <w:bottom w:val="none" w:sz="0" w:space="0" w:color="auto"/>
            <w:right w:val="none" w:sz="0" w:space="0" w:color="auto"/>
          </w:divBdr>
        </w:div>
        <w:div w:id="1143352022">
          <w:marLeft w:val="0"/>
          <w:marRight w:val="0"/>
          <w:marTop w:val="0"/>
          <w:marBottom w:val="0"/>
          <w:divBdr>
            <w:top w:val="none" w:sz="0" w:space="0" w:color="auto"/>
            <w:left w:val="none" w:sz="0" w:space="0" w:color="auto"/>
            <w:bottom w:val="none" w:sz="0" w:space="0" w:color="auto"/>
            <w:right w:val="none" w:sz="0" w:space="0" w:color="auto"/>
          </w:divBdr>
        </w:div>
        <w:div w:id="1206210590">
          <w:marLeft w:val="0"/>
          <w:marRight w:val="0"/>
          <w:marTop w:val="0"/>
          <w:marBottom w:val="0"/>
          <w:divBdr>
            <w:top w:val="none" w:sz="0" w:space="0" w:color="auto"/>
            <w:left w:val="none" w:sz="0" w:space="0" w:color="auto"/>
            <w:bottom w:val="none" w:sz="0" w:space="0" w:color="auto"/>
            <w:right w:val="none" w:sz="0" w:space="0" w:color="auto"/>
          </w:divBdr>
        </w:div>
        <w:div w:id="1229850645">
          <w:marLeft w:val="0"/>
          <w:marRight w:val="0"/>
          <w:marTop w:val="0"/>
          <w:marBottom w:val="0"/>
          <w:divBdr>
            <w:top w:val="none" w:sz="0" w:space="0" w:color="auto"/>
            <w:left w:val="none" w:sz="0" w:space="0" w:color="auto"/>
            <w:bottom w:val="none" w:sz="0" w:space="0" w:color="auto"/>
            <w:right w:val="none" w:sz="0" w:space="0" w:color="auto"/>
          </w:divBdr>
        </w:div>
        <w:div w:id="1338196402">
          <w:marLeft w:val="0"/>
          <w:marRight w:val="0"/>
          <w:marTop w:val="0"/>
          <w:marBottom w:val="0"/>
          <w:divBdr>
            <w:top w:val="none" w:sz="0" w:space="0" w:color="auto"/>
            <w:left w:val="none" w:sz="0" w:space="0" w:color="auto"/>
            <w:bottom w:val="none" w:sz="0" w:space="0" w:color="auto"/>
            <w:right w:val="none" w:sz="0" w:space="0" w:color="auto"/>
          </w:divBdr>
        </w:div>
        <w:div w:id="1469710847">
          <w:marLeft w:val="0"/>
          <w:marRight w:val="0"/>
          <w:marTop w:val="0"/>
          <w:marBottom w:val="0"/>
          <w:divBdr>
            <w:top w:val="none" w:sz="0" w:space="0" w:color="auto"/>
            <w:left w:val="none" w:sz="0" w:space="0" w:color="auto"/>
            <w:bottom w:val="none" w:sz="0" w:space="0" w:color="auto"/>
            <w:right w:val="none" w:sz="0" w:space="0" w:color="auto"/>
          </w:divBdr>
        </w:div>
        <w:div w:id="1773698613">
          <w:marLeft w:val="0"/>
          <w:marRight w:val="0"/>
          <w:marTop w:val="0"/>
          <w:marBottom w:val="0"/>
          <w:divBdr>
            <w:top w:val="none" w:sz="0" w:space="0" w:color="auto"/>
            <w:left w:val="none" w:sz="0" w:space="0" w:color="auto"/>
            <w:bottom w:val="none" w:sz="0" w:space="0" w:color="auto"/>
            <w:right w:val="none" w:sz="0" w:space="0" w:color="auto"/>
          </w:divBdr>
        </w:div>
        <w:div w:id="1808235651">
          <w:marLeft w:val="0"/>
          <w:marRight w:val="0"/>
          <w:marTop w:val="0"/>
          <w:marBottom w:val="0"/>
          <w:divBdr>
            <w:top w:val="none" w:sz="0" w:space="0" w:color="auto"/>
            <w:left w:val="none" w:sz="0" w:space="0" w:color="auto"/>
            <w:bottom w:val="none" w:sz="0" w:space="0" w:color="auto"/>
            <w:right w:val="none" w:sz="0" w:space="0" w:color="auto"/>
          </w:divBdr>
        </w:div>
        <w:div w:id="1850244187">
          <w:marLeft w:val="0"/>
          <w:marRight w:val="0"/>
          <w:marTop w:val="0"/>
          <w:marBottom w:val="0"/>
          <w:divBdr>
            <w:top w:val="none" w:sz="0" w:space="0" w:color="auto"/>
            <w:left w:val="none" w:sz="0" w:space="0" w:color="auto"/>
            <w:bottom w:val="none" w:sz="0" w:space="0" w:color="auto"/>
            <w:right w:val="none" w:sz="0" w:space="0" w:color="auto"/>
          </w:divBdr>
        </w:div>
      </w:divsChild>
    </w:div>
    <w:div w:id="120078648">
      <w:bodyDiv w:val="1"/>
      <w:marLeft w:val="0"/>
      <w:marRight w:val="0"/>
      <w:marTop w:val="0"/>
      <w:marBottom w:val="0"/>
      <w:divBdr>
        <w:top w:val="none" w:sz="0" w:space="0" w:color="auto"/>
        <w:left w:val="none" w:sz="0" w:space="0" w:color="auto"/>
        <w:bottom w:val="none" w:sz="0" w:space="0" w:color="auto"/>
        <w:right w:val="none" w:sz="0" w:space="0" w:color="auto"/>
      </w:divBdr>
    </w:div>
    <w:div w:id="120661593">
      <w:bodyDiv w:val="1"/>
      <w:marLeft w:val="0"/>
      <w:marRight w:val="0"/>
      <w:marTop w:val="0"/>
      <w:marBottom w:val="0"/>
      <w:divBdr>
        <w:top w:val="none" w:sz="0" w:space="0" w:color="auto"/>
        <w:left w:val="none" w:sz="0" w:space="0" w:color="auto"/>
        <w:bottom w:val="none" w:sz="0" w:space="0" w:color="auto"/>
        <w:right w:val="none" w:sz="0" w:space="0" w:color="auto"/>
      </w:divBdr>
    </w:div>
    <w:div w:id="122619050">
      <w:bodyDiv w:val="1"/>
      <w:marLeft w:val="0"/>
      <w:marRight w:val="0"/>
      <w:marTop w:val="0"/>
      <w:marBottom w:val="0"/>
      <w:divBdr>
        <w:top w:val="none" w:sz="0" w:space="0" w:color="auto"/>
        <w:left w:val="none" w:sz="0" w:space="0" w:color="auto"/>
        <w:bottom w:val="none" w:sz="0" w:space="0" w:color="auto"/>
        <w:right w:val="none" w:sz="0" w:space="0" w:color="auto"/>
      </w:divBdr>
    </w:div>
    <w:div w:id="122699418">
      <w:bodyDiv w:val="1"/>
      <w:marLeft w:val="0"/>
      <w:marRight w:val="0"/>
      <w:marTop w:val="0"/>
      <w:marBottom w:val="0"/>
      <w:divBdr>
        <w:top w:val="none" w:sz="0" w:space="0" w:color="auto"/>
        <w:left w:val="none" w:sz="0" w:space="0" w:color="auto"/>
        <w:bottom w:val="none" w:sz="0" w:space="0" w:color="auto"/>
        <w:right w:val="none" w:sz="0" w:space="0" w:color="auto"/>
      </w:divBdr>
      <w:divsChild>
        <w:div w:id="1357005682">
          <w:marLeft w:val="0"/>
          <w:marRight w:val="0"/>
          <w:marTop w:val="0"/>
          <w:marBottom w:val="0"/>
          <w:divBdr>
            <w:top w:val="none" w:sz="0" w:space="0" w:color="auto"/>
            <w:left w:val="none" w:sz="0" w:space="0" w:color="auto"/>
            <w:bottom w:val="none" w:sz="0" w:space="0" w:color="auto"/>
            <w:right w:val="none" w:sz="0" w:space="0" w:color="auto"/>
          </w:divBdr>
          <w:divsChild>
            <w:div w:id="371196316">
              <w:marLeft w:val="0"/>
              <w:marRight w:val="0"/>
              <w:marTop w:val="0"/>
              <w:marBottom w:val="0"/>
              <w:divBdr>
                <w:top w:val="none" w:sz="0" w:space="0" w:color="auto"/>
                <w:left w:val="none" w:sz="0" w:space="0" w:color="auto"/>
                <w:bottom w:val="none" w:sz="0" w:space="0" w:color="auto"/>
                <w:right w:val="none" w:sz="0" w:space="0" w:color="auto"/>
              </w:divBdr>
            </w:div>
            <w:div w:id="478808445">
              <w:marLeft w:val="0"/>
              <w:marRight w:val="0"/>
              <w:marTop w:val="0"/>
              <w:marBottom w:val="0"/>
              <w:divBdr>
                <w:top w:val="none" w:sz="0" w:space="0" w:color="auto"/>
                <w:left w:val="none" w:sz="0" w:space="0" w:color="auto"/>
                <w:bottom w:val="none" w:sz="0" w:space="0" w:color="auto"/>
                <w:right w:val="none" w:sz="0" w:space="0" w:color="auto"/>
              </w:divBdr>
            </w:div>
            <w:div w:id="1340962320">
              <w:marLeft w:val="0"/>
              <w:marRight w:val="0"/>
              <w:marTop w:val="0"/>
              <w:marBottom w:val="0"/>
              <w:divBdr>
                <w:top w:val="none" w:sz="0" w:space="0" w:color="auto"/>
                <w:left w:val="none" w:sz="0" w:space="0" w:color="auto"/>
                <w:bottom w:val="none" w:sz="0" w:space="0" w:color="auto"/>
                <w:right w:val="none" w:sz="0" w:space="0" w:color="auto"/>
              </w:divBdr>
            </w:div>
            <w:div w:id="1873686593">
              <w:marLeft w:val="0"/>
              <w:marRight w:val="0"/>
              <w:marTop w:val="0"/>
              <w:marBottom w:val="0"/>
              <w:divBdr>
                <w:top w:val="none" w:sz="0" w:space="0" w:color="auto"/>
                <w:left w:val="none" w:sz="0" w:space="0" w:color="auto"/>
                <w:bottom w:val="none" w:sz="0" w:space="0" w:color="auto"/>
                <w:right w:val="none" w:sz="0" w:space="0" w:color="auto"/>
              </w:divBdr>
            </w:div>
            <w:div w:id="192152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2802">
      <w:bodyDiv w:val="1"/>
      <w:marLeft w:val="0"/>
      <w:marRight w:val="0"/>
      <w:marTop w:val="0"/>
      <w:marBottom w:val="0"/>
      <w:divBdr>
        <w:top w:val="none" w:sz="0" w:space="0" w:color="auto"/>
        <w:left w:val="none" w:sz="0" w:space="0" w:color="auto"/>
        <w:bottom w:val="none" w:sz="0" w:space="0" w:color="auto"/>
        <w:right w:val="none" w:sz="0" w:space="0" w:color="auto"/>
      </w:divBdr>
    </w:div>
    <w:div w:id="136073402">
      <w:bodyDiv w:val="1"/>
      <w:marLeft w:val="0"/>
      <w:marRight w:val="0"/>
      <w:marTop w:val="0"/>
      <w:marBottom w:val="0"/>
      <w:divBdr>
        <w:top w:val="none" w:sz="0" w:space="0" w:color="auto"/>
        <w:left w:val="none" w:sz="0" w:space="0" w:color="auto"/>
        <w:bottom w:val="none" w:sz="0" w:space="0" w:color="auto"/>
        <w:right w:val="none" w:sz="0" w:space="0" w:color="auto"/>
      </w:divBdr>
    </w:div>
    <w:div w:id="138423682">
      <w:bodyDiv w:val="1"/>
      <w:marLeft w:val="0"/>
      <w:marRight w:val="0"/>
      <w:marTop w:val="0"/>
      <w:marBottom w:val="0"/>
      <w:divBdr>
        <w:top w:val="none" w:sz="0" w:space="0" w:color="auto"/>
        <w:left w:val="none" w:sz="0" w:space="0" w:color="auto"/>
        <w:bottom w:val="none" w:sz="0" w:space="0" w:color="auto"/>
        <w:right w:val="none" w:sz="0" w:space="0" w:color="auto"/>
      </w:divBdr>
    </w:div>
    <w:div w:id="139349346">
      <w:bodyDiv w:val="1"/>
      <w:marLeft w:val="0"/>
      <w:marRight w:val="0"/>
      <w:marTop w:val="0"/>
      <w:marBottom w:val="0"/>
      <w:divBdr>
        <w:top w:val="none" w:sz="0" w:space="0" w:color="auto"/>
        <w:left w:val="none" w:sz="0" w:space="0" w:color="auto"/>
        <w:bottom w:val="none" w:sz="0" w:space="0" w:color="auto"/>
        <w:right w:val="none" w:sz="0" w:space="0" w:color="auto"/>
      </w:divBdr>
    </w:div>
    <w:div w:id="145585112">
      <w:bodyDiv w:val="1"/>
      <w:marLeft w:val="0"/>
      <w:marRight w:val="0"/>
      <w:marTop w:val="0"/>
      <w:marBottom w:val="0"/>
      <w:divBdr>
        <w:top w:val="none" w:sz="0" w:space="0" w:color="auto"/>
        <w:left w:val="none" w:sz="0" w:space="0" w:color="auto"/>
        <w:bottom w:val="none" w:sz="0" w:space="0" w:color="auto"/>
        <w:right w:val="none" w:sz="0" w:space="0" w:color="auto"/>
      </w:divBdr>
    </w:div>
    <w:div w:id="147330731">
      <w:bodyDiv w:val="1"/>
      <w:marLeft w:val="0"/>
      <w:marRight w:val="0"/>
      <w:marTop w:val="0"/>
      <w:marBottom w:val="0"/>
      <w:divBdr>
        <w:top w:val="none" w:sz="0" w:space="0" w:color="auto"/>
        <w:left w:val="none" w:sz="0" w:space="0" w:color="auto"/>
        <w:bottom w:val="none" w:sz="0" w:space="0" w:color="auto"/>
        <w:right w:val="none" w:sz="0" w:space="0" w:color="auto"/>
      </w:divBdr>
    </w:div>
    <w:div w:id="148207957">
      <w:bodyDiv w:val="1"/>
      <w:marLeft w:val="0"/>
      <w:marRight w:val="0"/>
      <w:marTop w:val="0"/>
      <w:marBottom w:val="0"/>
      <w:divBdr>
        <w:top w:val="none" w:sz="0" w:space="0" w:color="auto"/>
        <w:left w:val="none" w:sz="0" w:space="0" w:color="auto"/>
        <w:bottom w:val="none" w:sz="0" w:space="0" w:color="auto"/>
        <w:right w:val="none" w:sz="0" w:space="0" w:color="auto"/>
      </w:divBdr>
    </w:div>
    <w:div w:id="149061277">
      <w:bodyDiv w:val="1"/>
      <w:marLeft w:val="0"/>
      <w:marRight w:val="0"/>
      <w:marTop w:val="0"/>
      <w:marBottom w:val="0"/>
      <w:divBdr>
        <w:top w:val="none" w:sz="0" w:space="0" w:color="auto"/>
        <w:left w:val="none" w:sz="0" w:space="0" w:color="auto"/>
        <w:bottom w:val="none" w:sz="0" w:space="0" w:color="auto"/>
        <w:right w:val="none" w:sz="0" w:space="0" w:color="auto"/>
      </w:divBdr>
    </w:div>
    <w:div w:id="153490994">
      <w:bodyDiv w:val="1"/>
      <w:marLeft w:val="0"/>
      <w:marRight w:val="0"/>
      <w:marTop w:val="0"/>
      <w:marBottom w:val="0"/>
      <w:divBdr>
        <w:top w:val="none" w:sz="0" w:space="0" w:color="auto"/>
        <w:left w:val="none" w:sz="0" w:space="0" w:color="auto"/>
        <w:bottom w:val="none" w:sz="0" w:space="0" w:color="auto"/>
        <w:right w:val="none" w:sz="0" w:space="0" w:color="auto"/>
      </w:divBdr>
      <w:divsChild>
        <w:div w:id="130564387">
          <w:marLeft w:val="0"/>
          <w:marRight w:val="0"/>
          <w:marTop w:val="0"/>
          <w:marBottom w:val="0"/>
          <w:divBdr>
            <w:top w:val="none" w:sz="0" w:space="0" w:color="auto"/>
            <w:left w:val="none" w:sz="0" w:space="0" w:color="auto"/>
            <w:bottom w:val="none" w:sz="0" w:space="0" w:color="auto"/>
            <w:right w:val="none" w:sz="0" w:space="0" w:color="auto"/>
          </w:divBdr>
          <w:divsChild>
            <w:div w:id="35862454">
              <w:marLeft w:val="0"/>
              <w:marRight w:val="0"/>
              <w:marTop w:val="0"/>
              <w:marBottom w:val="0"/>
              <w:divBdr>
                <w:top w:val="none" w:sz="0" w:space="0" w:color="auto"/>
                <w:left w:val="none" w:sz="0" w:space="0" w:color="auto"/>
                <w:bottom w:val="none" w:sz="0" w:space="0" w:color="auto"/>
                <w:right w:val="none" w:sz="0" w:space="0" w:color="auto"/>
              </w:divBdr>
            </w:div>
            <w:div w:id="55201715">
              <w:marLeft w:val="0"/>
              <w:marRight w:val="0"/>
              <w:marTop w:val="0"/>
              <w:marBottom w:val="0"/>
              <w:divBdr>
                <w:top w:val="none" w:sz="0" w:space="0" w:color="auto"/>
                <w:left w:val="none" w:sz="0" w:space="0" w:color="auto"/>
                <w:bottom w:val="none" w:sz="0" w:space="0" w:color="auto"/>
                <w:right w:val="none" w:sz="0" w:space="0" w:color="auto"/>
              </w:divBdr>
            </w:div>
            <w:div w:id="127283744">
              <w:marLeft w:val="0"/>
              <w:marRight w:val="0"/>
              <w:marTop w:val="0"/>
              <w:marBottom w:val="0"/>
              <w:divBdr>
                <w:top w:val="none" w:sz="0" w:space="0" w:color="auto"/>
                <w:left w:val="none" w:sz="0" w:space="0" w:color="auto"/>
                <w:bottom w:val="none" w:sz="0" w:space="0" w:color="auto"/>
                <w:right w:val="none" w:sz="0" w:space="0" w:color="auto"/>
              </w:divBdr>
            </w:div>
            <w:div w:id="127820794">
              <w:marLeft w:val="0"/>
              <w:marRight w:val="0"/>
              <w:marTop w:val="0"/>
              <w:marBottom w:val="0"/>
              <w:divBdr>
                <w:top w:val="none" w:sz="0" w:space="0" w:color="auto"/>
                <w:left w:val="none" w:sz="0" w:space="0" w:color="auto"/>
                <w:bottom w:val="none" w:sz="0" w:space="0" w:color="auto"/>
                <w:right w:val="none" w:sz="0" w:space="0" w:color="auto"/>
              </w:divBdr>
            </w:div>
            <w:div w:id="164632406">
              <w:marLeft w:val="0"/>
              <w:marRight w:val="0"/>
              <w:marTop w:val="0"/>
              <w:marBottom w:val="0"/>
              <w:divBdr>
                <w:top w:val="none" w:sz="0" w:space="0" w:color="auto"/>
                <w:left w:val="none" w:sz="0" w:space="0" w:color="auto"/>
                <w:bottom w:val="none" w:sz="0" w:space="0" w:color="auto"/>
                <w:right w:val="none" w:sz="0" w:space="0" w:color="auto"/>
              </w:divBdr>
            </w:div>
            <w:div w:id="204681163">
              <w:marLeft w:val="0"/>
              <w:marRight w:val="0"/>
              <w:marTop w:val="0"/>
              <w:marBottom w:val="0"/>
              <w:divBdr>
                <w:top w:val="none" w:sz="0" w:space="0" w:color="auto"/>
                <w:left w:val="none" w:sz="0" w:space="0" w:color="auto"/>
                <w:bottom w:val="none" w:sz="0" w:space="0" w:color="auto"/>
                <w:right w:val="none" w:sz="0" w:space="0" w:color="auto"/>
              </w:divBdr>
            </w:div>
            <w:div w:id="273485871">
              <w:marLeft w:val="0"/>
              <w:marRight w:val="0"/>
              <w:marTop w:val="0"/>
              <w:marBottom w:val="0"/>
              <w:divBdr>
                <w:top w:val="none" w:sz="0" w:space="0" w:color="auto"/>
                <w:left w:val="none" w:sz="0" w:space="0" w:color="auto"/>
                <w:bottom w:val="none" w:sz="0" w:space="0" w:color="auto"/>
                <w:right w:val="none" w:sz="0" w:space="0" w:color="auto"/>
              </w:divBdr>
            </w:div>
            <w:div w:id="360204719">
              <w:marLeft w:val="0"/>
              <w:marRight w:val="0"/>
              <w:marTop w:val="0"/>
              <w:marBottom w:val="0"/>
              <w:divBdr>
                <w:top w:val="none" w:sz="0" w:space="0" w:color="auto"/>
                <w:left w:val="none" w:sz="0" w:space="0" w:color="auto"/>
                <w:bottom w:val="none" w:sz="0" w:space="0" w:color="auto"/>
                <w:right w:val="none" w:sz="0" w:space="0" w:color="auto"/>
              </w:divBdr>
            </w:div>
            <w:div w:id="433087815">
              <w:marLeft w:val="0"/>
              <w:marRight w:val="0"/>
              <w:marTop w:val="0"/>
              <w:marBottom w:val="0"/>
              <w:divBdr>
                <w:top w:val="none" w:sz="0" w:space="0" w:color="auto"/>
                <w:left w:val="none" w:sz="0" w:space="0" w:color="auto"/>
                <w:bottom w:val="none" w:sz="0" w:space="0" w:color="auto"/>
                <w:right w:val="none" w:sz="0" w:space="0" w:color="auto"/>
              </w:divBdr>
            </w:div>
            <w:div w:id="491484526">
              <w:marLeft w:val="0"/>
              <w:marRight w:val="0"/>
              <w:marTop w:val="0"/>
              <w:marBottom w:val="0"/>
              <w:divBdr>
                <w:top w:val="none" w:sz="0" w:space="0" w:color="auto"/>
                <w:left w:val="none" w:sz="0" w:space="0" w:color="auto"/>
                <w:bottom w:val="none" w:sz="0" w:space="0" w:color="auto"/>
                <w:right w:val="none" w:sz="0" w:space="0" w:color="auto"/>
              </w:divBdr>
            </w:div>
            <w:div w:id="637800350">
              <w:marLeft w:val="0"/>
              <w:marRight w:val="0"/>
              <w:marTop w:val="0"/>
              <w:marBottom w:val="0"/>
              <w:divBdr>
                <w:top w:val="none" w:sz="0" w:space="0" w:color="auto"/>
                <w:left w:val="none" w:sz="0" w:space="0" w:color="auto"/>
                <w:bottom w:val="none" w:sz="0" w:space="0" w:color="auto"/>
                <w:right w:val="none" w:sz="0" w:space="0" w:color="auto"/>
              </w:divBdr>
            </w:div>
            <w:div w:id="658073938">
              <w:marLeft w:val="0"/>
              <w:marRight w:val="0"/>
              <w:marTop w:val="0"/>
              <w:marBottom w:val="0"/>
              <w:divBdr>
                <w:top w:val="none" w:sz="0" w:space="0" w:color="auto"/>
                <w:left w:val="none" w:sz="0" w:space="0" w:color="auto"/>
                <w:bottom w:val="none" w:sz="0" w:space="0" w:color="auto"/>
                <w:right w:val="none" w:sz="0" w:space="0" w:color="auto"/>
              </w:divBdr>
            </w:div>
            <w:div w:id="760955333">
              <w:marLeft w:val="0"/>
              <w:marRight w:val="0"/>
              <w:marTop w:val="0"/>
              <w:marBottom w:val="0"/>
              <w:divBdr>
                <w:top w:val="none" w:sz="0" w:space="0" w:color="auto"/>
                <w:left w:val="none" w:sz="0" w:space="0" w:color="auto"/>
                <w:bottom w:val="none" w:sz="0" w:space="0" w:color="auto"/>
                <w:right w:val="none" w:sz="0" w:space="0" w:color="auto"/>
              </w:divBdr>
            </w:div>
            <w:div w:id="848833753">
              <w:marLeft w:val="0"/>
              <w:marRight w:val="0"/>
              <w:marTop w:val="0"/>
              <w:marBottom w:val="0"/>
              <w:divBdr>
                <w:top w:val="none" w:sz="0" w:space="0" w:color="auto"/>
                <w:left w:val="none" w:sz="0" w:space="0" w:color="auto"/>
                <w:bottom w:val="none" w:sz="0" w:space="0" w:color="auto"/>
                <w:right w:val="none" w:sz="0" w:space="0" w:color="auto"/>
              </w:divBdr>
            </w:div>
            <w:div w:id="968171702">
              <w:marLeft w:val="0"/>
              <w:marRight w:val="0"/>
              <w:marTop w:val="0"/>
              <w:marBottom w:val="0"/>
              <w:divBdr>
                <w:top w:val="none" w:sz="0" w:space="0" w:color="auto"/>
                <w:left w:val="none" w:sz="0" w:space="0" w:color="auto"/>
                <w:bottom w:val="none" w:sz="0" w:space="0" w:color="auto"/>
                <w:right w:val="none" w:sz="0" w:space="0" w:color="auto"/>
              </w:divBdr>
            </w:div>
            <w:div w:id="1102148185">
              <w:marLeft w:val="0"/>
              <w:marRight w:val="0"/>
              <w:marTop w:val="0"/>
              <w:marBottom w:val="0"/>
              <w:divBdr>
                <w:top w:val="none" w:sz="0" w:space="0" w:color="auto"/>
                <w:left w:val="none" w:sz="0" w:space="0" w:color="auto"/>
                <w:bottom w:val="none" w:sz="0" w:space="0" w:color="auto"/>
                <w:right w:val="none" w:sz="0" w:space="0" w:color="auto"/>
              </w:divBdr>
            </w:div>
            <w:div w:id="1203594850">
              <w:marLeft w:val="0"/>
              <w:marRight w:val="0"/>
              <w:marTop w:val="0"/>
              <w:marBottom w:val="0"/>
              <w:divBdr>
                <w:top w:val="none" w:sz="0" w:space="0" w:color="auto"/>
                <w:left w:val="none" w:sz="0" w:space="0" w:color="auto"/>
                <w:bottom w:val="none" w:sz="0" w:space="0" w:color="auto"/>
                <w:right w:val="none" w:sz="0" w:space="0" w:color="auto"/>
              </w:divBdr>
            </w:div>
            <w:div w:id="1254240637">
              <w:marLeft w:val="0"/>
              <w:marRight w:val="0"/>
              <w:marTop w:val="0"/>
              <w:marBottom w:val="0"/>
              <w:divBdr>
                <w:top w:val="none" w:sz="0" w:space="0" w:color="auto"/>
                <w:left w:val="none" w:sz="0" w:space="0" w:color="auto"/>
                <w:bottom w:val="none" w:sz="0" w:space="0" w:color="auto"/>
                <w:right w:val="none" w:sz="0" w:space="0" w:color="auto"/>
              </w:divBdr>
            </w:div>
            <w:div w:id="1310480630">
              <w:marLeft w:val="0"/>
              <w:marRight w:val="0"/>
              <w:marTop w:val="0"/>
              <w:marBottom w:val="0"/>
              <w:divBdr>
                <w:top w:val="none" w:sz="0" w:space="0" w:color="auto"/>
                <w:left w:val="none" w:sz="0" w:space="0" w:color="auto"/>
                <w:bottom w:val="none" w:sz="0" w:space="0" w:color="auto"/>
                <w:right w:val="none" w:sz="0" w:space="0" w:color="auto"/>
              </w:divBdr>
            </w:div>
            <w:div w:id="1321226983">
              <w:marLeft w:val="0"/>
              <w:marRight w:val="0"/>
              <w:marTop w:val="0"/>
              <w:marBottom w:val="0"/>
              <w:divBdr>
                <w:top w:val="none" w:sz="0" w:space="0" w:color="auto"/>
                <w:left w:val="none" w:sz="0" w:space="0" w:color="auto"/>
                <w:bottom w:val="none" w:sz="0" w:space="0" w:color="auto"/>
                <w:right w:val="none" w:sz="0" w:space="0" w:color="auto"/>
              </w:divBdr>
            </w:div>
            <w:div w:id="1349602612">
              <w:marLeft w:val="0"/>
              <w:marRight w:val="0"/>
              <w:marTop w:val="0"/>
              <w:marBottom w:val="0"/>
              <w:divBdr>
                <w:top w:val="none" w:sz="0" w:space="0" w:color="auto"/>
                <w:left w:val="none" w:sz="0" w:space="0" w:color="auto"/>
                <w:bottom w:val="none" w:sz="0" w:space="0" w:color="auto"/>
                <w:right w:val="none" w:sz="0" w:space="0" w:color="auto"/>
              </w:divBdr>
            </w:div>
            <w:div w:id="1379358869">
              <w:marLeft w:val="0"/>
              <w:marRight w:val="0"/>
              <w:marTop w:val="0"/>
              <w:marBottom w:val="0"/>
              <w:divBdr>
                <w:top w:val="none" w:sz="0" w:space="0" w:color="auto"/>
                <w:left w:val="none" w:sz="0" w:space="0" w:color="auto"/>
                <w:bottom w:val="none" w:sz="0" w:space="0" w:color="auto"/>
                <w:right w:val="none" w:sz="0" w:space="0" w:color="auto"/>
              </w:divBdr>
            </w:div>
            <w:div w:id="1415736095">
              <w:marLeft w:val="0"/>
              <w:marRight w:val="0"/>
              <w:marTop w:val="0"/>
              <w:marBottom w:val="0"/>
              <w:divBdr>
                <w:top w:val="none" w:sz="0" w:space="0" w:color="auto"/>
                <w:left w:val="none" w:sz="0" w:space="0" w:color="auto"/>
                <w:bottom w:val="none" w:sz="0" w:space="0" w:color="auto"/>
                <w:right w:val="none" w:sz="0" w:space="0" w:color="auto"/>
              </w:divBdr>
            </w:div>
            <w:div w:id="1638795884">
              <w:marLeft w:val="0"/>
              <w:marRight w:val="0"/>
              <w:marTop w:val="0"/>
              <w:marBottom w:val="0"/>
              <w:divBdr>
                <w:top w:val="none" w:sz="0" w:space="0" w:color="auto"/>
                <w:left w:val="none" w:sz="0" w:space="0" w:color="auto"/>
                <w:bottom w:val="none" w:sz="0" w:space="0" w:color="auto"/>
                <w:right w:val="none" w:sz="0" w:space="0" w:color="auto"/>
              </w:divBdr>
            </w:div>
            <w:div w:id="1684237129">
              <w:marLeft w:val="0"/>
              <w:marRight w:val="0"/>
              <w:marTop w:val="0"/>
              <w:marBottom w:val="0"/>
              <w:divBdr>
                <w:top w:val="none" w:sz="0" w:space="0" w:color="auto"/>
                <w:left w:val="none" w:sz="0" w:space="0" w:color="auto"/>
                <w:bottom w:val="none" w:sz="0" w:space="0" w:color="auto"/>
                <w:right w:val="none" w:sz="0" w:space="0" w:color="auto"/>
              </w:divBdr>
            </w:div>
            <w:div w:id="1708215795">
              <w:marLeft w:val="0"/>
              <w:marRight w:val="0"/>
              <w:marTop w:val="0"/>
              <w:marBottom w:val="0"/>
              <w:divBdr>
                <w:top w:val="none" w:sz="0" w:space="0" w:color="auto"/>
                <w:left w:val="none" w:sz="0" w:space="0" w:color="auto"/>
                <w:bottom w:val="none" w:sz="0" w:space="0" w:color="auto"/>
                <w:right w:val="none" w:sz="0" w:space="0" w:color="auto"/>
              </w:divBdr>
            </w:div>
            <w:div w:id="1711761125">
              <w:marLeft w:val="0"/>
              <w:marRight w:val="0"/>
              <w:marTop w:val="0"/>
              <w:marBottom w:val="0"/>
              <w:divBdr>
                <w:top w:val="none" w:sz="0" w:space="0" w:color="auto"/>
                <w:left w:val="none" w:sz="0" w:space="0" w:color="auto"/>
                <w:bottom w:val="none" w:sz="0" w:space="0" w:color="auto"/>
                <w:right w:val="none" w:sz="0" w:space="0" w:color="auto"/>
              </w:divBdr>
            </w:div>
            <w:div w:id="1872499913">
              <w:marLeft w:val="0"/>
              <w:marRight w:val="0"/>
              <w:marTop w:val="0"/>
              <w:marBottom w:val="0"/>
              <w:divBdr>
                <w:top w:val="none" w:sz="0" w:space="0" w:color="auto"/>
                <w:left w:val="none" w:sz="0" w:space="0" w:color="auto"/>
                <w:bottom w:val="none" w:sz="0" w:space="0" w:color="auto"/>
                <w:right w:val="none" w:sz="0" w:space="0" w:color="auto"/>
              </w:divBdr>
            </w:div>
            <w:div w:id="1897664237">
              <w:marLeft w:val="0"/>
              <w:marRight w:val="0"/>
              <w:marTop w:val="0"/>
              <w:marBottom w:val="0"/>
              <w:divBdr>
                <w:top w:val="none" w:sz="0" w:space="0" w:color="auto"/>
                <w:left w:val="none" w:sz="0" w:space="0" w:color="auto"/>
                <w:bottom w:val="none" w:sz="0" w:space="0" w:color="auto"/>
                <w:right w:val="none" w:sz="0" w:space="0" w:color="auto"/>
              </w:divBdr>
            </w:div>
            <w:div w:id="2050377300">
              <w:marLeft w:val="0"/>
              <w:marRight w:val="0"/>
              <w:marTop w:val="0"/>
              <w:marBottom w:val="0"/>
              <w:divBdr>
                <w:top w:val="none" w:sz="0" w:space="0" w:color="auto"/>
                <w:left w:val="none" w:sz="0" w:space="0" w:color="auto"/>
                <w:bottom w:val="none" w:sz="0" w:space="0" w:color="auto"/>
                <w:right w:val="none" w:sz="0" w:space="0" w:color="auto"/>
              </w:divBdr>
            </w:div>
            <w:div w:id="2074501773">
              <w:marLeft w:val="0"/>
              <w:marRight w:val="0"/>
              <w:marTop w:val="0"/>
              <w:marBottom w:val="0"/>
              <w:divBdr>
                <w:top w:val="none" w:sz="0" w:space="0" w:color="auto"/>
                <w:left w:val="none" w:sz="0" w:space="0" w:color="auto"/>
                <w:bottom w:val="none" w:sz="0" w:space="0" w:color="auto"/>
                <w:right w:val="none" w:sz="0" w:space="0" w:color="auto"/>
              </w:divBdr>
            </w:div>
            <w:div w:id="208806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2728">
      <w:bodyDiv w:val="1"/>
      <w:marLeft w:val="0"/>
      <w:marRight w:val="0"/>
      <w:marTop w:val="0"/>
      <w:marBottom w:val="0"/>
      <w:divBdr>
        <w:top w:val="none" w:sz="0" w:space="0" w:color="auto"/>
        <w:left w:val="none" w:sz="0" w:space="0" w:color="auto"/>
        <w:bottom w:val="none" w:sz="0" w:space="0" w:color="auto"/>
        <w:right w:val="none" w:sz="0" w:space="0" w:color="auto"/>
      </w:divBdr>
    </w:div>
    <w:div w:id="161118053">
      <w:bodyDiv w:val="1"/>
      <w:marLeft w:val="0"/>
      <w:marRight w:val="0"/>
      <w:marTop w:val="0"/>
      <w:marBottom w:val="0"/>
      <w:divBdr>
        <w:top w:val="none" w:sz="0" w:space="0" w:color="auto"/>
        <w:left w:val="none" w:sz="0" w:space="0" w:color="auto"/>
        <w:bottom w:val="none" w:sz="0" w:space="0" w:color="auto"/>
        <w:right w:val="none" w:sz="0" w:space="0" w:color="auto"/>
      </w:divBdr>
    </w:div>
    <w:div w:id="168912160">
      <w:bodyDiv w:val="1"/>
      <w:marLeft w:val="0"/>
      <w:marRight w:val="0"/>
      <w:marTop w:val="0"/>
      <w:marBottom w:val="0"/>
      <w:divBdr>
        <w:top w:val="none" w:sz="0" w:space="0" w:color="auto"/>
        <w:left w:val="none" w:sz="0" w:space="0" w:color="auto"/>
        <w:bottom w:val="none" w:sz="0" w:space="0" w:color="auto"/>
        <w:right w:val="none" w:sz="0" w:space="0" w:color="auto"/>
      </w:divBdr>
      <w:divsChild>
        <w:div w:id="779028127">
          <w:marLeft w:val="0"/>
          <w:marRight w:val="0"/>
          <w:marTop w:val="0"/>
          <w:marBottom w:val="0"/>
          <w:divBdr>
            <w:top w:val="none" w:sz="0" w:space="0" w:color="auto"/>
            <w:left w:val="none" w:sz="0" w:space="0" w:color="auto"/>
            <w:bottom w:val="none" w:sz="0" w:space="0" w:color="auto"/>
            <w:right w:val="none" w:sz="0" w:space="0" w:color="auto"/>
          </w:divBdr>
          <w:divsChild>
            <w:div w:id="464128593">
              <w:marLeft w:val="0"/>
              <w:marRight w:val="0"/>
              <w:marTop w:val="0"/>
              <w:marBottom w:val="0"/>
              <w:divBdr>
                <w:top w:val="none" w:sz="0" w:space="0" w:color="auto"/>
                <w:left w:val="none" w:sz="0" w:space="0" w:color="auto"/>
                <w:bottom w:val="none" w:sz="0" w:space="0" w:color="auto"/>
                <w:right w:val="none" w:sz="0" w:space="0" w:color="auto"/>
              </w:divBdr>
            </w:div>
            <w:div w:id="1007634302">
              <w:marLeft w:val="0"/>
              <w:marRight w:val="0"/>
              <w:marTop w:val="0"/>
              <w:marBottom w:val="0"/>
              <w:divBdr>
                <w:top w:val="none" w:sz="0" w:space="0" w:color="auto"/>
                <w:left w:val="none" w:sz="0" w:space="0" w:color="auto"/>
                <w:bottom w:val="none" w:sz="0" w:space="0" w:color="auto"/>
                <w:right w:val="none" w:sz="0" w:space="0" w:color="auto"/>
              </w:divBdr>
            </w:div>
            <w:div w:id="1046291610">
              <w:marLeft w:val="0"/>
              <w:marRight w:val="0"/>
              <w:marTop w:val="0"/>
              <w:marBottom w:val="0"/>
              <w:divBdr>
                <w:top w:val="none" w:sz="0" w:space="0" w:color="auto"/>
                <w:left w:val="none" w:sz="0" w:space="0" w:color="auto"/>
                <w:bottom w:val="none" w:sz="0" w:space="0" w:color="auto"/>
                <w:right w:val="none" w:sz="0" w:space="0" w:color="auto"/>
              </w:divBdr>
            </w:div>
            <w:div w:id="1118060334">
              <w:marLeft w:val="0"/>
              <w:marRight w:val="0"/>
              <w:marTop w:val="0"/>
              <w:marBottom w:val="0"/>
              <w:divBdr>
                <w:top w:val="none" w:sz="0" w:space="0" w:color="auto"/>
                <w:left w:val="none" w:sz="0" w:space="0" w:color="auto"/>
                <w:bottom w:val="none" w:sz="0" w:space="0" w:color="auto"/>
                <w:right w:val="none" w:sz="0" w:space="0" w:color="auto"/>
              </w:divBdr>
            </w:div>
            <w:div w:id="1137606573">
              <w:marLeft w:val="0"/>
              <w:marRight w:val="0"/>
              <w:marTop w:val="0"/>
              <w:marBottom w:val="0"/>
              <w:divBdr>
                <w:top w:val="none" w:sz="0" w:space="0" w:color="auto"/>
                <w:left w:val="none" w:sz="0" w:space="0" w:color="auto"/>
                <w:bottom w:val="none" w:sz="0" w:space="0" w:color="auto"/>
                <w:right w:val="none" w:sz="0" w:space="0" w:color="auto"/>
              </w:divBdr>
            </w:div>
            <w:div w:id="1258443153">
              <w:marLeft w:val="0"/>
              <w:marRight w:val="0"/>
              <w:marTop w:val="0"/>
              <w:marBottom w:val="0"/>
              <w:divBdr>
                <w:top w:val="none" w:sz="0" w:space="0" w:color="auto"/>
                <w:left w:val="none" w:sz="0" w:space="0" w:color="auto"/>
                <w:bottom w:val="none" w:sz="0" w:space="0" w:color="auto"/>
                <w:right w:val="none" w:sz="0" w:space="0" w:color="auto"/>
              </w:divBdr>
            </w:div>
            <w:div w:id="1292394231">
              <w:marLeft w:val="0"/>
              <w:marRight w:val="0"/>
              <w:marTop w:val="0"/>
              <w:marBottom w:val="0"/>
              <w:divBdr>
                <w:top w:val="none" w:sz="0" w:space="0" w:color="auto"/>
                <w:left w:val="none" w:sz="0" w:space="0" w:color="auto"/>
                <w:bottom w:val="none" w:sz="0" w:space="0" w:color="auto"/>
                <w:right w:val="none" w:sz="0" w:space="0" w:color="auto"/>
              </w:divBdr>
            </w:div>
            <w:div w:id="1544441349">
              <w:marLeft w:val="0"/>
              <w:marRight w:val="0"/>
              <w:marTop w:val="0"/>
              <w:marBottom w:val="0"/>
              <w:divBdr>
                <w:top w:val="none" w:sz="0" w:space="0" w:color="auto"/>
                <w:left w:val="none" w:sz="0" w:space="0" w:color="auto"/>
                <w:bottom w:val="none" w:sz="0" w:space="0" w:color="auto"/>
                <w:right w:val="none" w:sz="0" w:space="0" w:color="auto"/>
              </w:divBdr>
            </w:div>
            <w:div w:id="1576238990">
              <w:marLeft w:val="0"/>
              <w:marRight w:val="0"/>
              <w:marTop w:val="0"/>
              <w:marBottom w:val="0"/>
              <w:divBdr>
                <w:top w:val="none" w:sz="0" w:space="0" w:color="auto"/>
                <w:left w:val="none" w:sz="0" w:space="0" w:color="auto"/>
                <w:bottom w:val="none" w:sz="0" w:space="0" w:color="auto"/>
                <w:right w:val="none" w:sz="0" w:space="0" w:color="auto"/>
              </w:divBdr>
            </w:div>
            <w:div w:id="200824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4837">
      <w:bodyDiv w:val="1"/>
      <w:marLeft w:val="0"/>
      <w:marRight w:val="0"/>
      <w:marTop w:val="0"/>
      <w:marBottom w:val="0"/>
      <w:divBdr>
        <w:top w:val="none" w:sz="0" w:space="0" w:color="auto"/>
        <w:left w:val="none" w:sz="0" w:space="0" w:color="auto"/>
        <w:bottom w:val="none" w:sz="0" w:space="0" w:color="auto"/>
        <w:right w:val="none" w:sz="0" w:space="0" w:color="auto"/>
      </w:divBdr>
    </w:div>
    <w:div w:id="174808460">
      <w:bodyDiv w:val="1"/>
      <w:marLeft w:val="0"/>
      <w:marRight w:val="0"/>
      <w:marTop w:val="0"/>
      <w:marBottom w:val="0"/>
      <w:divBdr>
        <w:top w:val="none" w:sz="0" w:space="0" w:color="auto"/>
        <w:left w:val="none" w:sz="0" w:space="0" w:color="auto"/>
        <w:bottom w:val="none" w:sz="0" w:space="0" w:color="auto"/>
        <w:right w:val="none" w:sz="0" w:space="0" w:color="auto"/>
      </w:divBdr>
    </w:div>
    <w:div w:id="176121466">
      <w:bodyDiv w:val="1"/>
      <w:marLeft w:val="0"/>
      <w:marRight w:val="0"/>
      <w:marTop w:val="0"/>
      <w:marBottom w:val="0"/>
      <w:divBdr>
        <w:top w:val="none" w:sz="0" w:space="0" w:color="auto"/>
        <w:left w:val="none" w:sz="0" w:space="0" w:color="auto"/>
        <w:bottom w:val="none" w:sz="0" w:space="0" w:color="auto"/>
        <w:right w:val="none" w:sz="0" w:space="0" w:color="auto"/>
      </w:divBdr>
    </w:div>
    <w:div w:id="177233065">
      <w:bodyDiv w:val="1"/>
      <w:marLeft w:val="0"/>
      <w:marRight w:val="0"/>
      <w:marTop w:val="0"/>
      <w:marBottom w:val="0"/>
      <w:divBdr>
        <w:top w:val="none" w:sz="0" w:space="0" w:color="auto"/>
        <w:left w:val="none" w:sz="0" w:space="0" w:color="auto"/>
        <w:bottom w:val="none" w:sz="0" w:space="0" w:color="auto"/>
        <w:right w:val="none" w:sz="0" w:space="0" w:color="auto"/>
      </w:divBdr>
    </w:div>
    <w:div w:id="177277212">
      <w:bodyDiv w:val="1"/>
      <w:marLeft w:val="0"/>
      <w:marRight w:val="0"/>
      <w:marTop w:val="0"/>
      <w:marBottom w:val="0"/>
      <w:divBdr>
        <w:top w:val="none" w:sz="0" w:space="0" w:color="auto"/>
        <w:left w:val="none" w:sz="0" w:space="0" w:color="auto"/>
        <w:bottom w:val="none" w:sz="0" w:space="0" w:color="auto"/>
        <w:right w:val="none" w:sz="0" w:space="0" w:color="auto"/>
      </w:divBdr>
      <w:divsChild>
        <w:div w:id="1249775641">
          <w:marLeft w:val="0"/>
          <w:marRight w:val="0"/>
          <w:marTop w:val="0"/>
          <w:marBottom w:val="0"/>
          <w:divBdr>
            <w:top w:val="none" w:sz="0" w:space="0" w:color="auto"/>
            <w:left w:val="none" w:sz="0" w:space="0" w:color="auto"/>
            <w:bottom w:val="none" w:sz="0" w:space="0" w:color="auto"/>
            <w:right w:val="none" w:sz="0" w:space="0" w:color="auto"/>
          </w:divBdr>
          <w:divsChild>
            <w:div w:id="899748200">
              <w:marLeft w:val="0"/>
              <w:marRight w:val="0"/>
              <w:marTop w:val="0"/>
              <w:marBottom w:val="0"/>
              <w:divBdr>
                <w:top w:val="none" w:sz="0" w:space="0" w:color="auto"/>
                <w:left w:val="none" w:sz="0" w:space="0" w:color="auto"/>
                <w:bottom w:val="none" w:sz="0" w:space="0" w:color="auto"/>
                <w:right w:val="none" w:sz="0" w:space="0" w:color="auto"/>
              </w:divBdr>
            </w:div>
            <w:div w:id="1020082315">
              <w:marLeft w:val="0"/>
              <w:marRight w:val="0"/>
              <w:marTop w:val="0"/>
              <w:marBottom w:val="0"/>
              <w:divBdr>
                <w:top w:val="none" w:sz="0" w:space="0" w:color="auto"/>
                <w:left w:val="none" w:sz="0" w:space="0" w:color="auto"/>
                <w:bottom w:val="none" w:sz="0" w:space="0" w:color="auto"/>
                <w:right w:val="none" w:sz="0" w:space="0" w:color="auto"/>
              </w:divBdr>
            </w:div>
            <w:div w:id="1615746547">
              <w:marLeft w:val="0"/>
              <w:marRight w:val="0"/>
              <w:marTop w:val="0"/>
              <w:marBottom w:val="0"/>
              <w:divBdr>
                <w:top w:val="none" w:sz="0" w:space="0" w:color="auto"/>
                <w:left w:val="none" w:sz="0" w:space="0" w:color="auto"/>
                <w:bottom w:val="none" w:sz="0" w:space="0" w:color="auto"/>
                <w:right w:val="none" w:sz="0" w:space="0" w:color="auto"/>
              </w:divBdr>
            </w:div>
            <w:div w:id="1808667701">
              <w:marLeft w:val="0"/>
              <w:marRight w:val="0"/>
              <w:marTop w:val="0"/>
              <w:marBottom w:val="0"/>
              <w:divBdr>
                <w:top w:val="none" w:sz="0" w:space="0" w:color="auto"/>
                <w:left w:val="none" w:sz="0" w:space="0" w:color="auto"/>
                <w:bottom w:val="none" w:sz="0" w:space="0" w:color="auto"/>
                <w:right w:val="none" w:sz="0" w:space="0" w:color="auto"/>
              </w:divBdr>
            </w:div>
            <w:div w:id="185364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3202">
      <w:bodyDiv w:val="1"/>
      <w:marLeft w:val="0"/>
      <w:marRight w:val="0"/>
      <w:marTop w:val="0"/>
      <w:marBottom w:val="0"/>
      <w:divBdr>
        <w:top w:val="none" w:sz="0" w:space="0" w:color="auto"/>
        <w:left w:val="none" w:sz="0" w:space="0" w:color="auto"/>
        <w:bottom w:val="none" w:sz="0" w:space="0" w:color="auto"/>
        <w:right w:val="none" w:sz="0" w:space="0" w:color="auto"/>
      </w:divBdr>
    </w:div>
    <w:div w:id="182744903">
      <w:bodyDiv w:val="1"/>
      <w:marLeft w:val="0"/>
      <w:marRight w:val="0"/>
      <w:marTop w:val="0"/>
      <w:marBottom w:val="0"/>
      <w:divBdr>
        <w:top w:val="none" w:sz="0" w:space="0" w:color="auto"/>
        <w:left w:val="none" w:sz="0" w:space="0" w:color="auto"/>
        <w:bottom w:val="none" w:sz="0" w:space="0" w:color="auto"/>
        <w:right w:val="none" w:sz="0" w:space="0" w:color="auto"/>
      </w:divBdr>
    </w:div>
    <w:div w:id="182983045">
      <w:bodyDiv w:val="1"/>
      <w:marLeft w:val="0"/>
      <w:marRight w:val="0"/>
      <w:marTop w:val="0"/>
      <w:marBottom w:val="0"/>
      <w:divBdr>
        <w:top w:val="none" w:sz="0" w:space="0" w:color="auto"/>
        <w:left w:val="none" w:sz="0" w:space="0" w:color="auto"/>
        <w:bottom w:val="none" w:sz="0" w:space="0" w:color="auto"/>
        <w:right w:val="none" w:sz="0" w:space="0" w:color="auto"/>
      </w:divBdr>
    </w:div>
    <w:div w:id="184486369">
      <w:bodyDiv w:val="1"/>
      <w:marLeft w:val="0"/>
      <w:marRight w:val="0"/>
      <w:marTop w:val="0"/>
      <w:marBottom w:val="0"/>
      <w:divBdr>
        <w:top w:val="none" w:sz="0" w:space="0" w:color="auto"/>
        <w:left w:val="none" w:sz="0" w:space="0" w:color="auto"/>
        <w:bottom w:val="none" w:sz="0" w:space="0" w:color="auto"/>
        <w:right w:val="none" w:sz="0" w:space="0" w:color="auto"/>
      </w:divBdr>
    </w:div>
    <w:div w:id="187376606">
      <w:bodyDiv w:val="1"/>
      <w:marLeft w:val="0"/>
      <w:marRight w:val="0"/>
      <w:marTop w:val="0"/>
      <w:marBottom w:val="0"/>
      <w:divBdr>
        <w:top w:val="none" w:sz="0" w:space="0" w:color="auto"/>
        <w:left w:val="none" w:sz="0" w:space="0" w:color="auto"/>
        <w:bottom w:val="none" w:sz="0" w:space="0" w:color="auto"/>
        <w:right w:val="none" w:sz="0" w:space="0" w:color="auto"/>
      </w:divBdr>
    </w:div>
    <w:div w:id="191457286">
      <w:bodyDiv w:val="1"/>
      <w:marLeft w:val="0"/>
      <w:marRight w:val="0"/>
      <w:marTop w:val="0"/>
      <w:marBottom w:val="0"/>
      <w:divBdr>
        <w:top w:val="none" w:sz="0" w:space="0" w:color="auto"/>
        <w:left w:val="none" w:sz="0" w:space="0" w:color="auto"/>
        <w:bottom w:val="none" w:sz="0" w:space="0" w:color="auto"/>
        <w:right w:val="none" w:sz="0" w:space="0" w:color="auto"/>
      </w:divBdr>
    </w:div>
    <w:div w:id="191578537">
      <w:bodyDiv w:val="1"/>
      <w:marLeft w:val="0"/>
      <w:marRight w:val="0"/>
      <w:marTop w:val="0"/>
      <w:marBottom w:val="0"/>
      <w:divBdr>
        <w:top w:val="none" w:sz="0" w:space="0" w:color="auto"/>
        <w:left w:val="none" w:sz="0" w:space="0" w:color="auto"/>
        <w:bottom w:val="none" w:sz="0" w:space="0" w:color="auto"/>
        <w:right w:val="none" w:sz="0" w:space="0" w:color="auto"/>
      </w:divBdr>
    </w:div>
    <w:div w:id="194731407">
      <w:bodyDiv w:val="1"/>
      <w:marLeft w:val="0"/>
      <w:marRight w:val="0"/>
      <w:marTop w:val="0"/>
      <w:marBottom w:val="0"/>
      <w:divBdr>
        <w:top w:val="none" w:sz="0" w:space="0" w:color="auto"/>
        <w:left w:val="none" w:sz="0" w:space="0" w:color="auto"/>
        <w:bottom w:val="none" w:sz="0" w:space="0" w:color="auto"/>
        <w:right w:val="none" w:sz="0" w:space="0" w:color="auto"/>
      </w:divBdr>
    </w:div>
    <w:div w:id="195318917">
      <w:bodyDiv w:val="1"/>
      <w:marLeft w:val="0"/>
      <w:marRight w:val="0"/>
      <w:marTop w:val="0"/>
      <w:marBottom w:val="0"/>
      <w:divBdr>
        <w:top w:val="none" w:sz="0" w:space="0" w:color="auto"/>
        <w:left w:val="none" w:sz="0" w:space="0" w:color="auto"/>
        <w:bottom w:val="none" w:sz="0" w:space="0" w:color="auto"/>
        <w:right w:val="none" w:sz="0" w:space="0" w:color="auto"/>
      </w:divBdr>
    </w:div>
    <w:div w:id="197202557">
      <w:bodyDiv w:val="1"/>
      <w:marLeft w:val="0"/>
      <w:marRight w:val="0"/>
      <w:marTop w:val="0"/>
      <w:marBottom w:val="0"/>
      <w:divBdr>
        <w:top w:val="none" w:sz="0" w:space="0" w:color="auto"/>
        <w:left w:val="none" w:sz="0" w:space="0" w:color="auto"/>
        <w:bottom w:val="none" w:sz="0" w:space="0" w:color="auto"/>
        <w:right w:val="none" w:sz="0" w:space="0" w:color="auto"/>
      </w:divBdr>
    </w:div>
    <w:div w:id="199904585">
      <w:bodyDiv w:val="1"/>
      <w:marLeft w:val="0"/>
      <w:marRight w:val="0"/>
      <w:marTop w:val="0"/>
      <w:marBottom w:val="0"/>
      <w:divBdr>
        <w:top w:val="none" w:sz="0" w:space="0" w:color="auto"/>
        <w:left w:val="none" w:sz="0" w:space="0" w:color="auto"/>
        <w:bottom w:val="none" w:sz="0" w:space="0" w:color="auto"/>
        <w:right w:val="none" w:sz="0" w:space="0" w:color="auto"/>
      </w:divBdr>
    </w:div>
    <w:div w:id="200946716">
      <w:bodyDiv w:val="1"/>
      <w:marLeft w:val="0"/>
      <w:marRight w:val="0"/>
      <w:marTop w:val="0"/>
      <w:marBottom w:val="0"/>
      <w:divBdr>
        <w:top w:val="none" w:sz="0" w:space="0" w:color="auto"/>
        <w:left w:val="none" w:sz="0" w:space="0" w:color="auto"/>
        <w:bottom w:val="none" w:sz="0" w:space="0" w:color="auto"/>
        <w:right w:val="none" w:sz="0" w:space="0" w:color="auto"/>
      </w:divBdr>
      <w:divsChild>
        <w:div w:id="1715812299">
          <w:marLeft w:val="0"/>
          <w:marRight w:val="0"/>
          <w:marTop w:val="0"/>
          <w:marBottom w:val="0"/>
          <w:divBdr>
            <w:top w:val="none" w:sz="0" w:space="0" w:color="auto"/>
            <w:left w:val="none" w:sz="0" w:space="0" w:color="auto"/>
            <w:bottom w:val="none" w:sz="0" w:space="0" w:color="auto"/>
            <w:right w:val="none" w:sz="0" w:space="0" w:color="auto"/>
          </w:divBdr>
          <w:divsChild>
            <w:div w:id="20415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5193">
      <w:bodyDiv w:val="1"/>
      <w:marLeft w:val="0"/>
      <w:marRight w:val="0"/>
      <w:marTop w:val="0"/>
      <w:marBottom w:val="0"/>
      <w:divBdr>
        <w:top w:val="none" w:sz="0" w:space="0" w:color="auto"/>
        <w:left w:val="none" w:sz="0" w:space="0" w:color="auto"/>
        <w:bottom w:val="none" w:sz="0" w:space="0" w:color="auto"/>
        <w:right w:val="none" w:sz="0" w:space="0" w:color="auto"/>
      </w:divBdr>
    </w:div>
    <w:div w:id="207884218">
      <w:bodyDiv w:val="1"/>
      <w:marLeft w:val="0"/>
      <w:marRight w:val="0"/>
      <w:marTop w:val="0"/>
      <w:marBottom w:val="0"/>
      <w:divBdr>
        <w:top w:val="none" w:sz="0" w:space="0" w:color="auto"/>
        <w:left w:val="none" w:sz="0" w:space="0" w:color="auto"/>
        <w:bottom w:val="none" w:sz="0" w:space="0" w:color="auto"/>
        <w:right w:val="none" w:sz="0" w:space="0" w:color="auto"/>
      </w:divBdr>
      <w:divsChild>
        <w:div w:id="1821729122">
          <w:marLeft w:val="0"/>
          <w:marRight w:val="0"/>
          <w:marTop w:val="0"/>
          <w:marBottom w:val="0"/>
          <w:divBdr>
            <w:top w:val="none" w:sz="0" w:space="0" w:color="auto"/>
            <w:left w:val="none" w:sz="0" w:space="0" w:color="auto"/>
            <w:bottom w:val="none" w:sz="0" w:space="0" w:color="auto"/>
            <w:right w:val="none" w:sz="0" w:space="0" w:color="auto"/>
          </w:divBdr>
          <w:divsChild>
            <w:div w:id="53896557">
              <w:marLeft w:val="0"/>
              <w:marRight w:val="0"/>
              <w:marTop w:val="0"/>
              <w:marBottom w:val="0"/>
              <w:divBdr>
                <w:top w:val="none" w:sz="0" w:space="0" w:color="auto"/>
                <w:left w:val="none" w:sz="0" w:space="0" w:color="auto"/>
                <w:bottom w:val="none" w:sz="0" w:space="0" w:color="auto"/>
                <w:right w:val="none" w:sz="0" w:space="0" w:color="auto"/>
              </w:divBdr>
            </w:div>
            <w:div w:id="161746236">
              <w:marLeft w:val="0"/>
              <w:marRight w:val="0"/>
              <w:marTop w:val="0"/>
              <w:marBottom w:val="0"/>
              <w:divBdr>
                <w:top w:val="none" w:sz="0" w:space="0" w:color="auto"/>
                <w:left w:val="none" w:sz="0" w:space="0" w:color="auto"/>
                <w:bottom w:val="none" w:sz="0" w:space="0" w:color="auto"/>
                <w:right w:val="none" w:sz="0" w:space="0" w:color="auto"/>
              </w:divBdr>
            </w:div>
            <w:div w:id="161894732">
              <w:marLeft w:val="0"/>
              <w:marRight w:val="0"/>
              <w:marTop w:val="0"/>
              <w:marBottom w:val="0"/>
              <w:divBdr>
                <w:top w:val="none" w:sz="0" w:space="0" w:color="auto"/>
                <w:left w:val="none" w:sz="0" w:space="0" w:color="auto"/>
                <w:bottom w:val="none" w:sz="0" w:space="0" w:color="auto"/>
                <w:right w:val="none" w:sz="0" w:space="0" w:color="auto"/>
              </w:divBdr>
            </w:div>
            <w:div w:id="411202963">
              <w:marLeft w:val="0"/>
              <w:marRight w:val="0"/>
              <w:marTop w:val="0"/>
              <w:marBottom w:val="0"/>
              <w:divBdr>
                <w:top w:val="none" w:sz="0" w:space="0" w:color="auto"/>
                <w:left w:val="none" w:sz="0" w:space="0" w:color="auto"/>
                <w:bottom w:val="none" w:sz="0" w:space="0" w:color="auto"/>
                <w:right w:val="none" w:sz="0" w:space="0" w:color="auto"/>
              </w:divBdr>
            </w:div>
            <w:div w:id="573246221">
              <w:marLeft w:val="0"/>
              <w:marRight w:val="0"/>
              <w:marTop w:val="0"/>
              <w:marBottom w:val="0"/>
              <w:divBdr>
                <w:top w:val="none" w:sz="0" w:space="0" w:color="auto"/>
                <w:left w:val="none" w:sz="0" w:space="0" w:color="auto"/>
                <w:bottom w:val="none" w:sz="0" w:space="0" w:color="auto"/>
                <w:right w:val="none" w:sz="0" w:space="0" w:color="auto"/>
              </w:divBdr>
            </w:div>
            <w:div w:id="775366949">
              <w:marLeft w:val="0"/>
              <w:marRight w:val="0"/>
              <w:marTop w:val="0"/>
              <w:marBottom w:val="0"/>
              <w:divBdr>
                <w:top w:val="none" w:sz="0" w:space="0" w:color="auto"/>
                <w:left w:val="none" w:sz="0" w:space="0" w:color="auto"/>
                <w:bottom w:val="none" w:sz="0" w:space="0" w:color="auto"/>
                <w:right w:val="none" w:sz="0" w:space="0" w:color="auto"/>
              </w:divBdr>
            </w:div>
            <w:div w:id="940648297">
              <w:marLeft w:val="0"/>
              <w:marRight w:val="0"/>
              <w:marTop w:val="0"/>
              <w:marBottom w:val="0"/>
              <w:divBdr>
                <w:top w:val="none" w:sz="0" w:space="0" w:color="auto"/>
                <w:left w:val="none" w:sz="0" w:space="0" w:color="auto"/>
                <w:bottom w:val="none" w:sz="0" w:space="0" w:color="auto"/>
                <w:right w:val="none" w:sz="0" w:space="0" w:color="auto"/>
              </w:divBdr>
            </w:div>
            <w:div w:id="950941522">
              <w:marLeft w:val="0"/>
              <w:marRight w:val="0"/>
              <w:marTop w:val="0"/>
              <w:marBottom w:val="0"/>
              <w:divBdr>
                <w:top w:val="none" w:sz="0" w:space="0" w:color="auto"/>
                <w:left w:val="none" w:sz="0" w:space="0" w:color="auto"/>
                <w:bottom w:val="none" w:sz="0" w:space="0" w:color="auto"/>
                <w:right w:val="none" w:sz="0" w:space="0" w:color="auto"/>
              </w:divBdr>
            </w:div>
            <w:div w:id="1019623055">
              <w:marLeft w:val="0"/>
              <w:marRight w:val="0"/>
              <w:marTop w:val="0"/>
              <w:marBottom w:val="0"/>
              <w:divBdr>
                <w:top w:val="none" w:sz="0" w:space="0" w:color="auto"/>
                <w:left w:val="none" w:sz="0" w:space="0" w:color="auto"/>
                <w:bottom w:val="none" w:sz="0" w:space="0" w:color="auto"/>
                <w:right w:val="none" w:sz="0" w:space="0" w:color="auto"/>
              </w:divBdr>
            </w:div>
            <w:div w:id="1024131831">
              <w:marLeft w:val="0"/>
              <w:marRight w:val="0"/>
              <w:marTop w:val="0"/>
              <w:marBottom w:val="0"/>
              <w:divBdr>
                <w:top w:val="none" w:sz="0" w:space="0" w:color="auto"/>
                <w:left w:val="none" w:sz="0" w:space="0" w:color="auto"/>
                <w:bottom w:val="none" w:sz="0" w:space="0" w:color="auto"/>
                <w:right w:val="none" w:sz="0" w:space="0" w:color="auto"/>
              </w:divBdr>
            </w:div>
            <w:div w:id="1098331882">
              <w:marLeft w:val="0"/>
              <w:marRight w:val="0"/>
              <w:marTop w:val="0"/>
              <w:marBottom w:val="0"/>
              <w:divBdr>
                <w:top w:val="none" w:sz="0" w:space="0" w:color="auto"/>
                <w:left w:val="none" w:sz="0" w:space="0" w:color="auto"/>
                <w:bottom w:val="none" w:sz="0" w:space="0" w:color="auto"/>
                <w:right w:val="none" w:sz="0" w:space="0" w:color="auto"/>
              </w:divBdr>
            </w:div>
            <w:div w:id="1326737136">
              <w:marLeft w:val="0"/>
              <w:marRight w:val="0"/>
              <w:marTop w:val="0"/>
              <w:marBottom w:val="0"/>
              <w:divBdr>
                <w:top w:val="none" w:sz="0" w:space="0" w:color="auto"/>
                <w:left w:val="none" w:sz="0" w:space="0" w:color="auto"/>
                <w:bottom w:val="none" w:sz="0" w:space="0" w:color="auto"/>
                <w:right w:val="none" w:sz="0" w:space="0" w:color="auto"/>
              </w:divBdr>
            </w:div>
            <w:div w:id="1340110836">
              <w:marLeft w:val="0"/>
              <w:marRight w:val="0"/>
              <w:marTop w:val="0"/>
              <w:marBottom w:val="0"/>
              <w:divBdr>
                <w:top w:val="none" w:sz="0" w:space="0" w:color="auto"/>
                <w:left w:val="none" w:sz="0" w:space="0" w:color="auto"/>
                <w:bottom w:val="none" w:sz="0" w:space="0" w:color="auto"/>
                <w:right w:val="none" w:sz="0" w:space="0" w:color="auto"/>
              </w:divBdr>
            </w:div>
            <w:div w:id="1464499154">
              <w:marLeft w:val="0"/>
              <w:marRight w:val="0"/>
              <w:marTop w:val="0"/>
              <w:marBottom w:val="0"/>
              <w:divBdr>
                <w:top w:val="none" w:sz="0" w:space="0" w:color="auto"/>
                <w:left w:val="none" w:sz="0" w:space="0" w:color="auto"/>
                <w:bottom w:val="none" w:sz="0" w:space="0" w:color="auto"/>
                <w:right w:val="none" w:sz="0" w:space="0" w:color="auto"/>
              </w:divBdr>
            </w:div>
            <w:div w:id="1472017496">
              <w:marLeft w:val="0"/>
              <w:marRight w:val="0"/>
              <w:marTop w:val="0"/>
              <w:marBottom w:val="0"/>
              <w:divBdr>
                <w:top w:val="none" w:sz="0" w:space="0" w:color="auto"/>
                <w:left w:val="none" w:sz="0" w:space="0" w:color="auto"/>
                <w:bottom w:val="none" w:sz="0" w:space="0" w:color="auto"/>
                <w:right w:val="none" w:sz="0" w:space="0" w:color="auto"/>
              </w:divBdr>
            </w:div>
            <w:div w:id="1898126804">
              <w:marLeft w:val="0"/>
              <w:marRight w:val="0"/>
              <w:marTop w:val="0"/>
              <w:marBottom w:val="0"/>
              <w:divBdr>
                <w:top w:val="none" w:sz="0" w:space="0" w:color="auto"/>
                <w:left w:val="none" w:sz="0" w:space="0" w:color="auto"/>
                <w:bottom w:val="none" w:sz="0" w:space="0" w:color="auto"/>
                <w:right w:val="none" w:sz="0" w:space="0" w:color="auto"/>
              </w:divBdr>
            </w:div>
            <w:div w:id="2009209137">
              <w:marLeft w:val="0"/>
              <w:marRight w:val="0"/>
              <w:marTop w:val="0"/>
              <w:marBottom w:val="0"/>
              <w:divBdr>
                <w:top w:val="none" w:sz="0" w:space="0" w:color="auto"/>
                <w:left w:val="none" w:sz="0" w:space="0" w:color="auto"/>
                <w:bottom w:val="none" w:sz="0" w:space="0" w:color="auto"/>
                <w:right w:val="none" w:sz="0" w:space="0" w:color="auto"/>
              </w:divBdr>
            </w:div>
            <w:div w:id="203122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73183">
      <w:bodyDiv w:val="1"/>
      <w:marLeft w:val="0"/>
      <w:marRight w:val="0"/>
      <w:marTop w:val="0"/>
      <w:marBottom w:val="0"/>
      <w:divBdr>
        <w:top w:val="none" w:sz="0" w:space="0" w:color="auto"/>
        <w:left w:val="none" w:sz="0" w:space="0" w:color="auto"/>
        <w:bottom w:val="none" w:sz="0" w:space="0" w:color="auto"/>
        <w:right w:val="none" w:sz="0" w:space="0" w:color="auto"/>
      </w:divBdr>
    </w:div>
    <w:div w:id="210263252">
      <w:bodyDiv w:val="1"/>
      <w:marLeft w:val="0"/>
      <w:marRight w:val="0"/>
      <w:marTop w:val="0"/>
      <w:marBottom w:val="0"/>
      <w:divBdr>
        <w:top w:val="none" w:sz="0" w:space="0" w:color="auto"/>
        <w:left w:val="none" w:sz="0" w:space="0" w:color="auto"/>
        <w:bottom w:val="none" w:sz="0" w:space="0" w:color="auto"/>
        <w:right w:val="none" w:sz="0" w:space="0" w:color="auto"/>
      </w:divBdr>
    </w:div>
    <w:div w:id="210465200">
      <w:bodyDiv w:val="1"/>
      <w:marLeft w:val="0"/>
      <w:marRight w:val="0"/>
      <w:marTop w:val="0"/>
      <w:marBottom w:val="0"/>
      <w:divBdr>
        <w:top w:val="none" w:sz="0" w:space="0" w:color="auto"/>
        <w:left w:val="none" w:sz="0" w:space="0" w:color="auto"/>
        <w:bottom w:val="none" w:sz="0" w:space="0" w:color="auto"/>
        <w:right w:val="none" w:sz="0" w:space="0" w:color="auto"/>
      </w:divBdr>
    </w:div>
    <w:div w:id="211774549">
      <w:bodyDiv w:val="1"/>
      <w:marLeft w:val="0"/>
      <w:marRight w:val="0"/>
      <w:marTop w:val="0"/>
      <w:marBottom w:val="0"/>
      <w:divBdr>
        <w:top w:val="none" w:sz="0" w:space="0" w:color="auto"/>
        <w:left w:val="none" w:sz="0" w:space="0" w:color="auto"/>
        <w:bottom w:val="none" w:sz="0" w:space="0" w:color="auto"/>
        <w:right w:val="none" w:sz="0" w:space="0" w:color="auto"/>
      </w:divBdr>
    </w:div>
    <w:div w:id="212041552">
      <w:bodyDiv w:val="1"/>
      <w:marLeft w:val="0"/>
      <w:marRight w:val="0"/>
      <w:marTop w:val="0"/>
      <w:marBottom w:val="0"/>
      <w:divBdr>
        <w:top w:val="none" w:sz="0" w:space="0" w:color="auto"/>
        <w:left w:val="none" w:sz="0" w:space="0" w:color="auto"/>
        <w:bottom w:val="none" w:sz="0" w:space="0" w:color="auto"/>
        <w:right w:val="none" w:sz="0" w:space="0" w:color="auto"/>
      </w:divBdr>
    </w:div>
    <w:div w:id="212468536">
      <w:bodyDiv w:val="1"/>
      <w:marLeft w:val="0"/>
      <w:marRight w:val="0"/>
      <w:marTop w:val="0"/>
      <w:marBottom w:val="0"/>
      <w:divBdr>
        <w:top w:val="none" w:sz="0" w:space="0" w:color="auto"/>
        <w:left w:val="none" w:sz="0" w:space="0" w:color="auto"/>
        <w:bottom w:val="none" w:sz="0" w:space="0" w:color="auto"/>
        <w:right w:val="none" w:sz="0" w:space="0" w:color="auto"/>
      </w:divBdr>
    </w:div>
    <w:div w:id="213198704">
      <w:bodyDiv w:val="1"/>
      <w:marLeft w:val="0"/>
      <w:marRight w:val="0"/>
      <w:marTop w:val="0"/>
      <w:marBottom w:val="0"/>
      <w:divBdr>
        <w:top w:val="none" w:sz="0" w:space="0" w:color="auto"/>
        <w:left w:val="none" w:sz="0" w:space="0" w:color="auto"/>
        <w:bottom w:val="none" w:sz="0" w:space="0" w:color="auto"/>
        <w:right w:val="none" w:sz="0" w:space="0" w:color="auto"/>
      </w:divBdr>
    </w:div>
    <w:div w:id="223028801">
      <w:bodyDiv w:val="1"/>
      <w:marLeft w:val="0"/>
      <w:marRight w:val="0"/>
      <w:marTop w:val="0"/>
      <w:marBottom w:val="0"/>
      <w:divBdr>
        <w:top w:val="none" w:sz="0" w:space="0" w:color="auto"/>
        <w:left w:val="none" w:sz="0" w:space="0" w:color="auto"/>
        <w:bottom w:val="none" w:sz="0" w:space="0" w:color="auto"/>
        <w:right w:val="none" w:sz="0" w:space="0" w:color="auto"/>
      </w:divBdr>
    </w:div>
    <w:div w:id="227421143">
      <w:bodyDiv w:val="1"/>
      <w:marLeft w:val="0"/>
      <w:marRight w:val="0"/>
      <w:marTop w:val="0"/>
      <w:marBottom w:val="0"/>
      <w:divBdr>
        <w:top w:val="none" w:sz="0" w:space="0" w:color="auto"/>
        <w:left w:val="none" w:sz="0" w:space="0" w:color="auto"/>
        <w:bottom w:val="none" w:sz="0" w:space="0" w:color="auto"/>
        <w:right w:val="none" w:sz="0" w:space="0" w:color="auto"/>
      </w:divBdr>
    </w:div>
    <w:div w:id="229661794">
      <w:bodyDiv w:val="1"/>
      <w:marLeft w:val="0"/>
      <w:marRight w:val="0"/>
      <w:marTop w:val="0"/>
      <w:marBottom w:val="0"/>
      <w:divBdr>
        <w:top w:val="none" w:sz="0" w:space="0" w:color="auto"/>
        <w:left w:val="none" w:sz="0" w:space="0" w:color="auto"/>
        <w:bottom w:val="none" w:sz="0" w:space="0" w:color="auto"/>
        <w:right w:val="none" w:sz="0" w:space="0" w:color="auto"/>
      </w:divBdr>
    </w:div>
    <w:div w:id="231626037">
      <w:bodyDiv w:val="1"/>
      <w:marLeft w:val="0"/>
      <w:marRight w:val="0"/>
      <w:marTop w:val="0"/>
      <w:marBottom w:val="0"/>
      <w:divBdr>
        <w:top w:val="none" w:sz="0" w:space="0" w:color="auto"/>
        <w:left w:val="none" w:sz="0" w:space="0" w:color="auto"/>
        <w:bottom w:val="none" w:sz="0" w:space="0" w:color="auto"/>
        <w:right w:val="none" w:sz="0" w:space="0" w:color="auto"/>
      </w:divBdr>
      <w:divsChild>
        <w:div w:id="729500024">
          <w:marLeft w:val="0"/>
          <w:marRight w:val="0"/>
          <w:marTop w:val="0"/>
          <w:marBottom w:val="0"/>
          <w:divBdr>
            <w:top w:val="none" w:sz="0" w:space="0" w:color="auto"/>
            <w:left w:val="none" w:sz="0" w:space="0" w:color="auto"/>
            <w:bottom w:val="none" w:sz="0" w:space="0" w:color="auto"/>
            <w:right w:val="none" w:sz="0" w:space="0" w:color="auto"/>
          </w:divBdr>
          <w:divsChild>
            <w:div w:id="42600184">
              <w:marLeft w:val="0"/>
              <w:marRight w:val="0"/>
              <w:marTop w:val="0"/>
              <w:marBottom w:val="0"/>
              <w:divBdr>
                <w:top w:val="none" w:sz="0" w:space="0" w:color="auto"/>
                <w:left w:val="none" w:sz="0" w:space="0" w:color="auto"/>
                <w:bottom w:val="none" w:sz="0" w:space="0" w:color="auto"/>
                <w:right w:val="none" w:sz="0" w:space="0" w:color="auto"/>
              </w:divBdr>
            </w:div>
            <w:div w:id="57439029">
              <w:marLeft w:val="0"/>
              <w:marRight w:val="0"/>
              <w:marTop w:val="0"/>
              <w:marBottom w:val="0"/>
              <w:divBdr>
                <w:top w:val="none" w:sz="0" w:space="0" w:color="auto"/>
                <w:left w:val="none" w:sz="0" w:space="0" w:color="auto"/>
                <w:bottom w:val="none" w:sz="0" w:space="0" w:color="auto"/>
                <w:right w:val="none" w:sz="0" w:space="0" w:color="auto"/>
              </w:divBdr>
            </w:div>
            <w:div w:id="104229958">
              <w:marLeft w:val="0"/>
              <w:marRight w:val="0"/>
              <w:marTop w:val="0"/>
              <w:marBottom w:val="0"/>
              <w:divBdr>
                <w:top w:val="none" w:sz="0" w:space="0" w:color="auto"/>
                <w:left w:val="none" w:sz="0" w:space="0" w:color="auto"/>
                <w:bottom w:val="none" w:sz="0" w:space="0" w:color="auto"/>
                <w:right w:val="none" w:sz="0" w:space="0" w:color="auto"/>
              </w:divBdr>
            </w:div>
            <w:div w:id="445076796">
              <w:marLeft w:val="0"/>
              <w:marRight w:val="0"/>
              <w:marTop w:val="0"/>
              <w:marBottom w:val="0"/>
              <w:divBdr>
                <w:top w:val="none" w:sz="0" w:space="0" w:color="auto"/>
                <w:left w:val="none" w:sz="0" w:space="0" w:color="auto"/>
                <w:bottom w:val="none" w:sz="0" w:space="0" w:color="auto"/>
                <w:right w:val="none" w:sz="0" w:space="0" w:color="auto"/>
              </w:divBdr>
            </w:div>
            <w:div w:id="508061035">
              <w:marLeft w:val="0"/>
              <w:marRight w:val="0"/>
              <w:marTop w:val="0"/>
              <w:marBottom w:val="0"/>
              <w:divBdr>
                <w:top w:val="none" w:sz="0" w:space="0" w:color="auto"/>
                <w:left w:val="none" w:sz="0" w:space="0" w:color="auto"/>
                <w:bottom w:val="none" w:sz="0" w:space="0" w:color="auto"/>
                <w:right w:val="none" w:sz="0" w:space="0" w:color="auto"/>
              </w:divBdr>
            </w:div>
            <w:div w:id="649017708">
              <w:marLeft w:val="0"/>
              <w:marRight w:val="0"/>
              <w:marTop w:val="0"/>
              <w:marBottom w:val="0"/>
              <w:divBdr>
                <w:top w:val="none" w:sz="0" w:space="0" w:color="auto"/>
                <w:left w:val="none" w:sz="0" w:space="0" w:color="auto"/>
                <w:bottom w:val="none" w:sz="0" w:space="0" w:color="auto"/>
                <w:right w:val="none" w:sz="0" w:space="0" w:color="auto"/>
              </w:divBdr>
            </w:div>
            <w:div w:id="1043864063">
              <w:marLeft w:val="0"/>
              <w:marRight w:val="0"/>
              <w:marTop w:val="0"/>
              <w:marBottom w:val="0"/>
              <w:divBdr>
                <w:top w:val="none" w:sz="0" w:space="0" w:color="auto"/>
                <w:left w:val="none" w:sz="0" w:space="0" w:color="auto"/>
                <w:bottom w:val="none" w:sz="0" w:space="0" w:color="auto"/>
                <w:right w:val="none" w:sz="0" w:space="0" w:color="auto"/>
              </w:divBdr>
            </w:div>
            <w:div w:id="1440024369">
              <w:marLeft w:val="0"/>
              <w:marRight w:val="0"/>
              <w:marTop w:val="0"/>
              <w:marBottom w:val="0"/>
              <w:divBdr>
                <w:top w:val="none" w:sz="0" w:space="0" w:color="auto"/>
                <w:left w:val="none" w:sz="0" w:space="0" w:color="auto"/>
                <w:bottom w:val="none" w:sz="0" w:space="0" w:color="auto"/>
                <w:right w:val="none" w:sz="0" w:space="0" w:color="auto"/>
              </w:divBdr>
            </w:div>
            <w:div w:id="1448819157">
              <w:marLeft w:val="0"/>
              <w:marRight w:val="0"/>
              <w:marTop w:val="0"/>
              <w:marBottom w:val="0"/>
              <w:divBdr>
                <w:top w:val="none" w:sz="0" w:space="0" w:color="auto"/>
                <w:left w:val="none" w:sz="0" w:space="0" w:color="auto"/>
                <w:bottom w:val="none" w:sz="0" w:space="0" w:color="auto"/>
                <w:right w:val="none" w:sz="0" w:space="0" w:color="auto"/>
              </w:divBdr>
            </w:div>
            <w:div w:id="1515415545">
              <w:marLeft w:val="0"/>
              <w:marRight w:val="0"/>
              <w:marTop w:val="0"/>
              <w:marBottom w:val="0"/>
              <w:divBdr>
                <w:top w:val="none" w:sz="0" w:space="0" w:color="auto"/>
                <w:left w:val="none" w:sz="0" w:space="0" w:color="auto"/>
                <w:bottom w:val="none" w:sz="0" w:space="0" w:color="auto"/>
                <w:right w:val="none" w:sz="0" w:space="0" w:color="auto"/>
              </w:divBdr>
            </w:div>
            <w:div w:id="1620405346">
              <w:marLeft w:val="0"/>
              <w:marRight w:val="0"/>
              <w:marTop w:val="0"/>
              <w:marBottom w:val="0"/>
              <w:divBdr>
                <w:top w:val="none" w:sz="0" w:space="0" w:color="auto"/>
                <w:left w:val="none" w:sz="0" w:space="0" w:color="auto"/>
                <w:bottom w:val="none" w:sz="0" w:space="0" w:color="auto"/>
                <w:right w:val="none" w:sz="0" w:space="0" w:color="auto"/>
              </w:divBdr>
            </w:div>
            <w:div w:id="1784419195">
              <w:marLeft w:val="0"/>
              <w:marRight w:val="0"/>
              <w:marTop w:val="0"/>
              <w:marBottom w:val="0"/>
              <w:divBdr>
                <w:top w:val="none" w:sz="0" w:space="0" w:color="auto"/>
                <w:left w:val="none" w:sz="0" w:space="0" w:color="auto"/>
                <w:bottom w:val="none" w:sz="0" w:space="0" w:color="auto"/>
                <w:right w:val="none" w:sz="0" w:space="0" w:color="auto"/>
              </w:divBdr>
            </w:div>
            <w:div w:id="1796554954">
              <w:marLeft w:val="0"/>
              <w:marRight w:val="0"/>
              <w:marTop w:val="0"/>
              <w:marBottom w:val="0"/>
              <w:divBdr>
                <w:top w:val="none" w:sz="0" w:space="0" w:color="auto"/>
                <w:left w:val="none" w:sz="0" w:space="0" w:color="auto"/>
                <w:bottom w:val="none" w:sz="0" w:space="0" w:color="auto"/>
                <w:right w:val="none" w:sz="0" w:space="0" w:color="auto"/>
              </w:divBdr>
            </w:div>
            <w:div w:id="1828473371">
              <w:marLeft w:val="0"/>
              <w:marRight w:val="0"/>
              <w:marTop w:val="0"/>
              <w:marBottom w:val="0"/>
              <w:divBdr>
                <w:top w:val="none" w:sz="0" w:space="0" w:color="auto"/>
                <w:left w:val="none" w:sz="0" w:space="0" w:color="auto"/>
                <w:bottom w:val="none" w:sz="0" w:space="0" w:color="auto"/>
                <w:right w:val="none" w:sz="0" w:space="0" w:color="auto"/>
              </w:divBdr>
            </w:div>
            <w:div w:id="1850676357">
              <w:marLeft w:val="0"/>
              <w:marRight w:val="0"/>
              <w:marTop w:val="0"/>
              <w:marBottom w:val="0"/>
              <w:divBdr>
                <w:top w:val="none" w:sz="0" w:space="0" w:color="auto"/>
                <w:left w:val="none" w:sz="0" w:space="0" w:color="auto"/>
                <w:bottom w:val="none" w:sz="0" w:space="0" w:color="auto"/>
                <w:right w:val="none" w:sz="0" w:space="0" w:color="auto"/>
              </w:divBdr>
            </w:div>
            <w:div w:id="1864974152">
              <w:marLeft w:val="0"/>
              <w:marRight w:val="0"/>
              <w:marTop w:val="0"/>
              <w:marBottom w:val="0"/>
              <w:divBdr>
                <w:top w:val="none" w:sz="0" w:space="0" w:color="auto"/>
                <w:left w:val="none" w:sz="0" w:space="0" w:color="auto"/>
                <w:bottom w:val="none" w:sz="0" w:space="0" w:color="auto"/>
                <w:right w:val="none" w:sz="0" w:space="0" w:color="auto"/>
              </w:divBdr>
            </w:div>
            <w:div w:id="1935701528">
              <w:marLeft w:val="0"/>
              <w:marRight w:val="0"/>
              <w:marTop w:val="0"/>
              <w:marBottom w:val="0"/>
              <w:divBdr>
                <w:top w:val="none" w:sz="0" w:space="0" w:color="auto"/>
                <w:left w:val="none" w:sz="0" w:space="0" w:color="auto"/>
                <w:bottom w:val="none" w:sz="0" w:space="0" w:color="auto"/>
                <w:right w:val="none" w:sz="0" w:space="0" w:color="auto"/>
              </w:divBdr>
            </w:div>
            <w:div w:id="205488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122337">
      <w:bodyDiv w:val="1"/>
      <w:marLeft w:val="0"/>
      <w:marRight w:val="0"/>
      <w:marTop w:val="0"/>
      <w:marBottom w:val="0"/>
      <w:divBdr>
        <w:top w:val="none" w:sz="0" w:space="0" w:color="auto"/>
        <w:left w:val="none" w:sz="0" w:space="0" w:color="auto"/>
        <w:bottom w:val="none" w:sz="0" w:space="0" w:color="auto"/>
        <w:right w:val="none" w:sz="0" w:space="0" w:color="auto"/>
      </w:divBdr>
    </w:div>
    <w:div w:id="235290819">
      <w:bodyDiv w:val="1"/>
      <w:marLeft w:val="0"/>
      <w:marRight w:val="0"/>
      <w:marTop w:val="0"/>
      <w:marBottom w:val="0"/>
      <w:divBdr>
        <w:top w:val="none" w:sz="0" w:space="0" w:color="auto"/>
        <w:left w:val="none" w:sz="0" w:space="0" w:color="auto"/>
        <w:bottom w:val="none" w:sz="0" w:space="0" w:color="auto"/>
        <w:right w:val="none" w:sz="0" w:space="0" w:color="auto"/>
      </w:divBdr>
    </w:div>
    <w:div w:id="245964331">
      <w:bodyDiv w:val="1"/>
      <w:marLeft w:val="0"/>
      <w:marRight w:val="0"/>
      <w:marTop w:val="0"/>
      <w:marBottom w:val="0"/>
      <w:divBdr>
        <w:top w:val="none" w:sz="0" w:space="0" w:color="auto"/>
        <w:left w:val="none" w:sz="0" w:space="0" w:color="auto"/>
        <w:bottom w:val="none" w:sz="0" w:space="0" w:color="auto"/>
        <w:right w:val="none" w:sz="0" w:space="0" w:color="auto"/>
      </w:divBdr>
    </w:div>
    <w:div w:id="249435021">
      <w:bodyDiv w:val="1"/>
      <w:marLeft w:val="0"/>
      <w:marRight w:val="0"/>
      <w:marTop w:val="0"/>
      <w:marBottom w:val="0"/>
      <w:divBdr>
        <w:top w:val="none" w:sz="0" w:space="0" w:color="auto"/>
        <w:left w:val="none" w:sz="0" w:space="0" w:color="auto"/>
        <w:bottom w:val="none" w:sz="0" w:space="0" w:color="auto"/>
        <w:right w:val="none" w:sz="0" w:space="0" w:color="auto"/>
      </w:divBdr>
      <w:divsChild>
        <w:div w:id="258217999">
          <w:marLeft w:val="0"/>
          <w:marRight w:val="0"/>
          <w:marTop w:val="0"/>
          <w:marBottom w:val="0"/>
          <w:divBdr>
            <w:top w:val="none" w:sz="0" w:space="0" w:color="auto"/>
            <w:left w:val="none" w:sz="0" w:space="0" w:color="auto"/>
            <w:bottom w:val="none" w:sz="0" w:space="0" w:color="auto"/>
            <w:right w:val="none" w:sz="0" w:space="0" w:color="auto"/>
          </w:divBdr>
          <w:divsChild>
            <w:div w:id="75826588">
              <w:marLeft w:val="0"/>
              <w:marRight w:val="0"/>
              <w:marTop w:val="0"/>
              <w:marBottom w:val="0"/>
              <w:divBdr>
                <w:top w:val="none" w:sz="0" w:space="0" w:color="auto"/>
                <w:left w:val="none" w:sz="0" w:space="0" w:color="auto"/>
                <w:bottom w:val="none" w:sz="0" w:space="0" w:color="auto"/>
                <w:right w:val="none" w:sz="0" w:space="0" w:color="auto"/>
              </w:divBdr>
            </w:div>
            <w:div w:id="79645899">
              <w:marLeft w:val="0"/>
              <w:marRight w:val="0"/>
              <w:marTop w:val="0"/>
              <w:marBottom w:val="0"/>
              <w:divBdr>
                <w:top w:val="none" w:sz="0" w:space="0" w:color="auto"/>
                <w:left w:val="none" w:sz="0" w:space="0" w:color="auto"/>
                <w:bottom w:val="none" w:sz="0" w:space="0" w:color="auto"/>
                <w:right w:val="none" w:sz="0" w:space="0" w:color="auto"/>
              </w:divBdr>
            </w:div>
            <w:div w:id="258484935">
              <w:marLeft w:val="0"/>
              <w:marRight w:val="0"/>
              <w:marTop w:val="0"/>
              <w:marBottom w:val="0"/>
              <w:divBdr>
                <w:top w:val="none" w:sz="0" w:space="0" w:color="auto"/>
                <w:left w:val="none" w:sz="0" w:space="0" w:color="auto"/>
                <w:bottom w:val="none" w:sz="0" w:space="0" w:color="auto"/>
                <w:right w:val="none" w:sz="0" w:space="0" w:color="auto"/>
              </w:divBdr>
            </w:div>
            <w:div w:id="471292730">
              <w:marLeft w:val="0"/>
              <w:marRight w:val="0"/>
              <w:marTop w:val="0"/>
              <w:marBottom w:val="0"/>
              <w:divBdr>
                <w:top w:val="none" w:sz="0" w:space="0" w:color="auto"/>
                <w:left w:val="none" w:sz="0" w:space="0" w:color="auto"/>
                <w:bottom w:val="none" w:sz="0" w:space="0" w:color="auto"/>
                <w:right w:val="none" w:sz="0" w:space="0" w:color="auto"/>
              </w:divBdr>
            </w:div>
            <w:div w:id="512844123">
              <w:marLeft w:val="0"/>
              <w:marRight w:val="0"/>
              <w:marTop w:val="0"/>
              <w:marBottom w:val="0"/>
              <w:divBdr>
                <w:top w:val="none" w:sz="0" w:space="0" w:color="auto"/>
                <w:left w:val="none" w:sz="0" w:space="0" w:color="auto"/>
                <w:bottom w:val="none" w:sz="0" w:space="0" w:color="auto"/>
                <w:right w:val="none" w:sz="0" w:space="0" w:color="auto"/>
              </w:divBdr>
            </w:div>
            <w:div w:id="573590804">
              <w:marLeft w:val="0"/>
              <w:marRight w:val="0"/>
              <w:marTop w:val="0"/>
              <w:marBottom w:val="0"/>
              <w:divBdr>
                <w:top w:val="none" w:sz="0" w:space="0" w:color="auto"/>
                <w:left w:val="none" w:sz="0" w:space="0" w:color="auto"/>
                <w:bottom w:val="none" w:sz="0" w:space="0" w:color="auto"/>
                <w:right w:val="none" w:sz="0" w:space="0" w:color="auto"/>
              </w:divBdr>
            </w:div>
            <w:div w:id="577177494">
              <w:marLeft w:val="0"/>
              <w:marRight w:val="0"/>
              <w:marTop w:val="0"/>
              <w:marBottom w:val="0"/>
              <w:divBdr>
                <w:top w:val="none" w:sz="0" w:space="0" w:color="auto"/>
                <w:left w:val="none" w:sz="0" w:space="0" w:color="auto"/>
                <w:bottom w:val="none" w:sz="0" w:space="0" w:color="auto"/>
                <w:right w:val="none" w:sz="0" w:space="0" w:color="auto"/>
              </w:divBdr>
            </w:div>
            <w:div w:id="876740922">
              <w:marLeft w:val="0"/>
              <w:marRight w:val="0"/>
              <w:marTop w:val="0"/>
              <w:marBottom w:val="0"/>
              <w:divBdr>
                <w:top w:val="none" w:sz="0" w:space="0" w:color="auto"/>
                <w:left w:val="none" w:sz="0" w:space="0" w:color="auto"/>
                <w:bottom w:val="none" w:sz="0" w:space="0" w:color="auto"/>
                <w:right w:val="none" w:sz="0" w:space="0" w:color="auto"/>
              </w:divBdr>
            </w:div>
            <w:div w:id="884101385">
              <w:marLeft w:val="0"/>
              <w:marRight w:val="0"/>
              <w:marTop w:val="0"/>
              <w:marBottom w:val="0"/>
              <w:divBdr>
                <w:top w:val="none" w:sz="0" w:space="0" w:color="auto"/>
                <w:left w:val="none" w:sz="0" w:space="0" w:color="auto"/>
                <w:bottom w:val="none" w:sz="0" w:space="0" w:color="auto"/>
                <w:right w:val="none" w:sz="0" w:space="0" w:color="auto"/>
              </w:divBdr>
            </w:div>
            <w:div w:id="888686452">
              <w:marLeft w:val="0"/>
              <w:marRight w:val="0"/>
              <w:marTop w:val="0"/>
              <w:marBottom w:val="0"/>
              <w:divBdr>
                <w:top w:val="none" w:sz="0" w:space="0" w:color="auto"/>
                <w:left w:val="none" w:sz="0" w:space="0" w:color="auto"/>
                <w:bottom w:val="none" w:sz="0" w:space="0" w:color="auto"/>
                <w:right w:val="none" w:sz="0" w:space="0" w:color="auto"/>
              </w:divBdr>
            </w:div>
            <w:div w:id="889921737">
              <w:marLeft w:val="0"/>
              <w:marRight w:val="0"/>
              <w:marTop w:val="0"/>
              <w:marBottom w:val="0"/>
              <w:divBdr>
                <w:top w:val="none" w:sz="0" w:space="0" w:color="auto"/>
                <w:left w:val="none" w:sz="0" w:space="0" w:color="auto"/>
                <w:bottom w:val="none" w:sz="0" w:space="0" w:color="auto"/>
                <w:right w:val="none" w:sz="0" w:space="0" w:color="auto"/>
              </w:divBdr>
            </w:div>
            <w:div w:id="983924217">
              <w:marLeft w:val="0"/>
              <w:marRight w:val="0"/>
              <w:marTop w:val="0"/>
              <w:marBottom w:val="0"/>
              <w:divBdr>
                <w:top w:val="none" w:sz="0" w:space="0" w:color="auto"/>
                <w:left w:val="none" w:sz="0" w:space="0" w:color="auto"/>
                <w:bottom w:val="none" w:sz="0" w:space="0" w:color="auto"/>
                <w:right w:val="none" w:sz="0" w:space="0" w:color="auto"/>
              </w:divBdr>
            </w:div>
            <w:div w:id="1009256750">
              <w:marLeft w:val="0"/>
              <w:marRight w:val="0"/>
              <w:marTop w:val="0"/>
              <w:marBottom w:val="0"/>
              <w:divBdr>
                <w:top w:val="none" w:sz="0" w:space="0" w:color="auto"/>
                <w:left w:val="none" w:sz="0" w:space="0" w:color="auto"/>
                <w:bottom w:val="none" w:sz="0" w:space="0" w:color="auto"/>
                <w:right w:val="none" w:sz="0" w:space="0" w:color="auto"/>
              </w:divBdr>
            </w:div>
            <w:div w:id="1012299353">
              <w:marLeft w:val="0"/>
              <w:marRight w:val="0"/>
              <w:marTop w:val="0"/>
              <w:marBottom w:val="0"/>
              <w:divBdr>
                <w:top w:val="none" w:sz="0" w:space="0" w:color="auto"/>
                <w:left w:val="none" w:sz="0" w:space="0" w:color="auto"/>
                <w:bottom w:val="none" w:sz="0" w:space="0" w:color="auto"/>
                <w:right w:val="none" w:sz="0" w:space="0" w:color="auto"/>
              </w:divBdr>
            </w:div>
            <w:div w:id="1259102302">
              <w:marLeft w:val="0"/>
              <w:marRight w:val="0"/>
              <w:marTop w:val="0"/>
              <w:marBottom w:val="0"/>
              <w:divBdr>
                <w:top w:val="none" w:sz="0" w:space="0" w:color="auto"/>
                <w:left w:val="none" w:sz="0" w:space="0" w:color="auto"/>
                <w:bottom w:val="none" w:sz="0" w:space="0" w:color="auto"/>
                <w:right w:val="none" w:sz="0" w:space="0" w:color="auto"/>
              </w:divBdr>
            </w:div>
            <w:div w:id="1266304260">
              <w:marLeft w:val="0"/>
              <w:marRight w:val="0"/>
              <w:marTop w:val="0"/>
              <w:marBottom w:val="0"/>
              <w:divBdr>
                <w:top w:val="none" w:sz="0" w:space="0" w:color="auto"/>
                <w:left w:val="none" w:sz="0" w:space="0" w:color="auto"/>
                <w:bottom w:val="none" w:sz="0" w:space="0" w:color="auto"/>
                <w:right w:val="none" w:sz="0" w:space="0" w:color="auto"/>
              </w:divBdr>
            </w:div>
            <w:div w:id="1356693453">
              <w:marLeft w:val="0"/>
              <w:marRight w:val="0"/>
              <w:marTop w:val="0"/>
              <w:marBottom w:val="0"/>
              <w:divBdr>
                <w:top w:val="none" w:sz="0" w:space="0" w:color="auto"/>
                <w:left w:val="none" w:sz="0" w:space="0" w:color="auto"/>
                <w:bottom w:val="none" w:sz="0" w:space="0" w:color="auto"/>
                <w:right w:val="none" w:sz="0" w:space="0" w:color="auto"/>
              </w:divBdr>
            </w:div>
            <w:div w:id="1629626948">
              <w:marLeft w:val="0"/>
              <w:marRight w:val="0"/>
              <w:marTop w:val="0"/>
              <w:marBottom w:val="0"/>
              <w:divBdr>
                <w:top w:val="none" w:sz="0" w:space="0" w:color="auto"/>
                <w:left w:val="none" w:sz="0" w:space="0" w:color="auto"/>
                <w:bottom w:val="none" w:sz="0" w:space="0" w:color="auto"/>
                <w:right w:val="none" w:sz="0" w:space="0" w:color="auto"/>
              </w:divBdr>
            </w:div>
            <w:div w:id="1744835330">
              <w:marLeft w:val="0"/>
              <w:marRight w:val="0"/>
              <w:marTop w:val="0"/>
              <w:marBottom w:val="0"/>
              <w:divBdr>
                <w:top w:val="none" w:sz="0" w:space="0" w:color="auto"/>
                <w:left w:val="none" w:sz="0" w:space="0" w:color="auto"/>
                <w:bottom w:val="none" w:sz="0" w:space="0" w:color="auto"/>
                <w:right w:val="none" w:sz="0" w:space="0" w:color="auto"/>
              </w:divBdr>
            </w:div>
            <w:div w:id="1751078834">
              <w:marLeft w:val="0"/>
              <w:marRight w:val="0"/>
              <w:marTop w:val="0"/>
              <w:marBottom w:val="0"/>
              <w:divBdr>
                <w:top w:val="none" w:sz="0" w:space="0" w:color="auto"/>
                <w:left w:val="none" w:sz="0" w:space="0" w:color="auto"/>
                <w:bottom w:val="none" w:sz="0" w:space="0" w:color="auto"/>
                <w:right w:val="none" w:sz="0" w:space="0" w:color="auto"/>
              </w:divBdr>
            </w:div>
            <w:div w:id="1798255991">
              <w:marLeft w:val="0"/>
              <w:marRight w:val="0"/>
              <w:marTop w:val="0"/>
              <w:marBottom w:val="0"/>
              <w:divBdr>
                <w:top w:val="none" w:sz="0" w:space="0" w:color="auto"/>
                <w:left w:val="none" w:sz="0" w:space="0" w:color="auto"/>
                <w:bottom w:val="none" w:sz="0" w:space="0" w:color="auto"/>
                <w:right w:val="none" w:sz="0" w:space="0" w:color="auto"/>
              </w:divBdr>
            </w:div>
            <w:div w:id="1809514900">
              <w:marLeft w:val="0"/>
              <w:marRight w:val="0"/>
              <w:marTop w:val="0"/>
              <w:marBottom w:val="0"/>
              <w:divBdr>
                <w:top w:val="none" w:sz="0" w:space="0" w:color="auto"/>
                <w:left w:val="none" w:sz="0" w:space="0" w:color="auto"/>
                <w:bottom w:val="none" w:sz="0" w:space="0" w:color="auto"/>
                <w:right w:val="none" w:sz="0" w:space="0" w:color="auto"/>
              </w:divBdr>
            </w:div>
            <w:div w:id="1830093731">
              <w:marLeft w:val="0"/>
              <w:marRight w:val="0"/>
              <w:marTop w:val="0"/>
              <w:marBottom w:val="0"/>
              <w:divBdr>
                <w:top w:val="none" w:sz="0" w:space="0" w:color="auto"/>
                <w:left w:val="none" w:sz="0" w:space="0" w:color="auto"/>
                <w:bottom w:val="none" w:sz="0" w:space="0" w:color="auto"/>
                <w:right w:val="none" w:sz="0" w:space="0" w:color="auto"/>
              </w:divBdr>
            </w:div>
            <w:div w:id="1905097982">
              <w:marLeft w:val="0"/>
              <w:marRight w:val="0"/>
              <w:marTop w:val="0"/>
              <w:marBottom w:val="0"/>
              <w:divBdr>
                <w:top w:val="none" w:sz="0" w:space="0" w:color="auto"/>
                <w:left w:val="none" w:sz="0" w:space="0" w:color="auto"/>
                <w:bottom w:val="none" w:sz="0" w:space="0" w:color="auto"/>
                <w:right w:val="none" w:sz="0" w:space="0" w:color="auto"/>
              </w:divBdr>
            </w:div>
            <w:div w:id="2066177670">
              <w:marLeft w:val="0"/>
              <w:marRight w:val="0"/>
              <w:marTop w:val="0"/>
              <w:marBottom w:val="0"/>
              <w:divBdr>
                <w:top w:val="none" w:sz="0" w:space="0" w:color="auto"/>
                <w:left w:val="none" w:sz="0" w:space="0" w:color="auto"/>
                <w:bottom w:val="none" w:sz="0" w:space="0" w:color="auto"/>
                <w:right w:val="none" w:sz="0" w:space="0" w:color="auto"/>
              </w:divBdr>
            </w:div>
            <w:div w:id="212253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1781">
      <w:bodyDiv w:val="1"/>
      <w:marLeft w:val="0"/>
      <w:marRight w:val="0"/>
      <w:marTop w:val="0"/>
      <w:marBottom w:val="0"/>
      <w:divBdr>
        <w:top w:val="none" w:sz="0" w:space="0" w:color="auto"/>
        <w:left w:val="none" w:sz="0" w:space="0" w:color="auto"/>
        <w:bottom w:val="none" w:sz="0" w:space="0" w:color="auto"/>
        <w:right w:val="none" w:sz="0" w:space="0" w:color="auto"/>
      </w:divBdr>
    </w:div>
    <w:div w:id="251397678">
      <w:bodyDiv w:val="1"/>
      <w:marLeft w:val="0"/>
      <w:marRight w:val="0"/>
      <w:marTop w:val="0"/>
      <w:marBottom w:val="0"/>
      <w:divBdr>
        <w:top w:val="none" w:sz="0" w:space="0" w:color="auto"/>
        <w:left w:val="none" w:sz="0" w:space="0" w:color="auto"/>
        <w:bottom w:val="none" w:sz="0" w:space="0" w:color="auto"/>
        <w:right w:val="none" w:sz="0" w:space="0" w:color="auto"/>
      </w:divBdr>
    </w:div>
    <w:div w:id="254173487">
      <w:bodyDiv w:val="1"/>
      <w:marLeft w:val="0"/>
      <w:marRight w:val="0"/>
      <w:marTop w:val="0"/>
      <w:marBottom w:val="0"/>
      <w:divBdr>
        <w:top w:val="none" w:sz="0" w:space="0" w:color="auto"/>
        <w:left w:val="none" w:sz="0" w:space="0" w:color="auto"/>
        <w:bottom w:val="none" w:sz="0" w:space="0" w:color="auto"/>
        <w:right w:val="none" w:sz="0" w:space="0" w:color="auto"/>
      </w:divBdr>
      <w:divsChild>
        <w:div w:id="195235131">
          <w:marLeft w:val="0"/>
          <w:marRight w:val="0"/>
          <w:marTop w:val="0"/>
          <w:marBottom w:val="0"/>
          <w:divBdr>
            <w:top w:val="none" w:sz="0" w:space="0" w:color="auto"/>
            <w:left w:val="none" w:sz="0" w:space="0" w:color="auto"/>
            <w:bottom w:val="none" w:sz="0" w:space="0" w:color="auto"/>
            <w:right w:val="none" w:sz="0" w:space="0" w:color="auto"/>
          </w:divBdr>
        </w:div>
        <w:div w:id="425461316">
          <w:marLeft w:val="0"/>
          <w:marRight w:val="0"/>
          <w:marTop w:val="0"/>
          <w:marBottom w:val="0"/>
          <w:divBdr>
            <w:top w:val="none" w:sz="0" w:space="0" w:color="auto"/>
            <w:left w:val="none" w:sz="0" w:space="0" w:color="auto"/>
            <w:bottom w:val="none" w:sz="0" w:space="0" w:color="auto"/>
            <w:right w:val="none" w:sz="0" w:space="0" w:color="auto"/>
          </w:divBdr>
        </w:div>
        <w:div w:id="773745951">
          <w:marLeft w:val="0"/>
          <w:marRight w:val="0"/>
          <w:marTop w:val="0"/>
          <w:marBottom w:val="0"/>
          <w:divBdr>
            <w:top w:val="none" w:sz="0" w:space="0" w:color="auto"/>
            <w:left w:val="none" w:sz="0" w:space="0" w:color="auto"/>
            <w:bottom w:val="none" w:sz="0" w:space="0" w:color="auto"/>
            <w:right w:val="none" w:sz="0" w:space="0" w:color="auto"/>
          </w:divBdr>
        </w:div>
        <w:div w:id="1416973978">
          <w:marLeft w:val="0"/>
          <w:marRight w:val="0"/>
          <w:marTop w:val="0"/>
          <w:marBottom w:val="0"/>
          <w:divBdr>
            <w:top w:val="none" w:sz="0" w:space="0" w:color="auto"/>
            <w:left w:val="none" w:sz="0" w:space="0" w:color="auto"/>
            <w:bottom w:val="none" w:sz="0" w:space="0" w:color="auto"/>
            <w:right w:val="none" w:sz="0" w:space="0" w:color="auto"/>
          </w:divBdr>
        </w:div>
        <w:div w:id="1815221429">
          <w:marLeft w:val="0"/>
          <w:marRight w:val="0"/>
          <w:marTop w:val="0"/>
          <w:marBottom w:val="0"/>
          <w:divBdr>
            <w:top w:val="none" w:sz="0" w:space="0" w:color="auto"/>
            <w:left w:val="none" w:sz="0" w:space="0" w:color="auto"/>
            <w:bottom w:val="none" w:sz="0" w:space="0" w:color="auto"/>
            <w:right w:val="none" w:sz="0" w:space="0" w:color="auto"/>
          </w:divBdr>
        </w:div>
        <w:div w:id="1901404819">
          <w:marLeft w:val="0"/>
          <w:marRight w:val="0"/>
          <w:marTop w:val="0"/>
          <w:marBottom w:val="0"/>
          <w:divBdr>
            <w:top w:val="none" w:sz="0" w:space="0" w:color="auto"/>
            <w:left w:val="none" w:sz="0" w:space="0" w:color="auto"/>
            <w:bottom w:val="none" w:sz="0" w:space="0" w:color="auto"/>
            <w:right w:val="none" w:sz="0" w:space="0" w:color="auto"/>
          </w:divBdr>
        </w:div>
        <w:div w:id="2062365764">
          <w:marLeft w:val="0"/>
          <w:marRight w:val="0"/>
          <w:marTop w:val="0"/>
          <w:marBottom w:val="0"/>
          <w:divBdr>
            <w:top w:val="none" w:sz="0" w:space="0" w:color="auto"/>
            <w:left w:val="none" w:sz="0" w:space="0" w:color="auto"/>
            <w:bottom w:val="none" w:sz="0" w:space="0" w:color="auto"/>
            <w:right w:val="none" w:sz="0" w:space="0" w:color="auto"/>
          </w:divBdr>
        </w:div>
      </w:divsChild>
    </w:div>
    <w:div w:id="254411339">
      <w:bodyDiv w:val="1"/>
      <w:marLeft w:val="0"/>
      <w:marRight w:val="0"/>
      <w:marTop w:val="0"/>
      <w:marBottom w:val="0"/>
      <w:divBdr>
        <w:top w:val="none" w:sz="0" w:space="0" w:color="auto"/>
        <w:left w:val="none" w:sz="0" w:space="0" w:color="auto"/>
        <w:bottom w:val="none" w:sz="0" w:space="0" w:color="auto"/>
        <w:right w:val="none" w:sz="0" w:space="0" w:color="auto"/>
      </w:divBdr>
    </w:div>
    <w:div w:id="256134309">
      <w:bodyDiv w:val="1"/>
      <w:marLeft w:val="0"/>
      <w:marRight w:val="0"/>
      <w:marTop w:val="0"/>
      <w:marBottom w:val="0"/>
      <w:divBdr>
        <w:top w:val="none" w:sz="0" w:space="0" w:color="auto"/>
        <w:left w:val="none" w:sz="0" w:space="0" w:color="auto"/>
        <w:bottom w:val="none" w:sz="0" w:space="0" w:color="auto"/>
        <w:right w:val="none" w:sz="0" w:space="0" w:color="auto"/>
      </w:divBdr>
    </w:div>
    <w:div w:id="257367539">
      <w:bodyDiv w:val="1"/>
      <w:marLeft w:val="0"/>
      <w:marRight w:val="0"/>
      <w:marTop w:val="0"/>
      <w:marBottom w:val="0"/>
      <w:divBdr>
        <w:top w:val="none" w:sz="0" w:space="0" w:color="auto"/>
        <w:left w:val="none" w:sz="0" w:space="0" w:color="auto"/>
        <w:bottom w:val="none" w:sz="0" w:space="0" w:color="auto"/>
        <w:right w:val="none" w:sz="0" w:space="0" w:color="auto"/>
      </w:divBdr>
    </w:div>
    <w:div w:id="257753761">
      <w:bodyDiv w:val="1"/>
      <w:marLeft w:val="0"/>
      <w:marRight w:val="0"/>
      <w:marTop w:val="0"/>
      <w:marBottom w:val="0"/>
      <w:divBdr>
        <w:top w:val="none" w:sz="0" w:space="0" w:color="auto"/>
        <w:left w:val="none" w:sz="0" w:space="0" w:color="auto"/>
        <w:bottom w:val="none" w:sz="0" w:space="0" w:color="auto"/>
        <w:right w:val="none" w:sz="0" w:space="0" w:color="auto"/>
      </w:divBdr>
    </w:div>
    <w:div w:id="258830482">
      <w:bodyDiv w:val="1"/>
      <w:marLeft w:val="0"/>
      <w:marRight w:val="0"/>
      <w:marTop w:val="0"/>
      <w:marBottom w:val="0"/>
      <w:divBdr>
        <w:top w:val="none" w:sz="0" w:space="0" w:color="auto"/>
        <w:left w:val="none" w:sz="0" w:space="0" w:color="auto"/>
        <w:bottom w:val="none" w:sz="0" w:space="0" w:color="auto"/>
        <w:right w:val="none" w:sz="0" w:space="0" w:color="auto"/>
      </w:divBdr>
    </w:div>
    <w:div w:id="259412447">
      <w:bodyDiv w:val="1"/>
      <w:marLeft w:val="0"/>
      <w:marRight w:val="0"/>
      <w:marTop w:val="0"/>
      <w:marBottom w:val="0"/>
      <w:divBdr>
        <w:top w:val="none" w:sz="0" w:space="0" w:color="auto"/>
        <w:left w:val="none" w:sz="0" w:space="0" w:color="auto"/>
        <w:bottom w:val="none" w:sz="0" w:space="0" w:color="auto"/>
        <w:right w:val="none" w:sz="0" w:space="0" w:color="auto"/>
      </w:divBdr>
    </w:div>
    <w:div w:id="259526599">
      <w:bodyDiv w:val="1"/>
      <w:marLeft w:val="0"/>
      <w:marRight w:val="0"/>
      <w:marTop w:val="0"/>
      <w:marBottom w:val="0"/>
      <w:divBdr>
        <w:top w:val="none" w:sz="0" w:space="0" w:color="auto"/>
        <w:left w:val="none" w:sz="0" w:space="0" w:color="auto"/>
        <w:bottom w:val="none" w:sz="0" w:space="0" w:color="auto"/>
        <w:right w:val="none" w:sz="0" w:space="0" w:color="auto"/>
      </w:divBdr>
    </w:div>
    <w:div w:id="260072109">
      <w:bodyDiv w:val="1"/>
      <w:marLeft w:val="0"/>
      <w:marRight w:val="0"/>
      <w:marTop w:val="0"/>
      <w:marBottom w:val="0"/>
      <w:divBdr>
        <w:top w:val="none" w:sz="0" w:space="0" w:color="auto"/>
        <w:left w:val="none" w:sz="0" w:space="0" w:color="auto"/>
        <w:bottom w:val="none" w:sz="0" w:space="0" w:color="auto"/>
        <w:right w:val="none" w:sz="0" w:space="0" w:color="auto"/>
      </w:divBdr>
    </w:div>
    <w:div w:id="262422492">
      <w:bodyDiv w:val="1"/>
      <w:marLeft w:val="0"/>
      <w:marRight w:val="0"/>
      <w:marTop w:val="0"/>
      <w:marBottom w:val="0"/>
      <w:divBdr>
        <w:top w:val="none" w:sz="0" w:space="0" w:color="auto"/>
        <w:left w:val="none" w:sz="0" w:space="0" w:color="auto"/>
        <w:bottom w:val="none" w:sz="0" w:space="0" w:color="auto"/>
        <w:right w:val="none" w:sz="0" w:space="0" w:color="auto"/>
      </w:divBdr>
    </w:div>
    <w:div w:id="263147778">
      <w:bodyDiv w:val="1"/>
      <w:marLeft w:val="0"/>
      <w:marRight w:val="0"/>
      <w:marTop w:val="0"/>
      <w:marBottom w:val="0"/>
      <w:divBdr>
        <w:top w:val="none" w:sz="0" w:space="0" w:color="auto"/>
        <w:left w:val="none" w:sz="0" w:space="0" w:color="auto"/>
        <w:bottom w:val="none" w:sz="0" w:space="0" w:color="auto"/>
        <w:right w:val="none" w:sz="0" w:space="0" w:color="auto"/>
      </w:divBdr>
    </w:div>
    <w:div w:id="264584158">
      <w:bodyDiv w:val="1"/>
      <w:marLeft w:val="0"/>
      <w:marRight w:val="0"/>
      <w:marTop w:val="0"/>
      <w:marBottom w:val="0"/>
      <w:divBdr>
        <w:top w:val="none" w:sz="0" w:space="0" w:color="auto"/>
        <w:left w:val="none" w:sz="0" w:space="0" w:color="auto"/>
        <w:bottom w:val="none" w:sz="0" w:space="0" w:color="auto"/>
        <w:right w:val="none" w:sz="0" w:space="0" w:color="auto"/>
      </w:divBdr>
    </w:div>
    <w:div w:id="265508153">
      <w:bodyDiv w:val="1"/>
      <w:marLeft w:val="0"/>
      <w:marRight w:val="0"/>
      <w:marTop w:val="0"/>
      <w:marBottom w:val="0"/>
      <w:divBdr>
        <w:top w:val="none" w:sz="0" w:space="0" w:color="auto"/>
        <w:left w:val="none" w:sz="0" w:space="0" w:color="auto"/>
        <w:bottom w:val="none" w:sz="0" w:space="0" w:color="auto"/>
        <w:right w:val="none" w:sz="0" w:space="0" w:color="auto"/>
      </w:divBdr>
    </w:div>
    <w:div w:id="269363718">
      <w:bodyDiv w:val="1"/>
      <w:marLeft w:val="0"/>
      <w:marRight w:val="0"/>
      <w:marTop w:val="0"/>
      <w:marBottom w:val="0"/>
      <w:divBdr>
        <w:top w:val="none" w:sz="0" w:space="0" w:color="auto"/>
        <w:left w:val="none" w:sz="0" w:space="0" w:color="auto"/>
        <w:bottom w:val="none" w:sz="0" w:space="0" w:color="auto"/>
        <w:right w:val="none" w:sz="0" w:space="0" w:color="auto"/>
      </w:divBdr>
    </w:div>
    <w:div w:id="270280734">
      <w:bodyDiv w:val="1"/>
      <w:marLeft w:val="0"/>
      <w:marRight w:val="0"/>
      <w:marTop w:val="0"/>
      <w:marBottom w:val="0"/>
      <w:divBdr>
        <w:top w:val="none" w:sz="0" w:space="0" w:color="auto"/>
        <w:left w:val="none" w:sz="0" w:space="0" w:color="auto"/>
        <w:bottom w:val="none" w:sz="0" w:space="0" w:color="auto"/>
        <w:right w:val="none" w:sz="0" w:space="0" w:color="auto"/>
      </w:divBdr>
      <w:divsChild>
        <w:div w:id="344482688">
          <w:marLeft w:val="0"/>
          <w:marRight w:val="0"/>
          <w:marTop w:val="0"/>
          <w:marBottom w:val="0"/>
          <w:divBdr>
            <w:top w:val="none" w:sz="0" w:space="0" w:color="auto"/>
            <w:left w:val="none" w:sz="0" w:space="0" w:color="auto"/>
            <w:bottom w:val="none" w:sz="0" w:space="0" w:color="auto"/>
            <w:right w:val="none" w:sz="0" w:space="0" w:color="auto"/>
          </w:divBdr>
        </w:div>
        <w:div w:id="1102145013">
          <w:marLeft w:val="0"/>
          <w:marRight w:val="0"/>
          <w:marTop w:val="0"/>
          <w:marBottom w:val="0"/>
          <w:divBdr>
            <w:top w:val="none" w:sz="0" w:space="0" w:color="auto"/>
            <w:left w:val="none" w:sz="0" w:space="0" w:color="auto"/>
            <w:bottom w:val="none" w:sz="0" w:space="0" w:color="auto"/>
            <w:right w:val="none" w:sz="0" w:space="0" w:color="auto"/>
          </w:divBdr>
        </w:div>
      </w:divsChild>
    </w:div>
    <w:div w:id="271936392">
      <w:bodyDiv w:val="1"/>
      <w:marLeft w:val="0"/>
      <w:marRight w:val="0"/>
      <w:marTop w:val="0"/>
      <w:marBottom w:val="0"/>
      <w:divBdr>
        <w:top w:val="none" w:sz="0" w:space="0" w:color="auto"/>
        <w:left w:val="none" w:sz="0" w:space="0" w:color="auto"/>
        <w:bottom w:val="none" w:sz="0" w:space="0" w:color="auto"/>
        <w:right w:val="none" w:sz="0" w:space="0" w:color="auto"/>
      </w:divBdr>
    </w:div>
    <w:div w:id="285696776">
      <w:bodyDiv w:val="1"/>
      <w:marLeft w:val="0"/>
      <w:marRight w:val="0"/>
      <w:marTop w:val="0"/>
      <w:marBottom w:val="0"/>
      <w:divBdr>
        <w:top w:val="none" w:sz="0" w:space="0" w:color="auto"/>
        <w:left w:val="none" w:sz="0" w:space="0" w:color="auto"/>
        <w:bottom w:val="none" w:sz="0" w:space="0" w:color="auto"/>
        <w:right w:val="none" w:sz="0" w:space="0" w:color="auto"/>
      </w:divBdr>
    </w:div>
    <w:div w:id="296450635">
      <w:bodyDiv w:val="1"/>
      <w:marLeft w:val="0"/>
      <w:marRight w:val="0"/>
      <w:marTop w:val="0"/>
      <w:marBottom w:val="0"/>
      <w:divBdr>
        <w:top w:val="none" w:sz="0" w:space="0" w:color="auto"/>
        <w:left w:val="none" w:sz="0" w:space="0" w:color="auto"/>
        <w:bottom w:val="none" w:sz="0" w:space="0" w:color="auto"/>
        <w:right w:val="none" w:sz="0" w:space="0" w:color="auto"/>
      </w:divBdr>
    </w:div>
    <w:div w:id="296566896">
      <w:bodyDiv w:val="1"/>
      <w:marLeft w:val="0"/>
      <w:marRight w:val="0"/>
      <w:marTop w:val="0"/>
      <w:marBottom w:val="0"/>
      <w:divBdr>
        <w:top w:val="none" w:sz="0" w:space="0" w:color="auto"/>
        <w:left w:val="none" w:sz="0" w:space="0" w:color="auto"/>
        <w:bottom w:val="none" w:sz="0" w:space="0" w:color="auto"/>
        <w:right w:val="none" w:sz="0" w:space="0" w:color="auto"/>
      </w:divBdr>
    </w:div>
    <w:div w:id="298844284">
      <w:bodyDiv w:val="1"/>
      <w:marLeft w:val="0"/>
      <w:marRight w:val="0"/>
      <w:marTop w:val="0"/>
      <w:marBottom w:val="0"/>
      <w:divBdr>
        <w:top w:val="none" w:sz="0" w:space="0" w:color="auto"/>
        <w:left w:val="none" w:sz="0" w:space="0" w:color="auto"/>
        <w:bottom w:val="none" w:sz="0" w:space="0" w:color="auto"/>
        <w:right w:val="none" w:sz="0" w:space="0" w:color="auto"/>
      </w:divBdr>
      <w:divsChild>
        <w:div w:id="1328746577">
          <w:marLeft w:val="0"/>
          <w:marRight w:val="0"/>
          <w:marTop w:val="0"/>
          <w:marBottom w:val="0"/>
          <w:divBdr>
            <w:top w:val="none" w:sz="0" w:space="0" w:color="auto"/>
            <w:left w:val="none" w:sz="0" w:space="0" w:color="auto"/>
            <w:bottom w:val="none" w:sz="0" w:space="0" w:color="auto"/>
            <w:right w:val="none" w:sz="0" w:space="0" w:color="auto"/>
          </w:divBdr>
          <w:divsChild>
            <w:div w:id="15617681">
              <w:marLeft w:val="0"/>
              <w:marRight w:val="0"/>
              <w:marTop w:val="0"/>
              <w:marBottom w:val="0"/>
              <w:divBdr>
                <w:top w:val="none" w:sz="0" w:space="0" w:color="auto"/>
                <w:left w:val="none" w:sz="0" w:space="0" w:color="auto"/>
                <w:bottom w:val="none" w:sz="0" w:space="0" w:color="auto"/>
                <w:right w:val="none" w:sz="0" w:space="0" w:color="auto"/>
              </w:divBdr>
            </w:div>
            <w:div w:id="45878779">
              <w:marLeft w:val="0"/>
              <w:marRight w:val="0"/>
              <w:marTop w:val="0"/>
              <w:marBottom w:val="0"/>
              <w:divBdr>
                <w:top w:val="none" w:sz="0" w:space="0" w:color="auto"/>
                <w:left w:val="none" w:sz="0" w:space="0" w:color="auto"/>
                <w:bottom w:val="none" w:sz="0" w:space="0" w:color="auto"/>
                <w:right w:val="none" w:sz="0" w:space="0" w:color="auto"/>
              </w:divBdr>
            </w:div>
            <w:div w:id="273054055">
              <w:marLeft w:val="0"/>
              <w:marRight w:val="0"/>
              <w:marTop w:val="0"/>
              <w:marBottom w:val="0"/>
              <w:divBdr>
                <w:top w:val="none" w:sz="0" w:space="0" w:color="auto"/>
                <w:left w:val="none" w:sz="0" w:space="0" w:color="auto"/>
                <w:bottom w:val="none" w:sz="0" w:space="0" w:color="auto"/>
                <w:right w:val="none" w:sz="0" w:space="0" w:color="auto"/>
              </w:divBdr>
            </w:div>
            <w:div w:id="66258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29685">
      <w:bodyDiv w:val="1"/>
      <w:marLeft w:val="0"/>
      <w:marRight w:val="0"/>
      <w:marTop w:val="0"/>
      <w:marBottom w:val="0"/>
      <w:divBdr>
        <w:top w:val="none" w:sz="0" w:space="0" w:color="auto"/>
        <w:left w:val="none" w:sz="0" w:space="0" w:color="auto"/>
        <w:bottom w:val="none" w:sz="0" w:space="0" w:color="auto"/>
        <w:right w:val="none" w:sz="0" w:space="0" w:color="auto"/>
      </w:divBdr>
    </w:div>
    <w:div w:id="310135192">
      <w:bodyDiv w:val="1"/>
      <w:marLeft w:val="0"/>
      <w:marRight w:val="0"/>
      <w:marTop w:val="0"/>
      <w:marBottom w:val="0"/>
      <w:divBdr>
        <w:top w:val="none" w:sz="0" w:space="0" w:color="auto"/>
        <w:left w:val="none" w:sz="0" w:space="0" w:color="auto"/>
        <w:bottom w:val="none" w:sz="0" w:space="0" w:color="auto"/>
        <w:right w:val="none" w:sz="0" w:space="0" w:color="auto"/>
      </w:divBdr>
    </w:div>
    <w:div w:id="311297973">
      <w:bodyDiv w:val="1"/>
      <w:marLeft w:val="0"/>
      <w:marRight w:val="0"/>
      <w:marTop w:val="0"/>
      <w:marBottom w:val="0"/>
      <w:divBdr>
        <w:top w:val="none" w:sz="0" w:space="0" w:color="auto"/>
        <w:left w:val="none" w:sz="0" w:space="0" w:color="auto"/>
        <w:bottom w:val="none" w:sz="0" w:space="0" w:color="auto"/>
        <w:right w:val="none" w:sz="0" w:space="0" w:color="auto"/>
      </w:divBdr>
    </w:div>
    <w:div w:id="316111377">
      <w:bodyDiv w:val="1"/>
      <w:marLeft w:val="0"/>
      <w:marRight w:val="0"/>
      <w:marTop w:val="0"/>
      <w:marBottom w:val="0"/>
      <w:divBdr>
        <w:top w:val="none" w:sz="0" w:space="0" w:color="auto"/>
        <w:left w:val="none" w:sz="0" w:space="0" w:color="auto"/>
        <w:bottom w:val="none" w:sz="0" w:space="0" w:color="auto"/>
        <w:right w:val="none" w:sz="0" w:space="0" w:color="auto"/>
      </w:divBdr>
    </w:div>
    <w:div w:id="316540041">
      <w:bodyDiv w:val="1"/>
      <w:marLeft w:val="0"/>
      <w:marRight w:val="0"/>
      <w:marTop w:val="0"/>
      <w:marBottom w:val="0"/>
      <w:divBdr>
        <w:top w:val="none" w:sz="0" w:space="0" w:color="auto"/>
        <w:left w:val="none" w:sz="0" w:space="0" w:color="auto"/>
        <w:bottom w:val="none" w:sz="0" w:space="0" w:color="auto"/>
        <w:right w:val="none" w:sz="0" w:space="0" w:color="auto"/>
      </w:divBdr>
    </w:div>
    <w:div w:id="327828159">
      <w:bodyDiv w:val="1"/>
      <w:marLeft w:val="0"/>
      <w:marRight w:val="0"/>
      <w:marTop w:val="0"/>
      <w:marBottom w:val="0"/>
      <w:divBdr>
        <w:top w:val="none" w:sz="0" w:space="0" w:color="auto"/>
        <w:left w:val="none" w:sz="0" w:space="0" w:color="auto"/>
        <w:bottom w:val="none" w:sz="0" w:space="0" w:color="auto"/>
        <w:right w:val="none" w:sz="0" w:space="0" w:color="auto"/>
      </w:divBdr>
    </w:div>
    <w:div w:id="329678788">
      <w:bodyDiv w:val="1"/>
      <w:marLeft w:val="0"/>
      <w:marRight w:val="0"/>
      <w:marTop w:val="0"/>
      <w:marBottom w:val="0"/>
      <w:divBdr>
        <w:top w:val="none" w:sz="0" w:space="0" w:color="auto"/>
        <w:left w:val="none" w:sz="0" w:space="0" w:color="auto"/>
        <w:bottom w:val="none" w:sz="0" w:space="0" w:color="auto"/>
        <w:right w:val="none" w:sz="0" w:space="0" w:color="auto"/>
      </w:divBdr>
    </w:div>
    <w:div w:id="333384337">
      <w:bodyDiv w:val="1"/>
      <w:marLeft w:val="0"/>
      <w:marRight w:val="0"/>
      <w:marTop w:val="0"/>
      <w:marBottom w:val="0"/>
      <w:divBdr>
        <w:top w:val="none" w:sz="0" w:space="0" w:color="auto"/>
        <w:left w:val="none" w:sz="0" w:space="0" w:color="auto"/>
        <w:bottom w:val="none" w:sz="0" w:space="0" w:color="auto"/>
        <w:right w:val="none" w:sz="0" w:space="0" w:color="auto"/>
      </w:divBdr>
    </w:div>
    <w:div w:id="336660032">
      <w:bodyDiv w:val="1"/>
      <w:marLeft w:val="0"/>
      <w:marRight w:val="0"/>
      <w:marTop w:val="0"/>
      <w:marBottom w:val="0"/>
      <w:divBdr>
        <w:top w:val="none" w:sz="0" w:space="0" w:color="auto"/>
        <w:left w:val="none" w:sz="0" w:space="0" w:color="auto"/>
        <w:bottom w:val="none" w:sz="0" w:space="0" w:color="auto"/>
        <w:right w:val="none" w:sz="0" w:space="0" w:color="auto"/>
      </w:divBdr>
    </w:div>
    <w:div w:id="340550173">
      <w:bodyDiv w:val="1"/>
      <w:marLeft w:val="0"/>
      <w:marRight w:val="0"/>
      <w:marTop w:val="0"/>
      <w:marBottom w:val="0"/>
      <w:divBdr>
        <w:top w:val="none" w:sz="0" w:space="0" w:color="auto"/>
        <w:left w:val="none" w:sz="0" w:space="0" w:color="auto"/>
        <w:bottom w:val="none" w:sz="0" w:space="0" w:color="auto"/>
        <w:right w:val="none" w:sz="0" w:space="0" w:color="auto"/>
      </w:divBdr>
      <w:divsChild>
        <w:div w:id="969476367">
          <w:marLeft w:val="0"/>
          <w:marRight w:val="0"/>
          <w:marTop w:val="0"/>
          <w:marBottom w:val="0"/>
          <w:divBdr>
            <w:top w:val="none" w:sz="0" w:space="0" w:color="auto"/>
            <w:left w:val="none" w:sz="0" w:space="0" w:color="auto"/>
            <w:bottom w:val="none" w:sz="0" w:space="0" w:color="auto"/>
            <w:right w:val="none" w:sz="0" w:space="0" w:color="auto"/>
          </w:divBdr>
          <w:divsChild>
            <w:div w:id="301429845">
              <w:marLeft w:val="0"/>
              <w:marRight w:val="0"/>
              <w:marTop w:val="0"/>
              <w:marBottom w:val="0"/>
              <w:divBdr>
                <w:top w:val="none" w:sz="0" w:space="0" w:color="auto"/>
                <w:left w:val="none" w:sz="0" w:space="0" w:color="auto"/>
                <w:bottom w:val="none" w:sz="0" w:space="0" w:color="auto"/>
                <w:right w:val="none" w:sz="0" w:space="0" w:color="auto"/>
              </w:divBdr>
            </w:div>
            <w:div w:id="461534217">
              <w:marLeft w:val="0"/>
              <w:marRight w:val="0"/>
              <w:marTop w:val="0"/>
              <w:marBottom w:val="0"/>
              <w:divBdr>
                <w:top w:val="none" w:sz="0" w:space="0" w:color="auto"/>
                <w:left w:val="none" w:sz="0" w:space="0" w:color="auto"/>
                <w:bottom w:val="none" w:sz="0" w:space="0" w:color="auto"/>
                <w:right w:val="none" w:sz="0" w:space="0" w:color="auto"/>
              </w:divBdr>
            </w:div>
            <w:div w:id="651102006">
              <w:marLeft w:val="0"/>
              <w:marRight w:val="0"/>
              <w:marTop w:val="0"/>
              <w:marBottom w:val="0"/>
              <w:divBdr>
                <w:top w:val="none" w:sz="0" w:space="0" w:color="auto"/>
                <w:left w:val="none" w:sz="0" w:space="0" w:color="auto"/>
                <w:bottom w:val="none" w:sz="0" w:space="0" w:color="auto"/>
                <w:right w:val="none" w:sz="0" w:space="0" w:color="auto"/>
              </w:divBdr>
            </w:div>
            <w:div w:id="136932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794614">
      <w:bodyDiv w:val="1"/>
      <w:marLeft w:val="0"/>
      <w:marRight w:val="0"/>
      <w:marTop w:val="0"/>
      <w:marBottom w:val="0"/>
      <w:divBdr>
        <w:top w:val="none" w:sz="0" w:space="0" w:color="auto"/>
        <w:left w:val="none" w:sz="0" w:space="0" w:color="auto"/>
        <w:bottom w:val="none" w:sz="0" w:space="0" w:color="auto"/>
        <w:right w:val="none" w:sz="0" w:space="0" w:color="auto"/>
      </w:divBdr>
    </w:div>
    <w:div w:id="353771475">
      <w:bodyDiv w:val="1"/>
      <w:marLeft w:val="0"/>
      <w:marRight w:val="0"/>
      <w:marTop w:val="0"/>
      <w:marBottom w:val="0"/>
      <w:divBdr>
        <w:top w:val="none" w:sz="0" w:space="0" w:color="auto"/>
        <w:left w:val="none" w:sz="0" w:space="0" w:color="auto"/>
        <w:bottom w:val="none" w:sz="0" w:space="0" w:color="auto"/>
        <w:right w:val="none" w:sz="0" w:space="0" w:color="auto"/>
      </w:divBdr>
    </w:div>
    <w:div w:id="358355880">
      <w:bodyDiv w:val="1"/>
      <w:marLeft w:val="0"/>
      <w:marRight w:val="0"/>
      <w:marTop w:val="0"/>
      <w:marBottom w:val="0"/>
      <w:divBdr>
        <w:top w:val="none" w:sz="0" w:space="0" w:color="auto"/>
        <w:left w:val="none" w:sz="0" w:space="0" w:color="auto"/>
        <w:bottom w:val="none" w:sz="0" w:space="0" w:color="auto"/>
        <w:right w:val="none" w:sz="0" w:space="0" w:color="auto"/>
      </w:divBdr>
    </w:div>
    <w:div w:id="361899937">
      <w:bodyDiv w:val="1"/>
      <w:marLeft w:val="0"/>
      <w:marRight w:val="0"/>
      <w:marTop w:val="0"/>
      <w:marBottom w:val="0"/>
      <w:divBdr>
        <w:top w:val="none" w:sz="0" w:space="0" w:color="auto"/>
        <w:left w:val="none" w:sz="0" w:space="0" w:color="auto"/>
        <w:bottom w:val="none" w:sz="0" w:space="0" w:color="auto"/>
        <w:right w:val="none" w:sz="0" w:space="0" w:color="auto"/>
      </w:divBdr>
    </w:div>
    <w:div w:id="362676480">
      <w:bodyDiv w:val="1"/>
      <w:marLeft w:val="0"/>
      <w:marRight w:val="0"/>
      <w:marTop w:val="0"/>
      <w:marBottom w:val="0"/>
      <w:divBdr>
        <w:top w:val="none" w:sz="0" w:space="0" w:color="auto"/>
        <w:left w:val="none" w:sz="0" w:space="0" w:color="auto"/>
        <w:bottom w:val="none" w:sz="0" w:space="0" w:color="auto"/>
        <w:right w:val="none" w:sz="0" w:space="0" w:color="auto"/>
      </w:divBdr>
      <w:divsChild>
        <w:div w:id="153766164">
          <w:marLeft w:val="0"/>
          <w:marRight w:val="0"/>
          <w:marTop w:val="0"/>
          <w:marBottom w:val="0"/>
          <w:divBdr>
            <w:top w:val="none" w:sz="0" w:space="0" w:color="auto"/>
            <w:left w:val="none" w:sz="0" w:space="0" w:color="auto"/>
            <w:bottom w:val="none" w:sz="0" w:space="0" w:color="auto"/>
            <w:right w:val="none" w:sz="0" w:space="0" w:color="auto"/>
          </w:divBdr>
          <w:divsChild>
            <w:div w:id="38211309">
              <w:marLeft w:val="0"/>
              <w:marRight w:val="0"/>
              <w:marTop w:val="0"/>
              <w:marBottom w:val="0"/>
              <w:divBdr>
                <w:top w:val="none" w:sz="0" w:space="0" w:color="auto"/>
                <w:left w:val="none" w:sz="0" w:space="0" w:color="auto"/>
                <w:bottom w:val="none" w:sz="0" w:space="0" w:color="auto"/>
                <w:right w:val="none" w:sz="0" w:space="0" w:color="auto"/>
              </w:divBdr>
            </w:div>
            <w:div w:id="110973924">
              <w:marLeft w:val="0"/>
              <w:marRight w:val="0"/>
              <w:marTop w:val="0"/>
              <w:marBottom w:val="0"/>
              <w:divBdr>
                <w:top w:val="none" w:sz="0" w:space="0" w:color="auto"/>
                <w:left w:val="none" w:sz="0" w:space="0" w:color="auto"/>
                <w:bottom w:val="none" w:sz="0" w:space="0" w:color="auto"/>
                <w:right w:val="none" w:sz="0" w:space="0" w:color="auto"/>
              </w:divBdr>
            </w:div>
            <w:div w:id="450976697">
              <w:marLeft w:val="0"/>
              <w:marRight w:val="0"/>
              <w:marTop w:val="0"/>
              <w:marBottom w:val="0"/>
              <w:divBdr>
                <w:top w:val="none" w:sz="0" w:space="0" w:color="auto"/>
                <w:left w:val="none" w:sz="0" w:space="0" w:color="auto"/>
                <w:bottom w:val="none" w:sz="0" w:space="0" w:color="auto"/>
                <w:right w:val="none" w:sz="0" w:space="0" w:color="auto"/>
              </w:divBdr>
            </w:div>
            <w:div w:id="485584269">
              <w:marLeft w:val="0"/>
              <w:marRight w:val="0"/>
              <w:marTop w:val="0"/>
              <w:marBottom w:val="0"/>
              <w:divBdr>
                <w:top w:val="none" w:sz="0" w:space="0" w:color="auto"/>
                <w:left w:val="none" w:sz="0" w:space="0" w:color="auto"/>
                <w:bottom w:val="none" w:sz="0" w:space="0" w:color="auto"/>
                <w:right w:val="none" w:sz="0" w:space="0" w:color="auto"/>
              </w:divBdr>
            </w:div>
            <w:div w:id="489444502">
              <w:marLeft w:val="0"/>
              <w:marRight w:val="0"/>
              <w:marTop w:val="0"/>
              <w:marBottom w:val="0"/>
              <w:divBdr>
                <w:top w:val="none" w:sz="0" w:space="0" w:color="auto"/>
                <w:left w:val="none" w:sz="0" w:space="0" w:color="auto"/>
                <w:bottom w:val="none" w:sz="0" w:space="0" w:color="auto"/>
                <w:right w:val="none" w:sz="0" w:space="0" w:color="auto"/>
              </w:divBdr>
            </w:div>
            <w:div w:id="659619970">
              <w:marLeft w:val="0"/>
              <w:marRight w:val="0"/>
              <w:marTop w:val="0"/>
              <w:marBottom w:val="0"/>
              <w:divBdr>
                <w:top w:val="none" w:sz="0" w:space="0" w:color="auto"/>
                <w:left w:val="none" w:sz="0" w:space="0" w:color="auto"/>
                <w:bottom w:val="none" w:sz="0" w:space="0" w:color="auto"/>
                <w:right w:val="none" w:sz="0" w:space="0" w:color="auto"/>
              </w:divBdr>
            </w:div>
            <w:div w:id="668142808">
              <w:marLeft w:val="0"/>
              <w:marRight w:val="0"/>
              <w:marTop w:val="0"/>
              <w:marBottom w:val="0"/>
              <w:divBdr>
                <w:top w:val="none" w:sz="0" w:space="0" w:color="auto"/>
                <w:left w:val="none" w:sz="0" w:space="0" w:color="auto"/>
                <w:bottom w:val="none" w:sz="0" w:space="0" w:color="auto"/>
                <w:right w:val="none" w:sz="0" w:space="0" w:color="auto"/>
              </w:divBdr>
            </w:div>
            <w:div w:id="674646996">
              <w:marLeft w:val="0"/>
              <w:marRight w:val="0"/>
              <w:marTop w:val="0"/>
              <w:marBottom w:val="0"/>
              <w:divBdr>
                <w:top w:val="none" w:sz="0" w:space="0" w:color="auto"/>
                <w:left w:val="none" w:sz="0" w:space="0" w:color="auto"/>
                <w:bottom w:val="none" w:sz="0" w:space="0" w:color="auto"/>
                <w:right w:val="none" w:sz="0" w:space="0" w:color="auto"/>
              </w:divBdr>
            </w:div>
            <w:div w:id="701134592">
              <w:marLeft w:val="0"/>
              <w:marRight w:val="0"/>
              <w:marTop w:val="0"/>
              <w:marBottom w:val="0"/>
              <w:divBdr>
                <w:top w:val="none" w:sz="0" w:space="0" w:color="auto"/>
                <w:left w:val="none" w:sz="0" w:space="0" w:color="auto"/>
                <w:bottom w:val="none" w:sz="0" w:space="0" w:color="auto"/>
                <w:right w:val="none" w:sz="0" w:space="0" w:color="auto"/>
              </w:divBdr>
            </w:div>
            <w:div w:id="864056984">
              <w:marLeft w:val="0"/>
              <w:marRight w:val="0"/>
              <w:marTop w:val="0"/>
              <w:marBottom w:val="0"/>
              <w:divBdr>
                <w:top w:val="none" w:sz="0" w:space="0" w:color="auto"/>
                <w:left w:val="none" w:sz="0" w:space="0" w:color="auto"/>
                <w:bottom w:val="none" w:sz="0" w:space="0" w:color="auto"/>
                <w:right w:val="none" w:sz="0" w:space="0" w:color="auto"/>
              </w:divBdr>
            </w:div>
            <w:div w:id="950480678">
              <w:marLeft w:val="0"/>
              <w:marRight w:val="0"/>
              <w:marTop w:val="0"/>
              <w:marBottom w:val="0"/>
              <w:divBdr>
                <w:top w:val="none" w:sz="0" w:space="0" w:color="auto"/>
                <w:left w:val="none" w:sz="0" w:space="0" w:color="auto"/>
                <w:bottom w:val="none" w:sz="0" w:space="0" w:color="auto"/>
                <w:right w:val="none" w:sz="0" w:space="0" w:color="auto"/>
              </w:divBdr>
            </w:div>
            <w:div w:id="1032806780">
              <w:marLeft w:val="0"/>
              <w:marRight w:val="0"/>
              <w:marTop w:val="0"/>
              <w:marBottom w:val="0"/>
              <w:divBdr>
                <w:top w:val="none" w:sz="0" w:space="0" w:color="auto"/>
                <w:left w:val="none" w:sz="0" w:space="0" w:color="auto"/>
                <w:bottom w:val="none" w:sz="0" w:space="0" w:color="auto"/>
                <w:right w:val="none" w:sz="0" w:space="0" w:color="auto"/>
              </w:divBdr>
            </w:div>
            <w:div w:id="1045637654">
              <w:marLeft w:val="0"/>
              <w:marRight w:val="0"/>
              <w:marTop w:val="0"/>
              <w:marBottom w:val="0"/>
              <w:divBdr>
                <w:top w:val="none" w:sz="0" w:space="0" w:color="auto"/>
                <w:left w:val="none" w:sz="0" w:space="0" w:color="auto"/>
                <w:bottom w:val="none" w:sz="0" w:space="0" w:color="auto"/>
                <w:right w:val="none" w:sz="0" w:space="0" w:color="auto"/>
              </w:divBdr>
            </w:div>
            <w:div w:id="1134255707">
              <w:marLeft w:val="0"/>
              <w:marRight w:val="0"/>
              <w:marTop w:val="0"/>
              <w:marBottom w:val="0"/>
              <w:divBdr>
                <w:top w:val="none" w:sz="0" w:space="0" w:color="auto"/>
                <w:left w:val="none" w:sz="0" w:space="0" w:color="auto"/>
                <w:bottom w:val="none" w:sz="0" w:space="0" w:color="auto"/>
                <w:right w:val="none" w:sz="0" w:space="0" w:color="auto"/>
              </w:divBdr>
            </w:div>
            <w:div w:id="1271887676">
              <w:marLeft w:val="0"/>
              <w:marRight w:val="0"/>
              <w:marTop w:val="0"/>
              <w:marBottom w:val="0"/>
              <w:divBdr>
                <w:top w:val="none" w:sz="0" w:space="0" w:color="auto"/>
                <w:left w:val="none" w:sz="0" w:space="0" w:color="auto"/>
                <w:bottom w:val="none" w:sz="0" w:space="0" w:color="auto"/>
                <w:right w:val="none" w:sz="0" w:space="0" w:color="auto"/>
              </w:divBdr>
            </w:div>
            <w:div w:id="1469975117">
              <w:marLeft w:val="0"/>
              <w:marRight w:val="0"/>
              <w:marTop w:val="0"/>
              <w:marBottom w:val="0"/>
              <w:divBdr>
                <w:top w:val="none" w:sz="0" w:space="0" w:color="auto"/>
                <w:left w:val="none" w:sz="0" w:space="0" w:color="auto"/>
                <w:bottom w:val="none" w:sz="0" w:space="0" w:color="auto"/>
                <w:right w:val="none" w:sz="0" w:space="0" w:color="auto"/>
              </w:divBdr>
            </w:div>
            <w:div w:id="1572814172">
              <w:marLeft w:val="0"/>
              <w:marRight w:val="0"/>
              <w:marTop w:val="0"/>
              <w:marBottom w:val="0"/>
              <w:divBdr>
                <w:top w:val="none" w:sz="0" w:space="0" w:color="auto"/>
                <w:left w:val="none" w:sz="0" w:space="0" w:color="auto"/>
                <w:bottom w:val="none" w:sz="0" w:space="0" w:color="auto"/>
                <w:right w:val="none" w:sz="0" w:space="0" w:color="auto"/>
              </w:divBdr>
            </w:div>
            <w:div w:id="1597009145">
              <w:marLeft w:val="0"/>
              <w:marRight w:val="0"/>
              <w:marTop w:val="0"/>
              <w:marBottom w:val="0"/>
              <w:divBdr>
                <w:top w:val="none" w:sz="0" w:space="0" w:color="auto"/>
                <w:left w:val="none" w:sz="0" w:space="0" w:color="auto"/>
                <w:bottom w:val="none" w:sz="0" w:space="0" w:color="auto"/>
                <w:right w:val="none" w:sz="0" w:space="0" w:color="auto"/>
              </w:divBdr>
            </w:div>
            <w:div w:id="1646934194">
              <w:marLeft w:val="0"/>
              <w:marRight w:val="0"/>
              <w:marTop w:val="0"/>
              <w:marBottom w:val="0"/>
              <w:divBdr>
                <w:top w:val="none" w:sz="0" w:space="0" w:color="auto"/>
                <w:left w:val="none" w:sz="0" w:space="0" w:color="auto"/>
                <w:bottom w:val="none" w:sz="0" w:space="0" w:color="auto"/>
                <w:right w:val="none" w:sz="0" w:space="0" w:color="auto"/>
              </w:divBdr>
            </w:div>
            <w:div w:id="1772971823">
              <w:marLeft w:val="0"/>
              <w:marRight w:val="0"/>
              <w:marTop w:val="0"/>
              <w:marBottom w:val="0"/>
              <w:divBdr>
                <w:top w:val="none" w:sz="0" w:space="0" w:color="auto"/>
                <w:left w:val="none" w:sz="0" w:space="0" w:color="auto"/>
                <w:bottom w:val="none" w:sz="0" w:space="0" w:color="auto"/>
                <w:right w:val="none" w:sz="0" w:space="0" w:color="auto"/>
              </w:divBdr>
            </w:div>
            <w:div w:id="1919900570">
              <w:marLeft w:val="0"/>
              <w:marRight w:val="0"/>
              <w:marTop w:val="0"/>
              <w:marBottom w:val="0"/>
              <w:divBdr>
                <w:top w:val="none" w:sz="0" w:space="0" w:color="auto"/>
                <w:left w:val="none" w:sz="0" w:space="0" w:color="auto"/>
                <w:bottom w:val="none" w:sz="0" w:space="0" w:color="auto"/>
                <w:right w:val="none" w:sz="0" w:space="0" w:color="auto"/>
              </w:divBdr>
            </w:div>
            <w:div w:id="1925333983">
              <w:marLeft w:val="0"/>
              <w:marRight w:val="0"/>
              <w:marTop w:val="0"/>
              <w:marBottom w:val="0"/>
              <w:divBdr>
                <w:top w:val="none" w:sz="0" w:space="0" w:color="auto"/>
                <w:left w:val="none" w:sz="0" w:space="0" w:color="auto"/>
                <w:bottom w:val="none" w:sz="0" w:space="0" w:color="auto"/>
                <w:right w:val="none" w:sz="0" w:space="0" w:color="auto"/>
              </w:divBdr>
            </w:div>
            <w:div w:id="213597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47799">
      <w:bodyDiv w:val="1"/>
      <w:marLeft w:val="0"/>
      <w:marRight w:val="0"/>
      <w:marTop w:val="0"/>
      <w:marBottom w:val="0"/>
      <w:divBdr>
        <w:top w:val="none" w:sz="0" w:space="0" w:color="auto"/>
        <w:left w:val="none" w:sz="0" w:space="0" w:color="auto"/>
        <w:bottom w:val="none" w:sz="0" w:space="0" w:color="auto"/>
        <w:right w:val="none" w:sz="0" w:space="0" w:color="auto"/>
      </w:divBdr>
    </w:div>
    <w:div w:id="375204358">
      <w:bodyDiv w:val="1"/>
      <w:marLeft w:val="0"/>
      <w:marRight w:val="0"/>
      <w:marTop w:val="0"/>
      <w:marBottom w:val="0"/>
      <w:divBdr>
        <w:top w:val="none" w:sz="0" w:space="0" w:color="auto"/>
        <w:left w:val="none" w:sz="0" w:space="0" w:color="auto"/>
        <w:bottom w:val="none" w:sz="0" w:space="0" w:color="auto"/>
        <w:right w:val="none" w:sz="0" w:space="0" w:color="auto"/>
      </w:divBdr>
    </w:div>
    <w:div w:id="375617976">
      <w:bodyDiv w:val="1"/>
      <w:marLeft w:val="0"/>
      <w:marRight w:val="0"/>
      <w:marTop w:val="0"/>
      <w:marBottom w:val="0"/>
      <w:divBdr>
        <w:top w:val="none" w:sz="0" w:space="0" w:color="auto"/>
        <w:left w:val="none" w:sz="0" w:space="0" w:color="auto"/>
        <w:bottom w:val="none" w:sz="0" w:space="0" w:color="auto"/>
        <w:right w:val="none" w:sz="0" w:space="0" w:color="auto"/>
      </w:divBdr>
    </w:div>
    <w:div w:id="376665785">
      <w:bodyDiv w:val="1"/>
      <w:marLeft w:val="0"/>
      <w:marRight w:val="0"/>
      <w:marTop w:val="0"/>
      <w:marBottom w:val="0"/>
      <w:divBdr>
        <w:top w:val="none" w:sz="0" w:space="0" w:color="auto"/>
        <w:left w:val="none" w:sz="0" w:space="0" w:color="auto"/>
        <w:bottom w:val="none" w:sz="0" w:space="0" w:color="auto"/>
        <w:right w:val="none" w:sz="0" w:space="0" w:color="auto"/>
      </w:divBdr>
    </w:div>
    <w:div w:id="379207483">
      <w:bodyDiv w:val="1"/>
      <w:marLeft w:val="0"/>
      <w:marRight w:val="0"/>
      <w:marTop w:val="0"/>
      <w:marBottom w:val="0"/>
      <w:divBdr>
        <w:top w:val="none" w:sz="0" w:space="0" w:color="auto"/>
        <w:left w:val="none" w:sz="0" w:space="0" w:color="auto"/>
        <w:bottom w:val="none" w:sz="0" w:space="0" w:color="auto"/>
        <w:right w:val="none" w:sz="0" w:space="0" w:color="auto"/>
      </w:divBdr>
    </w:div>
    <w:div w:id="393554000">
      <w:bodyDiv w:val="1"/>
      <w:marLeft w:val="0"/>
      <w:marRight w:val="0"/>
      <w:marTop w:val="0"/>
      <w:marBottom w:val="0"/>
      <w:divBdr>
        <w:top w:val="none" w:sz="0" w:space="0" w:color="auto"/>
        <w:left w:val="none" w:sz="0" w:space="0" w:color="auto"/>
        <w:bottom w:val="none" w:sz="0" w:space="0" w:color="auto"/>
        <w:right w:val="none" w:sz="0" w:space="0" w:color="auto"/>
      </w:divBdr>
    </w:div>
    <w:div w:id="396321955">
      <w:bodyDiv w:val="1"/>
      <w:marLeft w:val="0"/>
      <w:marRight w:val="0"/>
      <w:marTop w:val="0"/>
      <w:marBottom w:val="0"/>
      <w:divBdr>
        <w:top w:val="none" w:sz="0" w:space="0" w:color="auto"/>
        <w:left w:val="none" w:sz="0" w:space="0" w:color="auto"/>
        <w:bottom w:val="none" w:sz="0" w:space="0" w:color="auto"/>
        <w:right w:val="none" w:sz="0" w:space="0" w:color="auto"/>
      </w:divBdr>
    </w:div>
    <w:div w:id="399910464">
      <w:bodyDiv w:val="1"/>
      <w:marLeft w:val="0"/>
      <w:marRight w:val="0"/>
      <w:marTop w:val="0"/>
      <w:marBottom w:val="0"/>
      <w:divBdr>
        <w:top w:val="none" w:sz="0" w:space="0" w:color="auto"/>
        <w:left w:val="none" w:sz="0" w:space="0" w:color="auto"/>
        <w:bottom w:val="none" w:sz="0" w:space="0" w:color="auto"/>
        <w:right w:val="none" w:sz="0" w:space="0" w:color="auto"/>
      </w:divBdr>
    </w:div>
    <w:div w:id="408502528">
      <w:bodyDiv w:val="1"/>
      <w:marLeft w:val="0"/>
      <w:marRight w:val="0"/>
      <w:marTop w:val="0"/>
      <w:marBottom w:val="0"/>
      <w:divBdr>
        <w:top w:val="none" w:sz="0" w:space="0" w:color="auto"/>
        <w:left w:val="none" w:sz="0" w:space="0" w:color="auto"/>
        <w:bottom w:val="none" w:sz="0" w:space="0" w:color="auto"/>
        <w:right w:val="none" w:sz="0" w:space="0" w:color="auto"/>
      </w:divBdr>
    </w:div>
    <w:div w:id="416708108">
      <w:bodyDiv w:val="1"/>
      <w:marLeft w:val="0"/>
      <w:marRight w:val="0"/>
      <w:marTop w:val="0"/>
      <w:marBottom w:val="0"/>
      <w:divBdr>
        <w:top w:val="none" w:sz="0" w:space="0" w:color="auto"/>
        <w:left w:val="none" w:sz="0" w:space="0" w:color="auto"/>
        <w:bottom w:val="none" w:sz="0" w:space="0" w:color="auto"/>
        <w:right w:val="none" w:sz="0" w:space="0" w:color="auto"/>
      </w:divBdr>
    </w:div>
    <w:div w:id="418214886">
      <w:bodyDiv w:val="1"/>
      <w:marLeft w:val="0"/>
      <w:marRight w:val="0"/>
      <w:marTop w:val="0"/>
      <w:marBottom w:val="0"/>
      <w:divBdr>
        <w:top w:val="none" w:sz="0" w:space="0" w:color="auto"/>
        <w:left w:val="none" w:sz="0" w:space="0" w:color="auto"/>
        <w:bottom w:val="none" w:sz="0" w:space="0" w:color="auto"/>
        <w:right w:val="none" w:sz="0" w:space="0" w:color="auto"/>
      </w:divBdr>
    </w:div>
    <w:div w:id="419831875">
      <w:bodyDiv w:val="1"/>
      <w:marLeft w:val="0"/>
      <w:marRight w:val="0"/>
      <w:marTop w:val="0"/>
      <w:marBottom w:val="0"/>
      <w:divBdr>
        <w:top w:val="none" w:sz="0" w:space="0" w:color="auto"/>
        <w:left w:val="none" w:sz="0" w:space="0" w:color="auto"/>
        <w:bottom w:val="none" w:sz="0" w:space="0" w:color="auto"/>
        <w:right w:val="none" w:sz="0" w:space="0" w:color="auto"/>
      </w:divBdr>
    </w:div>
    <w:div w:id="422458219">
      <w:bodyDiv w:val="1"/>
      <w:marLeft w:val="0"/>
      <w:marRight w:val="0"/>
      <w:marTop w:val="0"/>
      <w:marBottom w:val="0"/>
      <w:divBdr>
        <w:top w:val="none" w:sz="0" w:space="0" w:color="auto"/>
        <w:left w:val="none" w:sz="0" w:space="0" w:color="auto"/>
        <w:bottom w:val="none" w:sz="0" w:space="0" w:color="auto"/>
        <w:right w:val="none" w:sz="0" w:space="0" w:color="auto"/>
      </w:divBdr>
    </w:div>
    <w:div w:id="430393550">
      <w:bodyDiv w:val="1"/>
      <w:marLeft w:val="0"/>
      <w:marRight w:val="0"/>
      <w:marTop w:val="0"/>
      <w:marBottom w:val="0"/>
      <w:divBdr>
        <w:top w:val="none" w:sz="0" w:space="0" w:color="auto"/>
        <w:left w:val="none" w:sz="0" w:space="0" w:color="auto"/>
        <w:bottom w:val="none" w:sz="0" w:space="0" w:color="auto"/>
        <w:right w:val="none" w:sz="0" w:space="0" w:color="auto"/>
      </w:divBdr>
      <w:divsChild>
        <w:div w:id="561674896">
          <w:marLeft w:val="0"/>
          <w:marRight w:val="0"/>
          <w:marTop w:val="0"/>
          <w:marBottom w:val="0"/>
          <w:divBdr>
            <w:top w:val="none" w:sz="0" w:space="0" w:color="auto"/>
            <w:left w:val="none" w:sz="0" w:space="0" w:color="auto"/>
            <w:bottom w:val="none" w:sz="0" w:space="0" w:color="auto"/>
            <w:right w:val="none" w:sz="0" w:space="0" w:color="auto"/>
          </w:divBdr>
          <w:divsChild>
            <w:div w:id="113772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88865">
      <w:bodyDiv w:val="1"/>
      <w:marLeft w:val="0"/>
      <w:marRight w:val="0"/>
      <w:marTop w:val="0"/>
      <w:marBottom w:val="0"/>
      <w:divBdr>
        <w:top w:val="none" w:sz="0" w:space="0" w:color="auto"/>
        <w:left w:val="none" w:sz="0" w:space="0" w:color="auto"/>
        <w:bottom w:val="none" w:sz="0" w:space="0" w:color="auto"/>
        <w:right w:val="none" w:sz="0" w:space="0" w:color="auto"/>
      </w:divBdr>
      <w:divsChild>
        <w:div w:id="1137913570">
          <w:marLeft w:val="0"/>
          <w:marRight w:val="0"/>
          <w:marTop w:val="0"/>
          <w:marBottom w:val="0"/>
          <w:divBdr>
            <w:top w:val="none" w:sz="0" w:space="0" w:color="auto"/>
            <w:left w:val="none" w:sz="0" w:space="0" w:color="auto"/>
            <w:bottom w:val="none" w:sz="0" w:space="0" w:color="auto"/>
            <w:right w:val="none" w:sz="0" w:space="0" w:color="auto"/>
          </w:divBdr>
          <w:divsChild>
            <w:div w:id="423380048">
              <w:marLeft w:val="0"/>
              <w:marRight w:val="0"/>
              <w:marTop w:val="0"/>
              <w:marBottom w:val="0"/>
              <w:divBdr>
                <w:top w:val="none" w:sz="0" w:space="0" w:color="auto"/>
                <w:left w:val="none" w:sz="0" w:space="0" w:color="auto"/>
                <w:bottom w:val="none" w:sz="0" w:space="0" w:color="auto"/>
                <w:right w:val="none" w:sz="0" w:space="0" w:color="auto"/>
              </w:divBdr>
            </w:div>
            <w:div w:id="604001084">
              <w:marLeft w:val="0"/>
              <w:marRight w:val="0"/>
              <w:marTop w:val="0"/>
              <w:marBottom w:val="0"/>
              <w:divBdr>
                <w:top w:val="none" w:sz="0" w:space="0" w:color="auto"/>
                <w:left w:val="none" w:sz="0" w:space="0" w:color="auto"/>
                <w:bottom w:val="none" w:sz="0" w:space="0" w:color="auto"/>
                <w:right w:val="none" w:sz="0" w:space="0" w:color="auto"/>
              </w:divBdr>
            </w:div>
            <w:div w:id="941183269">
              <w:marLeft w:val="0"/>
              <w:marRight w:val="0"/>
              <w:marTop w:val="0"/>
              <w:marBottom w:val="0"/>
              <w:divBdr>
                <w:top w:val="none" w:sz="0" w:space="0" w:color="auto"/>
                <w:left w:val="none" w:sz="0" w:space="0" w:color="auto"/>
                <w:bottom w:val="none" w:sz="0" w:space="0" w:color="auto"/>
                <w:right w:val="none" w:sz="0" w:space="0" w:color="auto"/>
              </w:divBdr>
            </w:div>
            <w:div w:id="1035422460">
              <w:marLeft w:val="0"/>
              <w:marRight w:val="0"/>
              <w:marTop w:val="0"/>
              <w:marBottom w:val="0"/>
              <w:divBdr>
                <w:top w:val="none" w:sz="0" w:space="0" w:color="auto"/>
                <w:left w:val="none" w:sz="0" w:space="0" w:color="auto"/>
                <w:bottom w:val="none" w:sz="0" w:space="0" w:color="auto"/>
                <w:right w:val="none" w:sz="0" w:space="0" w:color="auto"/>
              </w:divBdr>
            </w:div>
            <w:div w:id="1219047589">
              <w:marLeft w:val="0"/>
              <w:marRight w:val="0"/>
              <w:marTop w:val="0"/>
              <w:marBottom w:val="0"/>
              <w:divBdr>
                <w:top w:val="none" w:sz="0" w:space="0" w:color="auto"/>
                <w:left w:val="none" w:sz="0" w:space="0" w:color="auto"/>
                <w:bottom w:val="none" w:sz="0" w:space="0" w:color="auto"/>
                <w:right w:val="none" w:sz="0" w:space="0" w:color="auto"/>
              </w:divBdr>
            </w:div>
            <w:div w:id="1226332515">
              <w:marLeft w:val="0"/>
              <w:marRight w:val="0"/>
              <w:marTop w:val="0"/>
              <w:marBottom w:val="0"/>
              <w:divBdr>
                <w:top w:val="none" w:sz="0" w:space="0" w:color="auto"/>
                <w:left w:val="none" w:sz="0" w:space="0" w:color="auto"/>
                <w:bottom w:val="none" w:sz="0" w:space="0" w:color="auto"/>
                <w:right w:val="none" w:sz="0" w:space="0" w:color="auto"/>
              </w:divBdr>
            </w:div>
            <w:div w:id="1266646224">
              <w:marLeft w:val="0"/>
              <w:marRight w:val="0"/>
              <w:marTop w:val="0"/>
              <w:marBottom w:val="0"/>
              <w:divBdr>
                <w:top w:val="none" w:sz="0" w:space="0" w:color="auto"/>
                <w:left w:val="none" w:sz="0" w:space="0" w:color="auto"/>
                <w:bottom w:val="none" w:sz="0" w:space="0" w:color="auto"/>
                <w:right w:val="none" w:sz="0" w:space="0" w:color="auto"/>
              </w:divBdr>
            </w:div>
            <w:div w:id="1287471615">
              <w:marLeft w:val="0"/>
              <w:marRight w:val="0"/>
              <w:marTop w:val="0"/>
              <w:marBottom w:val="0"/>
              <w:divBdr>
                <w:top w:val="none" w:sz="0" w:space="0" w:color="auto"/>
                <w:left w:val="none" w:sz="0" w:space="0" w:color="auto"/>
                <w:bottom w:val="none" w:sz="0" w:space="0" w:color="auto"/>
                <w:right w:val="none" w:sz="0" w:space="0" w:color="auto"/>
              </w:divBdr>
            </w:div>
            <w:div w:id="1455053869">
              <w:marLeft w:val="0"/>
              <w:marRight w:val="0"/>
              <w:marTop w:val="0"/>
              <w:marBottom w:val="0"/>
              <w:divBdr>
                <w:top w:val="none" w:sz="0" w:space="0" w:color="auto"/>
                <w:left w:val="none" w:sz="0" w:space="0" w:color="auto"/>
                <w:bottom w:val="none" w:sz="0" w:space="0" w:color="auto"/>
                <w:right w:val="none" w:sz="0" w:space="0" w:color="auto"/>
              </w:divBdr>
            </w:div>
            <w:div w:id="1566332111">
              <w:marLeft w:val="0"/>
              <w:marRight w:val="0"/>
              <w:marTop w:val="0"/>
              <w:marBottom w:val="0"/>
              <w:divBdr>
                <w:top w:val="none" w:sz="0" w:space="0" w:color="auto"/>
                <w:left w:val="none" w:sz="0" w:space="0" w:color="auto"/>
                <w:bottom w:val="none" w:sz="0" w:space="0" w:color="auto"/>
                <w:right w:val="none" w:sz="0" w:space="0" w:color="auto"/>
              </w:divBdr>
            </w:div>
            <w:div w:id="1641881474">
              <w:marLeft w:val="0"/>
              <w:marRight w:val="0"/>
              <w:marTop w:val="0"/>
              <w:marBottom w:val="0"/>
              <w:divBdr>
                <w:top w:val="none" w:sz="0" w:space="0" w:color="auto"/>
                <w:left w:val="none" w:sz="0" w:space="0" w:color="auto"/>
                <w:bottom w:val="none" w:sz="0" w:space="0" w:color="auto"/>
                <w:right w:val="none" w:sz="0" w:space="0" w:color="auto"/>
              </w:divBdr>
            </w:div>
            <w:div w:id="178619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90547">
      <w:bodyDiv w:val="1"/>
      <w:marLeft w:val="0"/>
      <w:marRight w:val="0"/>
      <w:marTop w:val="0"/>
      <w:marBottom w:val="0"/>
      <w:divBdr>
        <w:top w:val="none" w:sz="0" w:space="0" w:color="auto"/>
        <w:left w:val="none" w:sz="0" w:space="0" w:color="auto"/>
        <w:bottom w:val="none" w:sz="0" w:space="0" w:color="auto"/>
        <w:right w:val="none" w:sz="0" w:space="0" w:color="auto"/>
      </w:divBdr>
      <w:divsChild>
        <w:div w:id="131411581">
          <w:marLeft w:val="0"/>
          <w:marRight w:val="0"/>
          <w:marTop w:val="0"/>
          <w:marBottom w:val="0"/>
          <w:divBdr>
            <w:top w:val="none" w:sz="0" w:space="0" w:color="auto"/>
            <w:left w:val="none" w:sz="0" w:space="0" w:color="auto"/>
            <w:bottom w:val="none" w:sz="0" w:space="0" w:color="auto"/>
            <w:right w:val="none" w:sz="0" w:space="0" w:color="auto"/>
          </w:divBdr>
        </w:div>
        <w:div w:id="192228623">
          <w:marLeft w:val="0"/>
          <w:marRight w:val="0"/>
          <w:marTop w:val="0"/>
          <w:marBottom w:val="0"/>
          <w:divBdr>
            <w:top w:val="none" w:sz="0" w:space="0" w:color="auto"/>
            <w:left w:val="none" w:sz="0" w:space="0" w:color="auto"/>
            <w:bottom w:val="none" w:sz="0" w:space="0" w:color="auto"/>
            <w:right w:val="none" w:sz="0" w:space="0" w:color="auto"/>
          </w:divBdr>
        </w:div>
        <w:div w:id="805197455">
          <w:marLeft w:val="0"/>
          <w:marRight w:val="0"/>
          <w:marTop w:val="0"/>
          <w:marBottom w:val="0"/>
          <w:divBdr>
            <w:top w:val="none" w:sz="0" w:space="0" w:color="auto"/>
            <w:left w:val="none" w:sz="0" w:space="0" w:color="auto"/>
            <w:bottom w:val="none" w:sz="0" w:space="0" w:color="auto"/>
            <w:right w:val="none" w:sz="0" w:space="0" w:color="auto"/>
          </w:divBdr>
        </w:div>
        <w:div w:id="827326821">
          <w:marLeft w:val="0"/>
          <w:marRight w:val="0"/>
          <w:marTop w:val="0"/>
          <w:marBottom w:val="0"/>
          <w:divBdr>
            <w:top w:val="none" w:sz="0" w:space="0" w:color="auto"/>
            <w:left w:val="none" w:sz="0" w:space="0" w:color="auto"/>
            <w:bottom w:val="none" w:sz="0" w:space="0" w:color="auto"/>
            <w:right w:val="none" w:sz="0" w:space="0" w:color="auto"/>
          </w:divBdr>
        </w:div>
        <w:div w:id="1050223877">
          <w:marLeft w:val="0"/>
          <w:marRight w:val="0"/>
          <w:marTop w:val="0"/>
          <w:marBottom w:val="0"/>
          <w:divBdr>
            <w:top w:val="none" w:sz="0" w:space="0" w:color="auto"/>
            <w:left w:val="none" w:sz="0" w:space="0" w:color="auto"/>
            <w:bottom w:val="none" w:sz="0" w:space="0" w:color="auto"/>
            <w:right w:val="none" w:sz="0" w:space="0" w:color="auto"/>
          </w:divBdr>
        </w:div>
        <w:div w:id="1129279421">
          <w:marLeft w:val="0"/>
          <w:marRight w:val="0"/>
          <w:marTop w:val="0"/>
          <w:marBottom w:val="0"/>
          <w:divBdr>
            <w:top w:val="none" w:sz="0" w:space="0" w:color="auto"/>
            <w:left w:val="none" w:sz="0" w:space="0" w:color="auto"/>
            <w:bottom w:val="none" w:sz="0" w:space="0" w:color="auto"/>
            <w:right w:val="none" w:sz="0" w:space="0" w:color="auto"/>
          </w:divBdr>
        </w:div>
        <w:div w:id="1419012912">
          <w:marLeft w:val="0"/>
          <w:marRight w:val="0"/>
          <w:marTop w:val="0"/>
          <w:marBottom w:val="0"/>
          <w:divBdr>
            <w:top w:val="none" w:sz="0" w:space="0" w:color="auto"/>
            <w:left w:val="none" w:sz="0" w:space="0" w:color="auto"/>
            <w:bottom w:val="none" w:sz="0" w:space="0" w:color="auto"/>
            <w:right w:val="none" w:sz="0" w:space="0" w:color="auto"/>
          </w:divBdr>
        </w:div>
        <w:div w:id="1479229210">
          <w:marLeft w:val="0"/>
          <w:marRight w:val="0"/>
          <w:marTop w:val="0"/>
          <w:marBottom w:val="0"/>
          <w:divBdr>
            <w:top w:val="none" w:sz="0" w:space="0" w:color="auto"/>
            <w:left w:val="none" w:sz="0" w:space="0" w:color="auto"/>
            <w:bottom w:val="none" w:sz="0" w:space="0" w:color="auto"/>
            <w:right w:val="none" w:sz="0" w:space="0" w:color="auto"/>
          </w:divBdr>
        </w:div>
      </w:divsChild>
    </w:div>
    <w:div w:id="436560915">
      <w:bodyDiv w:val="1"/>
      <w:marLeft w:val="0"/>
      <w:marRight w:val="0"/>
      <w:marTop w:val="0"/>
      <w:marBottom w:val="0"/>
      <w:divBdr>
        <w:top w:val="none" w:sz="0" w:space="0" w:color="auto"/>
        <w:left w:val="none" w:sz="0" w:space="0" w:color="auto"/>
        <w:bottom w:val="none" w:sz="0" w:space="0" w:color="auto"/>
        <w:right w:val="none" w:sz="0" w:space="0" w:color="auto"/>
      </w:divBdr>
    </w:div>
    <w:div w:id="437065315">
      <w:bodyDiv w:val="1"/>
      <w:marLeft w:val="0"/>
      <w:marRight w:val="0"/>
      <w:marTop w:val="0"/>
      <w:marBottom w:val="0"/>
      <w:divBdr>
        <w:top w:val="none" w:sz="0" w:space="0" w:color="auto"/>
        <w:left w:val="none" w:sz="0" w:space="0" w:color="auto"/>
        <w:bottom w:val="none" w:sz="0" w:space="0" w:color="auto"/>
        <w:right w:val="none" w:sz="0" w:space="0" w:color="auto"/>
      </w:divBdr>
    </w:div>
    <w:div w:id="438647423">
      <w:bodyDiv w:val="1"/>
      <w:marLeft w:val="0"/>
      <w:marRight w:val="0"/>
      <w:marTop w:val="0"/>
      <w:marBottom w:val="0"/>
      <w:divBdr>
        <w:top w:val="none" w:sz="0" w:space="0" w:color="auto"/>
        <w:left w:val="none" w:sz="0" w:space="0" w:color="auto"/>
        <w:bottom w:val="none" w:sz="0" w:space="0" w:color="auto"/>
        <w:right w:val="none" w:sz="0" w:space="0" w:color="auto"/>
      </w:divBdr>
    </w:div>
    <w:div w:id="447938671">
      <w:bodyDiv w:val="1"/>
      <w:marLeft w:val="0"/>
      <w:marRight w:val="0"/>
      <w:marTop w:val="0"/>
      <w:marBottom w:val="0"/>
      <w:divBdr>
        <w:top w:val="none" w:sz="0" w:space="0" w:color="auto"/>
        <w:left w:val="none" w:sz="0" w:space="0" w:color="auto"/>
        <w:bottom w:val="none" w:sz="0" w:space="0" w:color="auto"/>
        <w:right w:val="none" w:sz="0" w:space="0" w:color="auto"/>
      </w:divBdr>
    </w:div>
    <w:div w:id="451558679">
      <w:bodyDiv w:val="1"/>
      <w:marLeft w:val="0"/>
      <w:marRight w:val="0"/>
      <w:marTop w:val="0"/>
      <w:marBottom w:val="0"/>
      <w:divBdr>
        <w:top w:val="none" w:sz="0" w:space="0" w:color="auto"/>
        <w:left w:val="none" w:sz="0" w:space="0" w:color="auto"/>
        <w:bottom w:val="none" w:sz="0" w:space="0" w:color="auto"/>
        <w:right w:val="none" w:sz="0" w:space="0" w:color="auto"/>
      </w:divBdr>
    </w:div>
    <w:div w:id="461964834">
      <w:bodyDiv w:val="1"/>
      <w:marLeft w:val="0"/>
      <w:marRight w:val="0"/>
      <w:marTop w:val="0"/>
      <w:marBottom w:val="0"/>
      <w:divBdr>
        <w:top w:val="none" w:sz="0" w:space="0" w:color="auto"/>
        <w:left w:val="none" w:sz="0" w:space="0" w:color="auto"/>
        <w:bottom w:val="none" w:sz="0" w:space="0" w:color="auto"/>
        <w:right w:val="none" w:sz="0" w:space="0" w:color="auto"/>
      </w:divBdr>
    </w:div>
    <w:div w:id="466707946">
      <w:bodyDiv w:val="1"/>
      <w:marLeft w:val="0"/>
      <w:marRight w:val="0"/>
      <w:marTop w:val="0"/>
      <w:marBottom w:val="0"/>
      <w:divBdr>
        <w:top w:val="none" w:sz="0" w:space="0" w:color="auto"/>
        <w:left w:val="none" w:sz="0" w:space="0" w:color="auto"/>
        <w:bottom w:val="none" w:sz="0" w:space="0" w:color="auto"/>
        <w:right w:val="none" w:sz="0" w:space="0" w:color="auto"/>
      </w:divBdr>
    </w:div>
    <w:div w:id="467599420">
      <w:bodyDiv w:val="1"/>
      <w:marLeft w:val="0"/>
      <w:marRight w:val="0"/>
      <w:marTop w:val="0"/>
      <w:marBottom w:val="0"/>
      <w:divBdr>
        <w:top w:val="none" w:sz="0" w:space="0" w:color="auto"/>
        <w:left w:val="none" w:sz="0" w:space="0" w:color="auto"/>
        <w:bottom w:val="none" w:sz="0" w:space="0" w:color="auto"/>
        <w:right w:val="none" w:sz="0" w:space="0" w:color="auto"/>
      </w:divBdr>
    </w:div>
    <w:div w:id="471480879">
      <w:bodyDiv w:val="1"/>
      <w:marLeft w:val="0"/>
      <w:marRight w:val="0"/>
      <w:marTop w:val="0"/>
      <w:marBottom w:val="0"/>
      <w:divBdr>
        <w:top w:val="none" w:sz="0" w:space="0" w:color="auto"/>
        <w:left w:val="none" w:sz="0" w:space="0" w:color="auto"/>
        <w:bottom w:val="none" w:sz="0" w:space="0" w:color="auto"/>
        <w:right w:val="none" w:sz="0" w:space="0" w:color="auto"/>
      </w:divBdr>
      <w:divsChild>
        <w:div w:id="1296136047">
          <w:marLeft w:val="0"/>
          <w:marRight w:val="0"/>
          <w:marTop w:val="0"/>
          <w:marBottom w:val="0"/>
          <w:divBdr>
            <w:top w:val="none" w:sz="0" w:space="0" w:color="auto"/>
            <w:left w:val="none" w:sz="0" w:space="0" w:color="auto"/>
            <w:bottom w:val="none" w:sz="0" w:space="0" w:color="auto"/>
            <w:right w:val="none" w:sz="0" w:space="0" w:color="auto"/>
          </w:divBdr>
          <w:divsChild>
            <w:div w:id="1125079696">
              <w:marLeft w:val="0"/>
              <w:marRight w:val="0"/>
              <w:marTop w:val="0"/>
              <w:marBottom w:val="0"/>
              <w:divBdr>
                <w:top w:val="none" w:sz="0" w:space="0" w:color="auto"/>
                <w:left w:val="none" w:sz="0" w:space="0" w:color="auto"/>
                <w:bottom w:val="none" w:sz="0" w:space="0" w:color="auto"/>
                <w:right w:val="none" w:sz="0" w:space="0" w:color="auto"/>
              </w:divBdr>
            </w:div>
            <w:div w:id="1144471402">
              <w:marLeft w:val="0"/>
              <w:marRight w:val="0"/>
              <w:marTop w:val="0"/>
              <w:marBottom w:val="0"/>
              <w:divBdr>
                <w:top w:val="none" w:sz="0" w:space="0" w:color="auto"/>
                <w:left w:val="none" w:sz="0" w:space="0" w:color="auto"/>
                <w:bottom w:val="none" w:sz="0" w:space="0" w:color="auto"/>
                <w:right w:val="none" w:sz="0" w:space="0" w:color="auto"/>
              </w:divBdr>
            </w:div>
            <w:div w:id="1200050870">
              <w:marLeft w:val="0"/>
              <w:marRight w:val="0"/>
              <w:marTop w:val="0"/>
              <w:marBottom w:val="0"/>
              <w:divBdr>
                <w:top w:val="none" w:sz="0" w:space="0" w:color="auto"/>
                <w:left w:val="none" w:sz="0" w:space="0" w:color="auto"/>
                <w:bottom w:val="none" w:sz="0" w:space="0" w:color="auto"/>
                <w:right w:val="none" w:sz="0" w:space="0" w:color="auto"/>
              </w:divBdr>
            </w:div>
            <w:div w:id="1215238524">
              <w:marLeft w:val="0"/>
              <w:marRight w:val="0"/>
              <w:marTop w:val="0"/>
              <w:marBottom w:val="0"/>
              <w:divBdr>
                <w:top w:val="none" w:sz="0" w:space="0" w:color="auto"/>
                <w:left w:val="none" w:sz="0" w:space="0" w:color="auto"/>
                <w:bottom w:val="none" w:sz="0" w:space="0" w:color="auto"/>
                <w:right w:val="none" w:sz="0" w:space="0" w:color="auto"/>
              </w:divBdr>
            </w:div>
            <w:div w:id="1353454705">
              <w:marLeft w:val="0"/>
              <w:marRight w:val="0"/>
              <w:marTop w:val="0"/>
              <w:marBottom w:val="0"/>
              <w:divBdr>
                <w:top w:val="none" w:sz="0" w:space="0" w:color="auto"/>
                <w:left w:val="none" w:sz="0" w:space="0" w:color="auto"/>
                <w:bottom w:val="none" w:sz="0" w:space="0" w:color="auto"/>
                <w:right w:val="none" w:sz="0" w:space="0" w:color="auto"/>
              </w:divBdr>
            </w:div>
            <w:div w:id="1384870909">
              <w:marLeft w:val="0"/>
              <w:marRight w:val="0"/>
              <w:marTop w:val="0"/>
              <w:marBottom w:val="0"/>
              <w:divBdr>
                <w:top w:val="none" w:sz="0" w:space="0" w:color="auto"/>
                <w:left w:val="none" w:sz="0" w:space="0" w:color="auto"/>
                <w:bottom w:val="none" w:sz="0" w:space="0" w:color="auto"/>
                <w:right w:val="none" w:sz="0" w:space="0" w:color="auto"/>
              </w:divBdr>
            </w:div>
            <w:div w:id="1522816842">
              <w:marLeft w:val="0"/>
              <w:marRight w:val="0"/>
              <w:marTop w:val="0"/>
              <w:marBottom w:val="0"/>
              <w:divBdr>
                <w:top w:val="none" w:sz="0" w:space="0" w:color="auto"/>
                <w:left w:val="none" w:sz="0" w:space="0" w:color="auto"/>
                <w:bottom w:val="none" w:sz="0" w:space="0" w:color="auto"/>
                <w:right w:val="none" w:sz="0" w:space="0" w:color="auto"/>
              </w:divBdr>
            </w:div>
            <w:div w:id="17584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69245">
      <w:bodyDiv w:val="1"/>
      <w:marLeft w:val="0"/>
      <w:marRight w:val="0"/>
      <w:marTop w:val="0"/>
      <w:marBottom w:val="0"/>
      <w:divBdr>
        <w:top w:val="none" w:sz="0" w:space="0" w:color="auto"/>
        <w:left w:val="none" w:sz="0" w:space="0" w:color="auto"/>
        <w:bottom w:val="none" w:sz="0" w:space="0" w:color="auto"/>
        <w:right w:val="none" w:sz="0" w:space="0" w:color="auto"/>
      </w:divBdr>
    </w:div>
    <w:div w:id="474686862">
      <w:bodyDiv w:val="1"/>
      <w:marLeft w:val="0"/>
      <w:marRight w:val="0"/>
      <w:marTop w:val="0"/>
      <w:marBottom w:val="0"/>
      <w:divBdr>
        <w:top w:val="none" w:sz="0" w:space="0" w:color="auto"/>
        <w:left w:val="none" w:sz="0" w:space="0" w:color="auto"/>
        <w:bottom w:val="none" w:sz="0" w:space="0" w:color="auto"/>
        <w:right w:val="none" w:sz="0" w:space="0" w:color="auto"/>
      </w:divBdr>
    </w:div>
    <w:div w:id="478112492">
      <w:bodyDiv w:val="1"/>
      <w:marLeft w:val="0"/>
      <w:marRight w:val="0"/>
      <w:marTop w:val="0"/>
      <w:marBottom w:val="0"/>
      <w:divBdr>
        <w:top w:val="none" w:sz="0" w:space="0" w:color="auto"/>
        <w:left w:val="none" w:sz="0" w:space="0" w:color="auto"/>
        <w:bottom w:val="none" w:sz="0" w:space="0" w:color="auto"/>
        <w:right w:val="none" w:sz="0" w:space="0" w:color="auto"/>
      </w:divBdr>
    </w:div>
    <w:div w:id="481391427">
      <w:bodyDiv w:val="1"/>
      <w:marLeft w:val="0"/>
      <w:marRight w:val="0"/>
      <w:marTop w:val="0"/>
      <w:marBottom w:val="0"/>
      <w:divBdr>
        <w:top w:val="none" w:sz="0" w:space="0" w:color="auto"/>
        <w:left w:val="none" w:sz="0" w:space="0" w:color="auto"/>
        <w:bottom w:val="none" w:sz="0" w:space="0" w:color="auto"/>
        <w:right w:val="none" w:sz="0" w:space="0" w:color="auto"/>
      </w:divBdr>
    </w:div>
    <w:div w:id="481507588">
      <w:bodyDiv w:val="1"/>
      <w:marLeft w:val="0"/>
      <w:marRight w:val="0"/>
      <w:marTop w:val="0"/>
      <w:marBottom w:val="0"/>
      <w:divBdr>
        <w:top w:val="none" w:sz="0" w:space="0" w:color="auto"/>
        <w:left w:val="none" w:sz="0" w:space="0" w:color="auto"/>
        <w:bottom w:val="none" w:sz="0" w:space="0" w:color="auto"/>
        <w:right w:val="none" w:sz="0" w:space="0" w:color="auto"/>
      </w:divBdr>
    </w:div>
    <w:div w:id="483359477">
      <w:bodyDiv w:val="1"/>
      <w:marLeft w:val="0"/>
      <w:marRight w:val="0"/>
      <w:marTop w:val="0"/>
      <w:marBottom w:val="0"/>
      <w:divBdr>
        <w:top w:val="none" w:sz="0" w:space="0" w:color="auto"/>
        <w:left w:val="none" w:sz="0" w:space="0" w:color="auto"/>
        <w:bottom w:val="none" w:sz="0" w:space="0" w:color="auto"/>
        <w:right w:val="none" w:sz="0" w:space="0" w:color="auto"/>
      </w:divBdr>
      <w:divsChild>
        <w:div w:id="1949772477">
          <w:marLeft w:val="0"/>
          <w:marRight w:val="0"/>
          <w:marTop w:val="0"/>
          <w:marBottom w:val="0"/>
          <w:divBdr>
            <w:top w:val="none" w:sz="0" w:space="0" w:color="auto"/>
            <w:left w:val="none" w:sz="0" w:space="0" w:color="auto"/>
            <w:bottom w:val="none" w:sz="0" w:space="0" w:color="auto"/>
            <w:right w:val="none" w:sz="0" w:space="0" w:color="auto"/>
          </w:divBdr>
          <w:divsChild>
            <w:div w:id="345327734">
              <w:marLeft w:val="0"/>
              <w:marRight w:val="0"/>
              <w:marTop w:val="0"/>
              <w:marBottom w:val="0"/>
              <w:divBdr>
                <w:top w:val="none" w:sz="0" w:space="0" w:color="auto"/>
                <w:left w:val="none" w:sz="0" w:space="0" w:color="auto"/>
                <w:bottom w:val="none" w:sz="0" w:space="0" w:color="auto"/>
                <w:right w:val="none" w:sz="0" w:space="0" w:color="auto"/>
              </w:divBdr>
            </w:div>
            <w:div w:id="737946759">
              <w:marLeft w:val="0"/>
              <w:marRight w:val="0"/>
              <w:marTop w:val="0"/>
              <w:marBottom w:val="0"/>
              <w:divBdr>
                <w:top w:val="none" w:sz="0" w:space="0" w:color="auto"/>
                <w:left w:val="none" w:sz="0" w:space="0" w:color="auto"/>
                <w:bottom w:val="none" w:sz="0" w:space="0" w:color="auto"/>
                <w:right w:val="none" w:sz="0" w:space="0" w:color="auto"/>
              </w:divBdr>
            </w:div>
            <w:div w:id="852719154">
              <w:marLeft w:val="0"/>
              <w:marRight w:val="0"/>
              <w:marTop w:val="0"/>
              <w:marBottom w:val="0"/>
              <w:divBdr>
                <w:top w:val="none" w:sz="0" w:space="0" w:color="auto"/>
                <w:left w:val="none" w:sz="0" w:space="0" w:color="auto"/>
                <w:bottom w:val="none" w:sz="0" w:space="0" w:color="auto"/>
                <w:right w:val="none" w:sz="0" w:space="0" w:color="auto"/>
              </w:divBdr>
            </w:div>
            <w:div w:id="1237787194">
              <w:marLeft w:val="0"/>
              <w:marRight w:val="0"/>
              <w:marTop w:val="0"/>
              <w:marBottom w:val="0"/>
              <w:divBdr>
                <w:top w:val="none" w:sz="0" w:space="0" w:color="auto"/>
                <w:left w:val="none" w:sz="0" w:space="0" w:color="auto"/>
                <w:bottom w:val="none" w:sz="0" w:space="0" w:color="auto"/>
                <w:right w:val="none" w:sz="0" w:space="0" w:color="auto"/>
              </w:divBdr>
            </w:div>
            <w:div w:id="1316951310">
              <w:marLeft w:val="0"/>
              <w:marRight w:val="0"/>
              <w:marTop w:val="0"/>
              <w:marBottom w:val="0"/>
              <w:divBdr>
                <w:top w:val="none" w:sz="0" w:space="0" w:color="auto"/>
                <w:left w:val="none" w:sz="0" w:space="0" w:color="auto"/>
                <w:bottom w:val="none" w:sz="0" w:space="0" w:color="auto"/>
                <w:right w:val="none" w:sz="0" w:space="0" w:color="auto"/>
              </w:divBdr>
            </w:div>
            <w:div w:id="1398167574">
              <w:marLeft w:val="0"/>
              <w:marRight w:val="0"/>
              <w:marTop w:val="0"/>
              <w:marBottom w:val="0"/>
              <w:divBdr>
                <w:top w:val="none" w:sz="0" w:space="0" w:color="auto"/>
                <w:left w:val="none" w:sz="0" w:space="0" w:color="auto"/>
                <w:bottom w:val="none" w:sz="0" w:space="0" w:color="auto"/>
                <w:right w:val="none" w:sz="0" w:space="0" w:color="auto"/>
              </w:divBdr>
            </w:div>
            <w:div w:id="1829398488">
              <w:marLeft w:val="0"/>
              <w:marRight w:val="0"/>
              <w:marTop w:val="0"/>
              <w:marBottom w:val="0"/>
              <w:divBdr>
                <w:top w:val="none" w:sz="0" w:space="0" w:color="auto"/>
                <w:left w:val="none" w:sz="0" w:space="0" w:color="auto"/>
                <w:bottom w:val="none" w:sz="0" w:space="0" w:color="auto"/>
                <w:right w:val="none" w:sz="0" w:space="0" w:color="auto"/>
              </w:divBdr>
            </w:div>
            <w:div w:id="1891261811">
              <w:marLeft w:val="0"/>
              <w:marRight w:val="0"/>
              <w:marTop w:val="0"/>
              <w:marBottom w:val="0"/>
              <w:divBdr>
                <w:top w:val="none" w:sz="0" w:space="0" w:color="auto"/>
                <w:left w:val="none" w:sz="0" w:space="0" w:color="auto"/>
                <w:bottom w:val="none" w:sz="0" w:space="0" w:color="auto"/>
                <w:right w:val="none" w:sz="0" w:space="0" w:color="auto"/>
              </w:divBdr>
            </w:div>
            <w:div w:id="206899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59900">
      <w:bodyDiv w:val="1"/>
      <w:marLeft w:val="0"/>
      <w:marRight w:val="0"/>
      <w:marTop w:val="0"/>
      <w:marBottom w:val="0"/>
      <w:divBdr>
        <w:top w:val="none" w:sz="0" w:space="0" w:color="auto"/>
        <w:left w:val="none" w:sz="0" w:space="0" w:color="auto"/>
        <w:bottom w:val="none" w:sz="0" w:space="0" w:color="auto"/>
        <w:right w:val="none" w:sz="0" w:space="0" w:color="auto"/>
      </w:divBdr>
    </w:div>
    <w:div w:id="488862778">
      <w:bodyDiv w:val="1"/>
      <w:marLeft w:val="0"/>
      <w:marRight w:val="0"/>
      <w:marTop w:val="0"/>
      <w:marBottom w:val="0"/>
      <w:divBdr>
        <w:top w:val="none" w:sz="0" w:space="0" w:color="auto"/>
        <w:left w:val="none" w:sz="0" w:space="0" w:color="auto"/>
        <w:bottom w:val="none" w:sz="0" w:space="0" w:color="auto"/>
        <w:right w:val="none" w:sz="0" w:space="0" w:color="auto"/>
      </w:divBdr>
    </w:div>
    <w:div w:id="492571465">
      <w:bodyDiv w:val="1"/>
      <w:marLeft w:val="0"/>
      <w:marRight w:val="0"/>
      <w:marTop w:val="0"/>
      <w:marBottom w:val="0"/>
      <w:divBdr>
        <w:top w:val="none" w:sz="0" w:space="0" w:color="auto"/>
        <w:left w:val="none" w:sz="0" w:space="0" w:color="auto"/>
        <w:bottom w:val="none" w:sz="0" w:space="0" w:color="auto"/>
        <w:right w:val="none" w:sz="0" w:space="0" w:color="auto"/>
      </w:divBdr>
      <w:divsChild>
        <w:div w:id="95057816">
          <w:marLeft w:val="0"/>
          <w:marRight w:val="0"/>
          <w:marTop w:val="0"/>
          <w:marBottom w:val="0"/>
          <w:divBdr>
            <w:top w:val="none" w:sz="0" w:space="0" w:color="auto"/>
            <w:left w:val="none" w:sz="0" w:space="0" w:color="auto"/>
            <w:bottom w:val="none" w:sz="0" w:space="0" w:color="auto"/>
            <w:right w:val="none" w:sz="0" w:space="0" w:color="auto"/>
          </w:divBdr>
          <w:divsChild>
            <w:div w:id="79495328">
              <w:marLeft w:val="0"/>
              <w:marRight w:val="0"/>
              <w:marTop w:val="0"/>
              <w:marBottom w:val="0"/>
              <w:divBdr>
                <w:top w:val="none" w:sz="0" w:space="0" w:color="auto"/>
                <w:left w:val="none" w:sz="0" w:space="0" w:color="auto"/>
                <w:bottom w:val="none" w:sz="0" w:space="0" w:color="auto"/>
                <w:right w:val="none" w:sz="0" w:space="0" w:color="auto"/>
              </w:divBdr>
            </w:div>
            <w:div w:id="92670281">
              <w:marLeft w:val="0"/>
              <w:marRight w:val="0"/>
              <w:marTop w:val="0"/>
              <w:marBottom w:val="0"/>
              <w:divBdr>
                <w:top w:val="none" w:sz="0" w:space="0" w:color="auto"/>
                <w:left w:val="none" w:sz="0" w:space="0" w:color="auto"/>
                <w:bottom w:val="none" w:sz="0" w:space="0" w:color="auto"/>
                <w:right w:val="none" w:sz="0" w:space="0" w:color="auto"/>
              </w:divBdr>
            </w:div>
            <w:div w:id="122118265">
              <w:marLeft w:val="0"/>
              <w:marRight w:val="0"/>
              <w:marTop w:val="0"/>
              <w:marBottom w:val="0"/>
              <w:divBdr>
                <w:top w:val="none" w:sz="0" w:space="0" w:color="auto"/>
                <w:left w:val="none" w:sz="0" w:space="0" w:color="auto"/>
                <w:bottom w:val="none" w:sz="0" w:space="0" w:color="auto"/>
                <w:right w:val="none" w:sz="0" w:space="0" w:color="auto"/>
              </w:divBdr>
            </w:div>
            <w:div w:id="212933386">
              <w:marLeft w:val="0"/>
              <w:marRight w:val="0"/>
              <w:marTop w:val="0"/>
              <w:marBottom w:val="0"/>
              <w:divBdr>
                <w:top w:val="none" w:sz="0" w:space="0" w:color="auto"/>
                <w:left w:val="none" w:sz="0" w:space="0" w:color="auto"/>
                <w:bottom w:val="none" w:sz="0" w:space="0" w:color="auto"/>
                <w:right w:val="none" w:sz="0" w:space="0" w:color="auto"/>
              </w:divBdr>
            </w:div>
            <w:div w:id="213397963">
              <w:marLeft w:val="0"/>
              <w:marRight w:val="0"/>
              <w:marTop w:val="0"/>
              <w:marBottom w:val="0"/>
              <w:divBdr>
                <w:top w:val="none" w:sz="0" w:space="0" w:color="auto"/>
                <w:left w:val="none" w:sz="0" w:space="0" w:color="auto"/>
                <w:bottom w:val="none" w:sz="0" w:space="0" w:color="auto"/>
                <w:right w:val="none" w:sz="0" w:space="0" w:color="auto"/>
              </w:divBdr>
            </w:div>
            <w:div w:id="222722561">
              <w:marLeft w:val="0"/>
              <w:marRight w:val="0"/>
              <w:marTop w:val="0"/>
              <w:marBottom w:val="0"/>
              <w:divBdr>
                <w:top w:val="none" w:sz="0" w:space="0" w:color="auto"/>
                <w:left w:val="none" w:sz="0" w:space="0" w:color="auto"/>
                <w:bottom w:val="none" w:sz="0" w:space="0" w:color="auto"/>
                <w:right w:val="none" w:sz="0" w:space="0" w:color="auto"/>
              </w:divBdr>
            </w:div>
            <w:div w:id="249318286">
              <w:marLeft w:val="0"/>
              <w:marRight w:val="0"/>
              <w:marTop w:val="0"/>
              <w:marBottom w:val="0"/>
              <w:divBdr>
                <w:top w:val="none" w:sz="0" w:space="0" w:color="auto"/>
                <w:left w:val="none" w:sz="0" w:space="0" w:color="auto"/>
                <w:bottom w:val="none" w:sz="0" w:space="0" w:color="auto"/>
                <w:right w:val="none" w:sz="0" w:space="0" w:color="auto"/>
              </w:divBdr>
            </w:div>
            <w:div w:id="316954163">
              <w:marLeft w:val="0"/>
              <w:marRight w:val="0"/>
              <w:marTop w:val="0"/>
              <w:marBottom w:val="0"/>
              <w:divBdr>
                <w:top w:val="none" w:sz="0" w:space="0" w:color="auto"/>
                <w:left w:val="none" w:sz="0" w:space="0" w:color="auto"/>
                <w:bottom w:val="none" w:sz="0" w:space="0" w:color="auto"/>
                <w:right w:val="none" w:sz="0" w:space="0" w:color="auto"/>
              </w:divBdr>
            </w:div>
            <w:div w:id="439494612">
              <w:marLeft w:val="0"/>
              <w:marRight w:val="0"/>
              <w:marTop w:val="0"/>
              <w:marBottom w:val="0"/>
              <w:divBdr>
                <w:top w:val="none" w:sz="0" w:space="0" w:color="auto"/>
                <w:left w:val="none" w:sz="0" w:space="0" w:color="auto"/>
                <w:bottom w:val="none" w:sz="0" w:space="0" w:color="auto"/>
                <w:right w:val="none" w:sz="0" w:space="0" w:color="auto"/>
              </w:divBdr>
            </w:div>
            <w:div w:id="503595019">
              <w:marLeft w:val="0"/>
              <w:marRight w:val="0"/>
              <w:marTop w:val="0"/>
              <w:marBottom w:val="0"/>
              <w:divBdr>
                <w:top w:val="none" w:sz="0" w:space="0" w:color="auto"/>
                <w:left w:val="none" w:sz="0" w:space="0" w:color="auto"/>
                <w:bottom w:val="none" w:sz="0" w:space="0" w:color="auto"/>
                <w:right w:val="none" w:sz="0" w:space="0" w:color="auto"/>
              </w:divBdr>
            </w:div>
            <w:div w:id="553082960">
              <w:marLeft w:val="0"/>
              <w:marRight w:val="0"/>
              <w:marTop w:val="0"/>
              <w:marBottom w:val="0"/>
              <w:divBdr>
                <w:top w:val="none" w:sz="0" w:space="0" w:color="auto"/>
                <w:left w:val="none" w:sz="0" w:space="0" w:color="auto"/>
                <w:bottom w:val="none" w:sz="0" w:space="0" w:color="auto"/>
                <w:right w:val="none" w:sz="0" w:space="0" w:color="auto"/>
              </w:divBdr>
            </w:div>
            <w:div w:id="602299465">
              <w:marLeft w:val="0"/>
              <w:marRight w:val="0"/>
              <w:marTop w:val="0"/>
              <w:marBottom w:val="0"/>
              <w:divBdr>
                <w:top w:val="none" w:sz="0" w:space="0" w:color="auto"/>
                <w:left w:val="none" w:sz="0" w:space="0" w:color="auto"/>
                <w:bottom w:val="none" w:sz="0" w:space="0" w:color="auto"/>
                <w:right w:val="none" w:sz="0" w:space="0" w:color="auto"/>
              </w:divBdr>
            </w:div>
            <w:div w:id="621570643">
              <w:marLeft w:val="0"/>
              <w:marRight w:val="0"/>
              <w:marTop w:val="0"/>
              <w:marBottom w:val="0"/>
              <w:divBdr>
                <w:top w:val="none" w:sz="0" w:space="0" w:color="auto"/>
                <w:left w:val="none" w:sz="0" w:space="0" w:color="auto"/>
                <w:bottom w:val="none" w:sz="0" w:space="0" w:color="auto"/>
                <w:right w:val="none" w:sz="0" w:space="0" w:color="auto"/>
              </w:divBdr>
            </w:div>
            <w:div w:id="786895700">
              <w:marLeft w:val="0"/>
              <w:marRight w:val="0"/>
              <w:marTop w:val="0"/>
              <w:marBottom w:val="0"/>
              <w:divBdr>
                <w:top w:val="none" w:sz="0" w:space="0" w:color="auto"/>
                <w:left w:val="none" w:sz="0" w:space="0" w:color="auto"/>
                <w:bottom w:val="none" w:sz="0" w:space="0" w:color="auto"/>
                <w:right w:val="none" w:sz="0" w:space="0" w:color="auto"/>
              </w:divBdr>
            </w:div>
            <w:div w:id="819348888">
              <w:marLeft w:val="0"/>
              <w:marRight w:val="0"/>
              <w:marTop w:val="0"/>
              <w:marBottom w:val="0"/>
              <w:divBdr>
                <w:top w:val="none" w:sz="0" w:space="0" w:color="auto"/>
                <w:left w:val="none" w:sz="0" w:space="0" w:color="auto"/>
                <w:bottom w:val="none" w:sz="0" w:space="0" w:color="auto"/>
                <w:right w:val="none" w:sz="0" w:space="0" w:color="auto"/>
              </w:divBdr>
            </w:div>
            <w:div w:id="1015886959">
              <w:marLeft w:val="0"/>
              <w:marRight w:val="0"/>
              <w:marTop w:val="0"/>
              <w:marBottom w:val="0"/>
              <w:divBdr>
                <w:top w:val="none" w:sz="0" w:space="0" w:color="auto"/>
                <w:left w:val="none" w:sz="0" w:space="0" w:color="auto"/>
                <w:bottom w:val="none" w:sz="0" w:space="0" w:color="auto"/>
                <w:right w:val="none" w:sz="0" w:space="0" w:color="auto"/>
              </w:divBdr>
            </w:div>
            <w:div w:id="1096289372">
              <w:marLeft w:val="0"/>
              <w:marRight w:val="0"/>
              <w:marTop w:val="0"/>
              <w:marBottom w:val="0"/>
              <w:divBdr>
                <w:top w:val="none" w:sz="0" w:space="0" w:color="auto"/>
                <w:left w:val="none" w:sz="0" w:space="0" w:color="auto"/>
                <w:bottom w:val="none" w:sz="0" w:space="0" w:color="auto"/>
                <w:right w:val="none" w:sz="0" w:space="0" w:color="auto"/>
              </w:divBdr>
            </w:div>
            <w:div w:id="1106736353">
              <w:marLeft w:val="0"/>
              <w:marRight w:val="0"/>
              <w:marTop w:val="0"/>
              <w:marBottom w:val="0"/>
              <w:divBdr>
                <w:top w:val="none" w:sz="0" w:space="0" w:color="auto"/>
                <w:left w:val="none" w:sz="0" w:space="0" w:color="auto"/>
                <w:bottom w:val="none" w:sz="0" w:space="0" w:color="auto"/>
                <w:right w:val="none" w:sz="0" w:space="0" w:color="auto"/>
              </w:divBdr>
            </w:div>
            <w:div w:id="1329287352">
              <w:marLeft w:val="0"/>
              <w:marRight w:val="0"/>
              <w:marTop w:val="0"/>
              <w:marBottom w:val="0"/>
              <w:divBdr>
                <w:top w:val="none" w:sz="0" w:space="0" w:color="auto"/>
                <w:left w:val="none" w:sz="0" w:space="0" w:color="auto"/>
                <w:bottom w:val="none" w:sz="0" w:space="0" w:color="auto"/>
                <w:right w:val="none" w:sz="0" w:space="0" w:color="auto"/>
              </w:divBdr>
            </w:div>
            <w:div w:id="1908294905">
              <w:marLeft w:val="0"/>
              <w:marRight w:val="0"/>
              <w:marTop w:val="0"/>
              <w:marBottom w:val="0"/>
              <w:divBdr>
                <w:top w:val="none" w:sz="0" w:space="0" w:color="auto"/>
                <w:left w:val="none" w:sz="0" w:space="0" w:color="auto"/>
                <w:bottom w:val="none" w:sz="0" w:space="0" w:color="auto"/>
                <w:right w:val="none" w:sz="0" w:space="0" w:color="auto"/>
              </w:divBdr>
            </w:div>
            <w:div w:id="1985307869">
              <w:marLeft w:val="0"/>
              <w:marRight w:val="0"/>
              <w:marTop w:val="0"/>
              <w:marBottom w:val="0"/>
              <w:divBdr>
                <w:top w:val="none" w:sz="0" w:space="0" w:color="auto"/>
                <w:left w:val="none" w:sz="0" w:space="0" w:color="auto"/>
                <w:bottom w:val="none" w:sz="0" w:space="0" w:color="auto"/>
                <w:right w:val="none" w:sz="0" w:space="0" w:color="auto"/>
              </w:divBdr>
            </w:div>
            <w:div w:id="2029484681">
              <w:marLeft w:val="0"/>
              <w:marRight w:val="0"/>
              <w:marTop w:val="0"/>
              <w:marBottom w:val="0"/>
              <w:divBdr>
                <w:top w:val="none" w:sz="0" w:space="0" w:color="auto"/>
                <w:left w:val="none" w:sz="0" w:space="0" w:color="auto"/>
                <w:bottom w:val="none" w:sz="0" w:space="0" w:color="auto"/>
                <w:right w:val="none" w:sz="0" w:space="0" w:color="auto"/>
              </w:divBdr>
            </w:div>
            <w:div w:id="2081128434">
              <w:marLeft w:val="0"/>
              <w:marRight w:val="0"/>
              <w:marTop w:val="0"/>
              <w:marBottom w:val="0"/>
              <w:divBdr>
                <w:top w:val="none" w:sz="0" w:space="0" w:color="auto"/>
                <w:left w:val="none" w:sz="0" w:space="0" w:color="auto"/>
                <w:bottom w:val="none" w:sz="0" w:space="0" w:color="auto"/>
                <w:right w:val="none" w:sz="0" w:space="0" w:color="auto"/>
              </w:divBdr>
            </w:div>
            <w:div w:id="208313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18476">
      <w:bodyDiv w:val="1"/>
      <w:marLeft w:val="0"/>
      <w:marRight w:val="0"/>
      <w:marTop w:val="0"/>
      <w:marBottom w:val="0"/>
      <w:divBdr>
        <w:top w:val="none" w:sz="0" w:space="0" w:color="auto"/>
        <w:left w:val="none" w:sz="0" w:space="0" w:color="auto"/>
        <w:bottom w:val="none" w:sz="0" w:space="0" w:color="auto"/>
        <w:right w:val="none" w:sz="0" w:space="0" w:color="auto"/>
      </w:divBdr>
    </w:div>
    <w:div w:id="493686210">
      <w:bodyDiv w:val="1"/>
      <w:marLeft w:val="0"/>
      <w:marRight w:val="0"/>
      <w:marTop w:val="0"/>
      <w:marBottom w:val="0"/>
      <w:divBdr>
        <w:top w:val="none" w:sz="0" w:space="0" w:color="auto"/>
        <w:left w:val="none" w:sz="0" w:space="0" w:color="auto"/>
        <w:bottom w:val="none" w:sz="0" w:space="0" w:color="auto"/>
        <w:right w:val="none" w:sz="0" w:space="0" w:color="auto"/>
      </w:divBdr>
    </w:div>
    <w:div w:id="494151414">
      <w:bodyDiv w:val="1"/>
      <w:marLeft w:val="0"/>
      <w:marRight w:val="0"/>
      <w:marTop w:val="0"/>
      <w:marBottom w:val="0"/>
      <w:divBdr>
        <w:top w:val="none" w:sz="0" w:space="0" w:color="auto"/>
        <w:left w:val="none" w:sz="0" w:space="0" w:color="auto"/>
        <w:bottom w:val="none" w:sz="0" w:space="0" w:color="auto"/>
        <w:right w:val="none" w:sz="0" w:space="0" w:color="auto"/>
      </w:divBdr>
    </w:div>
    <w:div w:id="497965810">
      <w:bodyDiv w:val="1"/>
      <w:marLeft w:val="0"/>
      <w:marRight w:val="0"/>
      <w:marTop w:val="0"/>
      <w:marBottom w:val="0"/>
      <w:divBdr>
        <w:top w:val="none" w:sz="0" w:space="0" w:color="auto"/>
        <w:left w:val="none" w:sz="0" w:space="0" w:color="auto"/>
        <w:bottom w:val="none" w:sz="0" w:space="0" w:color="auto"/>
        <w:right w:val="none" w:sz="0" w:space="0" w:color="auto"/>
      </w:divBdr>
    </w:div>
    <w:div w:id="502234642">
      <w:bodyDiv w:val="1"/>
      <w:marLeft w:val="0"/>
      <w:marRight w:val="0"/>
      <w:marTop w:val="0"/>
      <w:marBottom w:val="0"/>
      <w:divBdr>
        <w:top w:val="none" w:sz="0" w:space="0" w:color="auto"/>
        <w:left w:val="none" w:sz="0" w:space="0" w:color="auto"/>
        <w:bottom w:val="none" w:sz="0" w:space="0" w:color="auto"/>
        <w:right w:val="none" w:sz="0" w:space="0" w:color="auto"/>
      </w:divBdr>
    </w:div>
    <w:div w:id="503789766">
      <w:bodyDiv w:val="1"/>
      <w:marLeft w:val="0"/>
      <w:marRight w:val="0"/>
      <w:marTop w:val="0"/>
      <w:marBottom w:val="0"/>
      <w:divBdr>
        <w:top w:val="none" w:sz="0" w:space="0" w:color="auto"/>
        <w:left w:val="none" w:sz="0" w:space="0" w:color="auto"/>
        <w:bottom w:val="none" w:sz="0" w:space="0" w:color="auto"/>
        <w:right w:val="none" w:sz="0" w:space="0" w:color="auto"/>
      </w:divBdr>
    </w:div>
    <w:div w:id="505284913">
      <w:bodyDiv w:val="1"/>
      <w:marLeft w:val="0"/>
      <w:marRight w:val="0"/>
      <w:marTop w:val="0"/>
      <w:marBottom w:val="0"/>
      <w:divBdr>
        <w:top w:val="none" w:sz="0" w:space="0" w:color="auto"/>
        <w:left w:val="none" w:sz="0" w:space="0" w:color="auto"/>
        <w:bottom w:val="none" w:sz="0" w:space="0" w:color="auto"/>
        <w:right w:val="none" w:sz="0" w:space="0" w:color="auto"/>
      </w:divBdr>
    </w:div>
    <w:div w:id="506676096">
      <w:bodyDiv w:val="1"/>
      <w:marLeft w:val="0"/>
      <w:marRight w:val="0"/>
      <w:marTop w:val="0"/>
      <w:marBottom w:val="0"/>
      <w:divBdr>
        <w:top w:val="none" w:sz="0" w:space="0" w:color="auto"/>
        <w:left w:val="none" w:sz="0" w:space="0" w:color="auto"/>
        <w:bottom w:val="none" w:sz="0" w:space="0" w:color="auto"/>
        <w:right w:val="none" w:sz="0" w:space="0" w:color="auto"/>
      </w:divBdr>
    </w:div>
    <w:div w:id="510067992">
      <w:bodyDiv w:val="1"/>
      <w:marLeft w:val="0"/>
      <w:marRight w:val="0"/>
      <w:marTop w:val="0"/>
      <w:marBottom w:val="0"/>
      <w:divBdr>
        <w:top w:val="none" w:sz="0" w:space="0" w:color="auto"/>
        <w:left w:val="none" w:sz="0" w:space="0" w:color="auto"/>
        <w:bottom w:val="none" w:sz="0" w:space="0" w:color="auto"/>
        <w:right w:val="none" w:sz="0" w:space="0" w:color="auto"/>
      </w:divBdr>
    </w:div>
    <w:div w:id="510336198">
      <w:bodyDiv w:val="1"/>
      <w:marLeft w:val="0"/>
      <w:marRight w:val="0"/>
      <w:marTop w:val="0"/>
      <w:marBottom w:val="0"/>
      <w:divBdr>
        <w:top w:val="none" w:sz="0" w:space="0" w:color="auto"/>
        <w:left w:val="none" w:sz="0" w:space="0" w:color="auto"/>
        <w:bottom w:val="none" w:sz="0" w:space="0" w:color="auto"/>
        <w:right w:val="none" w:sz="0" w:space="0" w:color="auto"/>
      </w:divBdr>
      <w:divsChild>
        <w:div w:id="1735197517">
          <w:marLeft w:val="0"/>
          <w:marRight w:val="0"/>
          <w:marTop w:val="0"/>
          <w:marBottom w:val="0"/>
          <w:divBdr>
            <w:top w:val="none" w:sz="0" w:space="0" w:color="auto"/>
            <w:left w:val="none" w:sz="0" w:space="0" w:color="auto"/>
            <w:bottom w:val="none" w:sz="0" w:space="0" w:color="auto"/>
            <w:right w:val="none" w:sz="0" w:space="0" w:color="auto"/>
          </w:divBdr>
          <w:divsChild>
            <w:div w:id="59401358">
              <w:marLeft w:val="0"/>
              <w:marRight w:val="0"/>
              <w:marTop w:val="0"/>
              <w:marBottom w:val="0"/>
              <w:divBdr>
                <w:top w:val="none" w:sz="0" w:space="0" w:color="auto"/>
                <w:left w:val="none" w:sz="0" w:space="0" w:color="auto"/>
                <w:bottom w:val="none" w:sz="0" w:space="0" w:color="auto"/>
                <w:right w:val="none" w:sz="0" w:space="0" w:color="auto"/>
              </w:divBdr>
            </w:div>
            <w:div w:id="90005091">
              <w:marLeft w:val="0"/>
              <w:marRight w:val="0"/>
              <w:marTop w:val="0"/>
              <w:marBottom w:val="0"/>
              <w:divBdr>
                <w:top w:val="none" w:sz="0" w:space="0" w:color="auto"/>
                <w:left w:val="none" w:sz="0" w:space="0" w:color="auto"/>
                <w:bottom w:val="none" w:sz="0" w:space="0" w:color="auto"/>
                <w:right w:val="none" w:sz="0" w:space="0" w:color="auto"/>
              </w:divBdr>
            </w:div>
            <w:div w:id="426926007">
              <w:marLeft w:val="0"/>
              <w:marRight w:val="0"/>
              <w:marTop w:val="0"/>
              <w:marBottom w:val="0"/>
              <w:divBdr>
                <w:top w:val="none" w:sz="0" w:space="0" w:color="auto"/>
                <w:left w:val="none" w:sz="0" w:space="0" w:color="auto"/>
                <w:bottom w:val="none" w:sz="0" w:space="0" w:color="auto"/>
                <w:right w:val="none" w:sz="0" w:space="0" w:color="auto"/>
              </w:divBdr>
            </w:div>
            <w:div w:id="434636998">
              <w:marLeft w:val="0"/>
              <w:marRight w:val="0"/>
              <w:marTop w:val="0"/>
              <w:marBottom w:val="0"/>
              <w:divBdr>
                <w:top w:val="none" w:sz="0" w:space="0" w:color="auto"/>
                <w:left w:val="none" w:sz="0" w:space="0" w:color="auto"/>
                <w:bottom w:val="none" w:sz="0" w:space="0" w:color="auto"/>
                <w:right w:val="none" w:sz="0" w:space="0" w:color="auto"/>
              </w:divBdr>
            </w:div>
            <w:div w:id="506596003">
              <w:marLeft w:val="0"/>
              <w:marRight w:val="0"/>
              <w:marTop w:val="0"/>
              <w:marBottom w:val="0"/>
              <w:divBdr>
                <w:top w:val="none" w:sz="0" w:space="0" w:color="auto"/>
                <w:left w:val="none" w:sz="0" w:space="0" w:color="auto"/>
                <w:bottom w:val="none" w:sz="0" w:space="0" w:color="auto"/>
                <w:right w:val="none" w:sz="0" w:space="0" w:color="auto"/>
              </w:divBdr>
            </w:div>
            <w:div w:id="599413411">
              <w:marLeft w:val="0"/>
              <w:marRight w:val="0"/>
              <w:marTop w:val="0"/>
              <w:marBottom w:val="0"/>
              <w:divBdr>
                <w:top w:val="none" w:sz="0" w:space="0" w:color="auto"/>
                <w:left w:val="none" w:sz="0" w:space="0" w:color="auto"/>
                <w:bottom w:val="none" w:sz="0" w:space="0" w:color="auto"/>
                <w:right w:val="none" w:sz="0" w:space="0" w:color="auto"/>
              </w:divBdr>
            </w:div>
            <w:div w:id="618268585">
              <w:marLeft w:val="0"/>
              <w:marRight w:val="0"/>
              <w:marTop w:val="0"/>
              <w:marBottom w:val="0"/>
              <w:divBdr>
                <w:top w:val="none" w:sz="0" w:space="0" w:color="auto"/>
                <w:left w:val="none" w:sz="0" w:space="0" w:color="auto"/>
                <w:bottom w:val="none" w:sz="0" w:space="0" w:color="auto"/>
                <w:right w:val="none" w:sz="0" w:space="0" w:color="auto"/>
              </w:divBdr>
            </w:div>
            <w:div w:id="883059182">
              <w:marLeft w:val="0"/>
              <w:marRight w:val="0"/>
              <w:marTop w:val="0"/>
              <w:marBottom w:val="0"/>
              <w:divBdr>
                <w:top w:val="none" w:sz="0" w:space="0" w:color="auto"/>
                <w:left w:val="none" w:sz="0" w:space="0" w:color="auto"/>
                <w:bottom w:val="none" w:sz="0" w:space="0" w:color="auto"/>
                <w:right w:val="none" w:sz="0" w:space="0" w:color="auto"/>
              </w:divBdr>
            </w:div>
            <w:div w:id="1123771753">
              <w:marLeft w:val="0"/>
              <w:marRight w:val="0"/>
              <w:marTop w:val="0"/>
              <w:marBottom w:val="0"/>
              <w:divBdr>
                <w:top w:val="none" w:sz="0" w:space="0" w:color="auto"/>
                <w:left w:val="none" w:sz="0" w:space="0" w:color="auto"/>
                <w:bottom w:val="none" w:sz="0" w:space="0" w:color="auto"/>
                <w:right w:val="none" w:sz="0" w:space="0" w:color="auto"/>
              </w:divBdr>
            </w:div>
            <w:div w:id="1199968789">
              <w:marLeft w:val="0"/>
              <w:marRight w:val="0"/>
              <w:marTop w:val="0"/>
              <w:marBottom w:val="0"/>
              <w:divBdr>
                <w:top w:val="none" w:sz="0" w:space="0" w:color="auto"/>
                <w:left w:val="none" w:sz="0" w:space="0" w:color="auto"/>
                <w:bottom w:val="none" w:sz="0" w:space="0" w:color="auto"/>
                <w:right w:val="none" w:sz="0" w:space="0" w:color="auto"/>
              </w:divBdr>
            </w:div>
            <w:div w:id="1589343924">
              <w:marLeft w:val="0"/>
              <w:marRight w:val="0"/>
              <w:marTop w:val="0"/>
              <w:marBottom w:val="0"/>
              <w:divBdr>
                <w:top w:val="none" w:sz="0" w:space="0" w:color="auto"/>
                <w:left w:val="none" w:sz="0" w:space="0" w:color="auto"/>
                <w:bottom w:val="none" w:sz="0" w:space="0" w:color="auto"/>
                <w:right w:val="none" w:sz="0" w:space="0" w:color="auto"/>
              </w:divBdr>
            </w:div>
            <w:div w:id="1901138318">
              <w:marLeft w:val="0"/>
              <w:marRight w:val="0"/>
              <w:marTop w:val="0"/>
              <w:marBottom w:val="0"/>
              <w:divBdr>
                <w:top w:val="none" w:sz="0" w:space="0" w:color="auto"/>
                <w:left w:val="none" w:sz="0" w:space="0" w:color="auto"/>
                <w:bottom w:val="none" w:sz="0" w:space="0" w:color="auto"/>
                <w:right w:val="none" w:sz="0" w:space="0" w:color="auto"/>
              </w:divBdr>
            </w:div>
            <w:div w:id="1943954763">
              <w:marLeft w:val="0"/>
              <w:marRight w:val="0"/>
              <w:marTop w:val="0"/>
              <w:marBottom w:val="0"/>
              <w:divBdr>
                <w:top w:val="none" w:sz="0" w:space="0" w:color="auto"/>
                <w:left w:val="none" w:sz="0" w:space="0" w:color="auto"/>
                <w:bottom w:val="none" w:sz="0" w:space="0" w:color="auto"/>
                <w:right w:val="none" w:sz="0" w:space="0" w:color="auto"/>
              </w:divBdr>
            </w:div>
            <w:div w:id="1984695039">
              <w:marLeft w:val="0"/>
              <w:marRight w:val="0"/>
              <w:marTop w:val="0"/>
              <w:marBottom w:val="0"/>
              <w:divBdr>
                <w:top w:val="none" w:sz="0" w:space="0" w:color="auto"/>
                <w:left w:val="none" w:sz="0" w:space="0" w:color="auto"/>
                <w:bottom w:val="none" w:sz="0" w:space="0" w:color="auto"/>
                <w:right w:val="none" w:sz="0" w:space="0" w:color="auto"/>
              </w:divBdr>
            </w:div>
            <w:div w:id="212391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50926">
      <w:bodyDiv w:val="1"/>
      <w:marLeft w:val="0"/>
      <w:marRight w:val="0"/>
      <w:marTop w:val="0"/>
      <w:marBottom w:val="0"/>
      <w:divBdr>
        <w:top w:val="none" w:sz="0" w:space="0" w:color="auto"/>
        <w:left w:val="none" w:sz="0" w:space="0" w:color="auto"/>
        <w:bottom w:val="none" w:sz="0" w:space="0" w:color="auto"/>
        <w:right w:val="none" w:sz="0" w:space="0" w:color="auto"/>
      </w:divBdr>
    </w:div>
    <w:div w:id="516164572">
      <w:bodyDiv w:val="1"/>
      <w:marLeft w:val="0"/>
      <w:marRight w:val="0"/>
      <w:marTop w:val="0"/>
      <w:marBottom w:val="0"/>
      <w:divBdr>
        <w:top w:val="none" w:sz="0" w:space="0" w:color="auto"/>
        <w:left w:val="none" w:sz="0" w:space="0" w:color="auto"/>
        <w:bottom w:val="none" w:sz="0" w:space="0" w:color="auto"/>
        <w:right w:val="none" w:sz="0" w:space="0" w:color="auto"/>
      </w:divBdr>
    </w:div>
    <w:div w:id="519974868">
      <w:bodyDiv w:val="1"/>
      <w:marLeft w:val="0"/>
      <w:marRight w:val="0"/>
      <w:marTop w:val="0"/>
      <w:marBottom w:val="0"/>
      <w:divBdr>
        <w:top w:val="none" w:sz="0" w:space="0" w:color="auto"/>
        <w:left w:val="none" w:sz="0" w:space="0" w:color="auto"/>
        <w:bottom w:val="none" w:sz="0" w:space="0" w:color="auto"/>
        <w:right w:val="none" w:sz="0" w:space="0" w:color="auto"/>
      </w:divBdr>
    </w:div>
    <w:div w:id="523519280">
      <w:bodyDiv w:val="1"/>
      <w:marLeft w:val="0"/>
      <w:marRight w:val="0"/>
      <w:marTop w:val="0"/>
      <w:marBottom w:val="0"/>
      <w:divBdr>
        <w:top w:val="none" w:sz="0" w:space="0" w:color="auto"/>
        <w:left w:val="none" w:sz="0" w:space="0" w:color="auto"/>
        <w:bottom w:val="none" w:sz="0" w:space="0" w:color="auto"/>
        <w:right w:val="none" w:sz="0" w:space="0" w:color="auto"/>
      </w:divBdr>
    </w:div>
    <w:div w:id="526991261">
      <w:bodyDiv w:val="1"/>
      <w:marLeft w:val="0"/>
      <w:marRight w:val="0"/>
      <w:marTop w:val="0"/>
      <w:marBottom w:val="0"/>
      <w:divBdr>
        <w:top w:val="none" w:sz="0" w:space="0" w:color="auto"/>
        <w:left w:val="none" w:sz="0" w:space="0" w:color="auto"/>
        <w:bottom w:val="none" w:sz="0" w:space="0" w:color="auto"/>
        <w:right w:val="none" w:sz="0" w:space="0" w:color="auto"/>
      </w:divBdr>
    </w:div>
    <w:div w:id="534658040">
      <w:bodyDiv w:val="1"/>
      <w:marLeft w:val="0"/>
      <w:marRight w:val="0"/>
      <w:marTop w:val="0"/>
      <w:marBottom w:val="0"/>
      <w:divBdr>
        <w:top w:val="none" w:sz="0" w:space="0" w:color="auto"/>
        <w:left w:val="none" w:sz="0" w:space="0" w:color="auto"/>
        <w:bottom w:val="none" w:sz="0" w:space="0" w:color="auto"/>
        <w:right w:val="none" w:sz="0" w:space="0" w:color="auto"/>
      </w:divBdr>
    </w:div>
    <w:div w:id="542064367">
      <w:bodyDiv w:val="1"/>
      <w:marLeft w:val="0"/>
      <w:marRight w:val="0"/>
      <w:marTop w:val="0"/>
      <w:marBottom w:val="0"/>
      <w:divBdr>
        <w:top w:val="none" w:sz="0" w:space="0" w:color="auto"/>
        <w:left w:val="none" w:sz="0" w:space="0" w:color="auto"/>
        <w:bottom w:val="none" w:sz="0" w:space="0" w:color="auto"/>
        <w:right w:val="none" w:sz="0" w:space="0" w:color="auto"/>
      </w:divBdr>
    </w:div>
    <w:div w:id="545725772">
      <w:bodyDiv w:val="1"/>
      <w:marLeft w:val="0"/>
      <w:marRight w:val="0"/>
      <w:marTop w:val="0"/>
      <w:marBottom w:val="0"/>
      <w:divBdr>
        <w:top w:val="none" w:sz="0" w:space="0" w:color="auto"/>
        <w:left w:val="none" w:sz="0" w:space="0" w:color="auto"/>
        <w:bottom w:val="none" w:sz="0" w:space="0" w:color="auto"/>
        <w:right w:val="none" w:sz="0" w:space="0" w:color="auto"/>
      </w:divBdr>
    </w:div>
    <w:div w:id="551816950">
      <w:bodyDiv w:val="1"/>
      <w:marLeft w:val="0"/>
      <w:marRight w:val="0"/>
      <w:marTop w:val="0"/>
      <w:marBottom w:val="0"/>
      <w:divBdr>
        <w:top w:val="none" w:sz="0" w:space="0" w:color="auto"/>
        <w:left w:val="none" w:sz="0" w:space="0" w:color="auto"/>
        <w:bottom w:val="none" w:sz="0" w:space="0" w:color="auto"/>
        <w:right w:val="none" w:sz="0" w:space="0" w:color="auto"/>
      </w:divBdr>
    </w:div>
    <w:div w:id="557319943">
      <w:bodyDiv w:val="1"/>
      <w:marLeft w:val="0"/>
      <w:marRight w:val="0"/>
      <w:marTop w:val="0"/>
      <w:marBottom w:val="0"/>
      <w:divBdr>
        <w:top w:val="none" w:sz="0" w:space="0" w:color="auto"/>
        <w:left w:val="none" w:sz="0" w:space="0" w:color="auto"/>
        <w:bottom w:val="none" w:sz="0" w:space="0" w:color="auto"/>
        <w:right w:val="none" w:sz="0" w:space="0" w:color="auto"/>
      </w:divBdr>
    </w:div>
    <w:div w:id="559481237">
      <w:bodyDiv w:val="1"/>
      <w:marLeft w:val="0"/>
      <w:marRight w:val="0"/>
      <w:marTop w:val="0"/>
      <w:marBottom w:val="0"/>
      <w:divBdr>
        <w:top w:val="none" w:sz="0" w:space="0" w:color="auto"/>
        <w:left w:val="none" w:sz="0" w:space="0" w:color="auto"/>
        <w:bottom w:val="none" w:sz="0" w:space="0" w:color="auto"/>
        <w:right w:val="none" w:sz="0" w:space="0" w:color="auto"/>
      </w:divBdr>
    </w:div>
    <w:div w:id="560024785">
      <w:bodyDiv w:val="1"/>
      <w:marLeft w:val="0"/>
      <w:marRight w:val="0"/>
      <w:marTop w:val="0"/>
      <w:marBottom w:val="0"/>
      <w:divBdr>
        <w:top w:val="none" w:sz="0" w:space="0" w:color="auto"/>
        <w:left w:val="none" w:sz="0" w:space="0" w:color="auto"/>
        <w:bottom w:val="none" w:sz="0" w:space="0" w:color="auto"/>
        <w:right w:val="none" w:sz="0" w:space="0" w:color="auto"/>
      </w:divBdr>
    </w:div>
    <w:div w:id="576744626">
      <w:bodyDiv w:val="1"/>
      <w:marLeft w:val="0"/>
      <w:marRight w:val="0"/>
      <w:marTop w:val="0"/>
      <w:marBottom w:val="0"/>
      <w:divBdr>
        <w:top w:val="none" w:sz="0" w:space="0" w:color="auto"/>
        <w:left w:val="none" w:sz="0" w:space="0" w:color="auto"/>
        <w:bottom w:val="none" w:sz="0" w:space="0" w:color="auto"/>
        <w:right w:val="none" w:sz="0" w:space="0" w:color="auto"/>
      </w:divBdr>
    </w:div>
    <w:div w:id="580527751">
      <w:bodyDiv w:val="1"/>
      <w:marLeft w:val="0"/>
      <w:marRight w:val="0"/>
      <w:marTop w:val="0"/>
      <w:marBottom w:val="0"/>
      <w:divBdr>
        <w:top w:val="none" w:sz="0" w:space="0" w:color="auto"/>
        <w:left w:val="none" w:sz="0" w:space="0" w:color="auto"/>
        <w:bottom w:val="none" w:sz="0" w:space="0" w:color="auto"/>
        <w:right w:val="none" w:sz="0" w:space="0" w:color="auto"/>
      </w:divBdr>
    </w:div>
    <w:div w:id="582492599">
      <w:bodyDiv w:val="1"/>
      <w:marLeft w:val="0"/>
      <w:marRight w:val="0"/>
      <w:marTop w:val="0"/>
      <w:marBottom w:val="0"/>
      <w:divBdr>
        <w:top w:val="none" w:sz="0" w:space="0" w:color="auto"/>
        <w:left w:val="none" w:sz="0" w:space="0" w:color="auto"/>
        <w:bottom w:val="none" w:sz="0" w:space="0" w:color="auto"/>
        <w:right w:val="none" w:sz="0" w:space="0" w:color="auto"/>
      </w:divBdr>
    </w:div>
    <w:div w:id="594283910">
      <w:bodyDiv w:val="1"/>
      <w:marLeft w:val="0"/>
      <w:marRight w:val="0"/>
      <w:marTop w:val="0"/>
      <w:marBottom w:val="0"/>
      <w:divBdr>
        <w:top w:val="none" w:sz="0" w:space="0" w:color="auto"/>
        <w:left w:val="none" w:sz="0" w:space="0" w:color="auto"/>
        <w:bottom w:val="none" w:sz="0" w:space="0" w:color="auto"/>
        <w:right w:val="none" w:sz="0" w:space="0" w:color="auto"/>
      </w:divBdr>
    </w:div>
    <w:div w:id="602149753">
      <w:bodyDiv w:val="1"/>
      <w:marLeft w:val="0"/>
      <w:marRight w:val="0"/>
      <w:marTop w:val="0"/>
      <w:marBottom w:val="0"/>
      <w:divBdr>
        <w:top w:val="none" w:sz="0" w:space="0" w:color="auto"/>
        <w:left w:val="none" w:sz="0" w:space="0" w:color="auto"/>
        <w:bottom w:val="none" w:sz="0" w:space="0" w:color="auto"/>
        <w:right w:val="none" w:sz="0" w:space="0" w:color="auto"/>
      </w:divBdr>
    </w:div>
    <w:div w:id="603923262">
      <w:bodyDiv w:val="1"/>
      <w:marLeft w:val="0"/>
      <w:marRight w:val="0"/>
      <w:marTop w:val="0"/>
      <w:marBottom w:val="0"/>
      <w:divBdr>
        <w:top w:val="none" w:sz="0" w:space="0" w:color="auto"/>
        <w:left w:val="none" w:sz="0" w:space="0" w:color="auto"/>
        <w:bottom w:val="none" w:sz="0" w:space="0" w:color="auto"/>
        <w:right w:val="none" w:sz="0" w:space="0" w:color="auto"/>
      </w:divBdr>
      <w:divsChild>
        <w:div w:id="203955287">
          <w:marLeft w:val="0"/>
          <w:marRight w:val="0"/>
          <w:marTop w:val="0"/>
          <w:marBottom w:val="0"/>
          <w:divBdr>
            <w:top w:val="none" w:sz="0" w:space="0" w:color="auto"/>
            <w:left w:val="none" w:sz="0" w:space="0" w:color="auto"/>
            <w:bottom w:val="none" w:sz="0" w:space="0" w:color="auto"/>
            <w:right w:val="none" w:sz="0" w:space="0" w:color="auto"/>
          </w:divBdr>
        </w:div>
        <w:div w:id="342515439">
          <w:marLeft w:val="0"/>
          <w:marRight w:val="0"/>
          <w:marTop w:val="0"/>
          <w:marBottom w:val="0"/>
          <w:divBdr>
            <w:top w:val="none" w:sz="0" w:space="0" w:color="auto"/>
            <w:left w:val="none" w:sz="0" w:space="0" w:color="auto"/>
            <w:bottom w:val="none" w:sz="0" w:space="0" w:color="auto"/>
            <w:right w:val="none" w:sz="0" w:space="0" w:color="auto"/>
          </w:divBdr>
        </w:div>
        <w:div w:id="683937468">
          <w:marLeft w:val="0"/>
          <w:marRight w:val="0"/>
          <w:marTop w:val="0"/>
          <w:marBottom w:val="0"/>
          <w:divBdr>
            <w:top w:val="none" w:sz="0" w:space="0" w:color="auto"/>
            <w:left w:val="none" w:sz="0" w:space="0" w:color="auto"/>
            <w:bottom w:val="none" w:sz="0" w:space="0" w:color="auto"/>
            <w:right w:val="none" w:sz="0" w:space="0" w:color="auto"/>
          </w:divBdr>
        </w:div>
        <w:div w:id="1016149874">
          <w:marLeft w:val="0"/>
          <w:marRight w:val="0"/>
          <w:marTop w:val="0"/>
          <w:marBottom w:val="0"/>
          <w:divBdr>
            <w:top w:val="none" w:sz="0" w:space="0" w:color="auto"/>
            <w:left w:val="none" w:sz="0" w:space="0" w:color="auto"/>
            <w:bottom w:val="none" w:sz="0" w:space="0" w:color="auto"/>
            <w:right w:val="none" w:sz="0" w:space="0" w:color="auto"/>
          </w:divBdr>
        </w:div>
        <w:div w:id="1543010894">
          <w:marLeft w:val="0"/>
          <w:marRight w:val="0"/>
          <w:marTop w:val="0"/>
          <w:marBottom w:val="0"/>
          <w:divBdr>
            <w:top w:val="none" w:sz="0" w:space="0" w:color="auto"/>
            <w:left w:val="none" w:sz="0" w:space="0" w:color="auto"/>
            <w:bottom w:val="none" w:sz="0" w:space="0" w:color="auto"/>
            <w:right w:val="none" w:sz="0" w:space="0" w:color="auto"/>
          </w:divBdr>
        </w:div>
        <w:div w:id="1911378697">
          <w:marLeft w:val="0"/>
          <w:marRight w:val="0"/>
          <w:marTop w:val="0"/>
          <w:marBottom w:val="0"/>
          <w:divBdr>
            <w:top w:val="none" w:sz="0" w:space="0" w:color="auto"/>
            <w:left w:val="none" w:sz="0" w:space="0" w:color="auto"/>
            <w:bottom w:val="none" w:sz="0" w:space="0" w:color="auto"/>
            <w:right w:val="none" w:sz="0" w:space="0" w:color="auto"/>
          </w:divBdr>
        </w:div>
      </w:divsChild>
    </w:div>
    <w:div w:id="607546708">
      <w:bodyDiv w:val="1"/>
      <w:marLeft w:val="0"/>
      <w:marRight w:val="0"/>
      <w:marTop w:val="0"/>
      <w:marBottom w:val="0"/>
      <w:divBdr>
        <w:top w:val="none" w:sz="0" w:space="0" w:color="auto"/>
        <w:left w:val="none" w:sz="0" w:space="0" w:color="auto"/>
        <w:bottom w:val="none" w:sz="0" w:space="0" w:color="auto"/>
        <w:right w:val="none" w:sz="0" w:space="0" w:color="auto"/>
      </w:divBdr>
      <w:divsChild>
        <w:div w:id="1400981743">
          <w:marLeft w:val="0"/>
          <w:marRight w:val="0"/>
          <w:marTop w:val="0"/>
          <w:marBottom w:val="0"/>
          <w:divBdr>
            <w:top w:val="none" w:sz="0" w:space="0" w:color="auto"/>
            <w:left w:val="none" w:sz="0" w:space="0" w:color="auto"/>
            <w:bottom w:val="none" w:sz="0" w:space="0" w:color="auto"/>
            <w:right w:val="none" w:sz="0" w:space="0" w:color="auto"/>
          </w:divBdr>
          <w:divsChild>
            <w:div w:id="323902008">
              <w:marLeft w:val="0"/>
              <w:marRight w:val="0"/>
              <w:marTop w:val="0"/>
              <w:marBottom w:val="0"/>
              <w:divBdr>
                <w:top w:val="none" w:sz="0" w:space="0" w:color="auto"/>
                <w:left w:val="none" w:sz="0" w:space="0" w:color="auto"/>
                <w:bottom w:val="none" w:sz="0" w:space="0" w:color="auto"/>
                <w:right w:val="none" w:sz="0" w:space="0" w:color="auto"/>
              </w:divBdr>
            </w:div>
            <w:div w:id="880089796">
              <w:marLeft w:val="0"/>
              <w:marRight w:val="0"/>
              <w:marTop w:val="0"/>
              <w:marBottom w:val="0"/>
              <w:divBdr>
                <w:top w:val="none" w:sz="0" w:space="0" w:color="auto"/>
                <w:left w:val="none" w:sz="0" w:space="0" w:color="auto"/>
                <w:bottom w:val="none" w:sz="0" w:space="0" w:color="auto"/>
                <w:right w:val="none" w:sz="0" w:space="0" w:color="auto"/>
              </w:divBdr>
            </w:div>
            <w:div w:id="194048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699725">
      <w:bodyDiv w:val="1"/>
      <w:marLeft w:val="0"/>
      <w:marRight w:val="0"/>
      <w:marTop w:val="0"/>
      <w:marBottom w:val="0"/>
      <w:divBdr>
        <w:top w:val="none" w:sz="0" w:space="0" w:color="auto"/>
        <w:left w:val="none" w:sz="0" w:space="0" w:color="auto"/>
        <w:bottom w:val="none" w:sz="0" w:space="0" w:color="auto"/>
        <w:right w:val="none" w:sz="0" w:space="0" w:color="auto"/>
      </w:divBdr>
    </w:div>
    <w:div w:id="610087537">
      <w:bodyDiv w:val="1"/>
      <w:marLeft w:val="0"/>
      <w:marRight w:val="0"/>
      <w:marTop w:val="0"/>
      <w:marBottom w:val="0"/>
      <w:divBdr>
        <w:top w:val="none" w:sz="0" w:space="0" w:color="auto"/>
        <w:left w:val="none" w:sz="0" w:space="0" w:color="auto"/>
        <w:bottom w:val="none" w:sz="0" w:space="0" w:color="auto"/>
        <w:right w:val="none" w:sz="0" w:space="0" w:color="auto"/>
      </w:divBdr>
    </w:div>
    <w:div w:id="614870352">
      <w:bodyDiv w:val="1"/>
      <w:marLeft w:val="0"/>
      <w:marRight w:val="0"/>
      <w:marTop w:val="0"/>
      <w:marBottom w:val="0"/>
      <w:divBdr>
        <w:top w:val="none" w:sz="0" w:space="0" w:color="auto"/>
        <w:left w:val="none" w:sz="0" w:space="0" w:color="auto"/>
        <w:bottom w:val="none" w:sz="0" w:space="0" w:color="auto"/>
        <w:right w:val="none" w:sz="0" w:space="0" w:color="auto"/>
      </w:divBdr>
    </w:div>
    <w:div w:id="618412379">
      <w:bodyDiv w:val="1"/>
      <w:marLeft w:val="0"/>
      <w:marRight w:val="0"/>
      <w:marTop w:val="0"/>
      <w:marBottom w:val="0"/>
      <w:divBdr>
        <w:top w:val="none" w:sz="0" w:space="0" w:color="auto"/>
        <w:left w:val="none" w:sz="0" w:space="0" w:color="auto"/>
        <w:bottom w:val="none" w:sz="0" w:space="0" w:color="auto"/>
        <w:right w:val="none" w:sz="0" w:space="0" w:color="auto"/>
      </w:divBdr>
    </w:div>
    <w:div w:id="622076898">
      <w:bodyDiv w:val="1"/>
      <w:marLeft w:val="0"/>
      <w:marRight w:val="0"/>
      <w:marTop w:val="0"/>
      <w:marBottom w:val="0"/>
      <w:divBdr>
        <w:top w:val="none" w:sz="0" w:space="0" w:color="auto"/>
        <w:left w:val="none" w:sz="0" w:space="0" w:color="auto"/>
        <w:bottom w:val="none" w:sz="0" w:space="0" w:color="auto"/>
        <w:right w:val="none" w:sz="0" w:space="0" w:color="auto"/>
      </w:divBdr>
    </w:div>
    <w:div w:id="627661768">
      <w:bodyDiv w:val="1"/>
      <w:marLeft w:val="0"/>
      <w:marRight w:val="0"/>
      <w:marTop w:val="0"/>
      <w:marBottom w:val="0"/>
      <w:divBdr>
        <w:top w:val="none" w:sz="0" w:space="0" w:color="auto"/>
        <w:left w:val="none" w:sz="0" w:space="0" w:color="auto"/>
        <w:bottom w:val="none" w:sz="0" w:space="0" w:color="auto"/>
        <w:right w:val="none" w:sz="0" w:space="0" w:color="auto"/>
      </w:divBdr>
    </w:div>
    <w:div w:id="630939175">
      <w:bodyDiv w:val="1"/>
      <w:marLeft w:val="0"/>
      <w:marRight w:val="0"/>
      <w:marTop w:val="0"/>
      <w:marBottom w:val="0"/>
      <w:divBdr>
        <w:top w:val="none" w:sz="0" w:space="0" w:color="auto"/>
        <w:left w:val="none" w:sz="0" w:space="0" w:color="auto"/>
        <w:bottom w:val="none" w:sz="0" w:space="0" w:color="auto"/>
        <w:right w:val="none" w:sz="0" w:space="0" w:color="auto"/>
      </w:divBdr>
    </w:div>
    <w:div w:id="635599709">
      <w:bodyDiv w:val="1"/>
      <w:marLeft w:val="0"/>
      <w:marRight w:val="0"/>
      <w:marTop w:val="0"/>
      <w:marBottom w:val="0"/>
      <w:divBdr>
        <w:top w:val="none" w:sz="0" w:space="0" w:color="auto"/>
        <w:left w:val="none" w:sz="0" w:space="0" w:color="auto"/>
        <w:bottom w:val="none" w:sz="0" w:space="0" w:color="auto"/>
        <w:right w:val="none" w:sz="0" w:space="0" w:color="auto"/>
      </w:divBdr>
    </w:div>
    <w:div w:id="641692700">
      <w:bodyDiv w:val="1"/>
      <w:marLeft w:val="0"/>
      <w:marRight w:val="0"/>
      <w:marTop w:val="0"/>
      <w:marBottom w:val="0"/>
      <w:divBdr>
        <w:top w:val="none" w:sz="0" w:space="0" w:color="auto"/>
        <w:left w:val="none" w:sz="0" w:space="0" w:color="auto"/>
        <w:bottom w:val="none" w:sz="0" w:space="0" w:color="auto"/>
        <w:right w:val="none" w:sz="0" w:space="0" w:color="auto"/>
      </w:divBdr>
    </w:div>
    <w:div w:id="644164229">
      <w:bodyDiv w:val="1"/>
      <w:marLeft w:val="0"/>
      <w:marRight w:val="0"/>
      <w:marTop w:val="0"/>
      <w:marBottom w:val="0"/>
      <w:divBdr>
        <w:top w:val="none" w:sz="0" w:space="0" w:color="auto"/>
        <w:left w:val="none" w:sz="0" w:space="0" w:color="auto"/>
        <w:bottom w:val="none" w:sz="0" w:space="0" w:color="auto"/>
        <w:right w:val="none" w:sz="0" w:space="0" w:color="auto"/>
      </w:divBdr>
    </w:div>
    <w:div w:id="648099840">
      <w:bodyDiv w:val="1"/>
      <w:marLeft w:val="0"/>
      <w:marRight w:val="0"/>
      <w:marTop w:val="0"/>
      <w:marBottom w:val="0"/>
      <w:divBdr>
        <w:top w:val="none" w:sz="0" w:space="0" w:color="auto"/>
        <w:left w:val="none" w:sz="0" w:space="0" w:color="auto"/>
        <w:bottom w:val="none" w:sz="0" w:space="0" w:color="auto"/>
        <w:right w:val="none" w:sz="0" w:space="0" w:color="auto"/>
      </w:divBdr>
    </w:div>
    <w:div w:id="649331386">
      <w:bodyDiv w:val="1"/>
      <w:marLeft w:val="0"/>
      <w:marRight w:val="0"/>
      <w:marTop w:val="0"/>
      <w:marBottom w:val="0"/>
      <w:divBdr>
        <w:top w:val="none" w:sz="0" w:space="0" w:color="auto"/>
        <w:left w:val="none" w:sz="0" w:space="0" w:color="auto"/>
        <w:bottom w:val="none" w:sz="0" w:space="0" w:color="auto"/>
        <w:right w:val="none" w:sz="0" w:space="0" w:color="auto"/>
      </w:divBdr>
    </w:div>
    <w:div w:id="653530856">
      <w:bodyDiv w:val="1"/>
      <w:marLeft w:val="0"/>
      <w:marRight w:val="0"/>
      <w:marTop w:val="0"/>
      <w:marBottom w:val="0"/>
      <w:divBdr>
        <w:top w:val="none" w:sz="0" w:space="0" w:color="auto"/>
        <w:left w:val="none" w:sz="0" w:space="0" w:color="auto"/>
        <w:bottom w:val="none" w:sz="0" w:space="0" w:color="auto"/>
        <w:right w:val="none" w:sz="0" w:space="0" w:color="auto"/>
      </w:divBdr>
    </w:div>
    <w:div w:id="654603266">
      <w:bodyDiv w:val="1"/>
      <w:marLeft w:val="0"/>
      <w:marRight w:val="0"/>
      <w:marTop w:val="0"/>
      <w:marBottom w:val="0"/>
      <w:divBdr>
        <w:top w:val="none" w:sz="0" w:space="0" w:color="auto"/>
        <w:left w:val="none" w:sz="0" w:space="0" w:color="auto"/>
        <w:bottom w:val="none" w:sz="0" w:space="0" w:color="auto"/>
        <w:right w:val="none" w:sz="0" w:space="0" w:color="auto"/>
      </w:divBdr>
    </w:div>
    <w:div w:id="655648309">
      <w:bodyDiv w:val="1"/>
      <w:marLeft w:val="0"/>
      <w:marRight w:val="0"/>
      <w:marTop w:val="0"/>
      <w:marBottom w:val="0"/>
      <w:divBdr>
        <w:top w:val="none" w:sz="0" w:space="0" w:color="auto"/>
        <w:left w:val="none" w:sz="0" w:space="0" w:color="auto"/>
        <w:bottom w:val="none" w:sz="0" w:space="0" w:color="auto"/>
        <w:right w:val="none" w:sz="0" w:space="0" w:color="auto"/>
      </w:divBdr>
    </w:div>
    <w:div w:id="656614758">
      <w:bodyDiv w:val="1"/>
      <w:marLeft w:val="0"/>
      <w:marRight w:val="0"/>
      <w:marTop w:val="0"/>
      <w:marBottom w:val="0"/>
      <w:divBdr>
        <w:top w:val="none" w:sz="0" w:space="0" w:color="auto"/>
        <w:left w:val="none" w:sz="0" w:space="0" w:color="auto"/>
        <w:bottom w:val="none" w:sz="0" w:space="0" w:color="auto"/>
        <w:right w:val="none" w:sz="0" w:space="0" w:color="auto"/>
      </w:divBdr>
    </w:div>
    <w:div w:id="658575775">
      <w:bodyDiv w:val="1"/>
      <w:marLeft w:val="0"/>
      <w:marRight w:val="0"/>
      <w:marTop w:val="0"/>
      <w:marBottom w:val="0"/>
      <w:divBdr>
        <w:top w:val="none" w:sz="0" w:space="0" w:color="auto"/>
        <w:left w:val="none" w:sz="0" w:space="0" w:color="auto"/>
        <w:bottom w:val="none" w:sz="0" w:space="0" w:color="auto"/>
        <w:right w:val="none" w:sz="0" w:space="0" w:color="auto"/>
      </w:divBdr>
    </w:div>
    <w:div w:id="659384280">
      <w:bodyDiv w:val="1"/>
      <w:marLeft w:val="0"/>
      <w:marRight w:val="0"/>
      <w:marTop w:val="0"/>
      <w:marBottom w:val="0"/>
      <w:divBdr>
        <w:top w:val="none" w:sz="0" w:space="0" w:color="auto"/>
        <w:left w:val="none" w:sz="0" w:space="0" w:color="auto"/>
        <w:bottom w:val="none" w:sz="0" w:space="0" w:color="auto"/>
        <w:right w:val="none" w:sz="0" w:space="0" w:color="auto"/>
      </w:divBdr>
      <w:divsChild>
        <w:div w:id="1763796576">
          <w:marLeft w:val="0"/>
          <w:marRight w:val="0"/>
          <w:marTop w:val="0"/>
          <w:marBottom w:val="0"/>
          <w:divBdr>
            <w:top w:val="none" w:sz="0" w:space="0" w:color="auto"/>
            <w:left w:val="none" w:sz="0" w:space="0" w:color="auto"/>
            <w:bottom w:val="none" w:sz="0" w:space="0" w:color="auto"/>
            <w:right w:val="none" w:sz="0" w:space="0" w:color="auto"/>
          </w:divBdr>
          <w:divsChild>
            <w:div w:id="579606579">
              <w:marLeft w:val="0"/>
              <w:marRight w:val="0"/>
              <w:marTop w:val="0"/>
              <w:marBottom w:val="0"/>
              <w:divBdr>
                <w:top w:val="none" w:sz="0" w:space="0" w:color="auto"/>
                <w:left w:val="none" w:sz="0" w:space="0" w:color="auto"/>
                <w:bottom w:val="none" w:sz="0" w:space="0" w:color="auto"/>
                <w:right w:val="none" w:sz="0" w:space="0" w:color="auto"/>
              </w:divBdr>
            </w:div>
            <w:div w:id="602343991">
              <w:marLeft w:val="0"/>
              <w:marRight w:val="0"/>
              <w:marTop w:val="0"/>
              <w:marBottom w:val="0"/>
              <w:divBdr>
                <w:top w:val="none" w:sz="0" w:space="0" w:color="auto"/>
                <w:left w:val="none" w:sz="0" w:space="0" w:color="auto"/>
                <w:bottom w:val="none" w:sz="0" w:space="0" w:color="auto"/>
                <w:right w:val="none" w:sz="0" w:space="0" w:color="auto"/>
              </w:divBdr>
            </w:div>
            <w:div w:id="999964811">
              <w:marLeft w:val="0"/>
              <w:marRight w:val="0"/>
              <w:marTop w:val="0"/>
              <w:marBottom w:val="0"/>
              <w:divBdr>
                <w:top w:val="none" w:sz="0" w:space="0" w:color="auto"/>
                <w:left w:val="none" w:sz="0" w:space="0" w:color="auto"/>
                <w:bottom w:val="none" w:sz="0" w:space="0" w:color="auto"/>
                <w:right w:val="none" w:sz="0" w:space="0" w:color="auto"/>
              </w:divBdr>
            </w:div>
            <w:div w:id="1170097202">
              <w:marLeft w:val="0"/>
              <w:marRight w:val="0"/>
              <w:marTop w:val="0"/>
              <w:marBottom w:val="0"/>
              <w:divBdr>
                <w:top w:val="none" w:sz="0" w:space="0" w:color="auto"/>
                <w:left w:val="none" w:sz="0" w:space="0" w:color="auto"/>
                <w:bottom w:val="none" w:sz="0" w:space="0" w:color="auto"/>
                <w:right w:val="none" w:sz="0" w:space="0" w:color="auto"/>
              </w:divBdr>
            </w:div>
            <w:div w:id="1194876881">
              <w:marLeft w:val="0"/>
              <w:marRight w:val="0"/>
              <w:marTop w:val="0"/>
              <w:marBottom w:val="0"/>
              <w:divBdr>
                <w:top w:val="none" w:sz="0" w:space="0" w:color="auto"/>
                <w:left w:val="none" w:sz="0" w:space="0" w:color="auto"/>
                <w:bottom w:val="none" w:sz="0" w:space="0" w:color="auto"/>
                <w:right w:val="none" w:sz="0" w:space="0" w:color="auto"/>
              </w:divBdr>
            </w:div>
            <w:div w:id="1240166193">
              <w:marLeft w:val="0"/>
              <w:marRight w:val="0"/>
              <w:marTop w:val="0"/>
              <w:marBottom w:val="0"/>
              <w:divBdr>
                <w:top w:val="none" w:sz="0" w:space="0" w:color="auto"/>
                <w:left w:val="none" w:sz="0" w:space="0" w:color="auto"/>
                <w:bottom w:val="none" w:sz="0" w:space="0" w:color="auto"/>
                <w:right w:val="none" w:sz="0" w:space="0" w:color="auto"/>
              </w:divBdr>
            </w:div>
            <w:div w:id="1277060517">
              <w:marLeft w:val="0"/>
              <w:marRight w:val="0"/>
              <w:marTop w:val="0"/>
              <w:marBottom w:val="0"/>
              <w:divBdr>
                <w:top w:val="none" w:sz="0" w:space="0" w:color="auto"/>
                <w:left w:val="none" w:sz="0" w:space="0" w:color="auto"/>
                <w:bottom w:val="none" w:sz="0" w:space="0" w:color="auto"/>
                <w:right w:val="none" w:sz="0" w:space="0" w:color="auto"/>
              </w:divBdr>
            </w:div>
            <w:div w:id="1356078174">
              <w:marLeft w:val="0"/>
              <w:marRight w:val="0"/>
              <w:marTop w:val="0"/>
              <w:marBottom w:val="0"/>
              <w:divBdr>
                <w:top w:val="none" w:sz="0" w:space="0" w:color="auto"/>
                <w:left w:val="none" w:sz="0" w:space="0" w:color="auto"/>
                <w:bottom w:val="none" w:sz="0" w:space="0" w:color="auto"/>
                <w:right w:val="none" w:sz="0" w:space="0" w:color="auto"/>
              </w:divBdr>
            </w:div>
            <w:div w:id="1486437793">
              <w:marLeft w:val="0"/>
              <w:marRight w:val="0"/>
              <w:marTop w:val="0"/>
              <w:marBottom w:val="0"/>
              <w:divBdr>
                <w:top w:val="none" w:sz="0" w:space="0" w:color="auto"/>
                <w:left w:val="none" w:sz="0" w:space="0" w:color="auto"/>
                <w:bottom w:val="none" w:sz="0" w:space="0" w:color="auto"/>
                <w:right w:val="none" w:sz="0" w:space="0" w:color="auto"/>
              </w:divBdr>
            </w:div>
            <w:div w:id="1538155896">
              <w:marLeft w:val="0"/>
              <w:marRight w:val="0"/>
              <w:marTop w:val="0"/>
              <w:marBottom w:val="0"/>
              <w:divBdr>
                <w:top w:val="none" w:sz="0" w:space="0" w:color="auto"/>
                <w:left w:val="none" w:sz="0" w:space="0" w:color="auto"/>
                <w:bottom w:val="none" w:sz="0" w:space="0" w:color="auto"/>
                <w:right w:val="none" w:sz="0" w:space="0" w:color="auto"/>
              </w:divBdr>
            </w:div>
            <w:div w:id="1552692817">
              <w:marLeft w:val="0"/>
              <w:marRight w:val="0"/>
              <w:marTop w:val="0"/>
              <w:marBottom w:val="0"/>
              <w:divBdr>
                <w:top w:val="none" w:sz="0" w:space="0" w:color="auto"/>
                <w:left w:val="none" w:sz="0" w:space="0" w:color="auto"/>
                <w:bottom w:val="none" w:sz="0" w:space="0" w:color="auto"/>
                <w:right w:val="none" w:sz="0" w:space="0" w:color="auto"/>
              </w:divBdr>
            </w:div>
            <w:div w:id="1741712313">
              <w:marLeft w:val="0"/>
              <w:marRight w:val="0"/>
              <w:marTop w:val="0"/>
              <w:marBottom w:val="0"/>
              <w:divBdr>
                <w:top w:val="none" w:sz="0" w:space="0" w:color="auto"/>
                <w:left w:val="none" w:sz="0" w:space="0" w:color="auto"/>
                <w:bottom w:val="none" w:sz="0" w:space="0" w:color="auto"/>
                <w:right w:val="none" w:sz="0" w:space="0" w:color="auto"/>
              </w:divBdr>
            </w:div>
            <w:div w:id="1808281616">
              <w:marLeft w:val="0"/>
              <w:marRight w:val="0"/>
              <w:marTop w:val="0"/>
              <w:marBottom w:val="0"/>
              <w:divBdr>
                <w:top w:val="none" w:sz="0" w:space="0" w:color="auto"/>
                <w:left w:val="none" w:sz="0" w:space="0" w:color="auto"/>
                <w:bottom w:val="none" w:sz="0" w:space="0" w:color="auto"/>
                <w:right w:val="none" w:sz="0" w:space="0" w:color="auto"/>
              </w:divBdr>
            </w:div>
            <w:div w:id="1864435912">
              <w:marLeft w:val="0"/>
              <w:marRight w:val="0"/>
              <w:marTop w:val="0"/>
              <w:marBottom w:val="0"/>
              <w:divBdr>
                <w:top w:val="none" w:sz="0" w:space="0" w:color="auto"/>
                <w:left w:val="none" w:sz="0" w:space="0" w:color="auto"/>
                <w:bottom w:val="none" w:sz="0" w:space="0" w:color="auto"/>
                <w:right w:val="none" w:sz="0" w:space="0" w:color="auto"/>
              </w:divBdr>
            </w:div>
            <w:div w:id="1999575037">
              <w:marLeft w:val="0"/>
              <w:marRight w:val="0"/>
              <w:marTop w:val="0"/>
              <w:marBottom w:val="0"/>
              <w:divBdr>
                <w:top w:val="none" w:sz="0" w:space="0" w:color="auto"/>
                <w:left w:val="none" w:sz="0" w:space="0" w:color="auto"/>
                <w:bottom w:val="none" w:sz="0" w:space="0" w:color="auto"/>
                <w:right w:val="none" w:sz="0" w:space="0" w:color="auto"/>
              </w:divBdr>
            </w:div>
            <w:div w:id="2021855062">
              <w:marLeft w:val="0"/>
              <w:marRight w:val="0"/>
              <w:marTop w:val="0"/>
              <w:marBottom w:val="0"/>
              <w:divBdr>
                <w:top w:val="none" w:sz="0" w:space="0" w:color="auto"/>
                <w:left w:val="none" w:sz="0" w:space="0" w:color="auto"/>
                <w:bottom w:val="none" w:sz="0" w:space="0" w:color="auto"/>
                <w:right w:val="none" w:sz="0" w:space="0" w:color="auto"/>
              </w:divBdr>
            </w:div>
            <w:div w:id="202416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4971">
      <w:bodyDiv w:val="1"/>
      <w:marLeft w:val="0"/>
      <w:marRight w:val="0"/>
      <w:marTop w:val="0"/>
      <w:marBottom w:val="0"/>
      <w:divBdr>
        <w:top w:val="none" w:sz="0" w:space="0" w:color="auto"/>
        <w:left w:val="none" w:sz="0" w:space="0" w:color="auto"/>
        <w:bottom w:val="none" w:sz="0" w:space="0" w:color="auto"/>
        <w:right w:val="none" w:sz="0" w:space="0" w:color="auto"/>
      </w:divBdr>
      <w:divsChild>
        <w:div w:id="50345105">
          <w:marLeft w:val="0"/>
          <w:marRight w:val="0"/>
          <w:marTop w:val="0"/>
          <w:marBottom w:val="0"/>
          <w:divBdr>
            <w:top w:val="none" w:sz="0" w:space="0" w:color="auto"/>
            <w:left w:val="none" w:sz="0" w:space="0" w:color="auto"/>
            <w:bottom w:val="none" w:sz="0" w:space="0" w:color="auto"/>
            <w:right w:val="none" w:sz="0" w:space="0" w:color="auto"/>
          </w:divBdr>
        </w:div>
        <w:div w:id="114369457">
          <w:marLeft w:val="0"/>
          <w:marRight w:val="0"/>
          <w:marTop w:val="0"/>
          <w:marBottom w:val="0"/>
          <w:divBdr>
            <w:top w:val="none" w:sz="0" w:space="0" w:color="auto"/>
            <w:left w:val="none" w:sz="0" w:space="0" w:color="auto"/>
            <w:bottom w:val="none" w:sz="0" w:space="0" w:color="auto"/>
            <w:right w:val="none" w:sz="0" w:space="0" w:color="auto"/>
          </w:divBdr>
        </w:div>
        <w:div w:id="546406309">
          <w:marLeft w:val="0"/>
          <w:marRight w:val="0"/>
          <w:marTop w:val="0"/>
          <w:marBottom w:val="0"/>
          <w:divBdr>
            <w:top w:val="none" w:sz="0" w:space="0" w:color="auto"/>
            <w:left w:val="none" w:sz="0" w:space="0" w:color="auto"/>
            <w:bottom w:val="none" w:sz="0" w:space="0" w:color="auto"/>
            <w:right w:val="none" w:sz="0" w:space="0" w:color="auto"/>
          </w:divBdr>
        </w:div>
        <w:div w:id="1171675795">
          <w:marLeft w:val="0"/>
          <w:marRight w:val="0"/>
          <w:marTop w:val="0"/>
          <w:marBottom w:val="0"/>
          <w:divBdr>
            <w:top w:val="none" w:sz="0" w:space="0" w:color="auto"/>
            <w:left w:val="none" w:sz="0" w:space="0" w:color="auto"/>
            <w:bottom w:val="none" w:sz="0" w:space="0" w:color="auto"/>
            <w:right w:val="none" w:sz="0" w:space="0" w:color="auto"/>
          </w:divBdr>
        </w:div>
        <w:div w:id="1520312056">
          <w:marLeft w:val="0"/>
          <w:marRight w:val="0"/>
          <w:marTop w:val="0"/>
          <w:marBottom w:val="0"/>
          <w:divBdr>
            <w:top w:val="none" w:sz="0" w:space="0" w:color="auto"/>
            <w:left w:val="none" w:sz="0" w:space="0" w:color="auto"/>
            <w:bottom w:val="none" w:sz="0" w:space="0" w:color="auto"/>
            <w:right w:val="none" w:sz="0" w:space="0" w:color="auto"/>
          </w:divBdr>
        </w:div>
        <w:div w:id="1541553747">
          <w:marLeft w:val="0"/>
          <w:marRight w:val="0"/>
          <w:marTop w:val="0"/>
          <w:marBottom w:val="0"/>
          <w:divBdr>
            <w:top w:val="none" w:sz="0" w:space="0" w:color="auto"/>
            <w:left w:val="none" w:sz="0" w:space="0" w:color="auto"/>
            <w:bottom w:val="none" w:sz="0" w:space="0" w:color="auto"/>
            <w:right w:val="none" w:sz="0" w:space="0" w:color="auto"/>
          </w:divBdr>
        </w:div>
      </w:divsChild>
    </w:div>
    <w:div w:id="660038817">
      <w:bodyDiv w:val="1"/>
      <w:marLeft w:val="0"/>
      <w:marRight w:val="0"/>
      <w:marTop w:val="0"/>
      <w:marBottom w:val="0"/>
      <w:divBdr>
        <w:top w:val="none" w:sz="0" w:space="0" w:color="auto"/>
        <w:left w:val="none" w:sz="0" w:space="0" w:color="auto"/>
        <w:bottom w:val="none" w:sz="0" w:space="0" w:color="auto"/>
        <w:right w:val="none" w:sz="0" w:space="0" w:color="auto"/>
      </w:divBdr>
    </w:div>
    <w:div w:id="668796745">
      <w:bodyDiv w:val="1"/>
      <w:marLeft w:val="0"/>
      <w:marRight w:val="0"/>
      <w:marTop w:val="0"/>
      <w:marBottom w:val="0"/>
      <w:divBdr>
        <w:top w:val="none" w:sz="0" w:space="0" w:color="auto"/>
        <w:left w:val="none" w:sz="0" w:space="0" w:color="auto"/>
        <w:bottom w:val="none" w:sz="0" w:space="0" w:color="auto"/>
        <w:right w:val="none" w:sz="0" w:space="0" w:color="auto"/>
      </w:divBdr>
      <w:divsChild>
        <w:div w:id="1341007375">
          <w:marLeft w:val="0"/>
          <w:marRight w:val="0"/>
          <w:marTop w:val="0"/>
          <w:marBottom w:val="0"/>
          <w:divBdr>
            <w:top w:val="none" w:sz="0" w:space="0" w:color="auto"/>
            <w:left w:val="none" w:sz="0" w:space="0" w:color="auto"/>
            <w:bottom w:val="none" w:sz="0" w:space="0" w:color="auto"/>
            <w:right w:val="none" w:sz="0" w:space="0" w:color="auto"/>
          </w:divBdr>
          <w:divsChild>
            <w:div w:id="22437902">
              <w:marLeft w:val="0"/>
              <w:marRight w:val="0"/>
              <w:marTop w:val="0"/>
              <w:marBottom w:val="0"/>
              <w:divBdr>
                <w:top w:val="none" w:sz="0" w:space="0" w:color="auto"/>
                <w:left w:val="none" w:sz="0" w:space="0" w:color="auto"/>
                <w:bottom w:val="none" w:sz="0" w:space="0" w:color="auto"/>
                <w:right w:val="none" w:sz="0" w:space="0" w:color="auto"/>
              </w:divBdr>
            </w:div>
            <w:div w:id="54210732">
              <w:marLeft w:val="0"/>
              <w:marRight w:val="0"/>
              <w:marTop w:val="0"/>
              <w:marBottom w:val="0"/>
              <w:divBdr>
                <w:top w:val="none" w:sz="0" w:space="0" w:color="auto"/>
                <w:left w:val="none" w:sz="0" w:space="0" w:color="auto"/>
                <w:bottom w:val="none" w:sz="0" w:space="0" w:color="auto"/>
                <w:right w:val="none" w:sz="0" w:space="0" w:color="auto"/>
              </w:divBdr>
            </w:div>
            <w:div w:id="70081718">
              <w:marLeft w:val="0"/>
              <w:marRight w:val="0"/>
              <w:marTop w:val="0"/>
              <w:marBottom w:val="0"/>
              <w:divBdr>
                <w:top w:val="none" w:sz="0" w:space="0" w:color="auto"/>
                <w:left w:val="none" w:sz="0" w:space="0" w:color="auto"/>
                <w:bottom w:val="none" w:sz="0" w:space="0" w:color="auto"/>
                <w:right w:val="none" w:sz="0" w:space="0" w:color="auto"/>
              </w:divBdr>
            </w:div>
            <w:div w:id="367067542">
              <w:marLeft w:val="0"/>
              <w:marRight w:val="0"/>
              <w:marTop w:val="0"/>
              <w:marBottom w:val="0"/>
              <w:divBdr>
                <w:top w:val="none" w:sz="0" w:space="0" w:color="auto"/>
                <w:left w:val="none" w:sz="0" w:space="0" w:color="auto"/>
                <w:bottom w:val="none" w:sz="0" w:space="0" w:color="auto"/>
                <w:right w:val="none" w:sz="0" w:space="0" w:color="auto"/>
              </w:divBdr>
            </w:div>
            <w:div w:id="380523266">
              <w:marLeft w:val="0"/>
              <w:marRight w:val="0"/>
              <w:marTop w:val="0"/>
              <w:marBottom w:val="0"/>
              <w:divBdr>
                <w:top w:val="none" w:sz="0" w:space="0" w:color="auto"/>
                <w:left w:val="none" w:sz="0" w:space="0" w:color="auto"/>
                <w:bottom w:val="none" w:sz="0" w:space="0" w:color="auto"/>
                <w:right w:val="none" w:sz="0" w:space="0" w:color="auto"/>
              </w:divBdr>
            </w:div>
            <w:div w:id="514418715">
              <w:marLeft w:val="0"/>
              <w:marRight w:val="0"/>
              <w:marTop w:val="0"/>
              <w:marBottom w:val="0"/>
              <w:divBdr>
                <w:top w:val="none" w:sz="0" w:space="0" w:color="auto"/>
                <w:left w:val="none" w:sz="0" w:space="0" w:color="auto"/>
                <w:bottom w:val="none" w:sz="0" w:space="0" w:color="auto"/>
                <w:right w:val="none" w:sz="0" w:space="0" w:color="auto"/>
              </w:divBdr>
            </w:div>
            <w:div w:id="515926076">
              <w:marLeft w:val="0"/>
              <w:marRight w:val="0"/>
              <w:marTop w:val="0"/>
              <w:marBottom w:val="0"/>
              <w:divBdr>
                <w:top w:val="none" w:sz="0" w:space="0" w:color="auto"/>
                <w:left w:val="none" w:sz="0" w:space="0" w:color="auto"/>
                <w:bottom w:val="none" w:sz="0" w:space="0" w:color="auto"/>
                <w:right w:val="none" w:sz="0" w:space="0" w:color="auto"/>
              </w:divBdr>
            </w:div>
            <w:div w:id="607584602">
              <w:marLeft w:val="0"/>
              <w:marRight w:val="0"/>
              <w:marTop w:val="0"/>
              <w:marBottom w:val="0"/>
              <w:divBdr>
                <w:top w:val="none" w:sz="0" w:space="0" w:color="auto"/>
                <w:left w:val="none" w:sz="0" w:space="0" w:color="auto"/>
                <w:bottom w:val="none" w:sz="0" w:space="0" w:color="auto"/>
                <w:right w:val="none" w:sz="0" w:space="0" w:color="auto"/>
              </w:divBdr>
            </w:div>
            <w:div w:id="662588720">
              <w:marLeft w:val="0"/>
              <w:marRight w:val="0"/>
              <w:marTop w:val="0"/>
              <w:marBottom w:val="0"/>
              <w:divBdr>
                <w:top w:val="none" w:sz="0" w:space="0" w:color="auto"/>
                <w:left w:val="none" w:sz="0" w:space="0" w:color="auto"/>
                <w:bottom w:val="none" w:sz="0" w:space="0" w:color="auto"/>
                <w:right w:val="none" w:sz="0" w:space="0" w:color="auto"/>
              </w:divBdr>
            </w:div>
            <w:div w:id="741490343">
              <w:marLeft w:val="0"/>
              <w:marRight w:val="0"/>
              <w:marTop w:val="0"/>
              <w:marBottom w:val="0"/>
              <w:divBdr>
                <w:top w:val="none" w:sz="0" w:space="0" w:color="auto"/>
                <w:left w:val="none" w:sz="0" w:space="0" w:color="auto"/>
                <w:bottom w:val="none" w:sz="0" w:space="0" w:color="auto"/>
                <w:right w:val="none" w:sz="0" w:space="0" w:color="auto"/>
              </w:divBdr>
            </w:div>
            <w:div w:id="743339494">
              <w:marLeft w:val="0"/>
              <w:marRight w:val="0"/>
              <w:marTop w:val="0"/>
              <w:marBottom w:val="0"/>
              <w:divBdr>
                <w:top w:val="none" w:sz="0" w:space="0" w:color="auto"/>
                <w:left w:val="none" w:sz="0" w:space="0" w:color="auto"/>
                <w:bottom w:val="none" w:sz="0" w:space="0" w:color="auto"/>
                <w:right w:val="none" w:sz="0" w:space="0" w:color="auto"/>
              </w:divBdr>
            </w:div>
            <w:div w:id="772673570">
              <w:marLeft w:val="0"/>
              <w:marRight w:val="0"/>
              <w:marTop w:val="0"/>
              <w:marBottom w:val="0"/>
              <w:divBdr>
                <w:top w:val="none" w:sz="0" w:space="0" w:color="auto"/>
                <w:left w:val="none" w:sz="0" w:space="0" w:color="auto"/>
                <w:bottom w:val="none" w:sz="0" w:space="0" w:color="auto"/>
                <w:right w:val="none" w:sz="0" w:space="0" w:color="auto"/>
              </w:divBdr>
            </w:div>
            <w:div w:id="811556477">
              <w:marLeft w:val="0"/>
              <w:marRight w:val="0"/>
              <w:marTop w:val="0"/>
              <w:marBottom w:val="0"/>
              <w:divBdr>
                <w:top w:val="none" w:sz="0" w:space="0" w:color="auto"/>
                <w:left w:val="none" w:sz="0" w:space="0" w:color="auto"/>
                <w:bottom w:val="none" w:sz="0" w:space="0" w:color="auto"/>
                <w:right w:val="none" w:sz="0" w:space="0" w:color="auto"/>
              </w:divBdr>
            </w:div>
            <w:div w:id="816655294">
              <w:marLeft w:val="0"/>
              <w:marRight w:val="0"/>
              <w:marTop w:val="0"/>
              <w:marBottom w:val="0"/>
              <w:divBdr>
                <w:top w:val="none" w:sz="0" w:space="0" w:color="auto"/>
                <w:left w:val="none" w:sz="0" w:space="0" w:color="auto"/>
                <w:bottom w:val="none" w:sz="0" w:space="0" w:color="auto"/>
                <w:right w:val="none" w:sz="0" w:space="0" w:color="auto"/>
              </w:divBdr>
            </w:div>
            <w:div w:id="1008094132">
              <w:marLeft w:val="0"/>
              <w:marRight w:val="0"/>
              <w:marTop w:val="0"/>
              <w:marBottom w:val="0"/>
              <w:divBdr>
                <w:top w:val="none" w:sz="0" w:space="0" w:color="auto"/>
                <w:left w:val="none" w:sz="0" w:space="0" w:color="auto"/>
                <w:bottom w:val="none" w:sz="0" w:space="0" w:color="auto"/>
                <w:right w:val="none" w:sz="0" w:space="0" w:color="auto"/>
              </w:divBdr>
            </w:div>
            <w:div w:id="1087921733">
              <w:marLeft w:val="0"/>
              <w:marRight w:val="0"/>
              <w:marTop w:val="0"/>
              <w:marBottom w:val="0"/>
              <w:divBdr>
                <w:top w:val="none" w:sz="0" w:space="0" w:color="auto"/>
                <w:left w:val="none" w:sz="0" w:space="0" w:color="auto"/>
                <w:bottom w:val="none" w:sz="0" w:space="0" w:color="auto"/>
                <w:right w:val="none" w:sz="0" w:space="0" w:color="auto"/>
              </w:divBdr>
            </w:div>
            <w:div w:id="1091240056">
              <w:marLeft w:val="0"/>
              <w:marRight w:val="0"/>
              <w:marTop w:val="0"/>
              <w:marBottom w:val="0"/>
              <w:divBdr>
                <w:top w:val="none" w:sz="0" w:space="0" w:color="auto"/>
                <w:left w:val="none" w:sz="0" w:space="0" w:color="auto"/>
                <w:bottom w:val="none" w:sz="0" w:space="0" w:color="auto"/>
                <w:right w:val="none" w:sz="0" w:space="0" w:color="auto"/>
              </w:divBdr>
            </w:div>
            <w:div w:id="1341618359">
              <w:marLeft w:val="0"/>
              <w:marRight w:val="0"/>
              <w:marTop w:val="0"/>
              <w:marBottom w:val="0"/>
              <w:divBdr>
                <w:top w:val="none" w:sz="0" w:space="0" w:color="auto"/>
                <w:left w:val="none" w:sz="0" w:space="0" w:color="auto"/>
                <w:bottom w:val="none" w:sz="0" w:space="0" w:color="auto"/>
                <w:right w:val="none" w:sz="0" w:space="0" w:color="auto"/>
              </w:divBdr>
            </w:div>
            <w:div w:id="1393849262">
              <w:marLeft w:val="0"/>
              <w:marRight w:val="0"/>
              <w:marTop w:val="0"/>
              <w:marBottom w:val="0"/>
              <w:divBdr>
                <w:top w:val="none" w:sz="0" w:space="0" w:color="auto"/>
                <w:left w:val="none" w:sz="0" w:space="0" w:color="auto"/>
                <w:bottom w:val="none" w:sz="0" w:space="0" w:color="auto"/>
                <w:right w:val="none" w:sz="0" w:space="0" w:color="auto"/>
              </w:divBdr>
            </w:div>
            <w:div w:id="1412267097">
              <w:marLeft w:val="0"/>
              <w:marRight w:val="0"/>
              <w:marTop w:val="0"/>
              <w:marBottom w:val="0"/>
              <w:divBdr>
                <w:top w:val="none" w:sz="0" w:space="0" w:color="auto"/>
                <w:left w:val="none" w:sz="0" w:space="0" w:color="auto"/>
                <w:bottom w:val="none" w:sz="0" w:space="0" w:color="auto"/>
                <w:right w:val="none" w:sz="0" w:space="0" w:color="auto"/>
              </w:divBdr>
            </w:div>
            <w:div w:id="1470786775">
              <w:marLeft w:val="0"/>
              <w:marRight w:val="0"/>
              <w:marTop w:val="0"/>
              <w:marBottom w:val="0"/>
              <w:divBdr>
                <w:top w:val="none" w:sz="0" w:space="0" w:color="auto"/>
                <w:left w:val="none" w:sz="0" w:space="0" w:color="auto"/>
                <w:bottom w:val="none" w:sz="0" w:space="0" w:color="auto"/>
                <w:right w:val="none" w:sz="0" w:space="0" w:color="auto"/>
              </w:divBdr>
            </w:div>
            <w:div w:id="1705210274">
              <w:marLeft w:val="0"/>
              <w:marRight w:val="0"/>
              <w:marTop w:val="0"/>
              <w:marBottom w:val="0"/>
              <w:divBdr>
                <w:top w:val="none" w:sz="0" w:space="0" w:color="auto"/>
                <w:left w:val="none" w:sz="0" w:space="0" w:color="auto"/>
                <w:bottom w:val="none" w:sz="0" w:space="0" w:color="auto"/>
                <w:right w:val="none" w:sz="0" w:space="0" w:color="auto"/>
              </w:divBdr>
            </w:div>
            <w:div w:id="1718506586">
              <w:marLeft w:val="0"/>
              <w:marRight w:val="0"/>
              <w:marTop w:val="0"/>
              <w:marBottom w:val="0"/>
              <w:divBdr>
                <w:top w:val="none" w:sz="0" w:space="0" w:color="auto"/>
                <w:left w:val="none" w:sz="0" w:space="0" w:color="auto"/>
                <w:bottom w:val="none" w:sz="0" w:space="0" w:color="auto"/>
                <w:right w:val="none" w:sz="0" w:space="0" w:color="auto"/>
              </w:divBdr>
            </w:div>
            <w:div w:id="1723367388">
              <w:marLeft w:val="0"/>
              <w:marRight w:val="0"/>
              <w:marTop w:val="0"/>
              <w:marBottom w:val="0"/>
              <w:divBdr>
                <w:top w:val="none" w:sz="0" w:space="0" w:color="auto"/>
                <w:left w:val="none" w:sz="0" w:space="0" w:color="auto"/>
                <w:bottom w:val="none" w:sz="0" w:space="0" w:color="auto"/>
                <w:right w:val="none" w:sz="0" w:space="0" w:color="auto"/>
              </w:divBdr>
            </w:div>
            <w:div w:id="1750346010">
              <w:marLeft w:val="0"/>
              <w:marRight w:val="0"/>
              <w:marTop w:val="0"/>
              <w:marBottom w:val="0"/>
              <w:divBdr>
                <w:top w:val="none" w:sz="0" w:space="0" w:color="auto"/>
                <w:left w:val="none" w:sz="0" w:space="0" w:color="auto"/>
                <w:bottom w:val="none" w:sz="0" w:space="0" w:color="auto"/>
                <w:right w:val="none" w:sz="0" w:space="0" w:color="auto"/>
              </w:divBdr>
            </w:div>
            <w:div w:id="1903059659">
              <w:marLeft w:val="0"/>
              <w:marRight w:val="0"/>
              <w:marTop w:val="0"/>
              <w:marBottom w:val="0"/>
              <w:divBdr>
                <w:top w:val="none" w:sz="0" w:space="0" w:color="auto"/>
                <w:left w:val="none" w:sz="0" w:space="0" w:color="auto"/>
                <w:bottom w:val="none" w:sz="0" w:space="0" w:color="auto"/>
                <w:right w:val="none" w:sz="0" w:space="0" w:color="auto"/>
              </w:divBdr>
            </w:div>
            <w:div w:id="1944148796">
              <w:marLeft w:val="0"/>
              <w:marRight w:val="0"/>
              <w:marTop w:val="0"/>
              <w:marBottom w:val="0"/>
              <w:divBdr>
                <w:top w:val="none" w:sz="0" w:space="0" w:color="auto"/>
                <w:left w:val="none" w:sz="0" w:space="0" w:color="auto"/>
                <w:bottom w:val="none" w:sz="0" w:space="0" w:color="auto"/>
                <w:right w:val="none" w:sz="0" w:space="0" w:color="auto"/>
              </w:divBdr>
            </w:div>
            <w:div w:id="2083672928">
              <w:marLeft w:val="0"/>
              <w:marRight w:val="0"/>
              <w:marTop w:val="0"/>
              <w:marBottom w:val="0"/>
              <w:divBdr>
                <w:top w:val="none" w:sz="0" w:space="0" w:color="auto"/>
                <w:left w:val="none" w:sz="0" w:space="0" w:color="auto"/>
                <w:bottom w:val="none" w:sz="0" w:space="0" w:color="auto"/>
                <w:right w:val="none" w:sz="0" w:space="0" w:color="auto"/>
              </w:divBdr>
            </w:div>
            <w:div w:id="211631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73200">
      <w:bodyDiv w:val="1"/>
      <w:marLeft w:val="0"/>
      <w:marRight w:val="0"/>
      <w:marTop w:val="0"/>
      <w:marBottom w:val="0"/>
      <w:divBdr>
        <w:top w:val="none" w:sz="0" w:space="0" w:color="auto"/>
        <w:left w:val="none" w:sz="0" w:space="0" w:color="auto"/>
        <w:bottom w:val="none" w:sz="0" w:space="0" w:color="auto"/>
        <w:right w:val="none" w:sz="0" w:space="0" w:color="auto"/>
      </w:divBdr>
    </w:div>
    <w:div w:id="675959321">
      <w:bodyDiv w:val="1"/>
      <w:marLeft w:val="0"/>
      <w:marRight w:val="0"/>
      <w:marTop w:val="0"/>
      <w:marBottom w:val="0"/>
      <w:divBdr>
        <w:top w:val="none" w:sz="0" w:space="0" w:color="auto"/>
        <w:left w:val="none" w:sz="0" w:space="0" w:color="auto"/>
        <w:bottom w:val="none" w:sz="0" w:space="0" w:color="auto"/>
        <w:right w:val="none" w:sz="0" w:space="0" w:color="auto"/>
      </w:divBdr>
    </w:div>
    <w:div w:id="677149338">
      <w:bodyDiv w:val="1"/>
      <w:marLeft w:val="0"/>
      <w:marRight w:val="0"/>
      <w:marTop w:val="0"/>
      <w:marBottom w:val="0"/>
      <w:divBdr>
        <w:top w:val="none" w:sz="0" w:space="0" w:color="auto"/>
        <w:left w:val="none" w:sz="0" w:space="0" w:color="auto"/>
        <w:bottom w:val="none" w:sz="0" w:space="0" w:color="auto"/>
        <w:right w:val="none" w:sz="0" w:space="0" w:color="auto"/>
      </w:divBdr>
    </w:div>
    <w:div w:id="679818694">
      <w:bodyDiv w:val="1"/>
      <w:marLeft w:val="0"/>
      <w:marRight w:val="0"/>
      <w:marTop w:val="0"/>
      <w:marBottom w:val="0"/>
      <w:divBdr>
        <w:top w:val="none" w:sz="0" w:space="0" w:color="auto"/>
        <w:left w:val="none" w:sz="0" w:space="0" w:color="auto"/>
        <w:bottom w:val="none" w:sz="0" w:space="0" w:color="auto"/>
        <w:right w:val="none" w:sz="0" w:space="0" w:color="auto"/>
      </w:divBdr>
    </w:div>
    <w:div w:id="680400065">
      <w:bodyDiv w:val="1"/>
      <w:marLeft w:val="0"/>
      <w:marRight w:val="0"/>
      <w:marTop w:val="0"/>
      <w:marBottom w:val="0"/>
      <w:divBdr>
        <w:top w:val="none" w:sz="0" w:space="0" w:color="auto"/>
        <w:left w:val="none" w:sz="0" w:space="0" w:color="auto"/>
        <w:bottom w:val="none" w:sz="0" w:space="0" w:color="auto"/>
        <w:right w:val="none" w:sz="0" w:space="0" w:color="auto"/>
      </w:divBdr>
      <w:divsChild>
        <w:div w:id="636305537">
          <w:marLeft w:val="0"/>
          <w:marRight w:val="0"/>
          <w:marTop w:val="0"/>
          <w:marBottom w:val="450"/>
          <w:divBdr>
            <w:top w:val="none" w:sz="0" w:space="0" w:color="auto"/>
            <w:left w:val="none" w:sz="0" w:space="0" w:color="auto"/>
            <w:bottom w:val="none" w:sz="0" w:space="0" w:color="auto"/>
            <w:right w:val="none" w:sz="0" w:space="0" w:color="auto"/>
          </w:divBdr>
        </w:div>
      </w:divsChild>
    </w:div>
    <w:div w:id="690300672">
      <w:bodyDiv w:val="1"/>
      <w:marLeft w:val="0"/>
      <w:marRight w:val="0"/>
      <w:marTop w:val="0"/>
      <w:marBottom w:val="0"/>
      <w:divBdr>
        <w:top w:val="none" w:sz="0" w:space="0" w:color="auto"/>
        <w:left w:val="none" w:sz="0" w:space="0" w:color="auto"/>
        <w:bottom w:val="none" w:sz="0" w:space="0" w:color="auto"/>
        <w:right w:val="none" w:sz="0" w:space="0" w:color="auto"/>
      </w:divBdr>
      <w:divsChild>
        <w:div w:id="1600791819">
          <w:marLeft w:val="0"/>
          <w:marRight w:val="0"/>
          <w:marTop w:val="0"/>
          <w:marBottom w:val="0"/>
          <w:divBdr>
            <w:top w:val="none" w:sz="0" w:space="0" w:color="auto"/>
            <w:left w:val="none" w:sz="0" w:space="0" w:color="auto"/>
            <w:bottom w:val="none" w:sz="0" w:space="0" w:color="auto"/>
            <w:right w:val="none" w:sz="0" w:space="0" w:color="auto"/>
          </w:divBdr>
          <w:divsChild>
            <w:div w:id="158730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40667">
      <w:bodyDiv w:val="1"/>
      <w:marLeft w:val="0"/>
      <w:marRight w:val="0"/>
      <w:marTop w:val="0"/>
      <w:marBottom w:val="0"/>
      <w:divBdr>
        <w:top w:val="none" w:sz="0" w:space="0" w:color="auto"/>
        <w:left w:val="none" w:sz="0" w:space="0" w:color="auto"/>
        <w:bottom w:val="none" w:sz="0" w:space="0" w:color="auto"/>
        <w:right w:val="none" w:sz="0" w:space="0" w:color="auto"/>
      </w:divBdr>
    </w:div>
    <w:div w:id="700589539">
      <w:bodyDiv w:val="1"/>
      <w:marLeft w:val="0"/>
      <w:marRight w:val="0"/>
      <w:marTop w:val="0"/>
      <w:marBottom w:val="0"/>
      <w:divBdr>
        <w:top w:val="none" w:sz="0" w:space="0" w:color="auto"/>
        <w:left w:val="none" w:sz="0" w:space="0" w:color="auto"/>
        <w:bottom w:val="none" w:sz="0" w:space="0" w:color="auto"/>
        <w:right w:val="none" w:sz="0" w:space="0" w:color="auto"/>
      </w:divBdr>
      <w:divsChild>
        <w:div w:id="644159834">
          <w:marLeft w:val="0"/>
          <w:marRight w:val="0"/>
          <w:marTop w:val="0"/>
          <w:marBottom w:val="0"/>
          <w:divBdr>
            <w:top w:val="none" w:sz="0" w:space="0" w:color="auto"/>
            <w:left w:val="none" w:sz="0" w:space="0" w:color="auto"/>
            <w:bottom w:val="none" w:sz="0" w:space="0" w:color="auto"/>
            <w:right w:val="none" w:sz="0" w:space="0" w:color="auto"/>
          </w:divBdr>
          <w:divsChild>
            <w:div w:id="758142297">
              <w:marLeft w:val="0"/>
              <w:marRight w:val="0"/>
              <w:marTop w:val="0"/>
              <w:marBottom w:val="0"/>
              <w:divBdr>
                <w:top w:val="none" w:sz="0" w:space="0" w:color="auto"/>
                <w:left w:val="none" w:sz="0" w:space="0" w:color="auto"/>
                <w:bottom w:val="none" w:sz="0" w:space="0" w:color="auto"/>
                <w:right w:val="none" w:sz="0" w:space="0" w:color="auto"/>
              </w:divBdr>
            </w:div>
            <w:div w:id="124691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20595">
      <w:bodyDiv w:val="1"/>
      <w:marLeft w:val="0"/>
      <w:marRight w:val="0"/>
      <w:marTop w:val="0"/>
      <w:marBottom w:val="0"/>
      <w:divBdr>
        <w:top w:val="none" w:sz="0" w:space="0" w:color="auto"/>
        <w:left w:val="none" w:sz="0" w:space="0" w:color="auto"/>
        <w:bottom w:val="none" w:sz="0" w:space="0" w:color="auto"/>
        <w:right w:val="none" w:sz="0" w:space="0" w:color="auto"/>
      </w:divBdr>
    </w:div>
    <w:div w:id="712773209">
      <w:bodyDiv w:val="1"/>
      <w:marLeft w:val="0"/>
      <w:marRight w:val="0"/>
      <w:marTop w:val="0"/>
      <w:marBottom w:val="0"/>
      <w:divBdr>
        <w:top w:val="none" w:sz="0" w:space="0" w:color="auto"/>
        <w:left w:val="none" w:sz="0" w:space="0" w:color="auto"/>
        <w:bottom w:val="none" w:sz="0" w:space="0" w:color="auto"/>
        <w:right w:val="none" w:sz="0" w:space="0" w:color="auto"/>
      </w:divBdr>
    </w:div>
    <w:div w:id="717777906">
      <w:bodyDiv w:val="1"/>
      <w:marLeft w:val="0"/>
      <w:marRight w:val="0"/>
      <w:marTop w:val="0"/>
      <w:marBottom w:val="0"/>
      <w:divBdr>
        <w:top w:val="none" w:sz="0" w:space="0" w:color="auto"/>
        <w:left w:val="none" w:sz="0" w:space="0" w:color="auto"/>
        <w:bottom w:val="none" w:sz="0" w:space="0" w:color="auto"/>
        <w:right w:val="none" w:sz="0" w:space="0" w:color="auto"/>
      </w:divBdr>
    </w:div>
    <w:div w:id="720439961">
      <w:bodyDiv w:val="1"/>
      <w:marLeft w:val="0"/>
      <w:marRight w:val="0"/>
      <w:marTop w:val="0"/>
      <w:marBottom w:val="0"/>
      <w:divBdr>
        <w:top w:val="none" w:sz="0" w:space="0" w:color="auto"/>
        <w:left w:val="none" w:sz="0" w:space="0" w:color="auto"/>
        <w:bottom w:val="none" w:sz="0" w:space="0" w:color="auto"/>
        <w:right w:val="none" w:sz="0" w:space="0" w:color="auto"/>
      </w:divBdr>
    </w:div>
    <w:div w:id="721565470">
      <w:bodyDiv w:val="1"/>
      <w:marLeft w:val="0"/>
      <w:marRight w:val="0"/>
      <w:marTop w:val="0"/>
      <w:marBottom w:val="0"/>
      <w:divBdr>
        <w:top w:val="none" w:sz="0" w:space="0" w:color="auto"/>
        <w:left w:val="none" w:sz="0" w:space="0" w:color="auto"/>
        <w:bottom w:val="none" w:sz="0" w:space="0" w:color="auto"/>
        <w:right w:val="none" w:sz="0" w:space="0" w:color="auto"/>
      </w:divBdr>
      <w:divsChild>
        <w:div w:id="1402562185">
          <w:marLeft w:val="0"/>
          <w:marRight w:val="0"/>
          <w:marTop w:val="0"/>
          <w:marBottom w:val="0"/>
          <w:divBdr>
            <w:top w:val="none" w:sz="0" w:space="0" w:color="auto"/>
            <w:left w:val="none" w:sz="0" w:space="0" w:color="auto"/>
            <w:bottom w:val="none" w:sz="0" w:space="0" w:color="auto"/>
            <w:right w:val="none" w:sz="0" w:space="0" w:color="auto"/>
          </w:divBdr>
          <w:divsChild>
            <w:div w:id="113525779">
              <w:marLeft w:val="0"/>
              <w:marRight w:val="0"/>
              <w:marTop w:val="0"/>
              <w:marBottom w:val="0"/>
              <w:divBdr>
                <w:top w:val="none" w:sz="0" w:space="0" w:color="auto"/>
                <w:left w:val="none" w:sz="0" w:space="0" w:color="auto"/>
                <w:bottom w:val="none" w:sz="0" w:space="0" w:color="auto"/>
                <w:right w:val="none" w:sz="0" w:space="0" w:color="auto"/>
              </w:divBdr>
            </w:div>
            <w:div w:id="186456165">
              <w:marLeft w:val="0"/>
              <w:marRight w:val="0"/>
              <w:marTop w:val="0"/>
              <w:marBottom w:val="0"/>
              <w:divBdr>
                <w:top w:val="none" w:sz="0" w:space="0" w:color="auto"/>
                <w:left w:val="none" w:sz="0" w:space="0" w:color="auto"/>
                <w:bottom w:val="none" w:sz="0" w:space="0" w:color="auto"/>
                <w:right w:val="none" w:sz="0" w:space="0" w:color="auto"/>
              </w:divBdr>
            </w:div>
            <w:div w:id="487523625">
              <w:marLeft w:val="0"/>
              <w:marRight w:val="0"/>
              <w:marTop w:val="0"/>
              <w:marBottom w:val="0"/>
              <w:divBdr>
                <w:top w:val="none" w:sz="0" w:space="0" w:color="auto"/>
                <w:left w:val="none" w:sz="0" w:space="0" w:color="auto"/>
                <w:bottom w:val="none" w:sz="0" w:space="0" w:color="auto"/>
                <w:right w:val="none" w:sz="0" w:space="0" w:color="auto"/>
              </w:divBdr>
            </w:div>
            <w:div w:id="491679388">
              <w:marLeft w:val="0"/>
              <w:marRight w:val="0"/>
              <w:marTop w:val="0"/>
              <w:marBottom w:val="0"/>
              <w:divBdr>
                <w:top w:val="none" w:sz="0" w:space="0" w:color="auto"/>
                <w:left w:val="none" w:sz="0" w:space="0" w:color="auto"/>
                <w:bottom w:val="none" w:sz="0" w:space="0" w:color="auto"/>
                <w:right w:val="none" w:sz="0" w:space="0" w:color="auto"/>
              </w:divBdr>
            </w:div>
            <w:div w:id="837188721">
              <w:marLeft w:val="0"/>
              <w:marRight w:val="0"/>
              <w:marTop w:val="0"/>
              <w:marBottom w:val="0"/>
              <w:divBdr>
                <w:top w:val="none" w:sz="0" w:space="0" w:color="auto"/>
                <w:left w:val="none" w:sz="0" w:space="0" w:color="auto"/>
                <w:bottom w:val="none" w:sz="0" w:space="0" w:color="auto"/>
                <w:right w:val="none" w:sz="0" w:space="0" w:color="auto"/>
              </w:divBdr>
            </w:div>
            <w:div w:id="1230849888">
              <w:marLeft w:val="0"/>
              <w:marRight w:val="0"/>
              <w:marTop w:val="0"/>
              <w:marBottom w:val="0"/>
              <w:divBdr>
                <w:top w:val="none" w:sz="0" w:space="0" w:color="auto"/>
                <w:left w:val="none" w:sz="0" w:space="0" w:color="auto"/>
                <w:bottom w:val="none" w:sz="0" w:space="0" w:color="auto"/>
                <w:right w:val="none" w:sz="0" w:space="0" w:color="auto"/>
              </w:divBdr>
            </w:div>
            <w:div w:id="1581404312">
              <w:marLeft w:val="0"/>
              <w:marRight w:val="0"/>
              <w:marTop w:val="0"/>
              <w:marBottom w:val="0"/>
              <w:divBdr>
                <w:top w:val="none" w:sz="0" w:space="0" w:color="auto"/>
                <w:left w:val="none" w:sz="0" w:space="0" w:color="auto"/>
                <w:bottom w:val="none" w:sz="0" w:space="0" w:color="auto"/>
                <w:right w:val="none" w:sz="0" w:space="0" w:color="auto"/>
              </w:divBdr>
            </w:div>
            <w:div w:id="1613825864">
              <w:marLeft w:val="0"/>
              <w:marRight w:val="0"/>
              <w:marTop w:val="0"/>
              <w:marBottom w:val="0"/>
              <w:divBdr>
                <w:top w:val="none" w:sz="0" w:space="0" w:color="auto"/>
                <w:left w:val="none" w:sz="0" w:space="0" w:color="auto"/>
                <w:bottom w:val="none" w:sz="0" w:space="0" w:color="auto"/>
                <w:right w:val="none" w:sz="0" w:space="0" w:color="auto"/>
              </w:divBdr>
            </w:div>
            <w:div w:id="1710766546">
              <w:marLeft w:val="0"/>
              <w:marRight w:val="0"/>
              <w:marTop w:val="0"/>
              <w:marBottom w:val="0"/>
              <w:divBdr>
                <w:top w:val="none" w:sz="0" w:space="0" w:color="auto"/>
                <w:left w:val="none" w:sz="0" w:space="0" w:color="auto"/>
                <w:bottom w:val="none" w:sz="0" w:space="0" w:color="auto"/>
                <w:right w:val="none" w:sz="0" w:space="0" w:color="auto"/>
              </w:divBdr>
            </w:div>
            <w:div w:id="1811971375">
              <w:marLeft w:val="0"/>
              <w:marRight w:val="0"/>
              <w:marTop w:val="0"/>
              <w:marBottom w:val="0"/>
              <w:divBdr>
                <w:top w:val="none" w:sz="0" w:space="0" w:color="auto"/>
                <w:left w:val="none" w:sz="0" w:space="0" w:color="auto"/>
                <w:bottom w:val="none" w:sz="0" w:space="0" w:color="auto"/>
                <w:right w:val="none" w:sz="0" w:space="0" w:color="auto"/>
              </w:divBdr>
            </w:div>
            <w:div w:id="1853227912">
              <w:marLeft w:val="0"/>
              <w:marRight w:val="0"/>
              <w:marTop w:val="0"/>
              <w:marBottom w:val="0"/>
              <w:divBdr>
                <w:top w:val="none" w:sz="0" w:space="0" w:color="auto"/>
                <w:left w:val="none" w:sz="0" w:space="0" w:color="auto"/>
                <w:bottom w:val="none" w:sz="0" w:space="0" w:color="auto"/>
                <w:right w:val="none" w:sz="0" w:space="0" w:color="auto"/>
              </w:divBdr>
            </w:div>
            <w:div w:id="195320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82656">
      <w:bodyDiv w:val="1"/>
      <w:marLeft w:val="0"/>
      <w:marRight w:val="0"/>
      <w:marTop w:val="0"/>
      <w:marBottom w:val="0"/>
      <w:divBdr>
        <w:top w:val="none" w:sz="0" w:space="0" w:color="auto"/>
        <w:left w:val="none" w:sz="0" w:space="0" w:color="auto"/>
        <w:bottom w:val="none" w:sz="0" w:space="0" w:color="auto"/>
        <w:right w:val="none" w:sz="0" w:space="0" w:color="auto"/>
      </w:divBdr>
    </w:div>
    <w:div w:id="723065682">
      <w:bodyDiv w:val="1"/>
      <w:marLeft w:val="0"/>
      <w:marRight w:val="0"/>
      <w:marTop w:val="0"/>
      <w:marBottom w:val="0"/>
      <w:divBdr>
        <w:top w:val="none" w:sz="0" w:space="0" w:color="auto"/>
        <w:left w:val="none" w:sz="0" w:space="0" w:color="auto"/>
        <w:bottom w:val="none" w:sz="0" w:space="0" w:color="auto"/>
        <w:right w:val="none" w:sz="0" w:space="0" w:color="auto"/>
      </w:divBdr>
    </w:div>
    <w:div w:id="723874619">
      <w:bodyDiv w:val="1"/>
      <w:marLeft w:val="0"/>
      <w:marRight w:val="0"/>
      <w:marTop w:val="0"/>
      <w:marBottom w:val="0"/>
      <w:divBdr>
        <w:top w:val="none" w:sz="0" w:space="0" w:color="auto"/>
        <w:left w:val="none" w:sz="0" w:space="0" w:color="auto"/>
        <w:bottom w:val="none" w:sz="0" w:space="0" w:color="auto"/>
        <w:right w:val="none" w:sz="0" w:space="0" w:color="auto"/>
      </w:divBdr>
      <w:divsChild>
        <w:div w:id="1022903031">
          <w:marLeft w:val="0"/>
          <w:marRight w:val="0"/>
          <w:marTop w:val="0"/>
          <w:marBottom w:val="0"/>
          <w:divBdr>
            <w:top w:val="none" w:sz="0" w:space="0" w:color="auto"/>
            <w:left w:val="none" w:sz="0" w:space="0" w:color="auto"/>
            <w:bottom w:val="none" w:sz="0" w:space="0" w:color="auto"/>
            <w:right w:val="none" w:sz="0" w:space="0" w:color="auto"/>
          </w:divBdr>
          <w:divsChild>
            <w:div w:id="184056196">
              <w:marLeft w:val="0"/>
              <w:marRight w:val="0"/>
              <w:marTop w:val="0"/>
              <w:marBottom w:val="0"/>
              <w:divBdr>
                <w:top w:val="none" w:sz="0" w:space="0" w:color="auto"/>
                <w:left w:val="none" w:sz="0" w:space="0" w:color="auto"/>
                <w:bottom w:val="none" w:sz="0" w:space="0" w:color="auto"/>
                <w:right w:val="none" w:sz="0" w:space="0" w:color="auto"/>
              </w:divBdr>
            </w:div>
            <w:div w:id="235553134">
              <w:marLeft w:val="0"/>
              <w:marRight w:val="0"/>
              <w:marTop w:val="0"/>
              <w:marBottom w:val="0"/>
              <w:divBdr>
                <w:top w:val="none" w:sz="0" w:space="0" w:color="auto"/>
                <w:left w:val="none" w:sz="0" w:space="0" w:color="auto"/>
                <w:bottom w:val="none" w:sz="0" w:space="0" w:color="auto"/>
                <w:right w:val="none" w:sz="0" w:space="0" w:color="auto"/>
              </w:divBdr>
            </w:div>
            <w:div w:id="276955724">
              <w:marLeft w:val="0"/>
              <w:marRight w:val="0"/>
              <w:marTop w:val="0"/>
              <w:marBottom w:val="0"/>
              <w:divBdr>
                <w:top w:val="none" w:sz="0" w:space="0" w:color="auto"/>
                <w:left w:val="none" w:sz="0" w:space="0" w:color="auto"/>
                <w:bottom w:val="none" w:sz="0" w:space="0" w:color="auto"/>
                <w:right w:val="none" w:sz="0" w:space="0" w:color="auto"/>
              </w:divBdr>
            </w:div>
            <w:div w:id="315574501">
              <w:marLeft w:val="0"/>
              <w:marRight w:val="0"/>
              <w:marTop w:val="0"/>
              <w:marBottom w:val="0"/>
              <w:divBdr>
                <w:top w:val="none" w:sz="0" w:space="0" w:color="auto"/>
                <w:left w:val="none" w:sz="0" w:space="0" w:color="auto"/>
                <w:bottom w:val="none" w:sz="0" w:space="0" w:color="auto"/>
                <w:right w:val="none" w:sz="0" w:space="0" w:color="auto"/>
              </w:divBdr>
            </w:div>
            <w:div w:id="315764046">
              <w:marLeft w:val="0"/>
              <w:marRight w:val="0"/>
              <w:marTop w:val="0"/>
              <w:marBottom w:val="0"/>
              <w:divBdr>
                <w:top w:val="none" w:sz="0" w:space="0" w:color="auto"/>
                <w:left w:val="none" w:sz="0" w:space="0" w:color="auto"/>
                <w:bottom w:val="none" w:sz="0" w:space="0" w:color="auto"/>
                <w:right w:val="none" w:sz="0" w:space="0" w:color="auto"/>
              </w:divBdr>
            </w:div>
            <w:div w:id="352609146">
              <w:marLeft w:val="0"/>
              <w:marRight w:val="0"/>
              <w:marTop w:val="0"/>
              <w:marBottom w:val="0"/>
              <w:divBdr>
                <w:top w:val="none" w:sz="0" w:space="0" w:color="auto"/>
                <w:left w:val="none" w:sz="0" w:space="0" w:color="auto"/>
                <w:bottom w:val="none" w:sz="0" w:space="0" w:color="auto"/>
                <w:right w:val="none" w:sz="0" w:space="0" w:color="auto"/>
              </w:divBdr>
            </w:div>
            <w:div w:id="358051121">
              <w:marLeft w:val="0"/>
              <w:marRight w:val="0"/>
              <w:marTop w:val="0"/>
              <w:marBottom w:val="0"/>
              <w:divBdr>
                <w:top w:val="none" w:sz="0" w:space="0" w:color="auto"/>
                <w:left w:val="none" w:sz="0" w:space="0" w:color="auto"/>
                <w:bottom w:val="none" w:sz="0" w:space="0" w:color="auto"/>
                <w:right w:val="none" w:sz="0" w:space="0" w:color="auto"/>
              </w:divBdr>
            </w:div>
            <w:div w:id="401871918">
              <w:marLeft w:val="0"/>
              <w:marRight w:val="0"/>
              <w:marTop w:val="0"/>
              <w:marBottom w:val="0"/>
              <w:divBdr>
                <w:top w:val="none" w:sz="0" w:space="0" w:color="auto"/>
                <w:left w:val="none" w:sz="0" w:space="0" w:color="auto"/>
                <w:bottom w:val="none" w:sz="0" w:space="0" w:color="auto"/>
                <w:right w:val="none" w:sz="0" w:space="0" w:color="auto"/>
              </w:divBdr>
            </w:div>
            <w:div w:id="450443063">
              <w:marLeft w:val="0"/>
              <w:marRight w:val="0"/>
              <w:marTop w:val="0"/>
              <w:marBottom w:val="0"/>
              <w:divBdr>
                <w:top w:val="none" w:sz="0" w:space="0" w:color="auto"/>
                <w:left w:val="none" w:sz="0" w:space="0" w:color="auto"/>
                <w:bottom w:val="none" w:sz="0" w:space="0" w:color="auto"/>
                <w:right w:val="none" w:sz="0" w:space="0" w:color="auto"/>
              </w:divBdr>
            </w:div>
            <w:div w:id="539589144">
              <w:marLeft w:val="0"/>
              <w:marRight w:val="0"/>
              <w:marTop w:val="0"/>
              <w:marBottom w:val="0"/>
              <w:divBdr>
                <w:top w:val="none" w:sz="0" w:space="0" w:color="auto"/>
                <w:left w:val="none" w:sz="0" w:space="0" w:color="auto"/>
                <w:bottom w:val="none" w:sz="0" w:space="0" w:color="auto"/>
                <w:right w:val="none" w:sz="0" w:space="0" w:color="auto"/>
              </w:divBdr>
            </w:div>
            <w:div w:id="545918551">
              <w:marLeft w:val="0"/>
              <w:marRight w:val="0"/>
              <w:marTop w:val="0"/>
              <w:marBottom w:val="0"/>
              <w:divBdr>
                <w:top w:val="none" w:sz="0" w:space="0" w:color="auto"/>
                <w:left w:val="none" w:sz="0" w:space="0" w:color="auto"/>
                <w:bottom w:val="none" w:sz="0" w:space="0" w:color="auto"/>
                <w:right w:val="none" w:sz="0" w:space="0" w:color="auto"/>
              </w:divBdr>
            </w:div>
            <w:div w:id="548995260">
              <w:marLeft w:val="0"/>
              <w:marRight w:val="0"/>
              <w:marTop w:val="0"/>
              <w:marBottom w:val="0"/>
              <w:divBdr>
                <w:top w:val="none" w:sz="0" w:space="0" w:color="auto"/>
                <w:left w:val="none" w:sz="0" w:space="0" w:color="auto"/>
                <w:bottom w:val="none" w:sz="0" w:space="0" w:color="auto"/>
                <w:right w:val="none" w:sz="0" w:space="0" w:color="auto"/>
              </w:divBdr>
            </w:div>
            <w:div w:id="572933016">
              <w:marLeft w:val="0"/>
              <w:marRight w:val="0"/>
              <w:marTop w:val="0"/>
              <w:marBottom w:val="0"/>
              <w:divBdr>
                <w:top w:val="none" w:sz="0" w:space="0" w:color="auto"/>
                <w:left w:val="none" w:sz="0" w:space="0" w:color="auto"/>
                <w:bottom w:val="none" w:sz="0" w:space="0" w:color="auto"/>
                <w:right w:val="none" w:sz="0" w:space="0" w:color="auto"/>
              </w:divBdr>
            </w:div>
            <w:div w:id="630982039">
              <w:marLeft w:val="0"/>
              <w:marRight w:val="0"/>
              <w:marTop w:val="0"/>
              <w:marBottom w:val="0"/>
              <w:divBdr>
                <w:top w:val="none" w:sz="0" w:space="0" w:color="auto"/>
                <w:left w:val="none" w:sz="0" w:space="0" w:color="auto"/>
                <w:bottom w:val="none" w:sz="0" w:space="0" w:color="auto"/>
                <w:right w:val="none" w:sz="0" w:space="0" w:color="auto"/>
              </w:divBdr>
            </w:div>
            <w:div w:id="654257501">
              <w:marLeft w:val="0"/>
              <w:marRight w:val="0"/>
              <w:marTop w:val="0"/>
              <w:marBottom w:val="0"/>
              <w:divBdr>
                <w:top w:val="none" w:sz="0" w:space="0" w:color="auto"/>
                <w:left w:val="none" w:sz="0" w:space="0" w:color="auto"/>
                <w:bottom w:val="none" w:sz="0" w:space="0" w:color="auto"/>
                <w:right w:val="none" w:sz="0" w:space="0" w:color="auto"/>
              </w:divBdr>
            </w:div>
            <w:div w:id="667054656">
              <w:marLeft w:val="0"/>
              <w:marRight w:val="0"/>
              <w:marTop w:val="0"/>
              <w:marBottom w:val="0"/>
              <w:divBdr>
                <w:top w:val="none" w:sz="0" w:space="0" w:color="auto"/>
                <w:left w:val="none" w:sz="0" w:space="0" w:color="auto"/>
                <w:bottom w:val="none" w:sz="0" w:space="0" w:color="auto"/>
                <w:right w:val="none" w:sz="0" w:space="0" w:color="auto"/>
              </w:divBdr>
            </w:div>
            <w:div w:id="751124363">
              <w:marLeft w:val="0"/>
              <w:marRight w:val="0"/>
              <w:marTop w:val="0"/>
              <w:marBottom w:val="0"/>
              <w:divBdr>
                <w:top w:val="none" w:sz="0" w:space="0" w:color="auto"/>
                <w:left w:val="none" w:sz="0" w:space="0" w:color="auto"/>
                <w:bottom w:val="none" w:sz="0" w:space="0" w:color="auto"/>
                <w:right w:val="none" w:sz="0" w:space="0" w:color="auto"/>
              </w:divBdr>
            </w:div>
            <w:div w:id="769617925">
              <w:marLeft w:val="0"/>
              <w:marRight w:val="0"/>
              <w:marTop w:val="0"/>
              <w:marBottom w:val="0"/>
              <w:divBdr>
                <w:top w:val="none" w:sz="0" w:space="0" w:color="auto"/>
                <w:left w:val="none" w:sz="0" w:space="0" w:color="auto"/>
                <w:bottom w:val="none" w:sz="0" w:space="0" w:color="auto"/>
                <w:right w:val="none" w:sz="0" w:space="0" w:color="auto"/>
              </w:divBdr>
            </w:div>
            <w:div w:id="820274962">
              <w:marLeft w:val="0"/>
              <w:marRight w:val="0"/>
              <w:marTop w:val="0"/>
              <w:marBottom w:val="0"/>
              <w:divBdr>
                <w:top w:val="none" w:sz="0" w:space="0" w:color="auto"/>
                <w:left w:val="none" w:sz="0" w:space="0" w:color="auto"/>
                <w:bottom w:val="none" w:sz="0" w:space="0" w:color="auto"/>
                <w:right w:val="none" w:sz="0" w:space="0" w:color="auto"/>
              </w:divBdr>
            </w:div>
            <w:div w:id="844242533">
              <w:marLeft w:val="0"/>
              <w:marRight w:val="0"/>
              <w:marTop w:val="0"/>
              <w:marBottom w:val="0"/>
              <w:divBdr>
                <w:top w:val="none" w:sz="0" w:space="0" w:color="auto"/>
                <w:left w:val="none" w:sz="0" w:space="0" w:color="auto"/>
                <w:bottom w:val="none" w:sz="0" w:space="0" w:color="auto"/>
                <w:right w:val="none" w:sz="0" w:space="0" w:color="auto"/>
              </w:divBdr>
            </w:div>
            <w:div w:id="887304767">
              <w:marLeft w:val="0"/>
              <w:marRight w:val="0"/>
              <w:marTop w:val="0"/>
              <w:marBottom w:val="0"/>
              <w:divBdr>
                <w:top w:val="none" w:sz="0" w:space="0" w:color="auto"/>
                <w:left w:val="none" w:sz="0" w:space="0" w:color="auto"/>
                <w:bottom w:val="none" w:sz="0" w:space="0" w:color="auto"/>
                <w:right w:val="none" w:sz="0" w:space="0" w:color="auto"/>
              </w:divBdr>
            </w:div>
            <w:div w:id="942112006">
              <w:marLeft w:val="0"/>
              <w:marRight w:val="0"/>
              <w:marTop w:val="0"/>
              <w:marBottom w:val="0"/>
              <w:divBdr>
                <w:top w:val="none" w:sz="0" w:space="0" w:color="auto"/>
                <w:left w:val="none" w:sz="0" w:space="0" w:color="auto"/>
                <w:bottom w:val="none" w:sz="0" w:space="0" w:color="auto"/>
                <w:right w:val="none" w:sz="0" w:space="0" w:color="auto"/>
              </w:divBdr>
            </w:div>
            <w:div w:id="954946416">
              <w:marLeft w:val="0"/>
              <w:marRight w:val="0"/>
              <w:marTop w:val="0"/>
              <w:marBottom w:val="0"/>
              <w:divBdr>
                <w:top w:val="none" w:sz="0" w:space="0" w:color="auto"/>
                <w:left w:val="none" w:sz="0" w:space="0" w:color="auto"/>
                <w:bottom w:val="none" w:sz="0" w:space="0" w:color="auto"/>
                <w:right w:val="none" w:sz="0" w:space="0" w:color="auto"/>
              </w:divBdr>
            </w:div>
            <w:div w:id="1003050210">
              <w:marLeft w:val="0"/>
              <w:marRight w:val="0"/>
              <w:marTop w:val="0"/>
              <w:marBottom w:val="0"/>
              <w:divBdr>
                <w:top w:val="none" w:sz="0" w:space="0" w:color="auto"/>
                <w:left w:val="none" w:sz="0" w:space="0" w:color="auto"/>
                <w:bottom w:val="none" w:sz="0" w:space="0" w:color="auto"/>
                <w:right w:val="none" w:sz="0" w:space="0" w:color="auto"/>
              </w:divBdr>
            </w:div>
            <w:div w:id="1028524068">
              <w:marLeft w:val="0"/>
              <w:marRight w:val="0"/>
              <w:marTop w:val="0"/>
              <w:marBottom w:val="0"/>
              <w:divBdr>
                <w:top w:val="none" w:sz="0" w:space="0" w:color="auto"/>
                <w:left w:val="none" w:sz="0" w:space="0" w:color="auto"/>
                <w:bottom w:val="none" w:sz="0" w:space="0" w:color="auto"/>
                <w:right w:val="none" w:sz="0" w:space="0" w:color="auto"/>
              </w:divBdr>
            </w:div>
            <w:div w:id="1063066853">
              <w:marLeft w:val="0"/>
              <w:marRight w:val="0"/>
              <w:marTop w:val="0"/>
              <w:marBottom w:val="0"/>
              <w:divBdr>
                <w:top w:val="none" w:sz="0" w:space="0" w:color="auto"/>
                <w:left w:val="none" w:sz="0" w:space="0" w:color="auto"/>
                <w:bottom w:val="none" w:sz="0" w:space="0" w:color="auto"/>
                <w:right w:val="none" w:sz="0" w:space="0" w:color="auto"/>
              </w:divBdr>
            </w:div>
            <w:div w:id="1081415086">
              <w:marLeft w:val="0"/>
              <w:marRight w:val="0"/>
              <w:marTop w:val="0"/>
              <w:marBottom w:val="0"/>
              <w:divBdr>
                <w:top w:val="none" w:sz="0" w:space="0" w:color="auto"/>
                <w:left w:val="none" w:sz="0" w:space="0" w:color="auto"/>
                <w:bottom w:val="none" w:sz="0" w:space="0" w:color="auto"/>
                <w:right w:val="none" w:sz="0" w:space="0" w:color="auto"/>
              </w:divBdr>
            </w:div>
            <w:div w:id="1116292357">
              <w:marLeft w:val="0"/>
              <w:marRight w:val="0"/>
              <w:marTop w:val="0"/>
              <w:marBottom w:val="0"/>
              <w:divBdr>
                <w:top w:val="none" w:sz="0" w:space="0" w:color="auto"/>
                <w:left w:val="none" w:sz="0" w:space="0" w:color="auto"/>
                <w:bottom w:val="none" w:sz="0" w:space="0" w:color="auto"/>
                <w:right w:val="none" w:sz="0" w:space="0" w:color="auto"/>
              </w:divBdr>
            </w:div>
            <w:div w:id="1153260608">
              <w:marLeft w:val="0"/>
              <w:marRight w:val="0"/>
              <w:marTop w:val="0"/>
              <w:marBottom w:val="0"/>
              <w:divBdr>
                <w:top w:val="none" w:sz="0" w:space="0" w:color="auto"/>
                <w:left w:val="none" w:sz="0" w:space="0" w:color="auto"/>
                <w:bottom w:val="none" w:sz="0" w:space="0" w:color="auto"/>
                <w:right w:val="none" w:sz="0" w:space="0" w:color="auto"/>
              </w:divBdr>
            </w:div>
            <w:div w:id="1175997948">
              <w:marLeft w:val="0"/>
              <w:marRight w:val="0"/>
              <w:marTop w:val="0"/>
              <w:marBottom w:val="0"/>
              <w:divBdr>
                <w:top w:val="none" w:sz="0" w:space="0" w:color="auto"/>
                <w:left w:val="none" w:sz="0" w:space="0" w:color="auto"/>
                <w:bottom w:val="none" w:sz="0" w:space="0" w:color="auto"/>
                <w:right w:val="none" w:sz="0" w:space="0" w:color="auto"/>
              </w:divBdr>
            </w:div>
            <w:div w:id="1180395153">
              <w:marLeft w:val="0"/>
              <w:marRight w:val="0"/>
              <w:marTop w:val="0"/>
              <w:marBottom w:val="0"/>
              <w:divBdr>
                <w:top w:val="none" w:sz="0" w:space="0" w:color="auto"/>
                <w:left w:val="none" w:sz="0" w:space="0" w:color="auto"/>
                <w:bottom w:val="none" w:sz="0" w:space="0" w:color="auto"/>
                <w:right w:val="none" w:sz="0" w:space="0" w:color="auto"/>
              </w:divBdr>
            </w:div>
            <w:div w:id="1213150399">
              <w:marLeft w:val="0"/>
              <w:marRight w:val="0"/>
              <w:marTop w:val="0"/>
              <w:marBottom w:val="0"/>
              <w:divBdr>
                <w:top w:val="none" w:sz="0" w:space="0" w:color="auto"/>
                <w:left w:val="none" w:sz="0" w:space="0" w:color="auto"/>
                <w:bottom w:val="none" w:sz="0" w:space="0" w:color="auto"/>
                <w:right w:val="none" w:sz="0" w:space="0" w:color="auto"/>
              </w:divBdr>
            </w:div>
            <w:div w:id="1275359285">
              <w:marLeft w:val="0"/>
              <w:marRight w:val="0"/>
              <w:marTop w:val="0"/>
              <w:marBottom w:val="0"/>
              <w:divBdr>
                <w:top w:val="none" w:sz="0" w:space="0" w:color="auto"/>
                <w:left w:val="none" w:sz="0" w:space="0" w:color="auto"/>
                <w:bottom w:val="none" w:sz="0" w:space="0" w:color="auto"/>
                <w:right w:val="none" w:sz="0" w:space="0" w:color="auto"/>
              </w:divBdr>
            </w:div>
            <w:div w:id="1288121780">
              <w:marLeft w:val="0"/>
              <w:marRight w:val="0"/>
              <w:marTop w:val="0"/>
              <w:marBottom w:val="0"/>
              <w:divBdr>
                <w:top w:val="none" w:sz="0" w:space="0" w:color="auto"/>
                <w:left w:val="none" w:sz="0" w:space="0" w:color="auto"/>
                <w:bottom w:val="none" w:sz="0" w:space="0" w:color="auto"/>
                <w:right w:val="none" w:sz="0" w:space="0" w:color="auto"/>
              </w:divBdr>
            </w:div>
            <w:div w:id="1300500471">
              <w:marLeft w:val="0"/>
              <w:marRight w:val="0"/>
              <w:marTop w:val="0"/>
              <w:marBottom w:val="0"/>
              <w:divBdr>
                <w:top w:val="none" w:sz="0" w:space="0" w:color="auto"/>
                <w:left w:val="none" w:sz="0" w:space="0" w:color="auto"/>
                <w:bottom w:val="none" w:sz="0" w:space="0" w:color="auto"/>
                <w:right w:val="none" w:sz="0" w:space="0" w:color="auto"/>
              </w:divBdr>
            </w:div>
            <w:div w:id="1372998874">
              <w:marLeft w:val="0"/>
              <w:marRight w:val="0"/>
              <w:marTop w:val="0"/>
              <w:marBottom w:val="0"/>
              <w:divBdr>
                <w:top w:val="none" w:sz="0" w:space="0" w:color="auto"/>
                <w:left w:val="none" w:sz="0" w:space="0" w:color="auto"/>
                <w:bottom w:val="none" w:sz="0" w:space="0" w:color="auto"/>
                <w:right w:val="none" w:sz="0" w:space="0" w:color="auto"/>
              </w:divBdr>
            </w:div>
            <w:div w:id="1509100116">
              <w:marLeft w:val="0"/>
              <w:marRight w:val="0"/>
              <w:marTop w:val="0"/>
              <w:marBottom w:val="0"/>
              <w:divBdr>
                <w:top w:val="none" w:sz="0" w:space="0" w:color="auto"/>
                <w:left w:val="none" w:sz="0" w:space="0" w:color="auto"/>
                <w:bottom w:val="none" w:sz="0" w:space="0" w:color="auto"/>
                <w:right w:val="none" w:sz="0" w:space="0" w:color="auto"/>
              </w:divBdr>
            </w:div>
            <w:div w:id="1708870671">
              <w:marLeft w:val="0"/>
              <w:marRight w:val="0"/>
              <w:marTop w:val="0"/>
              <w:marBottom w:val="0"/>
              <w:divBdr>
                <w:top w:val="none" w:sz="0" w:space="0" w:color="auto"/>
                <w:left w:val="none" w:sz="0" w:space="0" w:color="auto"/>
                <w:bottom w:val="none" w:sz="0" w:space="0" w:color="auto"/>
                <w:right w:val="none" w:sz="0" w:space="0" w:color="auto"/>
              </w:divBdr>
            </w:div>
            <w:div w:id="1764372058">
              <w:marLeft w:val="0"/>
              <w:marRight w:val="0"/>
              <w:marTop w:val="0"/>
              <w:marBottom w:val="0"/>
              <w:divBdr>
                <w:top w:val="none" w:sz="0" w:space="0" w:color="auto"/>
                <w:left w:val="none" w:sz="0" w:space="0" w:color="auto"/>
                <w:bottom w:val="none" w:sz="0" w:space="0" w:color="auto"/>
                <w:right w:val="none" w:sz="0" w:space="0" w:color="auto"/>
              </w:divBdr>
            </w:div>
            <w:div w:id="1809082029">
              <w:marLeft w:val="0"/>
              <w:marRight w:val="0"/>
              <w:marTop w:val="0"/>
              <w:marBottom w:val="0"/>
              <w:divBdr>
                <w:top w:val="none" w:sz="0" w:space="0" w:color="auto"/>
                <w:left w:val="none" w:sz="0" w:space="0" w:color="auto"/>
                <w:bottom w:val="none" w:sz="0" w:space="0" w:color="auto"/>
                <w:right w:val="none" w:sz="0" w:space="0" w:color="auto"/>
              </w:divBdr>
            </w:div>
            <w:div w:id="1812793001">
              <w:marLeft w:val="0"/>
              <w:marRight w:val="0"/>
              <w:marTop w:val="0"/>
              <w:marBottom w:val="0"/>
              <w:divBdr>
                <w:top w:val="none" w:sz="0" w:space="0" w:color="auto"/>
                <w:left w:val="none" w:sz="0" w:space="0" w:color="auto"/>
                <w:bottom w:val="none" w:sz="0" w:space="0" w:color="auto"/>
                <w:right w:val="none" w:sz="0" w:space="0" w:color="auto"/>
              </w:divBdr>
            </w:div>
            <w:div w:id="1869950525">
              <w:marLeft w:val="0"/>
              <w:marRight w:val="0"/>
              <w:marTop w:val="0"/>
              <w:marBottom w:val="0"/>
              <w:divBdr>
                <w:top w:val="none" w:sz="0" w:space="0" w:color="auto"/>
                <w:left w:val="none" w:sz="0" w:space="0" w:color="auto"/>
                <w:bottom w:val="none" w:sz="0" w:space="0" w:color="auto"/>
                <w:right w:val="none" w:sz="0" w:space="0" w:color="auto"/>
              </w:divBdr>
            </w:div>
            <w:div w:id="1874726769">
              <w:marLeft w:val="0"/>
              <w:marRight w:val="0"/>
              <w:marTop w:val="0"/>
              <w:marBottom w:val="0"/>
              <w:divBdr>
                <w:top w:val="none" w:sz="0" w:space="0" w:color="auto"/>
                <w:left w:val="none" w:sz="0" w:space="0" w:color="auto"/>
                <w:bottom w:val="none" w:sz="0" w:space="0" w:color="auto"/>
                <w:right w:val="none" w:sz="0" w:space="0" w:color="auto"/>
              </w:divBdr>
            </w:div>
            <w:div w:id="1944418787">
              <w:marLeft w:val="0"/>
              <w:marRight w:val="0"/>
              <w:marTop w:val="0"/>
              <w:marBottom w:val="0"/>
              <w:divBdr>
                <w:top w:val="none" w:sz="0" w:space="0" w:color="auto"/>
                <w:left w:val="none" w:sz="0" w:space="0" w:color="auto"/>
                <w:bottom w:val="none" w:sz="0" w:space="0" w:color="auto"/>
                <w:right w:val="none" w:sz="0" w:space="0" w:color="auto"/>
              </w:divBdr>
            </w:div>
            <w:div w:id="1992252604">
              <w:marLeft w:val="0"/>
              <w:marRight w:val="0"/>
              <w:marTop w:val="0"/>
              <w:marBottom w:val="0"/>
              <w:divBdr>
                <w:top w:val="none" w:sz="0" w:space="0" w:color="auto"/>
                <w:left w:val="none" w:sz="0" w:space="0" w:color="auto"/>
                <w:bottom w:val="none" w:sz="0" w:space="0" w:color="auto"/>
                <w:right w:val="none" w:sz="0" w:space="0" w:color="auto"/>
              </w:divBdr>
            </w:div>
            <w:div w:id="2010406018">
              <w:marLeft w:val="0"/>
              <w:marRight w:val="0"/>
              <w:marTop w:val="0"/>
              <w:marBottom w:val="0"/>
              <w:divBdr>
                <w:top w:val="none" w:sz="0" w:space="0" w:color="auto"/>
                <w:left w:val="none" w:sz="0" w:space="0" w:color="auto"/>
                <w:bottom w:val="none" w:sz="0" w:space="0" w:color="auto"/>
                <w:right w:val="none" w:sz="0" w:space="0" w:color="auto"/>
              </w:divBdr>
            </w:div>
            <w:div w:id="2015837700">
              <w:marLeft w:val="0"/>
              <w:marRight w:val="0"/>
              <w:marTop w:val="0"/>
              <w:marBottom w:val="0"/>
              <w:divBdr>
                <w:top w:val="none" w:sz="0" w:space="0" w:color="auto"/>
                <w:left w:val="none" w:sz="0" w:space="0" w:color="auto"/>
                <w:bottom w:val="none" w:sz="0" w:space="0" w:color="auto"/>
                <w:right w:val="none" w:sz="0" w:space="0" w:color="auto"/>
              </w:divBdr>
            </w:div>
            <w:div w:id="2035109483">
              <w:marLeft w:val="0"/>
              <w:marRight w:val="0"/>
              <w:marTop w:val="0"/>
              <w:marBottom w:val="0"/>
              <w:divBdr>
                <w:top w:val="none" w:sz="0" w:space="0" w:color="auto"/>
                <w:left w:val="none" w:sz="0" w:space="0" w:color="auto"/>
                <w:bottom w:val="none" w:sz="0" w:space="0" w:color="auto"/>
                <w:right w:val="none" w:sz="0" w:space="0" w:color="auto"/>
              </w:divBdr>
            </w:div>
            <w:div w:id="2038308197">
              <w:marLeft w:val="0"/>
              <w:marRight w:val="0"/>
              <w:marTop w:val="0"/>
              <w:marBottom w:val="0"/>
              <w:divBdr>
                <w:top w:val="none" w:sz="0" w:space="0" w:color="auto"/>
                <w:left w:val="none" w:sz="0" w:space="0" w:color="auto"/>
                <w:bottom w:val="none" w:sz="0" w:space="0" w:color="auto"/>
                <w:right w:val="none" w:sz="0" w:space="0" w:color="auto"/>
              </w:divBdr>
            </w:div>
            <w:div w:id="2102604452">
              <w:marLeft w:val="0"/>
              <w:marRight w:val="0"/>
              <w:marTop w:val="0"/>
              <w:marBottom w:val="0"/>
              <w:divBdr>
                <w:top w:val="none" w:sz="0" w:space="0" w:color="auto"/>
                <w:left w:val="none" w:sz="0" w:space="0" w:color="auto"/>
                <w:bottom w:val="none" w:sz="0" w:space="0" w:color="auto"/>
                <w:right w:val="none" w:sz="0" w:space="0" w:color="auto"/>
              </w:divBdr>
            </w:div>
            <w:div w:id="210934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97494">
      <w:bodyDiv w:val="1"/>
      <w:marLeft w:val="0"/>
      <w:marRight w:val="0"/>
      <w:marTop w:val="0"/>
      <w:marBottom w:val="0"/>
      <w:divBdr>
        <w:top w:val="none" w:sz="0" w:space="0" w:color="auto"/>
        <w:left w:val="none" w:sz="0" w:space="0" w:color="auto"/>
        <w:bottom w:val="none" w:sz="0" w:space="0" w:color="auto"/>
        <w:right w:val="none" w:sz="0" w:space="0" w:color="auto"/>
      </w:divBdr>
    </w:div>
    <w:div w:id="725880975">
      <w:bodyDiv w:val="1"/>
      <w:marLeft w:val="0"/>
      <w:marRight w:val="0"/>
      <w:marTop w:val="0"/>
      <w:marBottom w:val="0"/>
      <w:divBdr>
        <w:top w:val="none" w:sz="0" w:space="0" w:color="auto"/>
        <w:left w:val="none" w:sz="0" w:space="0" w:color="auto"/>
        <w:bottom w:val="none" w:sz="0" w:space="0" w:color="auto"/>
        <w:right w:val="none" w:sz="0" w:space="0" w:color="auto"/>
      </w:divBdr>
      <w:divsChild>
        <w:div w:id="501161056">
          <w:marLeft w:val="0"/>
          <w:marRight w:val="0"/>
          <w:marTop w:val="0"/>
          <w:marBottom w:val="0"/>
          <w:divBdr>
            <w:top w:val="none" w:sz="0" w:space="0" w:color="auto"/>
            <w:left w:val="none" w:sz="0" w:space="0" w:color="auto"/>
            <w:bottom w:val="none" w:sz="0" w:space="0" w:color="auto"/>
            <w:right w:val="none" w:sz="0" w:space="0" w:color="auto"/>
          </w:divBdr>
          <w:divsChild>
            <w:div w:id="1187596302">
              <w:marLeft w:val="0"/>
              <w:marRight w:val="0"/>
              <w:marTop w:val="0"/>
              <w:marBottom w:val="0"/>
              <w:divBdr>
                <w:top w:val="none" w:sz="0" w:space="0" w:color="auto"/>
                <w:left w:val="none" w:sz="0" w:space="0" w:color="auto"/>
                <w:bottom w:val="none" w:sz="0" w:space="0" w:color="auto"/>
                <w:right w:val="none" w:sz="0" w:space="0" w:color="auto"/>
              </w:divBdr>
            </w:div>
            <w:div w:id="1818494339">
              <w:marLeft w:val="0"/>
              <w:marRight w:val="0"/>
              <w:marTop w:val="0"/>
              <w:marBottom w:val="0"/>
              <w:divBdr>
                <w:top w:val="none" w:sz="0" w:space="0" w:color="auto"/>
                <w:left w:val="none" w:sz="0" w:space="0" w:color="auto"/>
                <w:bottom w:val="none" w:sz="0" w:space="0" w:color="auto"/>
                <w:right w:val="none" w:sz="0" w:space="0" w:color="auto"/>
              </w:divBdr>
            </w:div>
            <w:div w:id="204860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162598">
      <w:bodyDiv w:val="1"/>
      <w:marLeft w:val="0"/>
      <w:marRight w:val="0"/>
      <w:marTop w:val="0"/>
      <w:marBottom w:val="0"/>
      <w:divBdr>
        <w:top w:val="none" w:sz="0" w:space="0" w:color="auto"/>
        <w:left w:val="none" w:sz="0" w:space="0" w:color="auto"/>
        <w:bottom w:val="none" w:sz="0" w:space="0" w:color="auto"/>
        <w:right w:val="none" w:sz="0" w:space="0" w:color="auto"/>
      </w:divBdr>
    </w:div>
    <w:div w:id="755787502">
      <w:bodyDiv w:val="1"/>
      <w:marLeft w:val="0"/>
      <w:marRight w:val="0"/>
      <w:marTop w:val="0"/>
      <w:marBottom w:val="0"/>
      <w:divBdr>
        <w:top w:val="none" w:sz="0" w:space="0" w:color="auto"/>
        <w:left w:val="none" w:sz="0" w:space="0" w:color="auto"/>
        <w:bottom w:val="none" w:sz="0" w:space="0" w:color="auto"/>
        <w:right w:val="none" w:sz="0" w:space="0" w:color="auto"/>
      </w:divBdr>
    </w:div>
    <w:div w:id="757024656">
      <w:bodyDiv w:val="1"/>
      <w:marLeft w:val="0"/>
      <w:marRight w:val="0"/>
      <w:marTop w:val="0"/>
      <w:marBottom w:val="0"/>
      <w:divBdr>
        <w:top w:val="none" w:sz="0" w:space="0" w:color="auto"/>
        <w:left w:val="none" w:sz="0" w:space="0" w:color="auto"/>
        <w:bottom w:val="none" w:sz="0" w:space="0" w:color="auto"/>
        <w:right w:val="none" w:sz="0" w:space="0" w:color="auto"/>
      </w:divBdr>
    </w:div>
    <w:div w:id="763115289">
      <w:bodyDiv w:val="1"/>
      <w:marLeft w:val="0"/>
      <w:marRight w:val="0"/>
      <w:marTop w:val="0"/>
      <w:marBottom w:val="0"/>
      <w:divBdr>
        <w:top w:val="none" w:sz="0" w:space="0" w:color="auto"/>
        <w:left w:val="none" w:sz="0" w:space="0" w:color="auto"/>
        <w:bottom w:val="none" w:sz="0" w:space="0" w:color="auto"/>
        <w:right w:val="none" w:sz="0" w:space="0" w:color="auto"/>
      </w:divBdr>
      <w:divsChild>
        <w:div w:id="1917088897">
          <w:marLeft w:val="0"/>
          <w:marRight w:val="0"/>
          <w:marTop w:val="0"/>
          <w:marBottom w:val="0"/>
          <w:divBdr>
            <w:top w:val="none" w:sz="0" w:space="0" w:color="auto"/>
            <w:left w:val="none" w:sz="0" w:space="0" w:color="auto"/>
            <w:bottom w:val="none" w:sz="0" w:space="0" w:color="auto"/>
            <w:right w:val="none" w:sz="0" w:space="0" w:color="auto"/>
          </w:divBdr>
          <w:divsChild>
            <w:div w:id="11496349">
              <w:marLeft w:val="0"/>
              <w:marRight w:val="0"/>
              <w:marTop w:val="0"/>
              <w:marBottom w:val="0"/>
              <w:divBdr>
                <w:top w:val="none" w:sz="0" w:space="0" w:color="auto"/>
                <w:left w:val="none" w:sz="0" w:space="0" w:color="auto"/>
                <w:bottom w:val="none" w:sz="0" w:space="0" w:color="auto"/>
                <w:right w:val="none" w:sz="0" w:space="0" w:color="auto"/>
              </w:divBdr>
            </w:div>
            <w:div w:id="40716828">
              <w:marLeft w:val="0"/>
              <w:marRight w:val="0"/>
              <w:marTop w:val="0"/>
              <w:marBottom w:val="0"/>
              <w:divBdr>
                <w:top w:val="none" w:sz="0" w:space="0" w:color="auto"/>
                <w:left w:val="none" w:sz="0" w:space="0" w:color="auto"/>
                <w:bottom w:val="none" w:sz="0" w:space="0" w:color="auto"/>
                <w:right w:val="none" w:sz="0" w:space="0" w:color="auto"/>
              </w:divBdr>
            </w:div>
            <w:div w:id="110513530">
              <w:marLeft w:val="0"/>
              <w:marRight w:val="0"/>
              <w:marTop w:val="0"/>
              <w:marBottom w:val="0"/>
              <w:divBdr>
                <w:top w:val="none" w:sz="0" w:space="0" w:color="auto"/>
                <w:left w:val="none" w:sz="0" w:space="0" w:color="auto"/>
                <w:bottom w:val="none" w:sz="0" w:space="0" w:color="auto"/>
                <w:right w:val="none" w:sz="0" w:space="0" w:color="auto"/>
              </w:divBdr>
            </w:div>
            <w:div w:id="155149145">
              <w:marLeft w:val="0"/>
              <w:marRight w:val="0"/>
              <w:marTop w:val="0"/>
              <w:marBottom w:val="0"/>
              <w:divBdr>
                <w:top w:val="none" w:sz="0" w:space="0" w:color="auto"/>
                <w:left w:val="none" w:sz="0" w:space="0" w:color="auto"/>
                <w:bottom w:val="none" w:sz="0" w:space="0" w:color="auto"/>
                <w:right w:val="none" w:sz="0" w:space="0" w:color="auto"/>
              </w:divBdr>
            </w:div>
            <w:div w:id="191575501">
              <w:marLeft w:val="0"/>
              <w:marRight w:val="0"/>
              <w:marTop w:val="0"/>
              <w:marBottom w:val="0"/>
              <w:divBdr>
                <w:top w:val="none" w:sz="0" w:space="0" w:color="auto"/>
                <w:left w:val="none" w:sz="0" w:space="0" w:color="auto"/>
                <w:bottom w:val="none" w:sz="0" w:space="0" w:color="auto"/>
                <w:right w:val="none" w:sz="0" w:space="0" w:color="auto"/>
              </w:divBdr>
            </w:div>
            <w:div w:id="201332795">
              <w:marLeft w:val="0"/>
              <w:marRight w:val="0"/>
              <w:marTop w:val="0"/>
              <w:marBottom w:val="0"/>
              <w:divBdr>
                <w:top w:val="none" w:sz="0" w:space="0" w:color="auto"/>
                <w:left w:val="none" w:sz="0" w:space="0" w:color="auto"/>
                <w:bottom w:val="none" w:sz="0" w:space="0" w:color="auto"/>
                <w:right w:val="none" w:sz="0" w:space="0" w:color="auto"/>
              </w:divBdr>
            </w:div>
            <w:div w:id="429471312">
              <w:marLeft w:val="0"/>
              <w:marRight w:val="0"/>
              <w:marTop w:val="0"/>
              <w:marBottom w:val="0"/>
              <w:divBdr>
                <w:top w:val="none" w:sz="0" w:space="0" w:color="auto"/>
                <w:left w:val="none" w:sz="0" w:space="0" w:color="auto"/>
                <w:bottom w:val="none" w:sz="0" w:space="0" w:color="auto"/>
                <w:right w:val="none" w:sz="0" w:space="0" w:color="auto"/>
              </w:divBdr>
            </w:div>
            <w:div w:id="444933287">
              <w:marLeft w:val="0"/>
              <w:marRight w:val="0"/>
              <w:marTop w:val="0"/>
              <w:marBottom w:val="0"/>
              <w:divBdr>
                <w:top w:val="none" w:sz="0" w:space="0" w:color="auto"/>
                <w:left w:val="none" w:sz="0" w:space="0" w:color="auto"/>
                <w:bottom w:val="none" w:sz="0" w:space="0" w:color="auto"/>
                <w:right w:val="none" w:sz="0" w:space="0" w:color="auto"/>
              </w:divBdr>
            </w:div>
            <w:div w:id="505021178">
              <w:marLeft w:val="0"/>
              <w:marRight w:val="0"/>
              <w:marTop w:val="0"/>
              <w:marBottom w:val="0"/>
              <w:divBdr>
                <w:top w:val="none" w:sz="0" w:space="0" w:color="auto"/>
                <w:left w:val="none" w:sz="0" w:space="0" w:color="auto"/>
                <w:bottom w:val="none" w:sz="0" w:space="0" w:color="auto"/>
                <w:right w:val="none" w:sz="0" w:space="0" w:color="auto"/>
              </w:divBdr>
            </w:div>
            <w:div w:id="528221318">
              <w:marLeft w:val="0"/>
              <w:marRight w:val="0"/>
              <w:marTop w:val="0"/>
              <w:marBottom w:val="0"/>
              <w:divBdr>
                <w:top w:val="none" w:sz="0" w:space="0" w:color="auto"/>
                <w:left w:val="none" w:sz="0" w:space="0" w:color="auto"/>
                <w:bottom w:val="none" w:sz="0" w:space="0" w:color="auto"/>
                <w:right w:val="none" w:sz="0" w:space="0" w:color="auto"/>
              </w:divBdr>
            </w:div>
            <w:div w:id="535579278">
              <w:marLeft w:val="0"/>
              <w:marRight w:val="0"/>
              <w:marTop w:val="0"/>
              <w:marBottom w:val="0"/>
              <w:divBdr>
                <w:top w:val="none" w:sz="0" w:space="0" w:color="auto"/>
                <w:left w:val="none" w:sz="0" w:space="0" w:color="auto"/>
                <w:bottom w:val="none" w:sz="0" w:space="0" w:color="auto"/>
                <w:right w:val="none" w:sz="0" w:space="0" w:color="auto"/>
              </w:divBdr>
            </w:div>
            <w:div w:id="543518167">
              <w:marLeft w:val="0"/>
              <w:marRight w:val="0"/>
              <w:marTop w:val="0"/>
              <w:marBottom w:val="0"/>
              <w:divBdr>
                <w:top w:val="none" w:sz="0" w:space="0" w:color="auto"/>
                <w:left w:val="none" w:sz="0" w:space="0" w:color="auto"/>
                <w:bottom w:val="none" w:sz="0" w:space="0" w:color="auto"/>
                <w:right w:val="none" w:sz="0" w:space="0" w:color="auto"/>
              </w:divBdr>
            </w:div>
            <w:div w:id="553660323">
              <w:marLeft w:val="0"/>
              <w:marRight w:val="0"/>
              <w:marTop w:val="0"/>
              <w:marBottom w:val="0"/>
              <w:divBdr>
                <w:top w:val="none" w:sz="0" w:space="0" w:color="auto"/>
                <w:left w:val="none" w:sz="0" w:space="0" w:color="auto"/>
                <w:bottom w:val="none" w:sz="0" w:space="0" w:color="auto"/>
                <w:right w:val="none" w:sz="0" w:space="0" w:color="auto"/>
              </w:divBdr>
            </w:div>
            <w:div w:id="561142619">
              <w:marLeft w:val="0"/>
              <w:marRight w:val="0"/>
              <w:marTop w:val="0"/>
              <w:marBottom w:val="0"/>
              <w:divBdr>
                <w:top w:val="none" w:sz="0" w:space="0" w:color="auto"/>
                <w:left w:val="none" w:sz="0" w:space="0" w:color="auto"/>
                <w:bottom w:val="none" w:sz="0" w:space="0" w:color="auto"/>
                <w:right w:val="none" w:sz="0" w:space="0" w:color="auto"/>
              </w:divBdr>
            </w:div>
            <w:div w:id="647365908">
              <w:marLeft w:val="0"/>
              <w:marRight w:val="0"/>
              <w:marTop w:val="0"/>
              <w:marBottom w:val="0"/>
              <w:divBdr>
                <w:top w:val="none" w:sz="0" w:space="0" w:color="auto"/>
                <w:left w:val="none" w:sz="0" w:space="0" w:color="auto"/>
                <w:bottom w:val="none" w:sz="0" w:space="0" w:color="auto"/>
                <w:right w:val="none" w:sz="0" w:space="0" w:color="auto"/>
              </w:divBdr>
            </w:div>
            <w:div w:id="792023065">
              <w:marLeft w:val="0"/>
              <w:marRight w:val="0"/>
              <w:marTop w:val="0"/>
              <w:marBottom w:val="0"/>
              <w:divBdr>
                <w:top w:val="none" w:sz="0" w:space="0" w:color="auto"/>
                <w:left w:val="none" w:sz="0" w:space="0" w:color="auto"/>
                <w:bottom w:val="none" w:sz="0" w:space="0" w:color="auto"/>
                <w:right w:val="none" w:sz="0" w:space="0" w:color="auto"/>
              </w:divBdr>
            </w:div>
            <w:div w:id="895160254">
              <w:marLeft w:val="0"/>
              <w:marRight w:val="0"/>
              <w:marTop w:val="0"/>
              <w:marBottom w:val="0"/>
              <w:divBdr>
                <w:top w:val="none" w:sz="0" w:space="0" w:color="auto"/>
                <w:left w:val="none" w:sz="0" w:space="0" w:color="auto"/>
                <w:bottom w:val="none" w:sz="0" w:space="0" w:color="auto"/>
                <w:right w:val="none" w:sz="0" w:space="0" w:color="auto"/>
              </w:divBdr>
            </w:div>
            <w:div w:id="917863018">
              <w:marLeft w:val="0"/>
              <w:marRight w:val="0"/>
              <w:marTop w:val="0"/>
              <w:marBottom w:val="0"/>
              <w:divBdr>
                <w:top w:val="none" w:sz="0" w:space="0" w:color="auto"/>
                <w:left w:val="none" w:sz="0" w:space="0" w:color="auto"/>
                <w:bottom w:val="none" w:sz="0" w:space="0" w:color="auto"/>
                <w:right w:val="none" w:sz="0" w:space="0" w:color="auto"/>
              </w:divBdr>
            </w:div>
            <w:div w:id="965349975">
              <w:marLeft w:val="0"/>
              <w:marRight w:val="0"/>
              <w:marTop w:val="0"/>
              <w:marBottom w:val="0"/>
              <w:divBdr>
                <w:top w:val="none" w:sz="0" w:space="0" w:color="auto"/>
                <w:left w:val="none" w:sz="0" w:space="0" w:color="auto"/>
                <w:bottom w:val="none" w:sz="0" w:space="0" w:color="auto"/>
                <w:right w:val="none" w:sz="0" w:space="0" w:color="auto"/>
              </w:divBdr>
            </w:div>
            <w:div w:id="982930341">
              <w:marLeft w:val="0"/>
              <w:marRight w:val="0"/>
              <w:marTop w:val="0"/>
              <w:marBottom w:val="0"/>
              <w:divBdr>
                <w:top w:val="none" w:sz="0" w:space="0" w:color="auto"/>
                <w:left w:val="none" w:sz="0" w:space="0" w:color="auto"/>
                <w:bottom w:val="none" w:sz="0" w:space="0" w:color="auto"/>
                <w:right w:val="none" w:sz="0" w:space="0" w:color="auto"/>
              </w:divBdr>
            </w:div>
            <w:div w:id="993487756">
              <w:marLeft w:val="0"/>
              <w:marRight w:val="0"/>
              <w:marTop w:val="0"/>
              <w:marBottom w:val="0"/>
              <w:divBdr>
                <w:top w:val="none" w:sz="0" w:space="0" w:color="auto"/>
                <w:left w:val="none" w:sz="0" w:space="0" w:color="auto"/>
                <w:bottom w:val="none" w:sz="0" w:space="0" w:color="auto"/>
                <w:right w:val="none" w:sz="0" w:space="0" w:color="auto"/>
              </w:divBdr>
            </w:div>
            <w:div w:id="1090736944">
              <w:marLeft w:val="0"/>
              <w:marRight w:val="0"/>
              <w:marTop w:val="0"/>
              <w:marBottom w:val="0"/>
              <w:divBdr>
                <w:top w:val="none" w:sz="0" w:space="0" w:color="auto"/>
                <w:left w:val="none" w:sz="0" w:space="0" w:color="auto"/>
                <w:bottom w:val="none" w:sz="0" w:space="0" w:color="auto"/>
                <w:right w:val="none" w:sz="0" w:space="0" w:color="auto"/>
              </w:divBdr>
            </w:div>
            <w:div w:id="1171219021">
              <w:marLeft w:val="0"/>
              <w:marRight w:val="0"/>
              <w:marTop w:val="0"/>
              <w:marBottom w:val="0"/>
              <w:divBdr>
                <w:top w:val="none" w:sz="0" w:space="0" w:color="auto"/>
                <w:left w:val="none" w:sz="0" w:space="0" w:color="auto"/>
                <w:bottom w:val="none" w:sz="0" w:space="0" w:color="auto"/>
                <w:right w:val="none" w:sz="0" w:space="0" w:color="auto"/>
              </w:divBdr>
            </w:div>
            <w:div w:id="1205560008">
              <w:marLeft w:val="0"/>
              <w:marRight w:val="0"/>
              <w:marTop w:val="0"/>
              <w:marBottom w:val="0"/>
              <w:divBdr>
                <w:top w:val="none" w:sz="0" w:space="0" w:color="auto"/>
                <w:left w:val="none" w:sz="0" w:space="0" w:color="auto"/>
                <w:bottom w:val="none" w:sz="0" w:space="0" w:color="auto"/>
                <w:right w:val="none" w:sz="0" w:space="0" w:color="auto"/>
              </w:divBdr>
            </w:div>
            <w:div w:id="1367219098">
              <w:marLeft w:val="0"/>
              <w:marRight w:val="0"/>
              <w:marTop w:val="0"/>
              <w:marBottom w:val="0"/>
              <w:divBdr>
                <w:top w:val="none" w:sz="0" w:space="0" w:color="auto"/>
                <w:left w:val="none" w:sz="0" w:space="0" w:color="auto"/>
                <w:bottom w:val="none" w:sz="0" w:space="0" w:color="auto"/>
                <w:right w:val="none" w:sz="0" w:space="0" w:color="auto"/>
              </w:divBdr>
            </w:div>
            <w:div w:id="1388532855">
              <w:marLeft w:val="0"/>
              <w:marRight w:val="0"/>
              <w:marTop w:val="0"/>
              <w:marBottom w:val="0"/>
              <w:divBdr>
                <w:top w:val="none" w:sz="0" w:space="0" w:color="auto"/>
                <w:left w:val="none" w:sz="0" w:space="0" w:color="auto"/>
                <w:bottom w:val="none" w:sz="0" w:space="0" w:color="auto"/>
                <w:right w:val="none" w:sz="0" w:space="0" w:color="auto"/>
              </w:divBdr>
            </w:div>
            <w:div w:id="1479765269">
              <w:marLeft w:val="0"/>
              <w:marRight w:val="0"/>
              <w:marTop w:val="0"/>
              <w:marBottom w:val="0"/>
              <w:divBdr>
                <w:top w:val="none" w:sz="0" w:space="0" w:color="auto"/>
                <w:left w:val="none" w:sz="0" w:space="0" w:color="auto"/>
                <w:bottom w:val="none" w:sz="0" w:space="0" w:color="auto"/>
                <w:right w:val="none" w:sz="0" w:space="0" w:color="auto"/>
              </w:divBdr>
            </w:div>
            <w:div w:id="1549564102">
              <w:marLeft w:val="0"/>
              <w:marRight w:val="0"/>
              <w:marTop w:val="0"/>
              <w:marBottom w:val="0"/>
              <w:divBdr>
                <w:top w:val="none" w:sz="0" w:space="0" w:color="auto"/>
                <w:left w:val="none" w:sz="0" w:space="0" w:color="auto"/>
                <w:bottom w:val="none" w:sz="0" w:space="0" w:color="auto"/>
                <w:right w:val="none" w:sz="0" w:space="0" w:color="auto"/>
              </w:divBdr>
            </w:div>
            <w:div w:id="1571769898">
              <w:marLeft w:val="0"/>
              <w:marRight w:val="0"/>
              <w:marTop w:val="0"/>
              <w:marBottom w:val="0"/>
              <w:divBdr>
                <w:top w:val="none" w:sz="0" w:space="0" w:color="auto"/>
                <w:left w:val="none" w:sz="0" w:space="0" w:color="auto"/>
                <w:bottom w:val="none" w:sz="0" w:space="0" w:color="auto"/>
                <w:right w:val="none" w:sz="0" w:space="0" w:color="auto"/>
              </w:divBdr>
            </w:div>
            <w:div w:id="1633055428">
              <w:marLeft w:val="0"/>
              <w:marRight w:val="0"/>
              <w:marTop w:val="0"/>
              <w:marBottom w:val="0"/>
              <w:divBdr>
                <w:top w:val="none" w:sz="0" w:space="0" w:color="auto"/>
                <w:left w:val="none" w:sz="0" w:space="0" w:color="auto"/>
                <w:bottom w:val="none" w:sz="0" w:space="0" w:color="auto"/>
                <w:right w:val="none" w:sz="0" w:space="0" w:color="auto"/>
              </w:divBdr>
            </w:div>
            <w:div w:id="1778284290">
              <w:marLeft w:val="0"/>
              <w:marRight w:val="0"/>
              <w:marTop w:val="0"/>
              <w:marBottom w:val="0"/>
              <w:divBdr>
                <w:top w:val="none" w:sz="0" w:space="0" w:color="auto"/>
                <w:left w:val="none" w:sz="0" w:space="0" w:color="auto"/>
                <w:bottom w:val="none" w:sz="0" w:space="0" w:color="auto"/>
                <w:right w:val="none" w:sz="0" w:space="0" w:color="auto"/>
              </w:divBdr>
            </w:div>
            <w:div w:id="1817409121">
              <w:marLeft w:val="0"/>
              <w:marRight w:val="0"/>
              <w:marTop w:val="0"/>
              <w:marBottom w:val="0"/>
              <w:divBdr>
                <w:top w:val="none" w:sz="0" w:space="0" w:color="auto"/>
                <w:left w:val="none" w:sz="0" w:space="0" w:color="auto"/>
                <w:bottom w:val="none" w:sz="0" w:space="0" w:color="auto"/>
                <w:right w:val="none" w:sz="0" w:space="0" w:color="auto"/>
              </w:divBdr>
            </w:div>
            <w:div w:id="1832793157">
              <w:marLeft w:val="0"/>
              <w:marRight w:val="0"/>
              <w:marTop w:val="0"/>
              <w:marBottom w:val="0"/>
              <w:divBdr>
                <w:top w:val="none" w:sz="0" w:space="0" w:color="auto"/>
                <w:left w:val="none" w:sz="0" w:space="0" w:color="auto"/>
                <w:bottom w:val="none" w:sz="0" w:space="0" w:color="auto"/>
                <w:right w:val="none" w:sz="0" w:space="0" w:color="auto"/>
              </w:divBdr>
            </w:div>
            <w:div w:id="1834103634">
              <w:marLeft w:val="0"/>
              <w:marRight w:val="0"/>
              <w:marTop w:val="0"/>
              <w:marBottom w:val="0"/>
              <w:divBdr>
                <w:top w:val="none" w:sz="0" w:space="0" w:color="auto"/>
                <w:left w:val="none" w:sz="0" w:space="0" w:color="auto"/>
                <w:bottom w:val="none" w:sz="0" w:space="0" w:color="auto"/>
                <w:right w:val="none" w:sz="0" w:space="0" w:color="auto"/>
              </w:divBdr>
            </w:div>
            <w:div w:id="1856767261">
              <w:marLeft w:val="0"/>
              <w:marRight w:val="0"/>
              <w:marTop w:val="0"/>
              <w:marBottom w:val="0"/>
              <w:divBdr>
                <w:top w:val="none" w:sz="0" w:space="0" w:color="auto"/>
                <w:left w:val="none" w:sz="0" w:space="0" w:color="auto"/>
                <w:bottom w:val="none" w:sz="0" w:space="0" w:color="auto"/>
                <w:right w:val="none" w:sz="0" w:space="0" w:color="auto"/>
              </w:divBdr>
            </w:div>
            <w:div w:id="1872113134">
              <w:marLeft w:val="0"/>
              <w:marRight w:val="0"/>
              <w:marTop w:val="0"/>
              <w:marBottom w:val="0"/>
              <w:divBdr>
                <w:top w:val="none" w:sz="0" w:space="0" w:color="auto"/>
                <w:left w:val="none" w:sz="0" w:space="0" w:color="auto"/>
                <w:bottom w:val="none" w:sz="0" w:space="0" w:color="auto"/>
                <w:right w:val="none" w:sz="0" w:space="0" w:color="auto"/>
              </w:divBdr>
            </w:div>
            <w:div w:id="1952006416">
              <w:marLeft w:val="0"/>
              <w:marRight w:val="0"/>
              <w:marTop w:val="0"/>
              <w:marBottom w:val="0"/>
              <w:divBdr>
                <w:top w:val="none" w:sz="0" w:space="0" w:color="auto"/>
                <w:left w:val="none" w:sz="0" w:space="0" w:color="auto"/>
                <w:bottom w:val="none" w:sz="0" w:space="0" w:color="auto"/>
                <w:right w:val="none" w:sz="0" w:space="0" w:color="auto"/>
              </w:divBdr>
            </w:div>
            <w:div w:id="1986473997">
              <w:marLeft w:val="0"/>
              <w:marRight w:val="0"/>
              <w:marTop w:val="0"/>
              <w:marBottom w:val="0"/>
              <w:divBdr>
                <w:top w:val="none" w:sz="0" w:space="0" w:color="auto"/>
                <w:left w:val="none" w:sz="0" w:space="0" w:color="auto"/>
                <w:bottom w:val="none" w:sz="0" w:space="0" w:color="auto"/>
                <w:right w:val="none" w:sz="0" w:space="0" w:color="auto"/>
              </w:divBdr>
            </w:div>
            <w:div w:id="1989357312">
              <w:marLeft w:val="0"/>
              <w:marRight w:val="0"/>
              <w:marTop w:val="0"/>
              <w:marBottom w:val="0"/>
              <w:divBdr>
                <w:top w:val="none" w:sz="0" w:space="0" w:color="auto"/>
                <w:left w:val="none" w:sz="0" w:space="0" w:color="auto"/>
                <w:bottom w:val="none" w:sz="0" w:space="0" w:color="auto"/>
                <w:right w:val="none" w:sz="0" w:space="0" w:color="auto"/>
              </w:divBdr>
            </w:div>
            <w:div w:id="2058696810">
              <w:marLeft w:val="0"/>
              <w:marRight w:val="0"/>
              <w:marTop w:val="0"/>
              <w:marBottom w:val="0"/>
              <w:divBdr>
                <w:top w:val="none" w:sz="0" w:space="0" w:color="auto"/>
                <w:left w:val="none" w:sz="0" w:space="0" w:color="auto"/>
                <w:bottom w:val="none" w:sz="0" w:space="0" w:color="auto"/>
                <w:right w:val="none" w:sz="0" w:space="0" w:color="auto"/>
              </w:divBdr>
            </w:div>
            <w:div w:id="2092503008">
              <w:marLeft w:val="0"/>
              <w:marRight w:val="0"/>
              <w:marTop w:val="0"/>
              <w:marBottom w:val="0"/>
              <w:divBdr>
                <w:top w:val="none" w:sz="0" w:space="0" w:color="auto"/>
                <w:left w:val="none" w:sz="0" w:space="0" w:color="auto"/>
                <w:bottom w:val="none" w:sz="0" w:space="0" w:color="auto"/>
                <w:right w:val="none" w:sz="0" w:space="0" w:color="auto"/>
              </w:divBdr>
            </w:div>
            <w:div w:id="2120756378">
              <w:marLeft w:val="0"/>
              <w:marRight w:val="0"/>
              <w:marTop w:val="0"/>
              <w:marBottom w:val="0"/>
              <w:divBdr>
                <w:top w:val="none" w:sz="0" w:space="0" w:color="auto"/>
                <w:left w:val="none" w:sz="0" w:space="0" w:color="auto"/>
                <w:bottom w:val="none" w:sz="0" w:space="0" w:color="auto"/>
                <w:right w:val="none" w:sz="0" w:space="0" w:color="auto"/>
              </w:divBdr>
            </w:div>
            <w:div w:id="212403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70691">
      <w:bodyDiv w:val="1"/>
      <w:marLeft w:val="0"/>
      <w:marRight w:val="0"/>
      <w:marTop w:val="0"/>
      <w:marBottom w:val="0"/>
      <w:divBdr>
        <w:top w:val="none" w:sz="0" w:space="0" w:color="auto"/>
        <w:left w:val="none" w:sz="0" w:space="0" w:color="auto"/>
        <w:bottom w:val="none" w:sz="0" w:space="0" w:color="auto"/>
        <w:right w:val="none" w:sz="0" w:space="0" w:color="auto"/>
      </w:divBdr>
    </w:div>
    <w:div w:id="769474183">
      <w:bodyDiv w:val="1"/>
      <w:marLeft w:val="0"/>
      <w:marRight w:val="0"/>
      <w:marTop w:val="0"/>
      <w:marBottom w:val="0"/>
      <w:divBdr>
        <w:top w:val="none" w:sz="0" w:space="0" w:color="auto"/>
        <w:left w:val="none" w:sz="0" w:space="0" w:color="auto"/>
        <w:bottom w:val="none" w:sz="0" w:space="0" w:color="auto"/>
        <w:right w:val="none" w:sz="0" w:space="0" w:color="auto"/>
      </w:divBdr>
    </w:div>
    <w:div w:id="776296869">
      <w:bodyDiv w:val="1"/>
      <w:marLeft w:val="0"/>
      <w:marRight w:val="0"/>
      <w:marTop w:val="0"/>
      <w:marBottom w:val="0"/>
      <w:divBdr>
        <w:top w:val="none" w:sz="0" w:space="0" w:color="auto"/>
        <w:left w:val="none" w:sz="0" w:space="0" w:color="auto"/>
        <w:bottom w:val="none" w:sz="0" w:space="0" w:color="auto"/>
        <w:right w:val="none" w:sz="0" w:space="0" w:color="auto"/>
      </w:divBdr>
    </w:div>
    <w:div w:id="776407509">
      <w:bodyDiv w:val="1"/>
      <w:marLeft w:val="0"/>
      <w:marRight w:val="0"/>
      <w:marTop w:val="0"/>
      <w:marBottom w:val="0"/>
      <w:divBdr>
        <w:top w:val="none" w:sz="0" w:space="0" w:color="auto"/>
        <w:left w:val="none" w:sz="0" w:space="0" w:color="auto"/>
        <w:bottom w:val="none" w:sz="0" w:space="0" w:color="auto"/>
        <w:right w:val="none" w:sz="0" w:space="0" w:color="auto"/>
      </w:divBdr>
      <w:divsChild>
        <w:div w:id="2039624372">
          <w:marLeft w:val="0"/>
          <w:marRight w:val="0"/>
          <w:marTop w:val="0"/>
          <w:marBottom w:val="0"/>
          <w:divBdr>
            <w:top w:val="none" w:sz="0" w:space="0" w:color="auto"/>
            <w:left w:val="none" w:sz="0" w:space="0" w:color="auto"/>
            <w:bottom w:val="none" w:sz="0" w:space="0" w:color="auto"/>
            <w:right w:val="none" w:sz="0" w:space="0" w:color="auto"/>
          </w:divBdr>
          <w:divsChild>
            <w:div w:id="22632942">
              <w:marLeft w:val="0"/>
              <w:marRight w:val="0"/>
              <w:marTop w:val="0"/>
              <w:marBottom w:val="0"/>
              <w:divBdr>
                <w:top w:val="none" w:sz="0" w:space="0" w:color="auto"/>
                <w:left w:val="none" w:sz="0" w:space="0" w:color="auto"/>
                <w:bottom w:val="none" w:sz="0" w:space="0" w:color="auto"/>
                <w:right w:val="none" w:sz="0" w:space="0" w:color="auto"/>
              </w:divBdr>
            </w:div>
            <w:div w:id="82534163">
              <w:marLeft w:val="0"/>
              <w:marRight w:val="0"/>
              <w:marTop w:val="0"/>
              <w:marBottom w:val="0"/>
              <w:divBdr>
                <w:top w:val="none" w:sz="0" w:space="0" w:color="auto"/>
                <w:left w:val="none" w:sz="0" w:space="0" w:color="auto"/>
                <w:bottom w:val="none" w:sz="0" w:space="0" w:color="auto"/>
                <w:right w:val="none" w:sz="0" w:space="0" w:color="auto"/>
              </w:divBdr>
            </w:div>
            <w:div w:id="86119429">
              <w:marLeft w:val="0"/>
              <w:marRight w:val="0"/>
              <w:marTop w:val="0"/>
              <w:marBottom w:val="0"/>
              <w:divBdr>
                <w:top w:val="none" w:sz="0" w:space="0" w:color="auto"/>
                <w:left w:val="none" w:sz="0" w:space="0" w:color="auto"/>
                <w:bottom w:val="none" w:sz="0" w:space="0" w:color="auto"/>
                <w:right w:val="none" w:sz="0" w:space="0" w:color="auto"/>
              </w:divBdr>
            </w:div>
            <w:div w:id="94060640">
              <w:marLeft w:val="0"/>
              <w:marRight w:val="0"/>
              <w:marTop w:val="0"/>
              <w:marBottom w:val="0"/>
              <w:divBdr>
                <w:top w:val="none" w:sz="0" w:space="0" w:color="auto"/>
                <w:left w:val="none" w:sz="0" w:space="0" w:color="auto"/>
                <w:bottom w:val="none" w:sz="0" w:space="0" w:color="auto"/>
                <w:right w:val="none" w:sz="0" w:space="0" w:color="auto"/>
              </w:divBdr>
            </w:div>
            <w:div w:id="94442136">
              <w:marLeft w:val="0"/>
              <w:marRight w:val="0"/>
              <w:marTop w:val="0"/>
              <w:marBottom w:val="0"/>
              <w:divBdr>
                <w:top w:val="none" w:sz="0" w:space="0" w:color="auto"/>
                <w:left w:val="none" w:sz="0" w:space="0" w:color="auto"/>
                <w:bottom w:val="none" w:sz="0" w:space="0" w:color="auto"/>
                <w:right w:val="none" w:sz="0" w:space="0" w:color="auto"/>
              </w:divBdr>
            </w:div>
            <w:div w:id="102386730">
              <w:marLeft w:val="0"/>
              <w:marRight w:val="0"/>
              <w:marTop w:val="0"/>
              <w:marBottom w:val="0"/>
              <w:divBdr>
                <w:top w:val="none" w:sz="0" w:space="0" w:color="auto"/>
                <w:left w:val="none" w:sz="0" w:space="0" w:color="auto"/>
                <w:bottom w:val="none" w:sz="0" w:space="0" w:color="auto"/>
                <w:right w:val="none" w:sz="0" w:space="0" w:color="auto"/>
              </w:divBdr>
            </w:div>
            <w:div w:id="113062219">
              <w:marLeft w:val="0"/>
              <w:marRight w:val="0"/>
              <w:marTop w:val="0"/>
              <w:marBottom w:val="0"/>
              <w:divBdr>
                <w:top w:val="none" w:sz="0" w:space="0" w:color="auto"/>
                <w:left w:val="none" w:sz="0" w:space="0" w:color="auto"/>
                <w:bottom w:val="none" w:sz="0" w:space="0" w:color="auto"/>
                <w:right w:val="none" w:sz="0" w:space="0" w:color="auto"/>
              </w:divBdr>
            </w:div>
            <w:div w:id="127477405">
              <w:marLeft w:val="0"/>
              <w:marRight w:val="0"/>
              <w:marTop w:val="0"/>
              <w:marBottom w:val="0"/>
              <w:divBdr>
                <w:top w:val="none" w:sz="0" w:space="0" w:color="auto"/>
                <w:left w:val="none" w:sz="0" w:space="0" w:color="auto"/>
                <w:bottom w:val="none" w:sz="0" w:space="0" w:color="auto"/>
                <w:right w:val="none" w:sz="0" w:space="0" w:color="auto"/>
              </w:divBdr>
            </w:div>
            <w:div w:id="142506557">
              <w:marLeft w:val="0"/>
              <w:marRight w:val="0"/>
              <w:marTop w:val="0"/>
              <w:marBottom w:val="0"/>
              <w:divBdr>
                <w:top w:val="none" w:sz="0" w:space="0" w:color="auto"/>
                <w:left w:val="none" w:sz="0" w:space="0" w:color="auto"/>
                <w:bottom w:val="none" w:sz="0" w:space="0" w:color="auto"/>
                <w:right w:val="none" w:sz="0" w:space="0" w:color="auto"/>
              </w:divBdr>
            </w:div>
            <w:div w:id="163984179">
              <w:marLeft w:val="0"/>
              <w:marRight w:val="0"/>
              <w:marTop w:val="0"/>
              <w:marBottom w:val="0"/>
              <w:divBdr>
                <w:top w:val="none" w:sz="0" w:space="0" w:color="auto"/>
                <w:left w:val="none" w:sz="0" w:space="0" w:color="auto"/>
                <w:bottom w:val="none" w:sz="0" w:space="0" w:color="auto"/>
                <w:right w:val="none" w:sz="0" w:space="0" w:color="auto"/>
              </w:divBdr>
            </w:div>
            <w:div w:id="215896960">
              <w:marLeft w:val="0"/>
              <w:marRight w:val="0"/>
              <w:marTop w:val="0"/>
              <w:marBottom w:val="0"/>
              <w:divBdr>
                <w:top w:val="none" w:sz="0" w:space="0" w:color="auto"/>
                <w:left w:val="none" w:sz="0" w:space="0" w:color="auto"/>
                <w:bottom w:val="none" w:sz="0" w:space="0" w:color="auto"/>
                <w:right w:val="none" w:sz="0" w:space="0" w:color="auto"/>
              </w:divBdr>
            </w:div>
            <w:div w:id="246965395">
              <w:marLeft w:val="0"/>
              <w:marRight w:val="0"/>
              <w:marTop w:val="0"/>
              <w:marBottom w:val="0"/>
              <w:divBdr>
                <w:top w:val="none" w:sz="0" w:space="0" w:color="auto"/>
                <w:left w:val="none" w:sz="0" w:space="0" w:color="auto"/>
                <w:bottom w:val="none" w:sz="0" w:space="0" w:color="auto"/>
                <w:right w:val="none" w:sz="0" w:space="0" w:color="auto"/>
              </w:divBdr>
            </w:div>
            <w:div w:id="250237113">
              <w:marLeft w:val="0"/>
              <w:marRight w:val="0"/>
              <w:marTop w:val="0"/>
              <w:marBottom w:val="0"/>
              <w:divBdr>
                <w:top w:val="none" w:sz="0" w:space="0" w:color="auto"/>
                <w:left w:val="none" w:sz="0" w:space="0" w:color="auto"/>
                <w:bottom w:val="none" w:sz="0" w:space="0" w:color="auto"/>
                <w:right w:val="none" w:sz="0" w:space="0" w:color="auto"/>
              </w:divBdr>
            </w:div>
            <w:div w:id="259146564">
              <w:marLeft w:val="0"/>
              <w:marRight w:val="0"/>
              <w:marTop w:val="0"/>
              <w:marBottom w:val="0"/>
              <w:divBdr>
                <w:top w:val="none" w:sz="0" w:space="0" w:color="auto"/>
                <w:left w:val="none" w:sz="0" w:space="0" w:color="auto"/>
                <w:bottom w:val="none" w:sz="0" w:space="0" w:color="auto"/>
                <w:right w:val="none" w:sz="0" w:space="0" w:color="auto"/>
              </w:divBdr>
            </w:div>
            <w:div w:id="269706854">
              <w:marLeft w:val="0"/>
              <w:marRight w:val="0"/>
              <w:marTop w:val="0"/>
              <w:marBottom w:val="0"/>
              <w:divBdr>
                <w:top w:val="none" w:sz="0" w:space="0" w:color="auto"/>
                <w:left w:val="none" w:sz="0" w:space="0" w:color="auto"/>
                <w:bottom w:val="none" w:sz="0" w:space="0" w:color="auto"/>
                <w:right w:val="none" w:sz="0" w:space="0" w:color="auto"/>
              </w:divBdr>
            </w:div>
            <w:div w:id="272788483">
              <w:marLeft w:val="0"/>
              <w:marRight w:val="0"/>
              <w:marTop w:val="0"/>
              <w:marBottom w:val="0"/>
              <w:divBdr>
                <w:top w:val="none" w:sz="0" w:space="0" w:color="auto"/>
                <w:left w:val="none" w:sz="0" w:space="0" w:color="auto"/>
                <w:bottom w:val="none" w:sz="0" w:space="0" w:color="auto"/>
                <w:right w:val="none" w:sz="0" w:space="0" w:color="auto"/>
              </w:divBdr>
            </w:div>
            <w:div w:id="281423220">
              <w:marLeft w:val="0"/>
              <w:marRight w:val="0"/>
              <w:marTop w:val="0"/>
              <w:marBottom w:val="0"/>
              <w:divBdr>
                <w:top w:val="none" w:sz="0" w:space="0" w:color="auto"/>
                <w:left w:val="none" w:sz="0" w:space="0" w:color="auto"/>
                <w:bottom w:val="none" w:sz="0" w:space="0" w:color="auto"/>
                <w:right w:val="none" w:sz="0" w:space="0" w:color="auto"/>
              </w:divBdr>
            </w:div>
            <w:div w:id="313143334">
              <w:marLeft w:val="0"/>
              <w:marRight w:val="0"/>
              <w:marTop w:val="0"/>
              <w:marBottom w:val="0"/>
              <w:divBdr>
                <w:top w:val="none" w:sz="0" w:space="0" w:color="auto"/>
                <w:left w:val="none" w:sz="0" w:space="0" w:color="auto"/>
                <w:bottom w:val="none" w:sz="0" w:space="0" w:color="auto"/>
                <w:right w:val="none" w:sz="0" w:space="0" w:color="auto"/>
              </w:divBdr>
            </w:div>
            <w:div w:id="319771816">
              <w:marLeft w:val="0"/>
              <w:marRight w:val="0"/>
              <w:marTop w:val="0"/>
              <w:marBottom w:val="0"/>
              <w:divBdr>
                <w:top w:val="none" w:sz="0" w:space="0" w:color="auto"/>
                <w:left w:val="none" w:sz="0" w:space="0" w:color="auto"/>
                <w:bottom w:val="none" w:sz="0" w:space="0" w:color="auto"/>
                <w:right w:val="none" w:sz="0" w:space="0" w:color="auto"/>
              </w:divBdr>
            </w:div>
            <w:div w:id="332612851">
              <w:marLeft w:val="0"/>
              <w:marRight w:val="0"/>
              <w:marTop w:val="0"/>
              <w:marBottom w:val="0"/>
              <w:divBdr>
                <w:top w:val="none" w:sz="0" w:space="0" w:color="auto"/>
                <w:left w:val="none" w:sz="0" w:space="0" w:color="auto"/>
                <w:bottom w:val="none" w:sz="0" w:space="0" w:color="auto"/>
                <w:right w:val="none" w:sz="0" w:space="0" w:color="auto"/>
              </w:divBdr>
            </w:div>
            <w:div w:id="341129386">
              <w:marLeft w:val="0"/>
              <w:marRight w:val="0"/>
              <w:marTop w:val="0"/>
              <w:marBottom w:val="0"/>
              <w:divBdr>
                <w:top w:val="none" w:sz="0" w:space="0" w:color="auto"/>
                <w:left w:val="none" w:sz="0" w:space="0" w:color="auto"/>
                <w:bottom w:val="none" w:sz="0" w:space="0" w:color="auto"/>
                <w:right w:val="none" w:sz="0" w:space="0" w:color="auto"/>
              </w:divBdr>
            </w:div>
            <w:div w:id="359287091">
              <w:marLeft w:val="0"/>
              <w:marRight w:val="0"/>
              <w:marTop w:val="0"/>
              <w:marBottom w:val="0"/>
              <w:divBdr>
                <w:top w:val="none" w:sz="0" w:space="0" w:color="auto"/>
                <w:left w:val="none" w:sz="0" w:space="0" w:color="auto"/>
                <w:bottom w:val="none" w:sz="0" w:space="0" w:color="auto"/>
                <w:right w:val="none" w:sz="0" w:space="0" w:color="auto"/>
              </w:divBdr>
            </w:div>
            <w:div w:id="361631977">
              <w:marLeft w:val="0"/>
              <w:marRight w:val="0"/>
              <w:marTop w:val="0"/>
              <w:marBottom w:val="0"/>
              <w:divBdr>
                <w:top w:val="none" w:sz="0" w:space="0" w:color="auto"/>
                <w:left w:val="none" w:sz="0" w:space="0" w:color="auto"/>
                <w:bottom w:val="none" w:sz="0" w:space="0" w:color="auto"/>
                <w:right w:val="none" w:sz="0" w:space="0" w:color="auto"/>
              </w:divBdr>
            </w:div>
            <w:div w:id="385371768">
              <w:marLeft w:val="0"/>
              <w:marRight w:val="0"/>
              <w:marTop w:val="0"/>
              <w:marBottom w:val="0"/>
              <w:divBdr>
                <w:top w:val="none" w:sz="0" w:space="0" w:color="auto"/>
                <w:left w:val="none" w:sz="0" w:space="0" w:color="auto"/>
                <w:bottom w:val="none" w:sz="0" w:space="0" w:color="auto"/>
                <w:right w:val="none" w:sz="0" w:space="0" w:color="auto"/>
              </w:divBdr>
            </w:div>
            <w:div w:id="419376896">
              <w:marLeft w:val="0"/>
              <w:marRight w:val="0"/>
              <w:marTop w:val="0"/>
              <w:marBottom w:val="0"/>
              <w:divBdr>
                <w:top w:val="none" w:sz="0" w:space="0" w:color="auto"/>
                <w:left w:val="none" w:sz="0" w:space="0" w:color="auto"/>
                <w:bottom w:val="none" w:sz="0" w:space="0" w:color="auto"/>
                <w:right w:val="none" w:sz="0" w:space="0" w:color="auto"/>
              </w:divBdr>
            </w:div>
            <w:div w:id="437605424">
              <w:marLeft w:val="0"/>
              <w:marRight w:val="0"/>
              <w:marTop w:val="0"/>
              <w:marBottom w:val="0"/>
              <w:divBdr>
                <w:top w:val="none" w:sz="0" w:space="0" w:color="auto"/>
                <w:left w:val="none" w:sz="0" w:space="0" w:color="auto"/>
                <w:bottom w:val="none" w:sz="0" w:space="0" w:color="auto"/>
                <w:right w:val="none" w:sz="0" w:space="0" w:color="auto"/>
              </w:divBdr>
            </w:div>
            <w:div w:id="483208372">
              <w:marLeft w:val="0"/>
              <w:marRight w:val="0"/>
              <w:marTop w:val="0"/>
              <w:marBottom w:val="0"/>
              <w:divBdr>
                <w:top w:val="none" w:sz="0" w:space="0" w:color="auto"/>
                <w:left w:val="none" w:sz="0" w:space="0" w:color="auto"/>
                <w:bottom w:val="none" w:sz="0" w:space="0" w:color="auto"/>
                <w:right w:val="none" w:sz="0" w:space="0" w:color="auto"/>
              </w:divBdr>
            </w:div>
            <w:div w:id="494539555">
              <w:marLeft w:val="0"/>
              <w:marRight w:val="0"/>
              <w:marTop w:val="0"/>
              <w:marBottom w:val="0"/>
              <w:divBdr>
                <w:top w:val="none" w:sz="0" w:space="0" w:color="auto"/>
                <w:left w:val="none" w:sz="0" w:space="0" w:color="auto"/>
                <w:bottom w:val="none" w:sz="0" w:space="0" w:color="auto"/>
                <w:right w:val="none" w:sz="0" w:space="0" w:color="auto"/>
              </w:divBdr>
            </w:div>
            <w:div w:id="505022815">
              <w:marLeft w:val="0"/>
              <w:marRight w:val="0"/>
              <w:marTop w:val="0"/>
              <w:marBottom w:val="0"/>
              <w:divBdr>
                <w:top w:val="none" w:sz="0" w:space="0" w:color="auto"/>
                <w:left w:val="none" w:sz="0" w:space="0" w:color="auto"/>
                <w:bottom w:val="none" w:sz="0" w:space="0" w:color="auto"/>
                <w:right w:val="none" w:sz="0" w:space="0" w:color="auto"/>
              </w:divBdr>
            </w:div>
            <w:div w:id="522596268">
              <w:marLeft w:val="0"/>
              <w:marRight w:val="0"/>
              <w:marTop w:val="0"/>
              <w:marBottom w:val="0"/>
              <w:divBdr>
                <w:top w:val="none" w:sz="0" w:space="0" w:color="auto"/>
                <w:left w:val="none" w:sz="0" w:space="0" w:color="auto"/>
                <w:bottom w:val="none" w:sz="0" w:space="0" w:color="auto"/>
                <w:right w:val="none" w:sz="0" w:space="0" w:color="auto"/>
              </w:divBdr>
            </w:div>
            <w:div w:id="523598179">
              <w:marLeft w:val="0"/>
              <w:marRight w:val="0"/>
              <w:marTop w:val="0"/>
              <w:marBottom w:val="0"/>
              <w:divBdr>
                <w:top w:val="none" w:sz="0" w:space="0" w:color="auto"/>
                <w:left w:val="none" w:sz="0" w:space="0" w:color="auto"/>
                <w:bottom w:val="none" w:sz="0" w:space="0" w:color="auto"/>
                <w:right w:val="none" w:sz="0" w:space="0" w:color="auto"/>
              </w:divBdr>
            </w:div>
            <w:div w:id="533888951">
              <w:marLeft w:val="0"/>
              <w:marRight w:val="0"/>
              <w:marTop w:val="0"/>
              <w:marBottom w:val="0"/>
              <w:divBdr>
                <w:top w:val="none" w:sz="0" w:space="0" w:color="auto"/>
                <w:left w:val="none" w:sz="0" w:space="0" w:color="auto"/>
                <w:bottom w:val="none" w:sz="0" w:space="0" w:color="auto"/>
                <w:right w:val="none" w:sz="0" w:space="0" w:color="auto"/>
              </w:divBdr>
            </w:div>
            <w:div w:id="594828202">
              <w:marLeft w:val="0"/>
              <w:marRight w:val="0"/>
              <w:marTop w:val="0"/>
              <w:marBottom w:val="0"/>
              <w:divBdr>
                <w:top w:val="none" w:sz="0" w:space="0" w:color="auto"/>
                <w:left w:val="none" w:sz="0" w:space="0" w:color="auto"/>
                <w:bottom w:val="none" w:sz="0" w:space="0" w:color="auto"/>
                <w:right w:val="none" w:sz="0" w:space="0" w:color="auto"/>
              </w:divBdr>
            </w:div>
            <w:div w:id="676229732">
              <w:marLeft w:val="0"/>
              <w:marRight w:val="0"/>
              <w:marTop w:val="0"/>
              <w:marBottom w:val="0"/>
              <w:divBdr>
                <w:top w:val="none" w:sz="0" w:space="0" w:color="auto"/>
                <w:left w:val="none" w:sz="0" w:space="0" w:color="auto"/>
                <w:bottom w:val="none" w:sz="0" w:space="0" w:color="auto"/>
                <w:right w:val="none" w:sz="0" w:space="0" w:color="auto"/>
              </w:divBdr>
            </w:div>
            <w:div w:id="679352623">
              <w:marLeft w:val="0"/>
              <w:marRight w:val="0"/>
              <w:marTop w:val="0"/>
              <w:marBottom w:val="0"/>
              <w:divBdr>
                <w:top w:val="none" w:sz="0" w:space="0" w:color="auto"/>
                <w:left w:val="none" w:sz="0" w:space="0" w:color="auto"/>
                <w:bottom w:val="none" w:sz="0" w:space="0" w:color="auto"/>
                <w:right w:val="none" w:sz="0" w:space="0" w:color="auto"/>
              </w:divBdr>
            </w:div>
            <w:div w:id="767772703">
              <w:marLeft w:val="0"/>
              <w:marRight w:val="0"/>
              <w:marTop w:val="0"/>
              <w:marBottom w:val="0"/>
              <w:divBdr>
                <w:top w:val="none" w:sz="0" w:space="0" w:color="auto"/>
                <w:left w:val="none" w:sz="0" w:space="0" w:color="auto"/>
                <w:bottom w:val="none" w:sz="0" w:space="0" w:color="auto"/>
                <w:right w:val="none" w:sz="0" w:space="0" w:color="auto"/>
              </w:divBdr>
            </w:div>
            <w:div w:id="813179014">
              <w:marLeft w:val="0"/>
              <w:marRight w:val="0"/>
              <w:marTop w:val="0"/>
              <w:marBottom w:val="0"/>
              <w:divBdr>
                <w:top w:val="none" w:sz="0" w:space="0" w:color="auto"/>
                <w:left w:val="none" w:sz="0" w:space="0" w:color="auto"/>
                <w:bottom w:val="none" w:sz="0" w:space="0" w:color="auto"/>
                <w:right w:val="none" w:sz="0" w:space="0" w:color="auto"/>
              </w:divBdr>
            </w:div>
            <w:div w:id="819269530">
              <w:marLeft w:val="0"/>
              <w:marRight w:val="0"/>
              <w:marTop w:val="0"/>
              <w:marBottom w:val="0"/>
              <w:divBdr>
                <w:top w:val="none" w:sz="0" w:space="0" w:color="auto"/>
                <w:left w:val="none" w:sz="0" w:space="0" w:color="auto"/>
                <w:bottom w:val="none" w:sz="0" w:space="0" w:color="auto"/>
                <w:right w:val="none" w:sz="0" w:space="0" w:color="auto"/>
              </w:divBdr>
            </w:div>
            <w:div w:id="819540180">
              <w:marLeft w:val="0"/>
              <w:marRight w:val="0"/>
              <w:marTop w:val="0"/>
              <w:marBottom w:val="0"/>
              <w:divBdr>
                <w:top w:val="none" w:sz="0" w:space="0" w:color="auto"/>
                <w:left w:val="none" w:sz="0" w:space="0" w:color="auto"/>
                <w:bottom w:val="none" w:sz="0" w:space="0" w:color="auto"/>
                <w:right w:val="none" w:sz="0" w:space="0" w:color="auto"/>
              </w:divBdr>
            </w:div>
            <w:div w:id="820583433">
              <w:marLeft w:val="0"/>
              <w:marRight w:val="0"/>
              <w:marTop w:val="0"/>
              <w:marBottom w:val="0"/>
              <w:divBdr>
                <w:top w:val="none" w:sz="0" w:space="0" w:color="auto"/>
                <w:left w:val="none" w:sz="0" w:space="0" w:color="auto"/>
                <w:bottom w:val="none" w:sz="0" w:space="0" w:color="auto"/>
                <w:right w:val="none" w:sz="0" w:space="0" w:color="auto"/>
              </w:divBdr>
            </w:div>
            <w:div w:id="836699034">
              <w:marLeft w:val="0"/>
              <w:marRight w:val="0"/>
              <w:marTop w:val="0"/>
              <w:marBottom w:val="0"/>
              <w:divBdr>
                <w:top w:val="none" w:sz="0" w:space="0" w:color="auto"/>
                <w:left w:val="none" w:sz="0" w:space="0" w:color="auto"/>
                <w:bottom w:val="none" w:sz="0" w:space="0" w:color="auto"/>
                <w:right w:val="none" w:sz="0" w:space="0" w:color="auto"/>
              </w:divBdr>
            </w:div>
            <w:div w:id="880360013">
              <w:marLeft w:val="0"/>
              <w:marRight w:val="0"/>
              <w:marTop w:val="0"/>
              <w:marBottom w:val="0"/>
              <w:divBdr>
                <w:top w:val="none" w:sz="0" w:space="0" w:color="auto"/>
                <w:left w:val="none" w:sz="0" w:space="0" w:color="auto"/>
                <w:bottom w:val="none" w:sz="0" w:space="0" w:color="auto"/>
                <w:right w:val="none" w:sz="0" w:space="0" w:color="auto"/>
              </w:divBdr>
            </w:div>
            <w:div w:id="934097606">
              <w:marLeft w:val="0"/>
              <w:marRight w:val="0"/>
              <w:marTop w:val="0"/>
              <w:marBottom w:val="0"/>
              <w:divBdr>
                <w:top w:val="none" w:sz="0" w:space="0" w:color="auto"/>
                <w:left w:val="none" w:sz="0" w:space="0" w:color="auto"/>
                <w:bottom w:val="none" w:sz="0" w:space="0" w:color="auto"/>
                <w:right w:val="none" w:sz="0" w:space="0" w:color="auto"/>
              </w:divBdr>
            </w:div>
            <w:div w:id="988247578">
              <w:marLeft w:val="0"/>
              <w:marRight w:val="0"/>
              <w:marTop w:val="0"/>
              <w:marBottom w:val="0"/>
              <w:divBdr>
                <w:top w:val="none" w:sz="0" w:space="0" w:color="auto"/>
                <w:left w:val="none" w:sz="0" w:space="0" w:color="auto"/>
                <w:bottom w:val="none" w:sz="0" w:space="0" w:color="auto"/>
                <w:right w:val="none" w:sz="0" w:space="0" w:color="auto"/>
              </w:divBdr>
            </w:div>
            <w:div w:id="991104353">
              <w:marLeft w:val="0"/>
              <w:marRight w:val="0"/>
              <w:marTop w:val="0"/>
              <w:marBottom w:val="0"/>
              <w:divBdr>
                <w:top w:val="none" w:sz="0" w:space="0" w:color="auto"/>
                <w:left w:val="none" w:sz="0" w:space="0" w:color="auto"/>
                <w:bottom w:val="none" w:sz="0" w:space="0" w:color="auto"/>
                <w:right w:val="none" w:sz="0" w:space="0" w:color="auto"/>
              </w:divBdr>
            </w:div>
            <w:div w:id="1008289374">
              <w:marLeft w:val="0"/>
              <w:marRight w:val="0"/>
              <w:marTop w:val="0"/>
              <w:marBottom w:val="0"/>
              <w:divBdr>
                <w:top w:val="none" w:sz="0" w:space="0" w:color="auto"/>
                <w:left w:val="none" w:sz="0" w:space="0" w:color="auto"/>
                <w:bottom w:val="none" w:sz="0" w:space="0" w:color="auto"/>
                <w:right w:val="none" w:sz="0" w:space="0" w:color="auto"/>
              </w:divBdr>
            </w:div>
            <w:div w:id="1014114862">
              <w:marLeft w:val="0"/>
              <w:marRight w:val="0"/>
              <w:marTop w:val="0"/>
              <w:marBottom w:val="0"/>
              <w:divBdr>
                <w:top w:val="none" w:sz="0" w:space="0" w:color="auto"/>
                <w:left w:val="none" w:sz="0" w:space="0" w:color="auto"/>
                <w:bottom w:val="none" w:sz="0" w:space="0" w:color="auto"/>
                <w:right w:val="none" w:sz="0" w:space="0" w:color="auto"/>
              </w:divBdr>
            </w:div>
            <w:div w:id="1031302747">
              <w:marLeft w:val="0"/>
              <w:marRight w:val="0"/>
              <w:marTop w:val="0"/>
              <w:marBottom w:val="0"/>
              <w:divBdr>
                <w:top w:val="none" w:sz="0" w:space="0" w:color="auto"/>
                <w:left w:val="none" w:sz="0" w:space="0" w:color="auto"/>
                <w:bottom w:val="none" w:sz="0" w:space="0" w:color="auto"/>
                <w:right w:val="none" w:sz="0" w:space="0" w:color="auto"/>
              </w:divBdr>
            </w:div>
            <w:div w:id="1032413957">
              <w:marLeft w:val="0"/>
              <w:marRight w:val="0"/>
              <w:marTop w:val="0"/>
              <w:marBottom w:val="0"/>
              <w:divBdr>
                <w:top w:val="none" w:sz="0" w:space="0" w:color="auto"/>
                <w:left w:val="none" w:sz="0" w:space="0" w:color="auto"/>
                <w:bottom w:val="none" w:sz="0" w:space="0" w:color="auto"/>
                <w:right w:val="none" w:sz="0" w:space="0" w:color="auto"/>
              </w:divBdr>
            </w:div>
            <w:div w:id="1054963943">
              <w:marLeft w:val="0"/>
              <w:marRight w:val="0"/>
              <w:marTop w:val="0"/>
              <w:marBottom w:val="0"/>
              <w:divBdr>
                <w:top w:val="none" w:sz="0" w:space="0" w:color="auto"/>
                <w:left w:val="none" w:sz="0" w:space="0" w:color="auto"/>
                <w:bottom w:val="none" w:sz="0" w:space="0" w:color="auto"/>
                <w:right w:val="none" w:sz="0" w:space="0" w:color="auto"/>
              </w:divBdr>
            </w:div>
            <w:div w:id="1062218657">
              <w:marLeft w:val="0"/>
              <w:marRight w:val="0"/>
              <w:marTop w:val="0"/>
              <w:marBottom w:val="0"/>
              <w:divBdr>
                <w:top w:val="none" w:sz="0" w:space="0" w:color="auto"/>
                <w:left w:val="none" w:sz="0" w:space="0" w:color="auto"/>
                <w:bottom w:val="none" w:sz="0" w:space="0" w:color="auto"/>
                <w:right w:val="none" w:sz="0" w:space="0" w:color="auto"/>
              </w:divBdr>
            </w:div>
            <w:div w:id="1072696935">
              <w:marLeft w:val="0"/>
              <w:marRight w:val="0"/>
              <w:marTop w:val="0"/>
              <w:marBottom w:val="0"/>
              <w:divBdr>
                <w:top w:val="none" w:sz="0" w:space="0" w:color="auto"/>
                <w:left w:val="none" w:sz="0" w:space="0" w:color="auto"/>
                <w:bottom w:val="none" w:sz="0" w:space="0" w:color="auto"/>
                <w:right w:val="none" w:sz="0" w:space="0" w:color="auto"/>
              </w:divBdr>
            </w:div>
            <w:div w:id="1103263824">
              <w:marLeft w:val="0"/>
              <w:marRight w:val="0"/>
              <w:marTop w:val="0"/>
              <w:marBottom w:val="0"/>
              <w:divBdr>
                <w:top w:val="none" w:sz="0" w:space="0" w:color="auto"/>
                <w:left w:val="none" w:sz="0" w:space="0" w:color="auto"/>
                <w:bottom w:val="none" w:sz="0" w:space="0" w:color="auto"/>
                <w:right w:val="none" w:sz="0" w:space="0" w:color="auto"/>
              </w:divBdr>
            </w:div>
            <w:div w:id="1115904323">
              <w:marLeft w:val="0"/>
              <w:marRight w:val="0"/>
              <w:marTop w:val="0"/>
              <w:marBottom w:val="0"/>
              <w:divBdr>
                <w:top w:val="none" w:sz="0" w:space="0" w:color="auto"/>
                <w:left w:val="none" w:sz="0" w:space="0" w:color="auto"/>
                <w:bottom w:val="none" w:sz="0" w:space="0" w:color="auto"/>
                <w:right w:val="none" w:sz="0" w:space="0" w:color="auto"/>
              </w:divBdr>
            </w:div>
            <w:div w:id="1126463261">
              <w:marLeft w:val="0"/>
              <w:marRight w:val="0"/>
              <w:marTop w:val="0"/>
              <w:marBottom w:val="0"/>
              <w:divBdr>
                <w:top w:val="none" w:sz="0" w:space="0" w:color="auto"/>
                <w:left w:val="none" w:sz="0" w:space="0" w:color="auto"/>
                <w:bottom w:val="none" w:sz="0" w:space="0" w:color="auto"/>
                <w:right w:val="none" w:sz="0" w:space="0" w:color="auto"/>
              </w:divBdr>
            </w:div>
            <w:div w:id="1127429604">
              <w:marLeft w:val="0"/>
              <w:marRight w:val="0"/>
              <w:marTop w:val="0"/>
              <w:marBottom w:val="0"/>
              <w:divBdr>
                <w:top w:val="none" w:sz="0" w:space="0" w:color="auto"/>
                <w:left w:val="none" w:sz="0" w:space="0" w:color="auto"/>
                <w:bottom w:val="none" w:sz="0" w:space="0" w:color="auto"/>
                <w:right w:val="none" w:sz="0" w:space="0" w:color="auto"/>
              </w:divBdr>
            </w:div>
            <w:div w:id="1132866578">
              <w:marLeft w:val="0"/>
              <w:marRight w:val="0"/>
              <w:marTop w:val="0"/>
              <w:marBottom w:val="0"/>
              <w:divBdr>
                <w:top w:val="none" w:sz="0" w:space="0" w:color="auto"/>
                <w:left w:val="none" w:sz="0" w:space="0" w:color="auto"/>
                <w:bottom w:val="none" w:sz="0" w:space="0" w:color="auto"/>
                <w:right w:val="none" w:sz="0" w:space="0" w:color="auto"/>
              </w:divBdr>
            </w:div>
            <w:div w:id="1137064197">
              <w:marLeft w:val="0"/>
              <w:marRight w:val="0"/>
              <w:marTop w:val="0"/>
              <w:marBottom w:val="0"/>
              <w:divBdr>
                <w:top w:val="none" w:sz="0" w:space="0" w:color="auto"/>
                <w:left w:val="none" w:sz="0" w:space="0" w:color="auto"/>
                <w:bottom w:val="none" w:sz="0" w:space="0" w:color="auto"/>
                <w:right w:val="none" w:sz="0" w:space="0" w:color="auto"/>
              </w:divBdr>
            </w:div>
            <w:div w:id="1138230087">
              <w:marLeft w:val="0"/>
              <w:marRight w:val="0"/>
              <w:marTop w:val="0"/>
              <w:marBottom w:val="0"/>
              <w:divBdr>
                <w:top w:val="none" w:sz="0" w:space="0" w:color="auto"/>
                <w:left w:val="none" w:sz="0" w:space="0" w:color="auto"/>
                <w:bottom w:val="none" w:sz="0" w:space="0" w:color="auto"/>
                <w:right w:val="none" w:sz="0" w:space="0" w:color="auto"/>
              </w:divBdr>
            </w:div>
            <w:div w:id="1143933239">
              <w:marLeft w:val="0"/>
              <w:marRight w:val="0"/>
              <w:marTop w:val="0"/>
              <w:marBottom w:val="0"/>
              <w:divBdr>
                <w:top w:val="none" w:sz="0" w:space="0" w:color="auto"/>
                <w:left w:val="none" w:sz="0" w:space="0" w:color="auto"/>
                <w:bottom w:val="none" w:sz="0" w:space="0" w:color="auto"/>
                <w:right w:val="none" w:sz="0" w:space="0" w:color="auto"/>
              </w:divBdr>
            </w:div>
            <w:div w:id="1152602577">
              <w:marLeft w:val="0"/>
              <w:marRight w:val="0"/>
              <w:marTop w:val="0"/>
              <w:marBottom w:val="0"/>
              <w:divBdr>
                <w:top w:val="none" w:sz="0" w:space="0" w:color="auto"/>
                <w:left w:val="none" w:sz="0" w:space="0" w:color="auto"/>
                <w:bottom w:val="none" w:sz="0" w:space="0" w:color="auto"/>
                <w:right w:val="none" w:sz="0" w:space="0" w:color="auto"/>
              </w:divBdr>
            </w:div>
            <w:div w:id="1169491512">
              <w:marLeft w:val="0"/>
              <w:marRight w:val="0"/>
              <w:marTop w:val="0"/>
              <w:marBottom w:val="0"/>
              <w:divBdr>
                <w:top w:val="none" w:sz="0" w:space="0" w:color="auto"/>
                <w:left w:val="none" w:sz="0" w:space="0" w:color="auto"/>
                <w:bottom w:val="none" w:sz="0" w:space="0" w:color="auto"/>
                <w:right w:val="none" w:sz="0" w:space="0" w:color="auto"/>
              </w:divBdr>
            </w:div>
            <w:div w:id="1192958956">
              <w:marLeft w:val="0"/>
              <w:marRight w:val="0"/>
              <w:marTop w:val="0"/>
              <w:marBottom w:val="0"/>
              <w:divBdr>
                <w:top w:val="none" w:sz="0" w:space="0" w:color="auto"/>
                <w:left w:val="none" w:sz="0" w:space="0" w:color="auto"/>
                <w:bottom w:val="none" w:sz="0" w:space="0" w:color="auto"/>
                <w:right w:val="none" w:sz="0" w:space="0" w:color="auto"/>
              </w:divBdr>
            </w:div>
            <w:div w:id="1248921015">
              <w:marLeft w:val="0"/>
              <w:marRight w:val="0"/>
              <w:marTop w:val="0"/>
              <w:marBottom w:val="0"/>
              <w:divBdr>
                <w:top w:val="none" w:sz="0" w:space="0" w:color="auto"/>
                <w:left w:val="none" w:sz="0" w:space="0" w:color="auto"/>
                <w:bottom w:val="none" w:sz="0" w:space="0" w:color="auto"/>
                <w:right w:val="none" w:sz="0" w:space="0" w:color="auto"/>
              </w:divBdr>
            </w:div>
            <w:div w:id="1270812920">
              <w:marLeft w:val="0"/>
              <w:marRight w:val="0"/>
              <w:marTop w:val="0"/>
              <w:marBottom w:val="0"/>
              <w:divBdr>
                <w:top w:val="none" w:sz="0" w:space="0" w:color="auto"/>
                <w:left w:val="none" w:sz="0" w:space="0" w:color="auto"/>
                <w:bottom w:val="none" w:sz="0" w:space="0" w:color="auto"/>
                <w:right w:val="none" w:sz="0" w:space="0" w:color="auto"/>
              </w:divBdr>
            </w:div>
            <w:div w:id="1296989027">
              <w:marLeft w:val="0"/>
              <w:marRight w:val="0"/>
              <w:marTop w:val="0"/>
              <w:marBottom w:val="0"/>
              <w:divBdr>
                <w:top w:val="none" w:sz="0" w:space="0" w:color="auto"/>
                <w:left w:val="none" w:sz="0" w:space="0" w:color="auto"/>
                <w:bottom w:val="none" w:sz="0" w:space="0" w:color="auto"/>
                <w:right w:val="none" w:sz="0" w:space="0" w:color="auto"/>
              </w:divBdr>
            </w:div>
            <w:div w:id="1306855318">
              <w:marLeft w:val="0"/>
              <w:marRight w:val="0"/>
              <w:marTop w:val="0"/>
              <w:marBottom w:val="0"/>
              <w:divBdr>
                <w:top w:val="none" w:sz="0" w:space="0" w:color="auto"/>
                <w:left w:val="none" w:sz="0" w:space="0" w:color="auto"/>
                <w:bottom w:val="none" w:sz="0" w:space="0" w:color="auto"/>
                <w:right w:val="none" w:sz="0" w:space="0" w:color="auto"/>
              </w:divBdr>
            </w:div>
            <w:div w:id="1323237572">
              <w:marLeft w:val="0"/>
              <w:marRight w:val="0"/>
              <w:marTop w:val="0"/>
              <w:marBottom w:val="0"/>
              <w:divBdr>
                <w:top w:val="none" w:sz="0" w:space="0" w:color="auto"/>
                <w:left w:val="none" w:sz="0" w:space="0" w:color="auto"/>
                <w:bottom w:val="none" w:sz="0" w:space="0" w:color="auto"/>
                <w:right w:val="none" w:sz="0" w:space="0" w:color="auto"/>
              </w:divBdr>
            </w:div>
            <w:div w:id="1329409356">
              <w:marLeft w:val="0"/>
              <w:marRight w:val="0"/>
              <w:marTop w:val="0"/>
              <w:marBottom w:val="0"/>
              <w:divBdr>
                <w:top w:val="none" w:sz="0" w:space="0" w:color="auto"/>
                <w:left w:val="none" w:sz="0" w:space="0" w:color="auto"/>
                <w:bottom w:val="none" w:sz="0" w:space="0" w:color="auto"/>
                <w:right w:val="none" w:sz="0" w:space="0" w:color="auto"/>
              </w:divBdr>
            </w:div>
            <w:div w:id="1346325432">
              <w:marLeft w:val="0"/>
              <w:marRight w:val="0"/>
              <w:marTop w:val="0"/>
              <w:marBottom w:val="0"/>
              <w:divBdr>
                <w:top w:val="none" w:sz="0" w:space="0" w:color="auto"/>
                <w:left w:val="none" w:sz="0" w:space="0" w:color="auto"/>
                <w:bottom w:val="none" w:sz="0" w:space="0" w:color="auto"/>
                <w:right w:val="none" w:sz="0" w:space="0" w:color="auto"/>
              </w:divBdr>
            </w:div>
            <w:div w:id="1371370964">
              <w:marLeft w:val="0"/>
              <w:marRight w:val="0"/>
              <w:marTop w:val="0"/>
              <w:marBottom w:val="0"/>
              <w:divBdr>
                <w:top w:val="none" w:sz="0" w:space="0" w:color="auto"/>
                <w:left w:val="none" w:sz="0" w:space="0" w:color="auto"/>
                <w:bottom w:val="none" w:sz="0" w:space="0" w:color="auto"/>
                <w:right w:val="none" w:sz="0" w:space="0" w:color="auto"/>
              </w:divBdr>
            </w:div>
            <w:div w:id="1415012079">
              <w:marLeft w:val="0"/>
              <w:marRight w:val="0"/>
              <w:marTop w:val="0"/>
              <w:marBottom w:val="0"/>
              <w:divBdr>
                <w:top w:val="none" w:sz="0" w:space="0" w:color="auto"/>
                <w:left w:val="none" w:sz="0" w:space="0" w:color="auto"/>
                <w:bottom w:val="none" w:sz="0" w:space="0" w:color="auto"/>
                <w:right w:val="none" w:sz="0" w:space="0" w:color="auto"/>
              </w:divBdr>
            </w:div>
            <w:div w:id="1419405883">
              <w:marLeft w:val="0"/>
              <w:marRight w:val="0"/>
              <w:marTop w:val="0"/>
              <w:marBottom w:val="0"/>
              <w:divBdr>
                <w:top w:val="none" w:sz="0" w:space="0" w:color="auto"/>
                <w:left w:val="none" w:sz="0" w:space="0" w:color="auto"/>
                <w:bottom w:val="none" w:sz="0" w:space="0" w:color="auto"/>
                <w:right w:val="none" w:sz="0" w:space="0" w:color="auto"/>
              </w:divBdr>
            </w:div>
            <w:div w:id="1432512853">
              <w:marLeft w:val="0"/>
              <w:marRight w:val="0"/>
              <w:marTop w:val="0"/>
              <w:marBottom w:val="0"/>
              <w:divBdr>
                <w:top w:val="none" w:sz="0" w:space="0" w:color="auto"/>
                <w:left w:val="none" w:sz="0" w:space="0" w:color="auto"/>
                <w:bottom w:val="none" w:sz="0" w:space="0" w:color="auto"/>
                <w:right w:val="none" w:sz="0" w:space="0" w:color="auto"/>
              </w:divBdr>
            </w:div>
            <w:div w:id="1451509473">
              <w:marLeft w:val="0"/>
              <w:marRight w:val="0"/>
              <w:marTop w:val="0"/>
              <w:marBottom w:val="0"/>
              <w:divBdr>
                <w:top w:val="none" w:sz="0" w:space="0" w:color="auto"/>
                <w:left w:val="none" w:sz="0" w:space="0" w:color="auto"/>
                <w:bottom w:val="none" w:sz="0" w:space="0" w:color="auto"/>
                <w:right w:val="none" w:sz="0" w:space="0" w:color="auto"/>
              </w:divBdr>
            </w:div>
            <w:div w:id="1506364042">
              <w:marLeft w:val="0"/>
              <w:marRight w:val="0"/>
              <w:marTop w:val="0"/>
              <w:marBottom w:val="0"/>
              <w:divBdr>
                <w:top w:val="none" w:sz="0" w:space="0" w:color="auto"/>
                <w:left w:val="none" w:sz="0" w:space="0" w:color="auto"/>
                <w:bottom w:val="none" w:sz="0" w:space="0" w:color="auto"/>
                <w:right w:val="none" w:sz="0" w:space="0" w:color="auto"/>
              </w:divBdr>
            </w:div>
            <w:div w:id="1577588052">
              <w:marLeft w:val="0"/>
              <w:marRight w:val="0"/>
              <w:marTop w:val="0"/>
              <w:marBottom w:val="0"/>
              <w:divBdr>
                <w:top w:val="none" w:sz="0" w:space="0" w:color="auto"/>
                <w:left w:val="none" w:sz="0" w:space="0" w:color="auto"/>
                <w:bottom w:val="none" w:sz="0" w:space="0" w:color="auto"/>
                <w:right w:val="none" w:sz="0" w:space="0" w:color="auto"/>
              </w:divBdr>
            </w:div>
            <w:div w:id="1592464695">
              <w:marLeft w:val="0"/>
              <w:marRight w:val="0"/>
              <w:marTop w:val="0"/>
              <w:marBottom w:val="0"/>
              <w:divBdr>
                <w:top w:val="none" w:sz="0" w:space="0" w:color="auto"/>
                <w:left w:val="none" w:sz="0" w:space="0" w:color="auto"/>
                <w:bottom w:val="none" w:sz="0" w:space="0" w:color="auto"/>
                <w:right w:val="none" w:sz="0" w:space="0" w:color="auto"/>
              </w:divBdr>
            </w:div>
            <w:div w:id="1596132090">
              <w:marLeft w:val="0"/>
              <w:marRight w:val="0"/>
              <w:marTop w:val="0"/>
              <w:marBottom w:val="0"/>
              <w:divBdr>
                <w:top w:val="none" w:sz="0" w:space="0" w:color="auto"/>
                <w:left w:val="none" w:sz="0" w:space="0" w:color="auto"/>
                <w:bottom w:val="none" w:sz="0" w:space="0" w:color="auto"/>
                <w:right w:val="none" w:sz="0" w:space="0" w:color="auto"/>
              </w:divBdr>
            </w:div>
            <w:div w:id="1617516529">
              <w:marLeft w:val="0"/>
              <w:marRight w:val="0"/>
              <w:marTop w:val="0"/>
              <w:marBottom w:val="0"/>
              <w:divBdr>
                <w:top w:val="none" w:sz="0" w:space="0" w:color="auto"/>
                <w:left w:val="none" w:sz="0" w:space="0" w:color="auto"/>
                <w:bottom w:val="none" w:sz="0" w:space="0" w:color="auto"/>
                <w:right w:val="none" w:sz="0" w:space="0" w:color="auto"/>
              </w:divBdr>
            </w:div>
            <w:div w:id="1632436990">
              <w:marLeft w:val="0"/>
              <w:marRight w:val="0"/>
              <w:marTop w:val="0"/>
              <w:marBottom w:val="0"/>
              <w:divBdr>
                <w:top w:val="none" w:sz="0" w:space="0" w:color="auto"/>
                <w:left w:val="none" w:sz="0" w:space="0" w:color="auto"/>
                <w:bottom w:val="none" w:sz="0" w:space="0" w:color="auto"/>
                <w:right w:val="none" w:sz="0" w:space="0" w:color="auto"/>
              </w:divBdr>
            </w:div>
            <w:div w:id="1638073955">
              <w:marLeft w:val="0"/>
              <w:marRight w:val="0"/>
              <w:marTop w:val="0"/>
              <w:marBottom w:val="0"/>
              <w:divBdr>
                <w:top w:val="none" w:sz="0" w:space="0" w:color="auto"/>
                <w:left w:val="none" w:sz="0" w:space="0" w:color="auto"/>
                <w:bottom w:val="none" w:sz="0" w:space="0" w:color="auto"/>
                <w:right w:val="none" w:sz="0" w:space="0" w:color="auto"/>
              </w:divBdr>
            </w:div>
            <w:div w:id="1642033905">
              <w:marLeft w:val="0"/>
              <w:marRight w:val="0"/>
              <w:marTop w:val="0"/>
              <w:marBottom w:val="0"/>
              <w:divBdr>
                <w:top w:val="none" w:sz="0" w:space="0" w:color="auto"/>
                <w:left w:val="none" w:sz="0" w:space="0" w:color="auto"/>
                <w:bottom w:val="none" w:sz="0" w:space="0" w:color="auto"/>
                <w:right w:val="none" w:sz="0" w:space="0" w:color="auto"/>
              </w:divBdr>
            </w:div>
            <w:div w:id="1651980491">
              <w:marLeft w:val="0"/>
              <w:marRight w:val="0"/>
              <w:marTop w:val="0"/>
              <w:marBottom w:val="0"/>
              <w:divBdr>
                <w:top w:val="none" w:sz="0" w:space="0" w:color="auto"/>
                <w:left w:val="none" w:sz="0" w:space="0" w:color="auto"/>
                <w:bottom w:val="none" w:sz="0" w:space="0" w:color="auto"/>
                <w:right w:val="none" w:sz="0" w:space="0" w:color="auto"/>
              </w:divBdr>
            </w:div>
            <w:div w:id="1710688439">
              <w:marLeft w:val="0"/>
              <w:marRight w:val="0"/>
              <w:marTop w:val="0"/>
              <w:marBottom w:val="0"/>
              <w:divBdr>
                <w:top w:val="none" w:sz="0" w:space="0" w:color="auto"/>
                <w:left w:val="none" w:sz="0" w:space="0" w:color="auto"/>
                <w:bottom w:val="none" w:sz="0" w:space="0" w:color="auto"/>
                <w:right w:val="none" w:sz="0" w:space="0" w:color="auto"/>
              </w:divBdr>
            </w:div>
            <w:div w:id="1713266935">
              <w:marLeft w:val="0"/>
              <w:marRight w:val="0"/>
              <w:marTop w:val="0"/>
              <w:marBottom w:val="0"/>
              <w:divBdr>
                <w:top w:val="none" w:sz="0" w:space="0" w:color="auto"/>
                <w:left w:val="none" w:sz="0" w:space="0" w:color="auto"/>
                <w:bottom w:val="none" w:sz="0" w:space="0" w:color="auto"/>
                <w:right w:val="none" w:sz="0" w:space="0" w:color="auto"/>
              </w:divBdr>
            </w:div>
            <w:div w:id="1725710483">
              <w:marLeft w:val="0"/>
              <w:marRight w:val="0"/>
              <w:marTop w:val="0"/>
              <w:marBottom w:val="0"/>
              <w:divBdr>
                <w:top w:val="none" w:sz="0" w:space="0" w:color="auto"/>
                <w:left w:val="none" w:sz="0" w:space="0" w:color="auto"/>
                <w:bottom w:val="none" w:sz="0" w:space="0" w:color="auto"/>
                <w:right w:val="none" w:sz="0" w:space="0" w:color="auto"/>
              </w:divBdr>
            </w:div>
            <w:div w:id="1780684484">
              <w:marLeft w:val="0"/>
              <w:marRight w:val="0"/>
              <w:marTop w:val="0"/>
              <w:marBottom w:val="0"/>
              <w:divBdr>
                <w:top w:val="none" w:sz="0" w:space="0" w:color="auto"/>
                <w:left w:val="none" w:sz="0" w:space="0" w:color="auto"/>
                <w:bottom w:val="none" w:sz="0" w:space="0" w:color="auto"/>
                <w:right w:val="none" w:sz="0" w:space="0" w:color="auto"/>
              </w:divBdr>
            </w:div>
            <w:div w:id="1816332484">
              <w:marLeft w:val="0"/>
              <w:marRight w:val="0"/>
              <w:marTop w:val="0"/>
              <w:marBottom w:val="0"/>
              <w:divBdr>
                <w:top w:val="none" w:sz="0" w:space="0" w:color="auto"/>
                <w:left w:val="none" w:sz="0" w:space="0" w:color="auto"/>
                <w:bottom w:val="none" w:sz="0" w:space="0" w:color="auto"/>
                <w:right w:val="none" w:sz="0" w:space="0" w:color="auto"/>
              </w:divBdr>
            </w:div>
            <w:div w:id="1854222169">
              <w:marLeft w:val="0"/>
              <w:marRight w:val="0"/>
              <w:marTop w:val="0"/>
              <w:marBottom w:val="0"/>
              <w:divBdr>
                <w:top w:val="none" w:sz="0" w:space="0" w:color="auto"/>
                <w:left w:val="none" w:sz="0" w:space="0" w:color="auto"/>
                <w:bottom w:val="none" w:sz="0" w:space="0" w:color="auto"/>
                <w:right w:val="none" w:sz="0" w:space="0" w:color="auto"/>
              </w:divBdr>
            </w:div>
            <w:div w:id="1860509950">
              <w:marLeft w:val="0"/>
              <w:marRight w:val="0"/>
              <w:marTop w:val="0"/>
              <w:marBottom w:val="0"/>
              <w:divBdr>
                <w:top w:val="none" w:sz="0" w:space="0" w:color="auto"/>
                <w:left w:val="none" w:sz="0" w:space="0" w:color="auto"/>
                <w:bottom w:val="none" w:sz="0" w:space="0" w:color="auto"/>
                <w:right w:val="none" w:sz="0" w:space="0" w:color="auto"/>
              </w:divBdr>
            </w:div>
            <w:div w:id="1861238088">
              <w:marLeft w:val="0"/>
              <w:marRight w:val="0"/>
              <w:marTop w:val="0"/>
              <w:marBottom w:val="0"/>
              <w:divBdr>
                <w:top w:val="none" w:sz="0" w:space="0" w:color="auto"/>
                <w:left w:val="none" w:sz="0" w:space="0" w:color="auto"/>
                <w:bottom w:val="none" w:sz="0" w:space="0" w:color="auto"/>
                <w:right w:val="none" w:sz="0" w:space="0" w:color="auto"/>
              </w:divBdr>
            </w:div>
            <w:div w:id="1884516943">
              <w:marLeft w:val="0"/>
              <w:marRight w:val="0"/>
              <w:marTop w:val="0"/>
              <w:marBottom w:val="0"/>
              <w:divBdr>
                <w:top w:val="none" w:sz="0" w:space="0" w:color="auto"/>
                <w:left w:val="none" w:sz="0" w:space="0" w:color="auto"/>
                <w:bottom w:val="none" w:sz="0" w:space="0" w:color="auto"/>
                <w:right w:val="none" w:sz="0" w:space="0" w:color="auto"/>
              </w:divBdr>
            </w:div>
            <w:div w:id="1908302228">
              <w:marLeft w:val="0"/>
              <w:marRight w:val="0"/>
              <w:marTop w:val="0"/>
              <w:marBottom w:val="0"/>
              <w:divBdr>
                <w:top w:val="none" w:sz="0" w:space="0" w:color="auto"/>
                <w:left w:val="none" w:sz="0" w:space="0" w:color="auto"/>
                <w:bottom w:val="none" w:sz="0" w:space="0" w:color="auto"/>
                <w:right w:val="none" w:sz="0" w:space="0" w:color="auto"/>
              </w:divBdr>
            </w:div>
            <w:div w:id="1911691146">
              <w:marLeft w:val="0"/>
              <w:marRight w:val="0"/>
              <w:marTop w:val="0"/>
              <w:marBottom w:val="0"/>
              <w:divBdr>
                <w:top w:val="none" w:sz="0" w:space="0" w:color="auto"/>
                <w:left w:val="none" w:sz="0" w:space="0" w:color="auto"/>
                <w:bottom w:val="none" w:sz="0" w:space="0" w:color="auto"/>
                <w:right w:val="none" w:sz="0" w:space="0" w:color="auto"/>
              </w:divBdr>
            </w:div>
            <w:div w:id="1918006753">
              <w:marLeft w:val="0"/>
              <w:marRight w:val="0"/>
              <w:marTop w:val="0"/>
              <w:marBottom w:val="0"/>
              <w:divBdr>
                <w:top w:val="none" w:sz="0" w:space="0" w:color="auto"/>
                <w:left w:val="none" w:sz="0" w:space="0" w:color="auto"/>
                <w:bottom w:val="none" w:sz="0" w:space="0" w:color="auto"/>
                <w:right w:val="none" w:sz="0" w:space="0" w:color="auto"/>
              </w:divBdr>
            </w:div>
            <w:div w:id="1934512988">
              <w:marLeft w:val="0"/>
              <w:marRight w:val="0"/>
              <w:marTop w:val="0"/>
              <w:marBottom w:val="0"/>
              <w:divBdr>
                <w:top w:val="none" w:sz="0" w:space="0" w:color="auto"/>
                <w:left w:val="none" w:sz="0" w:space="0" w:color="auto"/>
                <w:bottom w:val="none" w:sz="0" w:space="0" w:color="auto"/>
                <w:right w:val="none" w:sz="0" w:space="0" w:color="auto"/>
              </w:divBdr>
            </w:div>
            <w:div w:id="1941836758">
              <w:marLeft w:val="0"/>
              <w:marRight w:val="0"/>
              <w:marTop w:val="0"/>
              <w:marBottom w:val="0"/>
              <w:divBdr>
                <w:top w:val="none" w:sz="0" w:space="0" w:color="auto"/>
                <w:left w:val="none" w:sz="0" w:space="0" w:color="auto"/>
                <w:bottom w:val="none" w:sz="0" w:space="0" w:color="auto"/>
                <w:right w:val="none" w:sz="0" w:space="0" w:color="auto"/>
              </w:divBdr>
            </w:div>
            <w:div w:id="1960406943">
              <w:marLeft w:val="0"/>
              <w:marRight w:val="0"/>
              <w:marTop w:val="0"/>
              <w:marBottom w:val="0"/>
              <w:divBdr>
                <w:top w:val="none" w:sz="0" w:space="0" w:color="auto"/>
                <w:left w:val="none" w:sz="0" w:space="0" w:color="auto"/>
                <w:bottom w:val="none" w:sz="0" w:space="0" w:color="auto"/>
                <w:right w:val="none" w:sz="0" w:space="0" w:color="auto"/>
              </w:divBdr>
            </w:div>
            <w:div w:id="1972439978">
              <w:marLeft w:val="0"/>
              <w:marRight w:val="0"/>
              <w:marTop w:val="0"/>
              <w:marBottom w:val="0"/>
              <w:divBdr>
                <w:top w:val="none" w:sz="0" w:space="0" w:color="auto"/>
                <w:left w:val="none" w:sz="0" w:space="0" w:color="auto"/>
                <w:bottom w:val="none" w:sz="0" w:space="0" w:color="auto"/>
                <w:right w:val="none" w:sz="0" w:space="0" w:color="auto"/>
              </w:divBdr>
            </w:div>
            <w:div w:id="2017224757">
              <w:marLeft w:val="0"/>
              <w:marRight w:val="0"/>
              <w:marTop w:val="0"/>
              <w:marBottom w:val="0"/>
              <w:divBdr>
                <w:top w:val="none" w:sz="0" w:space="0" w:color="auto"/>
                <w:left w:val="none" w:sz="0" w:space="0" w:color="auto"/>
                <w:bottom w:val="none" w:sz="0" w:space="0" w:color="auto"/>
                <w:right w:val="none" w:sz="0" w:space="0" w:color="auto"/>
              </w:divBdr>
            </w:div>
            <w:div w:id="2020886212">
              <w:marLeft w:val="0"/>
              <w:marRight w:val="0"/>
              <w:marTop w:val="0"/>
              <w:marBottom w:val="0"/>
              <w:divBdr>
                <w:top w:val="none" w:sz="0" w:space="0" w:color="auto"/>
                <w:left w:val="none" w:sz="0" w:space="0" w:color="auto"/>
                <w:bottom w:val="none" w:sz="0" w:space="0" w:color="auto"/>
                <w:right w:val="none" w:sz="0" w:space="0" w:color="auto"/>
              </w:divBdr>
            </w:div>
            <w:div w:id="2032609564">
              <w:marLeft w:val="0"/>
              <w:marRight w:val="0"/>
              <w:marTop w:val="0"/>
              <w:marBottom w:val="0"/>
              <w:divBdr>
                <w:top w:val="none" w:sz="0" w:space="0" w:color="auto"/>
                <w:left w:val="none" w:sz="0" w:space="0" w:color="auto"/>
                <w:bottom w:val="none" w:sz="0" w:space="0" w:color="auto"/>
                <w:right w:val="none" w:sz="0" w:space="0" w:color="auto"/>
              </w:divBdr>
            </w:div>
            <w:div w:id="2045518908">
              <w:marLeft w:val="0"/>
              <w:marRight w:val="0"/>
              <w:marTop w:val="0"/>
              <w:marBottom w:val="0"/>
              <w:divBdr>
                <w:top w:val="none" w:sz="0" w:space="0" w:color="auto"/>
                <w:left w:val="none" w:sz="0" w:space="0" w:color="auto"/>
                <w:bottom w:val="none" w:sz="0" w:space="0" w:color="auto"/>
                <w:right w:val="none" w:sz="0" w:space="0" w:color="auto"/>
              </w:divBdr>
            </w:div>
            <w:div w:id="2051109673">
              <w:marLeft w:val="0"/>
              <w:marRight w:val="0"/>
              <w:marTop w:val="0"/>
              <w:marBottom w:val="0"/>
              <w:divBdr>
                <w:top w:val="none" w:sz="0" w:space="0" w:color="auto"/>
                <w:left w:val="none" w:sz="0" w:space="0" w:color="auto"/>
                <w:bottom w:val="none" w:sz="0" w:space="0" w:color="auto"/>
                <w:right w:val="none" w:sz="0" w:space="0" w:color="auto"/>
              </w:divBdr>
            </w:div>
            <w:div w:id="2087070384">
              <w:marLeft w:val="0"/>
              <w:marRight w:val="0"/>
              <w:marTop w:val="0"/>
              <w:marBottom w:val="0"/>
              <w:divBdr>
                <w:top w:val="none" w:sz="0" w:space="0" w:color="auto"/>
                <w:left w:val="none" w:sz="0" w:space="0" w:color="auto"/>
                <w:bottom w:val="none" w:sz="0" w:space="0" w:color="auto"/>
                <w:right w:val="none" w:sz="0" w:space="0" w:color="auto"/>
              </w:divBdr>
            </w:div>
            <w:div w:id="2092194870">
              <w:marLeft w:val="0"/>
              <w:marRight w:val="0"/>
              <w:marTop w:val="0"/>
              <w:marBottom w:val="0"/>
              <w:divBdr>
                <w:top w:val="none" w:sz="0" w:space="0" w:color="auto"/>
                <w:left w:val="none" w:sz="0" w:space="0" w:color="auto"/>
                <w:bottom w:val="none" w:sz="0" w:space="0" w:color="auto"/>
                <w:right w:val="none" w:sz="0" w:space="0" w:color="auto"/>
              </w:divBdr>
            </w:div>
            <w:div w:id="2099904991">
              <w:marLeft w:val="0"/>
              <w:marRight w:val="0"/>
              <w:marTop w:val="0"/>
              <w:marBottom w:val="0"/>
              <w:divBdr>
                <w:top w:val="none" w:sz="0" w:space="0" w:color="auto"/>
                <w:left w:val="none" w:sz="0" w:space="0" w:color="auto"/>
                <w:bottom w:val="none" w:sz="0" w:space="0" w:color="auto"/>
                <w:right w:val="none" w:sz="0" w:space="0" w:color="auto"/>
              </w:divBdr>
            </w:div>
            <w:div w:id="2124107616">
              <w:marLeft w:val="0"/>
              <w:marRight w:val="0"/>
              <w:marTop w:val="0"/>
              <w:marBottom w:val="0"/>
              <w:divBdr>
                <w:top w:val="none" w:sz="0" w:space="0" w:color="auto"/>
                <w:left w:val="none" w:sz="0" w:space="0" w:color="auto"/>
                <w:bottom w:val="none" w:sz="0" w:space="0" w:color="auto"/>
                <w:right w:val="none" w:sz="0" w:space="0" w:color="auto"/>
              </w:divBdr>
            </w:div>
            <w:div w:id="212738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98246">
      <w:bodyDiv w:val="1"/>
      <w:marLeft w:val="0"/>
      <w:marRight w:val="0"/>
      <w:marTop w:val="0"/>
      <w:marBottom w:val="0"/>
      <w:divBdr>
        <w:top w:val="none" w:sz="0" w:space="0" w:color="auto"/>
        <w:left w:val="none" w:sz="0" w:space="0" w:color="auto"/>
        <w:bottom w:val="none" w:sz="0" w:space="0" w:color="auto"/>
        <w:right w:val="none" w:sz="0" w:space="0" w:color="auto"/>
      </w:divBdr>
    </w:div>
    <w:div w:id="777139222">
      <w:bodyDiv w:val="1"/>
      <w:marLeft w:val="0"/>
      <w:marRight w:val="0"/>
      <w:marTop w:val="0"/>
      <w:marBottom w:val="0"/>
      <w:divBdr>
        <w:top w:val="none" w:sz="0" w:space="0" w:color="auto"/>
        <w:left w:val="none" w:sz="0" w:space="0" w:color="auto"/>
        <w:bottom w:val="none" w:sz="0" w:space="0" w:color="auto"/>
        <w:right w:val="none" w:sz="0" w:space="0" w:color="auto"/>
      </w:divBdr>
      <w:divsChild>
        <w:div w:id="1479767516">
          <w:marLeft w:val="0"/>
          <w:marRight w:val="0"/>
          <w:marTop w:val="0"/>
          <w:marBottom w:val="0"/>
          <w:divBdr>
            <w:top w:val="none" w:sz="0" w:space="0" w:color="auto"/>
            <w:left w:val="none" w:sz="0" w:space="0" w:color="auto"/>
            <w:bottom w:val="none" w:sz="0" w:space="0" w:color="auto"/>
            <w:right w:val="none" w:sz="0" w:space="0" w:color="auto"/>
          </w:divBdr>
          <w:divsChild>
            <w:div w:id="103307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61211">
      <w:bodyDiv w:val="1"/>
      <w:marLeft w:val="0"/>
      <w:marRight w:val="0"/>
      <w:marTop w:val="0"/>
      <w:marBottom w:val="0"/>
      <w:divBdr>
        <w:top w:val="none" w:sz="0" w:space="0" w:color="auto"/>
        <w:left w:val="none" w:sz="0" w:space="0" w:color="auto"/>
        <w:bottom w:val="none" w:sz="0" w:space="0" w:color="auto"/>
        <w:right w:val="none" w:sz="0" w:space="0" w:color="auto"/>
      </w:divBdr>
      <w:divsChild>
        <w:div w:id="789209580">
          <w:marLeft w:val="0"/>
          <w:marRight w:val="0"/>
          <w:marTop w:val="0"/>
          <w:marBottom w:val="0"/>
          <w:divBdr>
            <w:top w:val="none" w:sz="0" w:space="0" w:color="auto"/>
            <w:left w:val="none" w:sz="0" w:space="0" w:color="auto"/>
            <w:bottom w:val="none" w:sz="0" w:space="0" w:color="auto"/>
            <w:right w:val="none" w:sz="0" w:space="0" w:color="auto"/>
          </w:divBdr>
          <w:divsChild>
            <w:div w:id="587809357">
              <w:marLeft w:val="0"/>
              <w:marRight w:val="0"/>
              <w:marTop w:val="0"/>
              <w:marBottom w:val="0"/>
              <w:divBdr>
                <w:top w:val="none" w:sz="0" w:space="0" w:color="auto"/>
                <w:left w:val="none" w:sz="0" w:space="0" w:color="auto"/>
                <w:bottom w:val="none" w:sz="0" w:space="0" w:color="auto"/>
                <w:right w:val="none" w:sz="0" w:space="0" w:color="auto"/>
              </w:divBdr>
            </w:div>
            <w:div w:id="878660545">
              <w:marLeft w:val="0"/>
              <w:marRight w:val="0"/>
              <w:marTop w:val="0"/>
              <w:marBottom w:val="0"/>
              <w:divBdr>
                <w:top w:val="none" w:sz="0" w:space="0" w:color="auto"/>
                <w:left w:val="none" w:sz="0" w:space="0" w:color="auto"/>
                <w:bottom w:val="none" w:sz="0" w:space="0" w:color="auto"/>
                <w:right w:val="none" w:sz="0" w:space="0" w:color="auto"/>
              </w:divBdr>
            </w:div>
            <w:div w:id="994800011">
              <w:marLeft w:val="0"/>
              <w:marRight w:val="0"/>
              <w:marTop w:val="0"/>
              <w:marBottom w:val="0"/>
              <w:divBdr>
                <w:top w:val="none" w:sz="0" w:space="0" w:color="auto"/>
                <w:left w:val="none" w:sz="0" w:space="0" w:color="auto"/>
                <w:bottom w:val="none" w:sz="0" w:space="0" w:color="auto"/>
                <w:right w:val="none" w:sz="0" w:space="0" w:color="auto"/>
              </w:divBdr>
            </w:div>
            <w:div w:id="211015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1380">
      <w:bodyDiv w:val="1"/>
      <w:marLeft w:val="0"/>
      <w:marRight w:val="0"/>
      <w:marTop w:val="0"/>
      <w:marBottom w:val="0"/>
      <w:divBdr>
        <w:top w:val="none" w:sz="0" w:space="0" w:color="auto"/>
        <w:left w:val="none" w:sz="0" w:space="0" w:color="auto"/>
        <w:bottom w:val="none" w:sz="0" w:space="0" w:color="auto"/>
        <w:right w:val="none" w:sz="0" w:space="0" w:color="auto"/>
      </w:divBdr>
      <w:divsChild>
        <w:div w:id="916476304">
          <w:marLeft w:val="300"/>
          <w:marRight w:val="0"/>
          <w:marTop w:val="0"/>
          <w:marBottom w:val="0"/>
          <w:divBdr>
            <w:top w:val="none" w:sz="0" w:space="0" w:color="auto"/>
            <w:left w:val="none" w:sz="0" w:space="0" w:color="auto"/>
            <w:bottom w:val="none" w:sz="0" w:space="0" w:color="auto"/>
            <w:right w:val="none" w:sz="0" w:space="0" w:color="auto"/>
          </w:divBdr>
        </w:div>
      </w:divsChild>
    </w:div>
    <w:div w:id="781647982">
      <w:bodyDiv w:val="1"/>
      <w:marLeft w:val="0"/>
      <w:marRight w:val="0"/>
      <w:marTop w:val="0"/>
      <w:marBottom w:val="0"/>
      <w:divBdr>
        <w:top w:val="none" w:sz="0" w:space="0" w:color="auto"/>
        <w:left w:val="none" w:sz="0" w:space="0" w:color="auto"/>
        <w:bottom w:val="none" w:sz="0" w:space="0" w:color="auto"/>
        <w:right w:val="none" w:sz="0" w:space="0" w:color="auto"/>
      </w:divBdr>
    </w:div>
    <w:div w:id="788210044">
      <w:bodyDiv w:val="1"/>
      <w:marLeft w:val="0"/>
      <w:marRight w:val="0"/>
      <w:marTop w:val="0"/>
      <w:marBottom w:val="0"/>
      <w:divBdr>
        <w:top w:val="none" w:sz="0" w:space="0" w:color="auto"/>
        <w:left w:val="none" w:sz="0" w:space="0" w:color="auto"/>
        <w:bottom w:val="none" w:sz="0" w:space="0" w:color="auto"/>
        <w:right w:val="none" w:sz="0" w:space="0" w:color="auto"/>
      </w:divBdr>
    </w:div>
    <w:div w:id="789709048">
      <w:bodyDiv w:val="1"/>
      <w:marLeft w:val="0"/>
      <w:marRight w:val="0"/>
      <w:marTop w:val="0"/>
      <w:marBottom w:val="0"/>
      <w:divBdr>
        <w:top w:val="none" w:sz="0" w:space="0" w:color="auto"/>
        <w:left w:val="none" w:sz="0" w:space="0" w:color="auto"/>
        <w:bottom w:val="none" w:sz="0" w:space="0" w:color="auto"/>
        <w:right w:val="none" w:sz="0" w:space="0" w:color="auto"/>
      </w:divBdr>
    </w:div>
    <w:div w:id="793253111">
      <w:bodyDiv w:val="1"/>
      <w:marLeft w:val="0"/>
      <w:marRight w:val="0"/>
      <w:marTop w:val="0"/>
      <w:marBottom w:val="0"/>
      <w:divBdr>
        <w:top w:val="none" w:sz="0" w:space="0" w:color="auto"/>
        <w:left w:val="none" w:sz="0" w:space="0" w:color="auto"/>
        <w:bottom w:val="none" w:sz="0" w:space="0" w:color="auto"/>
        <w:right w:val="none" w:sz="0" w:space="0" w:color="auto"/>
      </w:divBdr>
    </w:div>
    <w:div w:id="797647413">
      <w:bodyDiv w:val="1"/>
      <w:marLeft w:val="0"/>
      <w:marRight w:val="0"/>
      <w:marTop w:val="0"/>
      <w:marBottom w:val="0"/>
      <w:divBdr>
        <w:top w:val="none" w:sz="0" w:space="0" w:color="auto"/>
        <w:left w:val="none" w:sz="0" w:space="0" w:color="auto"/>
        <w:bottom w:val="none" w:sz="0" w:space="0" w:color="auto"/>
        <w:right w:val="none" w:sz="0" w:space="0" w:color="auto"/>
      </w:divBdr>
    </w:div>
    <w:div w:id="798840585">
      <w:bodyDiv w:val="1"/>
      <w:marLeft w:val="0"/>
      <w:marRight w:val="0"/>
      <w:marTop w:val="0"/>
      <w:marBottom w:val="0"/>
      <w:divBdr>
        <w:top w:val="none" w:sz="0" w:space="0" w:color="auto"/>
        <w:left w:val="none" w:sz="0" w:space="0" w:color="auto"/>
        <w:bottom w:val="none" w:sz="0" w:space="0" w:color="auto"/>
        <w:right w:val="none" w:sz="0" w:space="0" w:color="auto"/>
      </w:divBdr>
      <w:divsChild>
        <w:div w:id="1689484915">
          <w:marLeft w:val="0"/>
          <w:marRight w:val="0"/>
          <w:marTop w:val="0"/>
          <w:marBottom w:val="0"/>
          <w:divBdr>
            <w:top w:val="none" w:sz="0" w:space="0" w:color="auto"/>
            <w:left w:val="none" w:sz="0" w:space="0" w:color="auto"/>
            <w:bottom w:val="none" w:sz="0" w:space="0" w:color="auto"/>
            <w:right w:val="none" w:sz="0" w:space="0" w:color="auto"/>
          </w:divBdr>
          <w:divsChild>
            <w:div w:id="128790019">
              <w:marLeft w:val="0"/>
              <w:marRight w:val="0"/>
              <w:marTop w:val="0"/>
              <w:marBottom w:val="0"/>
              <w:divBdr>
                <w:top w:val="none" w:sz="0" w:space="0" w:color="auto"/>
                <w:left w:val="none" w:sz="0" w:space="0" w:color="auto"/>
                <w:bottom w:val="none" w:sz="0" w:space="0" w:color="auto"/>
                <w:right w:val="none" w:sz="0" w:space="0" w:color="auto"/>
              </w:divBdr>
            </w:div>
            <w:div w:id="325669843">
              <w:marLeft w:val="0"/>
              <w:marRight w:val="0"/>
              <w:marTop w:val="0"/>
              <w:marBottom w:val="0"/>
              <w:divBdr>
                <w:top w:val="none" w:sz="0" w:space="0" w:color="auto"/>
                <w:left w:val="none" w:sz="0" w:space="0" w:color="auto"/>
                <w:bottom w:val="none" w:sz="0" w:space="0" w:color="auto"/>
                <w:right w:val="none" w:sz="0" w:space="0" w:color="auto"/>
              </w:divBdr>
            </w:div>
            <w:div w:id="609825500">
              <w:marLeft w:val="0"/>
              <w:marRight w:val="0"/>
              <w:marTop w:val="0"/>
              <w:marBottom w:val="0"/>
              <w:divBdr>
                <w:top w:val="none" w:sz="0" w:space="0" w:color="auto"/>
                <w:left w:val="none" w:sz="0" w:space="0" w:color="auto"/>
                <w:bottom w:val="none" w:sz="0" w:space="0" w:color="auto"/>
                <w:right w:val="none" w:sz="0" w:space="0" w:color="auto"/>
              </w:divBdr>
            </w:div>
            <w:div w:id="751897594">
              <w:marLeft w:val="0"/>
              <w:marRight w:val="0"/>
              <w:marTop w:val="0"/>
              <w:marBottom w:val="0"/>
              <w:divBdr>
                <w:top w:val="none" w:sz="0" w:space="0" w:color="auto"/>
                <w:left w:val="none" w:sz="0" w:space="0" w:color="auto"/>
                <w:bottom w:val="none" w:sz="0" w:space="0" w:color="auto"/>
                <w:right w:val="none" w:sz="0" w:space="0" w:color="auto"/>
              </w:divBdr>
            </w:div>
            <w:div w:id="846793775">
              <w:marLeft w:val="0"/>
              <w:marRight w:val="0"/>
              <w:marTop w:val="0"/>
              <w:marBottom w:val="0"/>
              <w:divBdr>
                <w:top w:val="none" w:sz="0" w:space="0" w:color="auto"/>
                <w:left w:val="none" w:sz="0" w:space="0" w:color="auto"/>
                <w:bottom w:val="none" w:sz="0" w:space="0" w:color="auto"/>
                <w:right w:val="none" w:sz="0" w:space="0" w:color="auto"/>
              </w:divBdr>
            </w:div>
            <w:div w:id="873998844">
              <w:marLeft w:val="0"/>
              <w:marRight w:val="0"/>
              <w:marTop w:val="0"/>
              <w:marBottom w:val="0"/>
              <w:divBdr>
                <w:top w:val="none" w:sz="0" w:space="0" w:color="auto"/>
                <w:left w:val="none" w:sz="0" w:space="0" w:color="auto"/>
                <w:bottom w:val="none" w:sz="0" w:space="0" w:color="auto"/>
                <w:right w:val="none" w:sz="0" w:space="0" w:color="auto"/>
              </w:divBdr>
            </w:div>
            <w:div w:id="1202092721">
              <w:marLeft w:val="0"/>
              <w:marRight w:val="0"/>
              <w:marTop w:val="0"/>
              <w:marBottom w:val="0"/>
              <w:divBdr>
                <w:top w:val="none" w:sz="0" w:space="0" w:color="auto"/>
                <w:left w:val="none" w:sz="0" w:space="0" w:color="auto"/>
                <w:bottom w:val="none" w:sz="0" w:space="0" w:color="auto"/>
                <w:right w:val="none" w:sz="0" w:space="0" w:color="auto"/>
              </w:divBdr>
            </w:div>
            <w:div w:id="1343505889">
              <w:marLeft w:val="0"/>
              <w:marRight w:val="0"/>
              <w:marTop w:val="0"/>
              <w:marBottom w:val="0"/>
              <w:divBdr>
                <w:top w:val="none" w:sz="0" w:space="0" w:color="auto"/>
                <w:left w:val="none" w:sz="0" w:space="0" w:color="auto"/>
                <w:bottom w:val="none" w:sz="0" w:space="0" w:color="auto"/>
                <w:right w:val="none" w:sz="0" w:space="0" w:color="auto"/>
              </w:divBdr>
            </w:div>
            <w:div w:id="1352760605">
              <w:marLeft w:val="0"/>
              <w:marRight w:val="0"/>
              <w:marTop w:val="0"/>
              <w:marBottom w:val="0"/>
              <w:divBdr>
                <w:top w:val="none" w:sz="0" w:space="0" w:color="auto"/>
                <w:left w:val="none" w:sz="0" w:space="0" w:color="auto"/>
                <w:bottom w:val="none" w:sz="0" w:space="0" w:color="auto"/>
                <w:right w:val="none" w:sz="0" w:space="0" w:color="auto"/>
              </w:divBdr>
            </w:div>
            <w:div w:id="1705522768">
              <w:marLeft w:val="0"/>
              <w:marRight w:val="0"/>
              <w:marTop w:val="0"/>
              <w:marBottom w:val="0"/>
              <w:divBdr>
                <w:top w:val="none" w:sz="0" w:space="0" w:color="auto"/>
                <w:left w:val="none" w:sz="0" w:space="0" w:color="auto"/>
                <w:bottom w:val="none" w:sz="0" w:space="0" w:color="auto"/>
                <w:right w:val="none" w:sz="0" w:space="0" w:color="auto"/>
              </w:divBdr>
            </w:div>
            <w:div w:id="1903128608">
              <w:marLeft w:val="0"/>
              <w:marRight w:val="0"/>
              <w:marTop w:val="0"/>
              <w:marBottom w:val="0"/>
              <w:divBdr>
                <w:top w:val="none" w:sz="0" w:space="0" w:color="auto"/>
                <w:left w:val="none" w:sz="0" w:space="0" w:color="auto"/>
                <w:bottom w:val="none" w:sz="0" w:space="0" w:color="auto"/>
                <w:right w:val="none" w:sz="0" w:space="0" w:color="auto"/>
              </w:divBdr>
            </w:div>
            <w:div w:id="2026707269">
              <w:marLeft w:val="0"/>
              <w:marRight w:val="0"/>
              <w:marTop w:val="0"/>
              <w:marBottom w:val="0"/>
              <w:divBdr>
                <w:top w:val="none" w:sz="0" w:space="0" w:color="auto"/>
                <w:left w:val="none" w:sz="0" w:space="0" w:color="auto"/>
                <w:bottom w:val="none" w:sz="0" w:space="0" w:color="auto"/>
                <w:right w:val="none" w:sz="0" w:space="0" w:color="auto"/>
              </w:divBdr>
            </w:div>
            <w:div w:id="2112891709">
              <w:marLeft w:val="0"/>
              <w:marRight w:val="0"/>
              <w:marTop w:val="0"/>
              <w:marBottom w:val="0"/>
              <w:divBdr>
                <w:top w:val="none" w:sz="0" w:space="0" w:color="auto"/>
                <w:left w:val="none" w:sz="0" w:space="0" w:color="auto"/>
                <w:bottom w:val="none" w:sz="0" w:space="0" w:color="auto"/>
                <w:right w:val="none" w:sz="0" w:space="0" w:color="auto"/>
              </w:divBdr>
            </w:div>
            <w:div w:id="211663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31645">
      <w:bodyDiv w:val="1"/>
      <w:marLeft w:val="0"/>
      <w:marRight w:val="0"/>
      <w:marTop w:val="0"/>
      <w:marBottom w:val="0"/>
      <w:divBdr>
        <w:top w:val="none" w:sz="0" w:space="0" w:color="auto"/>
        <w:left w:val="none" w:sz="0" w:space="0" w:color="auto"/>
        <w:bottom w:val="none" w:sz="0" w:space="0" w:color="auto"/>
        <w:right w:val="none" w:sz="0" w:space="0" w:color="auto"/>
      </w:divBdr>
    </w:div>
    <w:div w:id="804473532">
      <w:bodyDiv w:val="1"/>
      <w:marLeft w:val="0"/>
      <w:marRight w:val="0"/>
      <w:marTop w:val="0"/>
      <w:marBottom w:val="0"/>
      <w:divBdr>
        <w:top w:val="none" w:sz="0" w:space="0" w:color="auto"/>
        <w:left w:val="none" w:sz="0" w:space="0" w:color="auto"/>
        <w:bottom w:val="none" w:sz="0" w:space="0" w:color="auto"/>
        <w:right w:val="none" w:sz="0" w:space="0" w:color="auto"/>
      </w:divBdr>
      <w:divsChild>
        <w:div w:id="2026011324">
          <w:marLeft w:val="0"/>
          <w:marRight w:val="0"/>
          <w:marTop w:val="0"/>
          <w:marBottom w:val="0"/>
          <w:divBdr>
            <w:top w:val="none" w:sz="0" w:space="0" w:color="auto"/>
            <w:left w:val="none" w:sz="0" w:space="0" w:color="auto"/>
            <w:bottom w:val="none" w:sz="0" w:space="0" w:color="auto"/>
            <w:right w:val="none" w:sz="0" w:space="0" w:color="auto"/>
          </w:divBdr>
          <w:divsChild>
            <w:div w:id="8219107">
              <w:marLeft w:val="0"/>
              <w:marRight w:val="0"/>
              <w:marTop w:val="0"/>
              <w:marBottom w:val="0"/>
              <w:divBdr>
                <w:top w:val="none" w:sz="0" w:space="0" w:color="auto"/>
                <w:left w:val="none" w:sz="0" w:space="0" w:color="auto"/>
                <w:bottom w:val="none" w:sz="0" w:space="0" w:color="auto"/>
                <w:right w:val="none" w:sz="0" w:space="0" w:color="auto"/>
              </w:divBdr>
            </w:div>
            <w:div w:id="248855952">
              <w:marLeft w:val="0"/>
              <w:marRight w:val="0"/>
              <w:marTop w:val="0"/>
              <w:marBottom w:val="0"/>
              <w:divBdr>
                <w:top w:val="none" w:sz="0" w:space="0" w:color="auto"/>
                <w:left w:val="none" w:sz="0" w:space="0" w:color="auto"/>
                <w:bottom w:val="none" w:sz="0" w:space="0" w:color="auto"/>
                <w:right w:val="none" w:sz="0" w:space="0" w:color="auto"/>
              </w:divBdr>
            </w:div>
            <w:div w:id="501892551">
              <w:marLeft w:val="0"/>
              <w:marRight w:val="0"/>
              <w:marTop w:val="0"/>
              <w:marBottom w:val="0"/>
              <w:divBdr>
                <w:top w:val="none" w:sz="0" w:space="0" w:color="auto"/>
                <w:left w:val="none" w:sz="0" w:space="0" w:color="auto"/>
                <w:bottom w:val="none" w:sz="0" w:space="0" w:color="auto"/>
                <w:right w:val="none" w:sz="0" w:space="0" w:color="auto"/>
              </w:divBdr>
            </w:div>
            <w:div w:id="658341031">
              <w:marLeft w:val="0"/>
              <w:marRight w:val="0"/>
              <w:marTop w:val="0"/>
              <w:marBottom w:val="0"/>
              <w:divBdr>
                <w:top w:val="none" w:sz="0" w:space="0" w:color="auto"/>
                <w:left w:val="none" w:sz="0" w:space="0" w:color="auto"/>
                <w:bottom w:val="none" w:sz="0" w:space="0" w:color="auto"/>
                <w:right w:val="none" w:sz="0" w:space="0" w:color="auto"/>
              </w:divBdr>
            </w:div>
            <w:div w:id="671640356">
              <w:marLeft w:val="0"/>
              <w:marRight w:val="0"/>
              <w:marTop w:val="0"/>
              <w:marBottom w:val="0"/>
              <w:divBdr>
                <w:top w:val="none" w:sz="0" w:space="0" w:color="auto"/>
                <w:left w:val="none" w:sz="0" w:space="0" w:color="auto"/>
                <w:bottom w:val="none" w:sz="0" w:space="0" w:color="auto"/>
                <w:right w:val="none" w:sz="0" w:space="0" w:color="auto"/>
              </w:divBdr>
            </w:div>
            <w:div w:id="794568040">
              <w:marLeft w:val="0"/>
              <w:marRight w:val="0"/>
              <w:marTop w:val="0"/>
              <w:marBottom w:val="0"/>
              <w:divBdr>
                <w:top w:val="none" w:sz="0" w:space="0" w:color="auto"/>
                <w:left w:val="none" w:sz="0" w:space="0" w:color="auto"/>
                <w:bottom w:val="none" w:sz="0" w:space="0" w:color="auto"/>
                <w:right w:val="none" w:sz="0" w:space="0" w:color="auto"/>
              </w:divBdr>
            </w:div>
            <w:div w:id="889609847">
              <w:marLeft w:val="0"/>
              <w:marRight w:val="0"/>
              <w:marTop w:val="0"/>
              <w:marBottom w:val="0"/>
              <w:divBdr>
                <w:top w:val="none" w:sz="0" w:space="0" w:color="auto"/>
                <w:left w:val="none" w:sz="0" w:space="0" w:color="auto"/>
                <w:bottom w:val="none" w:sz="0" w:space="0" w:color="auto"/>
                <w:right w:val="none" w:sz="0" w:space="0" w:color="auto"/>
              </w:divBdr>
            </w:div>
            <w:div w:id="1080716407">
              <w:marLeft w:val="0"/>
              <w:marRight w:val="0"/>
              <w:marTop w:val="0"/>
              <w:marBottom w:val="0"/>
              <w:divBdr>
                <w:top w:val="none" w:sz="0" w:space="0" w:color="auto"/>
                <w:left w:val="none" w:sz="0" w:space="0" w:color="auto"/>
                <w:bottom w:val="none" w:sz="0" w:space="0" w:color="auto"/>
                <w:right w:val="none" w:sz="0" w:space="0" w:color="auto"/>
              </w:divBdr>
            </w:div>
            <w:div w:id="1176771282">
              <w:marLeft w:val="0"/>
              <w:marRight w:val="0"/>
              <w:marTop w:val="0"/>
              <w:marBottom w:val="0"/>
              <w:divBdr>
                <w:top w:val="none" w:sz="0" w:space="0" w:color="auto"/>
                <w:left w:val="none" w:sz="0" w:space="0" w:color="auto"/>
                <w:bottom w:val="none" w:sz="0" w:space="0" w:color="auto"/>
                <w:right w:val="none" w:sz="0" w:space="0" w:color="auto"/>
              </w:divBdr>
            </w:div>
            <w:div w:id="1394544844">
              <w:marLeft w:val="0"/>
              <w:marRight w:val="0"/>
              <w:marTop w:val="0"/>
              <w:marBottom w:val="0"/>
              <w:divBdr>
                <w:top w:val="none" w:sz="0" w:space="0" w:color="auto"/>
                <w:left w:val="none" w:sz="0" w:space="0" w:color="auto"/>
                <w:bottom w:val="none" w:sz="0" w:space="0" w:color="auto"/>
                <w:right w:val="none" w:sz="0" w:space="0" w:color="auto"/>
              </w:divBdr>
            </w:div>
            <w:div w:id="1637837659">
              <w:marLeft w:val="0"/>
              <w:marRight w:val="0"/>
              <w:marTop w:val="0"/>
              <w:marBottom w:val="0"/>
              <w:divBdr>
                <w:top w:val="none" w:sz="0" w:space="0" w:color="auto"/>
                <w:left w:val="none" w:sz="0" w:space="0" w:color="auto"/>
                <w:bottom w:val="none" w:sz="0" w:space="0" w:color="auto"/>
                <w:right w:val="none" w:sz="0" w:space="0" w:color="auto"/>
              </w:divBdr>
            </w:div>
            <w:div w:id="1759446017">
              <w:marLeft w:val="0"/>
              <w:marRight w:val="0"/>
              <w:marTop w:val="0"/>
              <w:marBottom w:val="0"/>
              <w:divBdr>
                <w:top w:val="none" w:sz="0" w:space="0" w:color="auto"/>
                <w:left w:val="none" w:sz="0" w:space="0" w:color="auto"/>
                <w:bottom w:val="none" w:sz="0" w:space="0" w:color="auto"/>
                <w:right w:val="none" w:sz="0" w:space="0" w:color="auto"/>
              </w:divBdr>
            </w:div>
            <w:div w:id="186424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69657">
      <w:bodyDiv w:val="1"/>
      <w:marLeft w:val="0"/>
      <w:marRight w:val="0"/>
      <w:marTop w:val="0"/>
      <w:marBottom w:val="0"/>
      <w:divBdr>
        <w:top w:val="none" w:sz="0" w:space="0" w:color="auto"/>
        <w:left w:val="none" w:sz="0" w:space="0" w:color="auto"/>
        <w:bottom w:val="none" w:sz="0" w:space="0" w:color="auto"/>
        <w:right w:val="none" w:sz="0" w:space="0" w:color="auto"/>
      </w:divBdr>
    </w:div>
    <w:div w:id="813452742">
      <w:bodyDiv w:val="1"/>
      <w:marLeft w:val="0"/>
      <w:marRight w:val="0"/>
      <w:marTop w:val="0"/>
      <w:marBottom w:val="0"/>
      <w:divBdr>
        <w:top w:val="none" w:sz="0" w:space="0" w:color="auto"/>
        <w:left w:val="none" w:sz="0" w:space="0" w:color="auto"/>
        <w:bottom w:val="none" w:sz="0" w:space="0" w:color="auto"/>
        <w:right w:val="none" w:sz="0" w:space="0" w:color="auto"/>
      </w:divBdr>
    </w:div>
    <w:div w:id="822040788">
      <w:bodyDiv w:val="1"/>
      <w:marLeft w:val="0"/>
      <w:marRight w:val="0"/>
      <w:marTop w:val="0"/>
      <w:marBottom w:val="0"/>
      <w:divBdr>
        <w:top w:val="none" w:sz="0" w:space="0" w:color="auto"/>
        <w:left w:val="none" w:sz="0" w:space="0" w:color="auto"/>
        <w:bottom w:val="none" w:sz="0" w:space="0" w:color="auto"/>
        <w:right w:val="none" w:sz="0" w:space="0" w:color="auto"/>
      </w:divBdr>
      <w:divsChild>
        <w:div w:id="1576084360">
          <w:marLeft w:val="0"/>
          <w:marRight w:val="0"/>
          <w:marTop w:val="0"/>
          <w:marBottom w:val="0"/>
          <w:divBdr>
            <w:top w:val="none" w:sz="0" w:space="0" w:color="auto"/>
            <w:left w:val="none" w:sz="0" w:space="0" w:color="auto"/>
            <w:bottom w:val="none" w:sz="0" w:space="0" w:color="auto"/>
            <w:right w:val="none" w:sz="0" w:space="0" w:color="auto"/>
          </w:divBdr>
          <w:divsChild>
            <w:div w:id="90703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60055">
      <w:bodyDiv w:val="1"/>
      <w:marLeft w:val="0"/>
      <w:marRight w:val="0"/>
      <w:marTop w:val="0"/>
      <w:marBottom w:val="0"/>
      <w:divBdr>
        <w:top w:val="none" w:sz="0" w:space="0" w:color="auto"/>
        <w:left w:val="none" w:sz="0" w:space="0" w:color="auto"/>
        <w:bottom w:val="none" w:sz="0" w:space="0" w:color="auto"/>
        <w:right w:val="none" w:sz="0" w:space="0" w:color="auto"/>
      </w:divBdr>
    </w:div>
    <w:div w:id="832337147">
      <w:bodyDiv w:val="1"/>
      <w:marLeft w:val="0"/>
      <w:marRight w:val="0"/>
      <w:marTop w:val="0"/>
      <w:marBottom w:val="0"/>
      <w:divBdr>
        <w:top w:val="none" w:sz="0" w:space="0" w:color="auto"/>
        <w:left w:val="none" w:sz="0" w:space="0" w:color="auto"/>
        <w:bottom w:val="none" w:sz="0" w:space="0" w:color="auto"/>
        <w:right w:val="none" w:sz="0" w:space="0" w:color="auto"/>
      </w:divBdr>
    </w:div>
    <w:div w:id="845096964">
      <w:bodyDiv w:val="1"/>
      <w:marLeft w:val="0"/>
      <w:marRight w:val="0"/>
      <w:marTop w:val="0"/>
      <w:marBottom w:val="0"/>
      <w:divBdr>
        <w:top w:val="none" w:sz="0" w:space="0" w:color="auto"/>
        <w:left w:val="none" w:sz="0" w:space="0" w:color="auto"/>
        <w:bottom w:val="none" w:sz="0" w:space="0" w:color="auto"/>
        <w:right w:val="none" w:sz="0" w:space="0" w:color="auto"/>
      </w:divBdr>
    </w:div>
    <w:div w:id="849493958">
      <w:bodyDiv w:val="1"/>
      <w:marLeft w:val="0"/>
      <w:marRight w:val="0"/>
      <w:marTop w:val="0"/>
      <w:marBottom w:val="0"/>
      <w:divBdr>
        <w:top w:val="none" w:sz="0" w:space="0" w:color="auto"/>
        <w:left w:val="none" w:sz="0" w:space="0" w:color="auto"/>
        <w:bottom w:val="none" w:sz="0" w:space="0" w:color="auto"/>
        <w:right w:val="none" w:sz="0" w:space="0" w:color="auto"/>
      </w:divBdr>
      <w:divsChild>
        <w:div w:id="762192122">
          <w:marLeft w:val="75"/>
          <w:marRight w:val="0"/>
          <w:marTop w:val="0"/>
          <w:marBottom w:val="0"/>
          <w:divBdr>
            <w:top w:val="none" w:sz="0" w:space="0" w:color="auto"/>
            <w:left w:val="none" w:sz="0" w:space="0" w:color="auto"/>
            <w:bottom w:val="none" w:sz="0" w:space="0" w:color="auto"/>
            <w:right w:val="none" w:sz="0" w:space="0" w:color="auto"/>
          </w:divBdr>
          <w:divsChild>
            <w:div w:id="210847577">
              <w:marLeft w:val="0"/>
              <w:marRight w:val="0"/>
              <w:marTop w:val="0"/>
              <w:marBottom w:val="0"/>
              <w:divBdr>
                <w:top w:val="none" w:sz="0" w:space="0" w:color="auto"/>
                <w:left w:val="none" w:sz="0" w:space="0" w:color="auto"/>
                <w:bottom w:val="none" w:sz="0" w:space="0" w:color="auto"/>
                <w:right w:val="none" w:sz="0" w:space="0" w:color="auto"/>
              </w:divBdr>
              <w:divsChild>
                <w:div w:id="66146774">
                  <w:marLeft w:val="36"/>
                  <w:marRight w:val="0"/>
                  <w:marTop w:val="0"/>
                  <w:marBottom w:val="0"/>
                  <w:divBdr>
                    <w:top w:val="none" w:sz="0" w:space="0" w:color="auto"/>
                    <w:left w:val="none" w:sz="0" w:space="0" w:color="auto"/>
                    <w:bottom w:val="none" w:sz="0" w:space="0" w:color="auto"/>
                    <w:right w:val="none" w:sz="0" w:space="0" w:color="auto"/>
                  </w:divBdr>
                </w:div>
                <w:div w:id="205871611">
                  <w:marLeft w:val="-60"/>
                  <w:marRight w:val="-60"/>
                  <w:marTop w:val="0"/>
                  <w:marBottom w:val="0"/>
                  <w:divBdr>
                    <w:top w:val="none" w:sz="0" w:space="0" w:color="auto"/>
                    <w:left w:val="none" w:sz="0" w:space="0" w:color="auto"/>
                    <w:bottom w:val="none" w:sz="0" w:space="0" w:color="auto"/>
                    <w:right w:val="none" w:sz="0" w:space="0" w:color="auto"/>
                  </w:divBdr>
                </w:div>
              </w:divsChild>
            </w:div>
            <w:div w:id="427430603">
              <w:marLeft w:val="0"/>
              <w:marRight w:val="0"/>
              <w:marTop w:val="0"/>
              <w:marBottom w:val="0"/>
              <w:divBdr>
                <w:top w:val="none" w:sz="0" w:space="0" w:color="auto"/>
                <w:left w:val="none" w:sz="0" w:space="0" w:color="auto"/>
                <w:bottom w:val="none" w:sz="0" w:space="0" w:color="auto"/>
                <w:right w:val="none" w:sz="0" w:space="0" w:color="auto"/>
              </w:divBdr>
              <w:divsChild>
                <w:div w:id="619721406">
                  <w:marLeft w:val="0"/>
                  <w:marRight w:val="0"/>
                  <w:marTop w:val="0"/>
                  <w:marBottom w:val="0"/>
                  <w:divBdr>
                    <w:top w:val="none" w:sz="0" w:space="0" w:color="auto"/>
                    <w:left w:val="none" w:sz="0" w:space="0" w:color="auto"/>
                    <w:bottom w:val="none" w:sz="0" w:space="0" w:color="auto"/>
                    <w:right w:val="none" w:sz="0" w:space="0" w:color="auto"/>
                  </w:divBdr>
                </w:div>
                <w:div w:id="742989729">
                  <w:marLeft w:val="0"/>
                  <w:marRight w:val="0"/>
                  <w:marTop w:val="0"/>
                  <w:marBottom w:val="0"/>
                  <w:divBdr>
                    <w:top w:val="none" w:sz="0" w:space="0" w:color="auto"/>
                    <w:left w:val="none" w:sz="0" w:space="0" w:color="auto"/>
                    <w:bottom w:val="none" w:sz="0" w:space="0" w:color="auto"/>
                    <w:right w:val="none" w:sz="0" w:space="0" w:color="auto"/>
                  </w:divBdr>
                </w:div>
                <w:div w:id="209920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94810">
          <w:marLeft w:val="48"/>
          <w:marRight w:val="48"/>
          <w:marTop w:val="0"/>
          <w:marBottom w:val="0"/>
          <w:divBdr>
            <w:top w:val="none" w:sz="0" w:space="0" w:color="auto"/>
            <w:left w:val="none" w:sz="0" w:space="0" w:color="auto"/>
            <w:bottom w:val="none" w:sz="0" w:space="0" w:color="auto"/>
            <w:right w:val="none" w:sz="0" w:space="0" w:color="auto"/>
          </w:divBdr>
        </w:div>
        <w:div w:id="960384644">
          <w:marLeft w:val="0"/>
          <w:marRight w:val="150"/>
          <w:marTop w:val="0"/>
          <w:marBottom w:val="0"/>
          <w:divBdr>
            <w:top w:val="none" w:sz="0" w:space="0" w:color="auto"/>
            <w:left w:val="none" w:sz="0" w:space="0" w:color="auto"/>
            <w:bottom w:val="none" w:sz="0" w:space="0" w:color="auto"/>
            <w:right w:val="none" w:sz="0" w:space="0" w:color="auto"/>
          </w:divBdr>
        </w:div>
      </w:divsChild>
    </w:div>
    <w:div w:id="853108793">
      <w:bodyDiv w:val="1"/>
      <w:marLeft w:val="0"/>
      <w:marRight w:val="0"/>
      <w:marTop w:val="0"/>
      <w:marBottom w:val="0"/>
      <w:divBdr>
        <w:top w:val="none" w:sz="0" w:space="0" w:color="auto"/>
        <w:left w:val="none" w:sz="0" w:space="0" w:color="auto"/>
        <w:bottom w:val="none" w:sz="0" w:space="0" w:color="auto"/>
        <w:right w:val="none" w:sz="0" w:space="0" w:color="auto"/>
      </w:divBdr>
      <w:divsChild>
        <w:div w:id="2069719058">
          <w:marLeft w:val="0"/>
          <w:marRight w:val="0"/>
          <w:marTop w:val="0"/>
          <w:marBottom w:val="0"/>
          <w:divBdr>
            <w:top w:val="none" w:sz="0" w:space="0" w:color="auto"/>
            <w:left w:val="none" w:sz="0" w:space="0" w:color="auto"/>
            <w:bottom w:val="none" w:sz="0" w:space="0" w:color="auto"/>
            <w:right w:val="none" w:sz="0" w:space="0" w:color="auto"/>
          </w:divBdr>
          <w:divsChild>
            <w:div w:id="114715695">
              <w:marLeft w:val="0"/>
              <w:marRight w:val="0"/>
              <w:marTop w:val="0"/>
              <w:marBottom w:val="0"/>
              <w:divBdr>
                <w:top w:val="none" w:sz="0" w:space="0" w:color="auto"/>
                <w:left w:val="none" w:sz="0" w:space="0" w:color="auto"/>
                <w:bottom w:val="none" w:sz="0" w:space="0" w:color="auto"/>
                <w:right w:val="none" w:sz="0" w:space="0" w:color="auto"/>
              </w:divBdr>
            </w:div>
            <w:div w:id="174271680">
              <w:marLeft w:val="0"/>
              <w:marRight w:val="0"/>
              <w:marTop w:val="0"/>
              <w:marBottom w:val="0"/>
              <w:divBdr>
                <w:top w:val="none" w:sz="0" w:space="0" w:color="auto"/>
                <w:left w:val="none" w:sz="0" w:space="0" w:color="auto"/>
                <w:bottom w:val="none" w:sz="0" w:space="0" w:color="auto"/>
                <w:right w:val="none" w:sz="0" w:space="0" w:color="auto"/>
              </w:divBdr>
            </w:div>
            <w:div w:id="322316341">
              <w:marLeft w:val="0"/>
              <w:marRight w:val="0"/>
              <w:marTop w:val="0"/>
              <w:marBottom w:val="0"/>
              <w:divBdr>
                <w:top w:val="none" w:sz="0" w:space="0" w:color="auto"/>
                <w:left w:val="none" w:sz="0" w:space="0" w:color="auto"/>
                <w:bottom w:val="none" w:sz="0" w:space="0" w:color="auto"/>
                <w:right w:val="none" w:sz="0" w:space="0" w:color="auto"/>
              </w:divBdr>
            </w:div>
            <w:div w:id="353848968">
              <w:marLeft w:val="0"/>
              <w:marRight w:val="0"/>
              <w:marTop w:val="0"/>
              <w:marBottom w:val="0"/>
              <w:divBdr>
                <w:top w:val="none" w:sz="0" w:space="0" w:color="auto"/>
                <w:left w:val="none" w:sz="0" w:space="0" w:color="auto"/>
                <w:bottom w:val="none" w:sz="0" w:space="0" w:color="auto"/>
                <w:right w:val="none" w:sz="0" w:space="0" w:color="auto"/>
              </w:divBdr>
            </w:div>
            <w:div w:id="462231823">
              <w:marLeft w:val="0"/>
              <w:marRight w:val="0"/>
              <w:marTop w:val="0"/>
              <w:marBottom w:val="0"/>
              <w:divBdr>
                <w:top w:val="none" w:sz="0" w:space="0" w:color="auto"/>
                <w:left w:val="none" w:sz="0" w:space="0" w:color="auto"/>
                <w:bottom w:val="none" w:sz="0" w:space="0" w:color="auto"/>
                <w:right w:val="none" w:sz="0" w:space="0" w:color="auto"/>
              </w:divBdr>
            </w:div>
            <w:div w:id="467748512">
              <w:marLeft w:val="0"/>
              <w:marRight w:val="0"/>
              <w:marTop w:val="0"/>
              <w:marBottom w:val="0"/>
              <w:divBdr>
                <w:top w:val="none" w:sz="0" w:space="0" w:color="auto"/>
                <w:left w:val="none" w:sz="0" w:space="0" w:color="auto"/>
                <w:bottom w:val="none" w:sz="0" w:space="0" w:color="auto"/>
                <w:right w:val="none" w:sz="0" w:space="0" w:color="auto"/>
              </w:divBdr>
            </w:div>
            <w:div w:id="476921558">
              <w:marLeft w:val="0"/>
              <w:marRight w:val="0"/>
              <w:marTop w:val="0"/>
              <w:marBottom w:val="0"/>
              <w:divBdr>
                <w:top w:val="none" w:sz="0" w:space="0" w:color="auto"/>
                <w:left w:val="none" w:sz="0" w:space="0" w:color="auto"/>
                <w:bottom w:val="none" w:sz="0" w:space="0" w:color="auto"/>
                <w:right w:val="none" w:sz="0" w:space="0" w:color="auto"/>
              </w:divBdr>
            </w:div>
            <w:div w:id="556278559">
              <w:marLeft w:val="0"/>
              <w:marRight w:val="0"/>
              <w:marTop w:val="0"/>
              <w:marBottom w:val="0"/>
              <w:divBdr>
                <w:top w:val="none" w:sz="0" w:space="0" w:color="auto"/>
                <w:left w:val="none" w:sz="0" w:space="0" w:color="auto"/>
                <w:bottom w:val="none" w:sz="0" w:space="0" w:color="auto"/>
                <w:right w:val="none" w:sz="0" w:space="0" w:color="auto"/>
              </w:divBdr>
            </w:div>
            <w:div w:id="923415262">
              <w:marLeft w:val="0"/>
              <w:marRight w:val="0"/>
              <w:marTop w:val="0"/>
              <w:marBottom w:val="0"/>
              <w:divBdr>
                <w:top w:val="none" w:sz="0" w:space="0" w:color="auto"/>
                <w:left w:val="none" w:sz="0" w:space="0" w:color="auto"/>
                <w:bottom w:val="none" w:sz="0" w:space="0" w:color="auto"/>
                <w:right w:val="none" w:sz="0" w:space="0" w:color="auto"/>
              </w:divBdr>
            </w:div>
            <w:div w:id="958030832">
              <w:marLeft w:val="0"/>
              <w:marRight w:val="0"/>
              <w:marTop w:val="0"/>
              <w:marBottom w:val="0"/>
              <w:divBdr>
                <w:top w:val="none" w:sz="0" w:space="0" w:color="auto"/>
                <w:left w:val="none" w:sz="0" w:space="0" w:color="auto"/>
                <w:bottom w:val="none" w:sz="0" w:space="0" w:color="auto"/>
                <w:right w:val="none" w:sz="0" w:space="0" w:color="auto"/>
              </w:divBdr>
            </w:div>
            <w:div w:id="1154370379">
              <w:marLeft w:val="0"/>
              <w:marRight w:val="0"/>
              <w:marTop w:val="0"/>
              <w:marBottom w:val="0"/>
              <w:divBdr>
                <w:top w:val="none" w:sz="0" w:space="0" w:color="auto"/>
                <w:left w:val="none" w:sz="0" w:space="0" w:color="auto"/>
                <w:bottom w:val="none" w:sz="0" w:space="0" w:color="auto"/>
                <w:right w:val="none" w:sz="0" w:space="0" w:color="auto"/>
              </w:divBdr>
            </w:div>
            <w:div w:id="1186940578">
              <w:marLeft w:val="0"/>
              <w:marRight w:val="0"/>
              <w:marTop w:val="0"/>
              <w:marBottom w:val="0"/>
              <w:divBdr>
                <w:top w:val="none" w:sz="0" w:space="0" w:color="auto"/>
                <w:left w:val="none" w:sz="0" w:space="0" w:color="auto"/>
                <w:bottom w:val="none" w:sz="0" w:space="0" w:color="auto"/>
                <w:right w:val="none" w:sz="0" w:space="0" w:color="auto"/>
              </w:divBdr>
            </w:div>
            <w:div w:id="1418868159">
              <w:marLeft w:val="0"/>
              <w:marRight w:val="0"/>
              <w:marTop w:val="0"/>
              <w:marBottom w:val="0"/>
              <w:divBdr>
                <w:top w:val="none" w:sz="0" w:space="0" w:color="auto"/>
                <w:left w:val="none" w:sz="0" w:space="0" w:color="auto"/>
                <w:bottom w:val="none" w:sz="0" w:space="0" w:color="auto"/>
                <w:right w:val="none" w:sz="0" w:space="0" w:color="auto"/>
              </w:divBdr>
            </w:div>
            <w:div w:id="1431660030">
              <w:marLeft w:val="0"/>
              <w:marRight w:val="0"/>
              <w:marTop w:val="0"/>
              <w:marBottom w:val="0"/>
              <w:divBdr>
                <w:top w:val="none" w:sz="0" w:space="0" w:color="auto"/>
                <w:left w:val="none" w:sz="0" w:space="0" w:color="auto"/>
                <w:bottom w:val="none" w:sz="0" w:space="0" w:color="auto"/>
                <w:right w:val="none" w:sz="0" w:space="0" w:color="auto"/>
              </w:divBdr>
            </w:div>
            <w:div w:id="1437558944">
              <w:marLeft w:val="0"/>
              <w:marRight w:val="0"/>
              <w:marTop w:val="0"/>
              <w:marBottom w:val="0"/>
              <w:divBdr>
                <w:top w:val="none" w:sz="0" w:space="0" w:color="auto"/>
                <w:left w:val="none" w:sz="0" w:space="0" w:color="auto"/>
                <w:bottom w:val="none" w:sz="0" w:space="0" w:color="auto"/>
                <w:right w:val="none" w:sz="0" w:space="0" w:color="auto"/>
              </w:divBdr>
            </w:div>
            <w:div w:id="1520311279">
              <w:marLeft w:val="0"/>
              <w:marRight w:val="0"/>
              <w:marTop w:val="0"/>
              <w:marBottom w:val="0"/>
              <w:divBdr>
                <w:top w:val="none" w:sz="0" w:space="0" w:color="auto"/>
                <w:left w:val="none" w:sz="0" w:space="0" w:color="auto"/>
                <w:bottom w:val="none" w:sz="0" w:space="0" w:color="auto"/>
                <w:right w:val="none" w:sz="0" w:space="0" w:color="auto"/>
              </w:divBdr>
            </w:div>
            <w:div w:id="1727340271">
              <w:marLeft w:val="0"/>
              <w:marRight w:val="0"/>
              <w:marTop w:val="0"/>
              <w:marBottom w:val="0"/>
              <w:divBdr>
                <w:top w:val="none" w:sz="0" w:space="0" w:color="auto"/>
                <w:left w:val="none" w:sz="0" w:space="0" w:color="auto"/>
                <w:bottom w:val="none" w:sz="0" w:space="0" w:color="auto"/>
                <w:right w:val="none" w:sz="0" w:space="0" w:color="auto"/>
              </w:divBdr>
            </w:div>
            <w:div w:id="1753115239">
              <w:marLeft w:val="0"/>
              <w:marRight w:val="0"/>
              <w:marTop w:val="0"/>
              <w:marBottom w:val="0"/>
              <w:divBdr>
                <w:top w:val="none" w:sz="0" w:space="0" w:color="auto"/>
                <w:left w:val="none" w:sz="0" w:space="0" w:color="auto"/>
                <w:bottom w:val="none" w:sz="0" w:space="0" w:color="auto"/>
                <w:right w:val="none" w:sz="0" w:space="0" w:color="auto"/>
              </w:divBdr>
            </w:div>
            <w:div w:id="1871795330">
              <w:marLeft w:val="0"/>
              <w:marRight w:val="0"/>
              <w:marTop w:val="0"/>
              <w:marBottom w:val="0"/>
              <w:divBdr>
                <w:top w:val="none" w:sz="0" w:space="0" w:color="auto"/>
                <w:left w:val="none" w:sz="0" w:space="0" w:color="auto"/>
                <w:bottom w:val="none" w:sz="0" w:space="0" w:color="auto"/>
                <w:right w:val="none" w:sz="0" w:space="0" w:color="auto"/>
              </w:divBdr>
            </w:div>
            <w:div w:id="1902598708">
              <w:marLeft w:val="0"/>
              <w:marRight w:val="0"/>
              <w:marTop w:val="0"/>
              <w:marBottom w:val="0"/>
              <w:divBdr>
                <w:top w:val="none" w:sz="0" w:space="0" w:color="auto"/>
                <w:left w:val="none" w:sz="0" w:space="0" w:color="auto"/>
                <w:bottom w:val="none" w:sz="0" w:space="0" w:color="auto"/>
                <w:right w:val="none" w:sz="0" w:space="0" w:color="auto"/>
              </w:divBdr>
            </w:div>
            <w:div w:id="1972051326">
              <w:marLeft w:val="0"/>
              <w:marRight w:val="0"/>
              <w:marTop w:val="0"/>
              <w:marBottom w:val="0"/>
              <w:divBdr>
                <w:top w:val="none" w:sz="0" w:space="0" w:color="auto"/>
                <w:left w:val="none" w:sz="0" w:space="0" w:color="auto"/>
                <w:bottom w:val="none" w:sz="0" w:space="0" w:color="auto"/>
                <w:right w:val="none" w:sz="0" w:space="0" w:color="auto"/>
              </w:divBdr>
            </w:div>
            <w:div w:id="2056544387">
              <w:marLeft w:val="0"/>
              <w:marRight w:val="0"/>
              <w:marTop w:val="0"/>
              <w:marBottom w:val="0"/>
              <w:divBdr>
                <w:top w:val="none" w:sz="0" w:space="0" w:color="auto"/>
                <w:left w:val="none" w:sz="0" w:space="0" w:color="auto"/>
                <w:bottom w:val="none" w:sz="0" w:space="0" w:color="auto"/>
                <w:right w:val="none" w:sz="0" w:space="0" w:color="auto"/>
              </w:divBdr>
            </w:div>
            <w:div w:id="207034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03744">
      <w:bodyDiv w:val="1"/>
      <w:marLeft w:val="0"/>
      <w:marRight w:val="0"/>
      <w:marTop w:val="0"/>
      <w:marBottom w:val="0"/>
      <w:divBdr>
        <w:top w:val="none" w:sz="0" w:space="0" w:color="auto"/>
        <w:left w:val="none" w:sz="0" w:space="0" w:color="auto"/>
        <w:bottom w:val="none" w:sz="0" w:space="0" w:color="auto"/>
        <w:right w:val="none" w:sz="0" w:space="0" w:color="auto"/>
      </w:divBdr>
      <w:divsChild>
        <w:div w:id="108858887">
          <w:marLeft w:val="0"/>
          <w:marRight w:val="0"/>
          <w:marTop w:val="0"/>
          <w:marBottom w:val="0"/>
          <w:divBdr>
            <w:top w:val="none" w:sz="0" w:space="0" w:color="auto"/>
            <w:left w:val="none" w:sz="0" w:space="0" w:color="auto"/>
            <w:bottom w:val="none" w:sz="0" w:space="0" w:color="auto"/>
            <w:right w:val="none" w:sz="0" w:space="0" w:color="auto"/>
          </w:divBdr>
        </w:div>
        <w:div w:id="605894443">
          <w:marLeft w:val="0"/>
          <w:marRight w:val="0"/>
          <w:marTop w:val="0"/>
          <w:marBottom w:val="0"/>
          <w:divBdr>
            <w:top w:val="none" w:sz="0" w:space="0" w:color="auto"/>
            <w:left w:val="none" w:sz="0" w:space="0" w:color="auto"/>
            <w:bottom w:val="none" w:sz="0" w:space="0" w:color="auto"/>
            <w:right w:val="none" w:sz="0" w:space="0" w:color="auto"/>
          </w:divBdr>
        </w:div>
        <w:div w:id="705446535">
          <w:marLeft w:val="0"/>
          <w:marRight w:val="0"/>
          <w:marTop w:val="0"/>
          <w:marBottom w:val="0"/>
          <w:divBdr>
            <w:top w:val="none" w:sz="0" w:space="0" w:color="auto"/>
            <w:left w:val="none" w:sz="0" w:space="0" w:color="auto"/>
            <w:bottom w:val="none" w:sz="0" w:space="0" w:color="auto"/>
            <w:right w:val="none" w:sz="0" w:space="0" w:color="auto"/>
          </w:divBdr>
        </w:div>
        <w:div w:id="1094936819">
          <w:marLeft w:val="0"/>
          <w:marRight w:val="0"/>
          <w:marTop w:val="0"/>
          <w:marBottom w:val="0"/>
          <w:divBdr>
            <w:top w:val="none" w:sz="0" w:space="0" w:color="auto"/>
            <w:left w:val="none" w:sz="0" w:space="0" w:color="auto"/>
            <w:bottom w:val="none" w:sz="0" w:space="0" w:color="auto"/>
            <w:right w:val="none" w:sz="0" w:space="0" w:color="auto"/>
          </w:divBdr>
        </w:div>
        <w:div w:id="1284340519">
          <w:marLeft w:val="0"/>
          <w:marRight w:val="0"/>
          <w:marTop w:val="0"/>
          <w:marBottom w:val="0"/>
          <w:divBdr>
            <w:top w:val="none" w:sz="0" w:space="0" w:color="auto"/>
            <w:left w:val="none" w:sz="0" w:space="0" w:color="auto"/>
            <w:bottom w:val="none" w:sz="0" w:space="0" w:color="auto"/>
            <w:right w:val="none" w:sz="0" w:space="0" w:color="auto"/>
          </w:divBdr>
        </w:div>
        <w:div w:id="1607690016">
          <w:marLeft w:val="0"/>
          <w:marRight w:val="0"/>
          <w:marTop w:val="0"/>
          <w:marBottom w:val="0"/>
          <w:divBdr>
            <w:top w:val="none" w:sz="0" w:space="0" w:color="auto"/>
            <w:left w:val="none" w:sz="0" w:space="0" w:color="auto"/>
            <w:bottom w:val="none" w:sz="0" w:space="0" w:color="auto"/>
            <w:right w:val="none" w:sz="0" w:space="0" w:color="auto"/>
          </w:divBdr>
        </w:div>
        <w:div w:id="2028173292">
          <w:marLeft w:val="0"/>
          <w:marRight w:val="0"/>
          <w:marTop w:val="0"/>
          <w:marBottom w:val="0"/>
          <w:divBdr>
            <w:top w:val="none" w:sz="0" w:space="0" w:color="auto"/>
            <w:left w:val="none" w:sz="0" w:space="0" w:color="auto"/>
            <w:bottom w:val="none" w:sz="0" w:space="0" w:color="auto"/>
            <w:right w:val="none" w:sz="0" w:space="0" w:color="auto"/>
          </w:divBdr>
        </w:div>
      </w:divsChild>
    </w:div>
    <w:div w:id="867792537">
      <w:bodyDiv w:val="1"/>
      <w:marLeft w:val="0"/>
      <w:marRight w:val="0"/>
      <w:marTop w:val="0"/>
      <w:marBottom w:val="0"/>
      <w:divBdr>
        <w:top w:val="none" w:sz="0" w:space="0" w:color="auto"/>
        <w:left w:val="none" w:sz="0" w:space="0" w:color="auto"/>
        <w:bottom w:val="none" w:sz="0" w:space="0" w:color="auto"/>
        <w:right w:val="none" w:sz="0" w:space="0" w:color="auto"/>
      </w:divBdr>
    </w:div>
    <w:div w:id="873495000">
      <w:bodyDiv w:val="1"/>
      <w:marLeft w:val="0"/>
      <w:marRight w:val="0"/>
      <w:marTop w:val="0"/>
      <w:marBottom w:val="0"/>
      <w:divBdr>
        <w:top w:val="none" w:sz="0" w:space="0" w:color="auto"/>
        <w:left w:val="none" w:sz="0" w:space="0" w:color="auto"/>
        <w:bottom w:val="none" w:sz="0" w:space="0" w:color="auto"/>
        <w:right w:val="none" w:sz="0" w:space="0" w:color="auto"/>
      </w:divBdr>
    </w:div>
    <w:div w:id="874394460">
      <w:bodyDiv w:val="1"/>
      <w:marLeft w:val="0"/>
      <w:marRight w:val="0"/>
      <w:marTop w:val="0"/>
      <w:marBottom w:val="0"/>
      <w:divBdr>
        <w:top w:val="none" w:sz="0" w:space="0" w:color="auto"/>
        <w:left w:val="none" w:sz="0" w:space="0" w:color="auto"/>
        <w:bottom w:val="none" w:sz="0" w:space="0" w:color="auto"/>
        <w:right w:val="none" w:sz="0" w:space="0" w:color="auto"/>
      </w:divBdr>
    </w:div>
    <w:div w:id="875461229">
      <w:bodyDiv w:val="1"/>
      <w:marLeft w:val="0"/>
      <w:marRight w:val="0"/>
      <w:marTop w:val="0"/>
      <w:marBottom w:val="0"/>
      <w:divBdr>
        <w:top w:val="none" w:sz="0" w:space="0" w:color="auto"/>
        <w:left w:val="none" w:sz="0" w:space="0" w:color="auto"/>
        <w:bottom w:val="none" w:sz="0" w:space="0" w:color="auto"/>
        <w:right w:val="none" w:sz="0" w:space="0" w:color="auto"/>
      </w:divBdr>
    </w:div>
    <w:div w:id="876237383">
      <w:bodyDiv w:val="1"/>
      <w:marLeft w:val="0"/>
      <w:marRight w:val="0"/>
      <w:marTop w:val="0"/>
      <w:marBottom w:val="0"/>
      <w:divBdr>
        <w:top w:val="none" w:sz="0" w:space="0" w:color="auto"/>
        <w:left w:val="none" w:sz="0" w:space="0" w:color="auto"/>
        <w:bottom w:val="none" w:sz="0" w:space="0" w:color="auto"/>
        <w:right w:val="none" w:sz="0" w:space="0" w:color="auto"/>
      </w:divBdr>
    </w:div>
    <w:div w:id="878393891">
      <w:bodyDiv w:val="1"/>
      <w:marLeft w:val="0"/>
      <w:marRight w:val="0"/>
      <w:marTop w:val="0"/>
      <w:marBottom w:val="0"/>
      <w:divBdr>
        <w:top w:val="none" w:sz="0" w:space="0" w:color="auto"/>
        <w:left w:val="none" w:sz="0" w:space="0" w:color="auto"/>
        <w:bottom w:val="none" w:sz="0" w:space="0" w:color="auto"/>
        <w:right w:val="none" w:sz="0" w:space="0" w:color="auto"/>
      </w:divBdr>
    </w:div>
    <w:div w:id="883491835">
      <w:bodyDiv w:val="1"/>
      <w:marLeft w:val="0"/>
      <w:marRight w:val="0"/>
      <w:marTop w:val="0"/>
      <w:marBottom w:val="0"/>
      <w:divBdr>
        <w:top w:val="none" w:sz="0" w:space="0" w:color="auto"/>
        <w:left w:val="none" w:sz="0" w:space="0" w:color="auto"/>
        <w:bottom w:val="none" w:sz="0" w:space="0" w:color="auto"/>
        <w:right w:val="none" w:sz="0" w:space="0" w:color="auto"/>
      </w:divBdr>
    </w:div>
    <w:div w:id="884371844">
      <w:bodyDiv w:val="1"/>
      <w:marLeft w:val="0"/>
      <w:marRight w:val="0"/>
      <w:marTop w:val="0"/>
      <w:marBottom w:val="0"/>
      <w:divBdr>
        <w:top w:val="none" w:sz="0" w:space="0" w:color="auto"/>
        <w:left w:val="none" w:sz="0" w:space="0" w:color="auto"/>
        <w:bottom w:val="none" w:sz="0" w:space="0" w:color="auto"/>
        <w:right w:val="none" w:sz="0" w:space="0" w:color="auto"/>
      </w:divBdr>
      <w:divsChild>
        <w:div w:id="796876067">
          <w:marLeft w:val="0"/>
          <w:marRight w:val="0"/>
          <w:marTop w:val="0"/>
          <w:marBottom w:val="0"/>
          <w:divBdr>
            <w:top w:val="none" w:sz="0" w:space="0" w:color="auto"/>
            <w:left w:val="none" w:sz="0" w:space="0" w:color="auto"/>
            <w:bottom w:val="none" w:sz="0" w:space="0" w:color="auto"/>
            <w:right w:val="none" w:sz="0" w:space="0" w:color="auto"/>
          </w:divBdr>
          <w:divsChild>
            <w:div w:id="153767416">
              <w:marLeft w:val="0"/>
              <w:marRight w:val="0"/>
              <w:marTop w:val="0"/>
              <w:marBottom w:val="0"/>
              <w:divBdr>
                <w:top w:val="none" w:sz="0" w:space="0" w:color="auto"/>
                <w:left w:val="none" w:sz="0" w:space="0" w:color="auto"/>
                <w:bottom w:val="none" w:sz="0" w:space="0" w:color="auto"/>
                <w:right w:val="none" w:sz="0" w:space="0" w:color="auto"/>
              </w:divBdr>
            </w:div>
            <w:div w:id="405538812">
              <w:marLeft w:val="0"/>
              <w:marRight w:val="0"/>
              <w:marTop w:val="0"/>
              <w:marBottom w:val="0"/>
              <w:divBdr>
                <w:top w:val="none" w:sz="0" w:space="0" w:color="auto"/>
                <w:left w:val="none" w:sz="0" w:space="0" w:color="auto"/>
                <w:bottom w:val="none" w:sz="0" w:space="0" w:color="auto"/>
                <w:right w:val="none" w:sz="0" w:space="0" w:color="auto"/>
              </w:divBdr>
            </w:div>
            <w:div w:id="1144616925">
              <w:marLeft w:val="0"/>
              <w:marRight w:val="0"/>
              <w:marTop w:val="0"/>
              <w:marBottom w:val="0"/>
              <w:divBdr>
                <w:top w:val="none" w:sz="0" w:space="0" w:color="auto"/>
                <w:left w:val="none" w:sz="0" w:space="0" w:color="auto"/>
                <w:bottom w:val="none" w:sz="0" w:space="0" w:color="auto"/>
                <w:right w:val="none" w:sz="0" w:space="0" w:color="auto"/>
              </w:divBdr>
            </w:div>
            <w:div w:id="1549534344">
              <w:marLeft w:val="0"/>
              <w:marRight w:val="0"/>
              <w:marTop w:val="0"/>
              <w:marBottom w:val="0"/>
              <w:divBdr>
                <w:top w:val="none" w:sz="0" w:space="0" w:color="auto"/>
                <w:left w:val="none" w:sz="0" w:space="0" w:color="auto"/>
                <w:bottom w:val="none" w:sz="0" w:space="0" w:color="auto"/>
                <w:right w:val="none" w:sz="0" w:space="0" w:color="auto"/>
              </w:divBdr>
            </w:div>
            <w:div w:id="175403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96018">
      <w:bodyDiv w:val="1"/>
      <w:marLeft w:val="0"/>
      <w:marRight w:val="0"/>
      <w:marTop w:val="0"/>
      <w:marBottom w:val="0"/>
      <w:divBdr>
        <w:top w:val="none" w:sz="0" w:space="0" w:color="auto"/>
        <w:left w:val="none" w:sz="0" w:space="0" w:color="auto"/>
        <w:bottom w:val="none" w:sz="0" w:space="0" w:color="auto"/>
        <w:right w:val="none" w:sz="0" w:space="0" w:color="auto"/>
      </w:divBdr>
    </w:div>
    <w:div w:id="901791953">
      <w:bodyDiv w:val="1"/>
      <w:marLeft w:val="0"/>
      <w:marRight w:val="0"/>
      <w:marTop w:val="0"/>
      <w:marBottom w:val="0"/>
      <w:divBdr>
        <w:top w:val="none" w:sz="0" w:space="0" w:color="auto"/>
        <w:left w:val="none" w:sz="0" w:space="0" w:color="auto"/>
        <w:bottom w:val="none" w:sz="0" w:space="0" w:color="auto"/>
        <w:right w:val="none" w:sz="0" w:space="0" w:color="auto"/>
      </w:divBdr>
    </w:div>
    <w:div w:id="902180729">
      <w:bodyDiv w:val="1"/>
      <w:marLeft w:val="0"/>
      <w:marRight w:val="0"/>
      <w:marTop w:val="0"/>
      <w:marBottom w:val="0"/>
      <w:divBdr>
        <w:top w:val="none" w:sz="0" w:space="0" w:color="auto"/>
        <w:left w:val="none" w:sz="0" w:space="0" w:color="auto"/>
        <w:bottom w:val="none" w:sz="0" w:space="0" w:color="auto"/>
        <w:right w:val="none" w:sz="0" w:space="0" w:color="auto"/>
      </w:divBdr>
    </w:div>
    <w:div w:id="902760235">
      <w:bodyDiv w:val="1"/>
      <w:marLeft w:val="0"/>
      <w:marRight w:val="0"/>
      <w:marTop w:val="0"/>
      <w:marBottom w:val="0"/>
      <w:divBdr>
        <w:top w:val="none" w:sz="0" w:space="0" w:color="auto"/>
        <w:left w:val="none" w:sz="0" w:space="0" w:color="auto"/>
        <w:bottom w:val="none" w:sz="0" w:space="0" w:color="auto"/>
        <w:right w:val="none" w:sz="0" w:space="0" w:color="auto"/>
      </w:divBdr>
    </w:div>
    <w:div w:id="903836743">
      <w:bodyDiv w:val="1"/>
      <w:marLeft w:val="0"/>
      <w:marRight w:val="0"/>
      <w:marTop w:val="0"/>
      <w:marBottom w:val="0"/>
      <w:divBdr>
        <w:top w:val="none" w:sz="0" w:space="0" w:color="auto"/>
        <w:left w:val="none" w:sz="0" w:space="0" w:color="auto"/>
        <w:bottom w:val="none" w:sz="0" w:space="0" w:color="auto"/>
        <w:right w:val="none" w:sz="0" w:space="0" w:color="auto"/>
      </w:divBdr>
    </w:div>
    <w:div w:id="904099243">
      <w:bodyDiv w:val="1"/>
      <w:marLeft w:val="0"/>
      <w:marRight w:val="0"/>
      <w:marTop w:val="0"/>
      <w:marBottom w:val="0"/>
      <w:divBdr>
        <w:top w:val="none" w:sz="0" w:space="0" w:color="auto"/>
        <w:left w:val="none" w:sz="0" w:space="0" w:color="auto"/>
        <w:bottom w:val="none" w:sz="0" w:space="0" w:color="auto"/>
        <w:right w:val="none" w:sz="0" w:space="0" w:color="auto"/>
      </w:divBdr>
      <w:divsChild>
        <w:div w:id="132329553">
          <w:marLeft w:val="0"/>
          <w:marRight w:val="0"/>
          <w:marTop w:val="0"/>
          <w:marBottom w:val="0"/>
          <w:divBdr>
            <w:top w:val="none" w:sz="0" w:space="0" w:color="auto"/>
            <w:left w:val="none" w:sz="0" w:space="0" w:color="auto"/>
            <w:bottom w:val="none" w:sz="0" w:space="0" w:color="auto"/>
            <w:right w:val="none" w:sz="0" w:space="0" w:color="auto"/>
          </w:divBdr>
          <w:divsChild>
            <w:div w:id="174001468">
              <w:marLeft w:val="0"/>
              <w:marRight w:val="0"/>
              <w:marTop w:val="0"/>
              <w:marBottom w:val="0"/>
              <w:divBdr>
                <w:top w:val="none" w:sz="0" w:space="0" w:color="auto"/>
                <w:left w:val="none" w:sz="0" w:space="0" w:color="auto"/>
                <w:bottom w:val="none" w:sz="0" w:space="0" w:color="auto"/>
                <w:right w:val="none" w:sz="0" w:space="0" w:color="auto"/>
              </w:divBdr>
            </w:div>
            <w:div w:id="274337689">
              <w:marLeft w:val="0"/>
              <w:marRight w:val="0"/>
              <w:marTop w:val="0"/>
              <w:marBottom w:val="0"/>
              <w:divBdr>
                <w:top w:val="none" w:sz="0" w:space="0" w:color="auto"/>
                <w:left w:val="none" w:sz="0" w:space="0" w:color="auto"/>
                <w:bottom w:val="none" w:sz="0" w:space="0" w:color="auto"/>
                <w:right w:val="none" w:sz="0" w:space="0" w:color="auto"/>
              </w:divBdr>
            </w:div>
            <w:div w:id="418330078">
              <w:marLeft w:val="0"/>
              <w:marRight w:val="0"/>
              <w:marTop w:val="0"/>
              <w:marBottom w:val="0"/>
              <w:divBdr>
                <w:top w:val="none" w:sz="0" w:space="0" w:color="auto"/>
                <w:left w:val="none" w:sz="0" w:space="0" w:color="auto"/>
                <w:bottom w:val="none" w:sz="0" w:space="0" w:color="auto"/>
                <w:right w:val="none" w:sz="0" w:space="0" w:color="auto"/>
              </w:divBdr>
            </w:div>
            <w:div w:id="431633511">
              <w:marLeft w:val="0"/>
              <w:marRight w:val="0"/>
              <w:marTop w:val="0"/>
              <w:marBottom w:val="0"/>
              <w:divBdr>
                <w:top w:val="none" w:sz="0" w:space="0" w:color="auto"/>
                <w:left w:val="none" w:sz="0" w:space="0" w:color="auto"/>
                <w:bottom w:val="none" w:sz="0" w:space="0" w:color="auto"/>
                <w:right w:val="none" w:sz="0" w:space="0" w:color="auto"/>
              </w:divBdr>
            </w:div>
            <w:div w:id="447315612">
              <w:marLeft w:val="0"/>
              <w:marRight w:val="0"/>
              <w:marTop w:val="0"/>
              <w:marBottom w:val="0"/>
              <w:divBdr>
                <w:top w:val="none" w:sz="0" w:space="0" w:color="auto"/>
                <w:left w:val="none" w:sz="0" w:space="0" w:color="auto"/>
                <w:bottom w:val="none" w:sz="0" w:space="0" w:color="auto"/>
                <w:right w:val="none" w:sz="0" w:space="0" w:color="auto"/>
              </w:divBdr>
            </w:div>
            <w:div w:id="588655409">
              <w:marLeft w:val="0"/>
              <w:marRight w:val="0"/>
              <w:marTop w:val="0"/>
              <w:marBottom w:val="0"/>
              <w:divBdr>
                <w:top w:val="none" w:sz="0" w:space="0" w:color="auto"/>
                <w:left w:val="none" w:sz="0" w:space="0" w:color="auto"/>
                <w:bottom w:val="none" w:sz="0" w:space="0" w:color="auto"/>
                <w:right w:val="none" w:sz="0" w:space="0" w:color="auto"/>
              </w:divBdr>
            </w:div>
            <w:div w:id="783424578">
              <w:marLeft w:val="0"/>
              <w:marRight w:val="0"/>
              <w:marTop w:val="0"/>
              <w:marBottom w:val="0"/>
              <w:divBdr>
                <w:top w:val="none" w:sz="0" w:space="0" w:color="auto"/>
                <w:left w:val="none" w:sz="0" w:space="0" w:color="auto"/>
                <w:bottom w:val="none" w:sz="0" w:space="0" w:color="auto"/>
                <w:right w:val="none" w:sz="0" w:space="0" w:color="auto"/>
              </w:divBdr>
            </w:div>
            <w:div w:id="857424364">
              <w:marLeft w:val="0"/>
              <w:marRight w:val="0"/>
              <w:marTop w:val="0"/>
              <w:marBottom w:val="0"/>
              <w:divBdr>
                <w:top w:val="none" w:sz="0" w:space="0" w:color="auto"/>
                <w:left w:val="none" w:sz="0" w:space="0" w:color="auto"/>
                <w:bottom w:val="none" w:sz="0" w:space="0" w:color="auto"/>
                <w:right w:val="none" w:sz="0" w:space="0" w:color="auto"/>
              </w:divBdr>
            </w:div>
            <w:div w:id="923338147">
              <w:marLeft w:val="0"/>
              <w:marRight w:val="0"/>
              <w:marTop w:val="0"/>
              <w:marBottom w:val="0"/>
              <w:divBdr>
                <w:top w:val="none" w:sz="0" w:space="0" w:color="auto"/>
                <w:left w:val="none" w:sz="0" w:space="0" w:color="auto"/>
                <w:bottom w:val="none" w:sz="0" w:space="0" w:color="auto"/>
                <w:right w:val="none" w:sz="0" w:space="0" w:color="auto"/>
              </w:divBdr>
            </w:div>
            <w:div w:id="953289621">
              <w:marLeft w:val="0"/>
              <w:marRight w:val="0"/>
              <w:marTop w:val="0"/>
              <w:marBottom w:val="0"/>
              <w:divBdr>
                <w:top w:val="none" w:sz="0" w:space="0" w:color="auto"/>
                <w:left w:val="none" w:sz="0" w:space="0" w:color="auto"/>
                <w:bottom w:val="none" w:sz="0" w:space="0" w:color="auto"/>
                <w:right w:val="none" w:sz="0" w:space="0" w:color="auto"/>
              </w:divBdr>
            </w:div>
            <w:div w:id="1002313963">
              <w:marLeft w:val="0"/>
              <w:marRight w:val="0"/>
              <w:marTop w:val="0"/>
              <w:marBottom w:val="0"/>
              <w:divBdr>
                <w:top w:val="none" w:sz="0" w:space="0" w:color="auto"/>
                <w:left w:val="none" w:sz="0" w:space="0" w:color="auto"/>
                <w:bottom w:val="none" w:sz="0" w:space="0" w:color="auto"/>
                <w:right w:val="none" w:sz="0" w:space="0" w:color="auto"/>
              </w:divBdr>
            </w:div>
            <w:div w:id="1165705924">
              <w:marLeft w:val="0"/>
              <w:marRight w:val="0"/>
              <w:marTop w:val="0"/>
              <w:marBottom w:val="0"/>
              <w:divBdr>
                <w:top w:val="none" w:sz="0" w:space="0" w:color="auto"/>
                <w:left w:val="none" w:sz="0" w:space="0" w:color="auto"/>
                <w:bottom w:val="none" w:sz="0" w:space="0" w:color="auto"/>
                <w:right w:val="none" w:sz="0" w:space="0" w:color="auto"/>
              </w:divBdr>
            </w:div>
            <w:div w:id="1172524019">
              <w:marLeft w:val="0"/>
              <w:marRight w:val="0"/>
              <w:marTop w:val="0"/>
              <w:marBottom w:val="0"/>
              <w:divBdr>
                <w:top w:val="none" w:sz="0" w:space="0" w:color="auto"/>
                <w:left w:val="none" w:sz="0" w:space="0" w:color="auto"/>
                <w:bottom w:val="none" w:sz="0" w:space="0" w:color="auto"/>
                <w:right w:val="none" w:sz="0" w:space="0" w:color="auto"/>
              </w:divBdr>
            </w:div>
            <w:div w:id="1198346927">
              <w:marLeft w:val="0"/>
              <w:marRight w:val="0"/>
              <w:marTop w:val="0"/>
              <w:marBottom w:val="0"/>
              <w:divBdr>
                <w:top w:val="none" w:sz="0" w:space="0" w:color="auto"/>
                <w:left w:val="none" w:sz="0" w:space="0" w:color="auto"/>
                <w:bottom w:val="none" w:sz="0" w:space="0" w:color="auto"/>
                <w:right w:val="none" w:sz="0" w:space="0" w:color="auto"/>
              </w:divBdr>
            </w:div>
            <w:div w:id="1202590838">
              <w:marLeft w:val="0"/>
              <w:marRight w:val="0"/>
              <w:marTop w:val="0"/>
              <w:marBottom w:val="0"/>
              <w:divBdr>
                <w:top w:val="none" w:sz="0" w:space="0" w:color="auto"/>
                <w:left w:val="none" w:sz="0" w:space="0" w:color="auto"/>
                <w:bottom w:val="none" w:sz="0" w:space="0" w:color="auto"/>
                <w:right w:val="none" w:sz="0" w:space="0" w:color="auto"/>
              </w:divBdr>
            </w:div>
            <w:div w:id="1246718505">
              <w:marLeft w:val="0"/>
              <w:marRight w:val="0"/>
              <w:marTop w:val="0"/>
              <w:marBottom w:val="0"/>
              <w:divBdr>
                <w:top w:val="none" w:sz="0" w:space="0" w:color="auto"/>
                <w:left w:val="none" w:sz="0" w:space="0" w:color="auto"/>
                <w:bottom w:val="none" w:sz="0" w:space="0" w:color="auto"/>
                <w:right w:val="none" w:sz="0" w:space="0" w:color="auto"/>
              </w:divBdr>
            </w:div>
            <w:div w:id="1251307624">
              <w:marLeft w:val="0"/>
              <w:marRight w:val="0"/>
              <w:marTop w:val="0"/>
              <w:marBottom w:val="0"/>
              <w:divBdr>
                <w:top w:val="none" w:sz="0" w:space="0" w:color="auto"/>
                <w:left w:val="none" w:sz="0" w:space="0" w:color="auto"/>
                <w:bottom w:val="none" w:sz="0" w:space="0" w:color="auto"/>
                <w:right w:val="none" w:sz="0" w:space="0" w:color="auto"/>
              </w:divBdr>
            </w:div>
            <w:div w:id="1395080398">
              <w:marLeft w:val="0"/>
              <w:marRight w:val="0"/>
              <w:marTop w:val="0"/>
              <w:marBottom w:val="0"/>
              <w:divBdr>
                <w:top w:val="none" w:sz="0" w:space="0" w:color="auto"/>
                <w:left w:val="none" w:sz="0" w:space="0" w:color="auto"/>
                <w:bottom w:val="none" w:sz="0" w:space="0" w:color="auto"/>
                <w:right w:val="none" w:sz="0" w:space="0" w:color="auto"/>
              </w:divBdr>
            </w:div>
            <w:div w:id="1490946757">
              <w:marLeft w:val="0"/>
              <w:marRight w:val="0"/>
              <w:marTop w:val="0"/>
              <w:marBottom w:val="0"/>
              <w:divBdr>
                <w:top w:val="none" w:sz="0" w:space="0" w:color="auto"/>
                <w:left w:val="none" w:sz="0" w:space="0" w:color="auto"/>
                <w:bottom w:val="none" w:sz="0" w:space="0" w:color="auto"/>
                <w:right w:val="none" w:sz="0" w:space="0" w:color="auto"/>
              </w:divBdr>
            </w:div>
            <w:div w:id="1622492760">
              <w:marLeft w:val="0"/>
              <w:marRight w:val="0"/>
              <w:marTop w:val="0"/>
              <w:marBottom w:val="0"/>
              <w:divBdr>
                <w:top w:val="none" w:sz="0" w:space="0" w:color="auto"/>
                <w:left w:val="none" w:sz="0" w:space="0" w:color="auto"/>
                <w:bottom w:val="none" w:sz="0" w:space="0" w:color="auto"/>
                <w:right w:val="none" w:sz="0" w:space="0" w:color="auto"/>
              </w:divBdr>
            </w:div>
            <w:div w:id="1831554612">
              <w:marLeft w:val="0"/>
              <w:marRight w:val="0"/>
              <w:marTop w:val="0"/>
              <w:marBottom w:val="0"/>
              <w:divBdr>
                <w:top w:val="none" w:sz="0" w:space="0" w:color="auto"/>
                <w:left w:val="none" w:sz="0" w:space="0" w:color="auto"/>
                <w:bottom w:val="none" w:sz="0" w:space="0" w:color="auto"/>
                <w:right w:val="none" w:sz="0" w:space="0" w:color="auto"/>
              </w:divBdr>
            </w:div>
            <w:div w:id="1976717668">
              <w:marLeft w:val="0"/>
              <w:marRight w:val="0"/>
              <w:marTop w:val="0"/>
              <w:marBottom w:val="0"/>
              <w:divBdr>
                <w:top w:val="none" w:sz="0" w:space="0" w:color="auto"/>
                <w:left w:val="none" w:sz="0" w:space="0" w:color="auto"/>
                <w:bottom w:val="none" w:sz="0" w:space="0" w:color="auto"/>
                <w:right w:val="none" w:sz="0" w:space="0" w:color="auto"/>
              </w:divBdr>
            </w:div>
            <w:div w:id="1984237170">
              <w:marLeft w:val="0"/>
              <w:marRight w:val="0"/>
              <w:marTop w:val="0"/>
              <w:marBottom w:val="0"/>
              <w:divBdr>
                <w:top w:val="none" w:sz="0" w:space="0" w:color="auto"/>
                <w:left w:val="none" w:sz="0" w:space="0" w:color="auto"/>
                <w:bottom w:val="none" w:sz="0" w:space="0" w:color="auto"/>
                <w:right w:val="none" w:sz="0" w:space="0" w:color="auto"/>
              </w:divBdr>
            </w:div>
            <w:div w:id="2100826442">
              <w:marLeft w:val="0"/>
              <w:marRight w:val="0"/>
              <w:marTop w:val="0"/>
              <w:marBottom w:val="0"/>
              <w:divBdr>
                <w:top w:val="none" w:sz="0" w:space="0" w:color="auto"/>
                <w:left w:val="none" w:sz="0" w:space="0" w:color="auto"/>
                <w:bottom w:val="none" w:sz="0" w:space="0" w:color="auto"/>
                <w:right w:val="none" w:sz="0" w:space="0" w:color="auto"/>
              </w:divBdr>
            </w:div>
            <w:div w:id="212796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78440">
      <w:bodyDiv w:val="1"/>
      <w:marLeft w:val="0"/>
      <w:marRight w:val="0"/>
      <w:marTop w:val="0"/>
      <w:marBottom w:val="0"/>
      <w:divBdr>
        <w:top w:val="none" w:sz="0" w:space="0" w:color="auto"/>
        <w:left w:val="none" w:sz="0" w:space="0" w:color="auto"/>
        <w:bottom w:val="none" w:sz="0" w:space="0" w:color="auto"/>
        <w:right w:val="none" w:sz="0" w:space="0" w:color="auto"/>
      </w:divBdr>
    </w:div>
    <w:div w:id="907108631">
      <w:bodyDiv w:val="1"/>
      <w:marLeft w:val="0"/>
      <w:marRight w:val="0"/>
      <w:marTop w:val="0"/>
      <w:marBottom w:val="0"/>
      <w:divBdr>
        <w:top w:val="none" w:sz="0" w:space="0" w:color="auto"/>
        <w:left w:val="none" w:sz="0" w:space="0" w:color="auto"/>
        <w:bottom w:val="none" w:sz="0" w:space="0" w:color="auto"/>
        <w:right w:val="none" w:sz="0" w:space="0" w:color="auto"/>
      </w:divBdr>
    </w:div>
    <w:div w:id="911278351">
      <w:bodyDiv w:val="1"/>
      <w:marLeft w:val="0"/>
      <w:marRight w:val="0"/>
      <w:marTop w:val="0"/>
      <w:marBottom w:val="0"/>
      <w:divBdr>
        <w:top w:val="none" w:sz="0" w:space="0" w:color="auto"/>
        <w:left w:val="none" w:sz="0" w:space="0" w:color="auto"/>
        <w:bottom w:val="none" w:sz="0" w:space="0" w:color="auto"/>
        <w:right w:val="none" w:sz="0" w:space="0" w:color="auto"/>
      </w:divBdr>
      <w:divsChild>
        <w:div w:id="2014645841">
          <w:marLeft w:val="0"/>
          <w:marRight w:val="0"/>
          <w:marTop w:val="0"/>
          <w:marBottom w:val="0"/>
          <w:divBdr>
            <w:top w:val="none" w:sz="0" w:space="0" w:color="auto"/>
            <w:left w:val="none" w:sz="0" w:space="0" w:color="auto"/>
            <w:bottom w:val="none" w:sz="0" w:space="0" w:color="auto"/>
            <w:right w:val="none" w:sz="0" w:space="0" w:color="auto"/>
          </w:divBdr>
          <w:divsChild>
            <w:div w:id="29578956">
              <w:marLeft w:val="0"/>
              <w:marRight w:val="0"/>
              <w:marTop w:val="0"/>
              <w:marBottom w:val="0"/>
              <w:divBdr>
                <w:top w:val="none" w:sz="0" w:space="0" w:color="auto"/>
                <w:left w:val="none" w:sz="0" w:space="0" w:color="auto"/>
                <w:bottom w:val="none" w:sz="0" w:space="0" w:color="auto"/>
                <w:right w:val="none" w:sz="0" w:space="0" w:color="auto"/>
              </w:divBdr>
            </w:div>
            <w:div w:id="32461964">
              <w:marLeft w:val="0"/>
              <w:marRight w:val="0"/>
              <w:marTop w:val="0"/>
              <w:marBottom w:val="0"/>
              <w:divBdr>
                <w:top w:val="none" w:sz="0" w:space="0" w:color="auto"/>
                <w:left w:val="none" w:sz="0" w:space="0" w:color="auto"/>
                <w:bottom w:val="none" w:sz="0" w:space="0" w:color="auto"/>
                <w:right w:val="none" w:sz="0" w:space="0" w:color="auto"/>
              </w:divBdr>
            </w:div>
            <w:div w:id="72044649">
              <w:marLeft w:val="0"/>
              <w:marRight w:val="0"/>
              <w:marTop w:val="0"/>
              <w:marBottom w:val="0"/>
              <w:divBdr>
                <w:top w:val="none" w:sz="0" w:space="0" w:color="auto"/>
                <w:left w:val="none" w:sz="0" w:space="0" w:color="auto"/>
                <w:bottom w:val="none" w:sz="0" w:space="0" w:color="auto"/>
                <w:right w:val="none" w:sz="0" w:space="0" w:color="auto"/>
              </w:divBdr>
            </w:div>
            <w:div w:id="81343675">
              <w:marLeft w:val="0"/>
              <w:marRight w:val="0"/>
              <w:marTop w:val="0"/>
              <w:marBottom w:val="0"/>
              <w:divBdr>
                <w:top w:val="none" w:sz="0" w:space="0" w:color="auto"/>
                <w:left w:val="none" w:sz="0" w:space="0" w:color="auto"/>
                <w:bottom w:val="none" w:sz="0" w:space="0" w:color="auto"/>
                <w:right w:val="none" w:sz="0" w:space="0" w:color="auto"/>
              </w:divBdr>
            </w:div>
            <w:div w:id="395519641">
              <w:marLeft w:val="0"/>
              <w:marRight w:val="0"/>
              <w:marTop w:val="0"/>
              <w:marBottom w:val="0"/>
              <w:divBdr>
                <w:top w:val="none" w:sz="0" w:space="0" w:color="auto"/>
                <w:left w:val="none" w:sz="0" w:space="0" w:color="auto"/>
                <w:bottom w:val="none" w:sz="0" w:space="0" w:color="auto"/>
                <w:right w:val="none" w:sz="0" w:space="0" w:color="auto"/>
              </w:divBdr>
            </w:div>
            <w:div w:id="483786995">
              <w:marLeft w:val="0"/>
              <w:marRight w:val="0"/>
              <w:marTop w:val="0"/>
              <w:marBottom w:val="0"/>
              <w:divBdr>
                <w:top w:val="none" w:sz="0" w:space="0" w:color="auto"/>
                <w:left w:val="none" w:sz="0" w:space="0" w:color="auto"/>
                <w:bottom w:val="none" w:sz="0" w:space="0" w:color="auto"/>
                <w:right w:val="none" w:sz="0" w:space="0" w:color="auto"/>
              </w:divBdr>
            </w:div>
            <w:div w:id="573707038">
              <w:marLeft w:val="0"/>
              <w:marRight w:val="0"/>
              <w:marTop w:val="0"/>
              <w:marBottom w:val="0"/>
              <w:divBdr>
                <w:top w:val="none" w:sz="0" w:space="0" w:color="auto"/>
                <w:left w:val="none" w:sz="0" w:space="0" w:color="auto"/>
                <w:bottom w:val="none" w:sz="0" w:space="0" w:color="auto"/>
                <w:right w:val="none" w:sz="0" w:space="0" w:color="auto"/>
              </w:divBdr>
            </w:div>
            <w:div w:id="715276118">
              <w:marLeft w:val="0"/>
              <w:marRight w:val="0"/>
              <w:marTop w:val="0"/>
              <w:marBottom w:val="0"/>
              <w:divBdr>
                <w:top w:val="none" w:sz="0" w:space="0" w:color="auto"/>
                <w:left w:val="none" w:sz="0" w:space="0" w:color="auto"/>
                <w:bottom w:val="none" w:sz="0" w:space="0" w:color="auto"/>
                <w:right w:val="none" w:sz="0" w:space="0" w:color="auto"/>
              </w:divBdr>
            </w:div>
            <w:div w:id="783886357">
              <w:marLeft w:val="0"/>
              <w:marRight w:val="0"/>
              <w:marTop w:val="0"/>
              <w:marBottom w:val="0"/>
              <w:divBdr>
                <w:top w:val="none" w:sz="0" w:space="0" w:color="auto"/>
                <w:left w:val="none" w:sz="0" w:space="0" w:color="auto"/>
                <w:bottom w:val="none" w:sz="0" w:space="0" w:color="auto"/>
                <w:right w:val="none" w:sz="0" w:space="0" w:color="auto"/>
              </w:divBdr>
            </w:div>
            <w:div w:id="977345403">
              <w:marLeft w:val="0"/>
              <w:marRight w:val="0"/>
              <w:marTop w:val="0"/>
              <w:marBottom w:val="0"/>
              <w:divBdr>
                <w:top w:val="none" w:sz="0" w:space="0" w:color="auto"/>
                <w:left w:val="none" w:sz="0" w:space="0" w:color="auto"/>
                <w:bottom w:val="none" w:sz="0" w:space="0" w:color="auto"/>
                <w:right w:val="none" w:sz="0" w:space="0" w:color="auto"/>
              </w:divBdr>
            </w:div>
            <w:div w:id="1063524689">
              <w:marLeft w:val="0"/>
              <w:marRight w:val="0"/>
              <w:marTop w:val="0"/>
              <w:marBottom w:val="0"/>
              <w:divBdr>
                <w:top w:val="none" w:sz="0" w:space="0" w:color="auto"/>
                <w:left w:val="none" w:sz="0" w:space="0" w:color="auto"/>
                <w:bottom w:val="none" w:sz="0" w:space="0" w:color="auto"/>
                <w:right w:val="none" w:sz="0" w:space="0" w:color="auto"/>
              </w:divBdr>
            </w:div>
            <w:div w:id="1114522956">
              <w:marLeft w:val="0"/>
              <w:marRight w:val="0"/>
              <w:marTop w:val="0"/>
              <w:marBottom w:val="0"/>
              <w:divBdr>
                <w:top w:val="none" w:sz="0" w:space="0" w:color="auto"/>
                <w:left w:val="none" w:sz="0" w:space="0" w:color="auto"/>
                <w:bottom w:val="none" w:sz="0" w:space="0" w:color="auto"/>
                <w:right w:val="none" w:sz="0" w:space="0" w:color="auto"/>
              </w:divBdr>
            </w:div>
            <w:div w:id="1228958437">
              <w:marLeft w:val="0"/>
              <w:marRight w:val="0"/>
              <w:marTop w:val="0"/>
              <w:marBottom w:val="0"/>
              <w:divBdr>
                <w:top w:val="none" w:sz="0" w:space="0" w:color="auto"/>
                <w:left w:val="none" w:sz="0" w:space="0" w:color="auto"/>
                <w:bottom w:val="none" w:sz="0" w:space="0" w:color="auto"/>
                <w:right w:val="none" w:sz="0" w:space="0" w:color="auto"/>
              </w:divBdr>
            </w:div>
            <w:div w:id="1408726045">
              <w:marLeft w:val="0"/>
              <w:marRight w:val="0"/>
              <w:marTop w:val="0"/>
              <w:marBottom w:val="0"/>
              <w:divBdr>
                <w:top w:val="none" w:sz="0" w:space="0" w:color="auto"/>
                <w:left w:val="none" w:sz="0" w:space="0" w:color="auto"/>
                <w:bottom w:val="none" w:sz="0" w:space="0" w:color="auto"/>
                <w:right w:val="none" w:sz="0" w:space="0" w:color="auto"/>
              </w:divBdr>
            </w:div>
            <w:div w:id="1507134841">
              <w:marLeft w:val="0"/>
              <w:marRight w:val="0"/>
              <w:marTop w:val="0"/>
              <w:marBottom w:val="0"/>
              <w:divBdr>
                <w:top w:val="none" w:sz="0" w:space="0" w:color="auto"/>
                <w:left w:val="none" w:sz="0" w:space="0" w:color="auto"/>
                <w:bottom w:val="none" w:sz="0" w:space="0" w:color="auto"/>
                <w:right w:val="none" w:sz="0" w:space="0" w:color="auto"/>
              </w:divBdr>
            </w:div>
            <w:div w:id="1519267792">
              <w:marLeft w:val="0"/>
              <w:marRight w:val="0"/>
              <w:marTop w:val="0"/>
              <w:marBottom w:val="0"/>
              <w:divBdr>
                <w:top w:val="none" w:sz="0" w:space="0" w:color="auto"/>
                <w:left w:val="none" w:sz="0" w:space="0" w:color="auto"/>
                <w:bottom w:val="none" w:sz="0" w:space="0" w:color="auto"/>
                <w:right w:val="none" w:sz="0" w:space="0" w:color="auto"/>
              </w:divBdr>
            </w:div>
            <w:div w:id="1542136542">
              <w:marLeft w:val="0"/>
              <w:marRight w:val="0"/>
              <w:marTop w:val="0"/>
              <w:marBottom w:val="0"/>
              <w:divBdr>
                <w:top w:val="none" w:sz="0" w:space="0" w:color="auto"/>
                <w:left w:val="none" w:sz="0" w:space="0" w:color="auto"/>
                <w:bottom w:val="none" w:sz="0" w:space="0" w:color="auto"/>
                <w:right w:val="none" w:sz="0" w:space="0" w:color="auto"/>
              </w:divBdr>
            </w:div>
            <w:div w:id="1579174317">
              <w:marLeft w:val="0"/>
              <w:marRight w:val="0"/>
              <w:marTop w:val="0"/>
              <w:marBottom w:val="0"/>
              <w:divBdr>
                <w:top w:val="none" w:sz="0" w:space="0" w:color="auto"/>
                <w:left w:val="none" w:sz="0" w:space="0" w:color="auto"/>
                <w:bottom w:val="none" w:sz="0" w:space="0" w:color="auto"/>
                <w:right w:val="none" w:sz="0" w:space="0" w:color="auto"/>
              </w:divBdr>
            </w:div>
            <w:div w:id="1614752810">
              <w:marLeft w:val="0"/>
              <w:marRight w:val="0"/>
              <w:marTop w:val="0"/>
              <w:marBottom w:val="0"/>
              <w:divBdr>
                <w:top w:val="none" w:sz="0" w:space="0" w:color="auto"/>
                <w:left w:val="none" w:sz="0" w:space="0" w:color="auto"/>
                <w:bottom w:val="none" w:sz="0" w:space="0" w:color="auto"/>
                <w:right w:val="none" w:sz="0" w:space="0" w:color="auto"/>
              </w:divBdr>
            </w:div>
            <w:div w:id="1719697203">
              <w:marLeft w:val="0"/>
              <w:marRight w:val="0"/>
              <w:marTop w:val="0"/>
              <w:marBottom w:val="0"/>
              <w:divBdr>
                <w:top w:val="none" w:sz="0" w:space="0" w:color="auto"/>
                <w:left w:val="none" w:sz="0" w:space="0" w:color="auto"/>
                <w:bottom w:val="none" w:sz="0" w:space="0" w:color="auto"/>
                <w:right w:val="none" w:sz="0" w:space="0" w:color="auto"/>
              </w:divBdr>
            </w:div>
            <w:div w:id="1724912712">
              <w:marLeft w:val="0"/>
              <w:marRight w:val="0"/>
              <w:marTop w:val="0"/>
              <w:marBottom w:val="0"/>
              <w:divBdr>
                <w:top w:val="none" w:sz="0" w:space="0" w:color="auto"/>
                <w:left w:val="none" w:sz="0" w:space="0" w:color="auto"/>
                <w:bottom w:val="none" w:sz="0" w:space="0" w:color="auto"/>
                <w:right w:val="none" w:sz="0" w:space="0" w:color="auto"/>
              </w:divBdr>
            </w:div>
            <w:div w:id="1747454030">
              <w:marLeft w:val="0"/>
              <w:marRight w:val="0"/>
              <w:marTop w:val="0"/>
              <w:marBottom w:val="0"/>
              <w:divBdr>
                <w:top w:val="none" w:sz="0" w:space="0" w:color="auto"/>
                <w:left w:val="none" w:sz="0" w:space="0" w:color="auto"/>
                <w:bottom w:val="none" w:sz="0" w:space="0" w:color="auto"/>
                <w:right w:val="none" w:sz="0" w:space="0" w:color="auto"/>
              </w:divBdr>
            </w:div>
            <w:div w:id="1802263271">
              <w:marLeft w:val="0"/>
              <w:marRight w:val="0"/>
              <w:marTop w:val="0"/>
              <w:marBottom w:val="0"/>
              <w:divBdr>
                <w:top w:val="none" w:sz="0" w:space="0" w:color="auto"/>
                <w:left w:val="none" w:sz="0" w:space="0" w:color="auto"/>
                <w:bottom w:val="none" w:sz="0" w:space="0" w:color="auto"/>
                <w:right w:val="none" w:sz="0" w:space="0" w:color="auto"/>
              </w:divBdr>
            </w:div>
            <w:div w:id="1812481878">
              <w:marLeft w:val="0"/>
              <w:marRight w:val="0"/>
              <w:marTop w:val="0"/>
              <w:marBottom w:val="0"/>
              <w:divBdr>
                <w:top w:val="none" w:sz="0" w:space="0" w:color="auto"/>
                <w:left w:val="none" w:sz="0" w:space="0" w:color="auto"/>
                <w:bottom w:val="none" w:sz="0" w:space="0" w:color="auto"/>
                <w:right w:val="none" w:sz="0" w:space="0" w:color="auto"/>
              </w:divBdr>
            </w:div>
            <w:div w:id="1864437764">
              <w:marLeft w:val="0"/>
              <w:marRight w:val="0"/>
              <w:marTop w:val="0"/>
              <w:marBottom w:val="0"/>
              <w:divBdr>
                <w:top w:val="none" w:sz="0" w:space="0" w:color="auto"/>
                <w:left w:val="none" w:sz="0" w:space="0" w:color="auto"/>
                <w:bottom w:val="none" w:sz="0" w:space="0" w:color="auto"/>
                <w:right w:val="none" w:sz="0" w:space="0" w:color="auto"/>
              </w:divBdr>
            </w:div>
            <w:div w:id="197802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698404">
      <w:bodyDiv w:val="1"/>
      <w:marLeft w:val="0"/>
      <w:marRight w:val="0"/>
      <w:marTop w:val="0"/>
      <w:marBottom w:val="0"/>
      <w:divBdr>
        <w:top w:val="none" w:sz="0" w:space="0" w:color="auto"/>
        <w:left w:val="none" w:sz="0" w:space="0" w:color="auto"/>
        <w:bottom w:val="none" w:sz="0" w:space="0" w:color="auto"/>
        <w:right w:val="none" w:sz="0" w:space="0" w:color="auto"/>
      </w:divBdr>
    </w:div>
    <w:div w:id="913007888">
      <w:bodyDiv w:val="1"/>
      <w:marLeft w:val="0"/>
      <w:marRight w:val="0"/>
      <w:marTop w:val="0"/>
      <w:marBottom w:val="0"/>
      <w:divBdr>
        <w:top w:val="none" w:sz="0" w:space="0" w:color="auto"/>
        <w:left w:val="none" w:sz="0" w:space="0" w:color="auto"/>
        <w:bottom w:val="none" w:sz="0" w:space="0" w:color="auto"/>
        <w:right w:val="none" w:sz="0" w:space="0" w:color="auto"/>
      </w:divBdr>
    </w:div>
    <w:div w:id="915823673">
      <w:bodyDiv w:val="1"/>
      <w:marLeft w:val="0"/>
      <w:marRight w:val="0"/>
      <w:marTop w:val="0"/>
      <w:marBottom w:val="0"/>
      <w:divBdr>
        <w:top w:val="none" w:sz="0" w:space="0" w:color="auto"/>
        <w:left w:val="none" w:sz="0" w:space="0" w:color="auto"/>
        <w:bottom w:val="none" w:sz="0" w:space="0" w:color="auto"/>
        <w:right w:val="none" w:sz="0" w:space="0" w:color="auto"/>
      </w:divBdr>
    </w:div>
    <w:div w:id="916403489">
      <w:bodyDiv w:val="1"/>
      <w:marLeft w:val="0"/>
      <w:marRight w:val="0"/>
      <w:marTop w:val="0"/>
      <w:marBottom w:val="0"/>
      <w:divBdr>
        <w:top w:val="none" w:sz="0" w:space="0" w:color="auto"/>
        <w:left w:val="none" w:sz="0" w:space="0" w:color="auto"/>
        <w:bottom w:val="none" w:sz="0" w:space="0" w:color="auto"/>
        <w:right w:val="none" w:sz="0" w:space="0" w:color="auto"/>
      </w:divBdr>
    </w:div>
    <w:div w:id="917862373">
      <w:bodyDiv w:val="1"/>
      <w:marLeft w:val="0"/>
      <w:marRight w:val="0"/>
      <w:marTop w:val="0"/>
      <w:marBottom w:val="0"/>
      <w:divBdr>
        <w:top w:val="none" w:sz="0" w:space="0" w:color="auto"/>
        <w:left w:val="none" w:sz="0" w:space="0" w:color="auto"/>
        <w:bottom w:val="none" w:sz="0" w:space="0" w:color="auto"/>
        <w:right w:val="none" w:sz="0" w:space="0" w:color="auto"/>
      </w:divBdr>
      <w:divsChild>
        <w:div w:id="1830630215">
          <w:marLeft w:val="0"/>
          <w:marRight w:val="0"/>
          <w:marTop w:val="0"/>
          <w:marBottom w:val="0"/>
          <w:divBdr>
            <w:top w:val="none" w:sz="0" w:space="0" w:color="auto"/>
            <w:left w:val="none" w:sz="0" w:space="0" w:color="auto"/>
            <w:bottom w:val="none" w:sz="0" w:space="0" w:color="auto"/>
            <w:right w:val="none" w:sz="0" w:space="0" w:color="auto"/>
          </w:divBdr>
          <w:divsChild>
            <w:div w:id="5400309">
              <w:marLeft w:val="0"/>
              <w:marRight w:val="0"/>
              <w:marTop w:val="0"/>
              <w:marBottom w:val="0"/>
              <w:divBdr>
                <w:top w:val="none" w:sz="0" w:space="0" w:color="auto"/>
                <w:left w:val="none" w:sz="0" w:space="0" w:color="auto"/>
                <w:bottom w:val="none" w:sz="0" w:space="0" w:color="auto"/>
                <w:right w:val="none" w:sz="0" w:space="0" w:color="auto"/>
              </w:divBdr>
            </w:div>
            <w:div w:id="17123039">
              <w:marLeft w:val="0"/>
              <w:marRight w:val="0"/>
              <w:marTop w:val="0"/>
              <w:marBottom w:val="0"/>
              <w:divBdr>
                <w:top w:val="none" w:sz="0" w:space="0" w:color="auto"/>
                <w:left w:val="none" w:sz="0" w:space="0" w:color="auto"/>
                <w:bottom w:val="none" w:sz="0" w:space="0" w:color="auto"/>
                <w:right w:val="none" w:sz="0" w:space="0" w:color="auto"/>
              </w:divBdr>
            </w:div>
            <w:div w:id="41366561">
              <w:marLeft w:val="0"/>
              <w:marRight w:val="0"/>
              <w:marTop w:val="0"/>
              <w:marBottom w:val="0"/>
              <w:divBdr>
                <w:top w:val="none" w:sz="0" w:space="0" w:color="auto"/>
                <w:left w:val="none" w:sz="0" w:space="0" w:color="auto"/>
                <w:bottom w:val="none" w:sz="0" w:space="0" w:color="auto"/>
                <w:right w:val="none" w:sz="0" w:space="0" w:color="auto"/>
              </w:divBdr>
            </w:div>
            <w:div w:id="114299736">
              <w:marLeft w:val="0"/>
              <w:marRight w:val="0"/>
              <w:marTop w:val="0"/>
              <w:marBottom w:val="0"/>
              <w:divBdr>
                <w:top w:val="none" w:sz="0" w:space="0" w:color="auto"/>
                <w:left w:val="none" w:sz="0" w:space="0" w:color="auto"/>
                <w:bottom w:val="none" w:sz="0" w:space="0" w:color="auto"/>
                <w:right w:val="none" w:sz="0" w:space="0" w:color="auto"/>
              </w:divBdr>
            </w:div>
            <w:div w:id="131989639">
              <w:marLeft w:val="0"/>
              <w:marRight w:val="0"/>
              <w:marTop w:val="0"/>
              <w:marBottom w:val="0"/>
              <w:divBdr>
                <w:top w:val="none" w:sz="0" w:space="0" w:color="auto"/>
                <w:left w:val="none" w:sz="0" w:space="0" w:color="auto"/>
                <w:bottom w:val="none" w:sz="0" w:space="0" w:color="auto"/>
                <w:right w:val="none" w:sz="0" w:space="0" w:color="auto"/>
              </w:divBdr>
            </w:div>
            <w:div w:id="141428872">
              <w:marLeft w:val="0"/>
              <w:marRight w:val="0"/>
              <w:marTop w:val="0"/>
              <w:marBottom w:val="0"/>
              <w:divBdr>
                <w:top w:val="none" w:sz="0" w:space="0" w:color="auto"/>
                <w:left w:val="none" w:sz="0" w:space="0" w:color="auto"/>
                <w:bottom w:val="none" w:sz="0" w:space="0" w:color="auto"/>
                <w:right w:val="none" w:sz="0" w:space="0" w:color="auto"/>
              </w:divBdr>
            </w:div>
            <w:div w:id="164637050">
              <w:marLeft w:val="0"/>
              <w:marRight w:val="0"/>
              <w:marTop w:val="0"/>
              <w:marBottom w:val="0"/>
              <w:divBdr>
                <w:top w:val="none" w:sz="0" w:space="0" w:color="auto"/>
                <w:left w:val="none" w:sz="0" w:space="0" w:color="auto"/>
                <w:bottom w:val="none" w:sz="0" w:space="0" w:color="auto"/>
                <w:right w:val="none" w:sz="0" w:space="0" w:color="auto"/>
              </w:divBdr>
            </w:div>
            <w:div w:id="263853090">
              <w:marLeft w:val="0"/>
              <w:marRight w:val="0"/>
              <w:marTop w:val="0"/>
              <w:marBottom w:val="0"/>
              <w:divBdr>
                <w:top w:val="none" w:sz="0" w:space="0" w:color="auto"/>
                <w:left w:val="none" w:sz="0" w:space="0" w:color="auto"/>
                <w:bottom w:val="none" w:sz="0" w:space="0" w:color="auto"/>
                <w:right w:val="none" w:sz="0" w:space="0" w:color="auto"/>
              </w:divBdr>
            </w:div>
            <w:div w:id="316232702">
              <w:marLeft w:val="0"/>
              <w:marRight w:val="0"/>
              <w:marTop w:val="0"/>
              <w:marBottom w:val="0"/>
              <w:divBdr>
                <w:top w:val="none" w:sz="0" w:space="0" w:color="auto"/>
                <w:left w:val="none" w:sz="0" w:space="0" w:color="auto"/>
                <w:bottom w:val="none" w:sz="0" w:space="0" w:color="auto"/>
                <w:right w:val="none" w:sz="0" w:space="0" w:color="auto"/>
              </w:divBdr>
            </w:div>
            <w:div w:id="429742794">
              <w:marLeft w:val="0"/>
              <w:marRight w:val="0"/>
              <w:marTop w:val="0"/>
              <w:marBottom w:val="0"/>
              <w:divBdr>
                <w:top w:val="none" w:sz="0" w:space="0" w:color="auto"/>
                <w:left w:val="none" w:sz="0" w:space="0" w:color="auto"/>
                <w:bottom w:val="none" w:sz="0" w:space="0" w:color="auto"/>
                <w:right w:val="none" w:sz="0" w:space="0" w:color="auto"/>
              </w:divBdr>
            </w:div>
            <w:div w:id="903031604">
              <w:marLeft w:val="0"/>
              <w:marRight w:val="0"/>
              <w:marTop w:val="0"/>
              <w:marBottom w:val="0"/>
              <w:divBdr>
                <w:top w:val="none" w:sz="0" w:space="0" w:color="auto"/>
                <w:left w:val="none" w:sz="0" w:space="0" w:color="auto"/>
                <w:bottom w:val="none" w:sz="0" w:space="0" w:color="auto"/>
                <w:right w:val="none" w:sz="0" w:space="0" w:color="auto"/>
              </w:divBdr>
            </w:div>
            <w:div w:id="1199974241">
              <w:marLeft w:val="0"/>
              <w:marRight w:val="0"/>
              <w:marTop w:val="0"/>
              <w:marBottom w:val="0"/>
              <w:divBdr>
                <w:top w:val="none" w:sz="0" w:space="0" w:color="auto"/>
                <w:left w:val="none" w:sz="0" w:space="0" w:color="auto"/>
                <w:bottom w:val="none" w:sz="0" w:space="0" w:color="auto"/>
                <w:right w:val="none" w:sz="0" w:space="0" w:color="auto"/>
              </w:divBdr>
            </w:div>
            <w:div w:id="1236016165">
              <w:marLeft w:val="0"/>
              <w:marRight w:val="0"/>
              <w:marTop w:val="0"/>
              <w:marBottom w:val="0"/>
              <w:divBdr>
                <w:top w:val="none" w:sz="0" w:space="0" w:color="auto"/>
                <w:left w:val="none" w:sz="0" w:space="0" w:color="auto"/>
                <w:bottom w:val="none" w:sz="0" w:space="0" w:color="auto"/>
                <w:right w:val="none" w:sz="0" w:space="0" w:color="auto"/>
              </w:divBdr>
            </w:div>
            <w:div w:id="1240485430">
              <w:marLeft w:val="0"/>
              <w:marRight w:val="0"/>
              <w:marTop w:val="0"/>
              <w:marBottom w:val="0"/>
              <w:divBdr>
                <w:top w:val="none" w:sz="0" w:space="0" w:color="auto"/>
                <w:left w:val="none" w:sz="0" w:space="0" w:color="auto"/>
                <w:bottom w:val="none" w:sz="0" w:space="0" w:color="auto"/>
                <w:right w:val="none" w:sz="0" w:space="0" w:color="auto"/>
              </w:divBdr>
            </w:div>
            <w:div w:id="1403603510">
              <w:marLeft w:val="0"/>
              <w:marRight w:val="0"/>
              <w:marTop w:val="0"/>
              <w:marBottom w:val="0"/>
              <w:divBdr>
                <w:top w:val="none" w:sz="0" w:space="0" w:color="auto"/>
                <w:left w:val="none" w:sz="0" w:space="0" w:color="auto"/>
                <w:bottom w:val="none" w:sz="0" w:space="0" w:color="auto"/>
                <w:right w:val="none" w:sz="0" w:space="0" w:color="auto"/>
              </w:divBdr>
            </w:div>
            <w:div w:id="1423447985">
              <w:marLeft w:val="0"/>
              <w:marRight w:val="0"/>
              <w:marTop w:val="0"/>
              <w:marBottom w:val="0"/>
              <w:divBdr>
                <w:top w:val="none" w:sz="0" w:space="0" w:color="auto"/>
                <w:left w:val="none" w:sz="0" w:space="0" w:color="auto"/>
                <w:bottom w:val="none" w:sz="0" w:space="0" w:color="auto"/>
                <w:right w:val="none" w:sz="0" w:space="0" w:color="auto"/>
              </w:divBdr>
            </w:div>
            <w:div w:id="1443693238">
              <w:marLeft w:val="0"/>
              <w:marRight w:val="0"/>
              <w:marTop w:val="0"/>
              <w:marBottom w:val="0"/>
              <w:divBdr>
                <w:top w:val="none" w:sz="0" w:space="0" w:color="auto"/>
                <w:left w:val="none" w:sz="0" w:space="0" w:color="auto"/>
                <w:bottom w:val="none" w:sz="0" w:space="0" w:color="auto"/>
                <w:right w:val="none" w:sz="0" w:space="0" w:color="auto"/>
              </w:divBdr>
            </w:div>
            <w:div w:id="1540316384">
              <w:marLeft w:val="0"/>
              <w:marRight w:val="0"/>
              <w:marTop w:val="0"/>
              <w:marBottom w:val="0"/>
              <w:divBdr>
                <w:top w:val="none" w:sz="0" w:space="0" w:color="auto"/>
                <w:left w:val="none" w:sz="0" w:space="0" w:color="auto"/>
                <w:bottom w:val="none" w:sz="0" w:space="0" w:color="auto"/>
                <w:right w:val="none" w:sz="0" w:space="0" w:color="auto"/>
              </w:divBdr>
            </w:div>
            <w:div w:id="1559243758">
              <w:marLeft w:val="0"/>
              <w:marRight w:val="0"/>
              <w:marTop w:val="0"/>
              <w:marBottom w:val="0"/>
              <w:divBdr>
                <w:top w:val="none" w:sz="0" w:space="0" w:color="auto"/>
                <w:left w:val="none" w:sz="0" w:space="0" w:color="auto"/>
                <w:bottom w:val="none" w:sz="0" w:space="0" w:color="auto"/>
                <w:right w:val="none" w:sz="0" w:space="0" w:color="auto"/>
              </w:divBdr>
            </w:div>
            <w:div w:id="1631089157">
              <w:marLeft w:val="0"/>
              <w:marRight w:val="0"/>
              <w:marTop w:val="0"/>
              <w:marBottom w:val="0"/>
              <w:divBdr>
                <w:top w:val="none" w:sz="0" w:space="0" w:color="auto"/>
                <w:left w:val="none" w:sz="0" w:space="0" w:color="auto"/>
                <w:bottom w:val="none" w:sz="0" w:space="0" w:color="auto"/>
                <w:right w:val="none" w:sz="0" w:space="0" w:color="auto"/>
              </w:divBdr>
            </w:div>
            <w:div w:id="1927808094">
              <w:marLeft w:val="0"/>
              <w:marRight w:val="0"/>
              <w:marTop w:val="0"/>
              <w:marBottom w:val="0"/>
              <w:divBdr>
                <w:top w:val="none" w:sz="0" w:space="0" w:color="auto"/>
                <w:left w:val="none" w:sz="0" w:space="0" w:color="auto"/>
                <w:bottom w:val="none" w:sz="0" w:space="0" w:color="auto"/>
                <w:right w:val="none" w:sz="0" w:space="0" w:color="auto"/>
              </w:divBdr>
            </w:div>
            <w:div w:id="202547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563068">
      <w:bodyDiv w:val="1"/>
      <w:marLeft w:val="0"/>
      <w:marRight w:val="0"/>
      <w:marTop w:val="0"/>
      <w:marBottom w:val="0"/>
      <w:divBdr>
        <w:top w:val="none" w:sz="0" w:space="0" w:color="auto"/>
        <w:left w:val="none" w:sz="0" w:space="0" w:color="auto"/>
        <w:bottom w:val="none" w:sz="0" w:space="0" w:color="auto"/>
        <w:right w:val="none" w:sz="0" w:space="0" w:color="auto"/>
      </w:divBdr>
      <w:divsChild>
        <w:div w:id="60757403">
          <w:marLeft w:val="0"/>
          <w:marRight w:val="0"/>
          <w:marTop w:val="0"/>
          <w:marBottom w:val="0"/>
          <w:divBdr>
            <w:top w:val="none" w:sz="0" w:space="0" w:color="auto"/>
            <w:left w:val="none" w:sz="0" w:space="0" w:color="auto"/>
            <w:bottom w:val="none" w:sz="0" w:space="0" w:color="auto"/>
            <w:right w:val="none" w:sz="0" w:space="0" w:color="auto"/>
          </w:divBdr>
        </w:div>
        <w:div w:id="297302757">
          <w:marLeft w:val="0"/>
          <w:marRight w:val="0"/>
          <w:marTop w:val="0"/>
          <w:marBottom w:val="0"/>
          <w:divBdr>
            <w:top w:val="none" w:sz="0" w:space="0" w:color="auto"/>
            <w:left w:val="none" w:sz="0" w:space="0" w:color="auto"/>
            <w:bottom w:val="none" w:sz="0" w:space="0" w:color="auto"/>
            <w:right w:val="none" w:sz="0" w:space="0" w:color="auto"/>
          </w:divBdr>
        </w:div>
        <w:div w:id="427388185">
          <w:marLeft w:val="0"/>
          <w:marRight w:val="0"/>
          <w:marTop w:val="0"/>
          <w:marBottom w:val="0"/>
          <w:divBdr>
            <w:top w:val="none" w:sz="0" w:space="0" w:color="auto"/>
            <w:left w:val="none" w:sz="0" w:space="0" w:color="auto"/>
            <w:bottom w:val="none" w:sz="0" w:space="0" w:color="auto"/>
            <w:right w:val="none" w:sz="0" w:space="0" w:color="auto"/>
          </w:divBdr>
        </w:div>
        <w:div w:id="608587529">
          <w:marLeft w:val="0"/>
          <w:marRight w:val="0"/>
          <w:marTop w:val="0"/>
          <w:marBottom w:val="0"/>
          <w:divBdr>
            <w:top w:val="none" w:sz="0" w:space="0" w:color="auto"/>
            <w:left w:val="none" w:sz="0" w:space="0" w:color="auto"/>
            <w:bottom w:val="none" w:sz="0" w:space="0" w:color="auto"/>
            <w:right w:val="none" w:sz="0" w:space="0" w:color="auto"/>
          </w:divBdr>
        </w:div>
        <w:div w:id="1127969069">
          <w:marLeft w:val="0"/>
          <w:marRight w:val="0"/>
          <w:marTop w:val="0"/>
          <w:marBottom w:val="0"/>
          <w:divBdr>
            <w:top w:val="none" w:sz="0" w:space="0" w:color="auto"/>
            <w:left w:val="none" w:sz="0" w:space="0" w:color="auto"/>
            <w:bottom w:val="none" w:sz="0" w:space="0" w:color="auto"/>
            <w:right w:val="none" w:sz="0" w:space="0" w:color="auto"/>
          </w:divBdr>
        </w:div>
        <w:div w:id="1211305299">
          <w:marLeft w:val="0"/>
          <w:marRight w:val="0"/>
          <w:marTop w:val="0"/>
          <w:marBottom w:val="0"/>
          <w:divBdr>
            <w:top w:val="none" w:sz="0" w:space="0" w:color="auto"/>
            <w:left w:val="none" w:sz="0" w:space="0" w:color="auto"/>
            <w:bottom w:val="none" w:sz="0" w:space="0" w:color="auto"/>
            <w:right w:val="none" w:sz="0" w:space="0" w:color="auto"/>
          </w:divBdr>
        </w:div>
        <w:div w:id="1272936098">
          <w:marLeft w:val="0"/>
          <w:marRight w:val="0"/>
          <w:marTop w:val="0"/>
          <w:marBottom w:val="0"/>
          <w:divBdr>
            <w:top w:val="none" w:sz="0" w:space="0" w:color="auto"/>
            <w:left w:val="none" w:sz="0" w:space="0" w:color="auto"/>
            <w:bottom w:val="none" w:sz="0" w:space="0" w:color="auto"/>
            <w:right w:val="none" w:sz="0" w:space="0" w:color="auto"/>
          </w:divBdr>
        </w:div>
        <w:div w:id="1491948126">
          <w:marLeft w:val="0"/>
          <w:marRight w:val="0"/>
          <w:marTop w:val="0"/>
          <w:marBottom w:val="0"/>
          <w:divBdr>
            <w:top w:val="none" w:sz="0" w:space="0" w:color="auto"/>
            <w:left w:val="none" w:sz="0" w:space="0" w:color="auto"/>
            <w:bottom w:val="none" w:sz="0" w:space="0" w:color="auto"/>
            <w:right w:val="none" w:sz="0" w:space="0" w:color="auto"/>
          </w:divBdr>
        </w:div>
        <w:div w:id="1943148991">
          <w:marLeft w:val="0"/>
          <w:marRight w:val="0"/>
          <w:marTop w:val="0"/>
          <w:marBottom w:val="0"/>
          <w:divBdr>
            <w:top w:val="none" w:sz="0" w:space="0" w:color="auto"/>
            <w:left w:val="none" w:sz="0" w:space="0" w:color="auto"/>
            <w:bottom w:val="none" w:sz="0" w:space="0" w:color="auto"/>
            <w:right w:val="none" w:sz="0" w:space="0" w:color="auto"/>
          </w:divBdr>
        </w:div>
        <w:div w:id="1947424664">
          <w:marLeft w:val="0"/>
          <w:marRight w:val="0"/>
          <w:marTop w:val="0"/>
          <w:marBottom w:val="0"/>
          <w:divBdr>
            <w:top w:val="none" w:sz="0" w:space="0" w:color="auto"/>
            <w:left w:val="none" w:sz="0" w:space="0" w:color="auto"/>
            <w:bottom w:val="none" w:sz="0" w:space="0" w:color="auto"/>
            <w:right w:val="none" w:sz="0" w:space="0" w:color="auto"/>
          </w:divBdr>
        </w:div>
        <w:div w:id="2027557673">
          <w:marLeft w:val="0"/>
          <w:marRight w:val="0"/>
          <w:marTop w:val="0"/>
          <w:marBottom w:val="0"/>
          <w:divBdr>
            <w:top w:val="none" w:sz="0" w:space="0" w:color="auto"/>
            <w:left w:val="none" w:sz="0" w:space="0" w:color="auto"/>
            <w:bottom w:val="none" w:sz="0" w:space="0" w:color="auto"/>
            <w:right w:val="none" w:sz="0" w:space="0" w:color="auto"/>
          </w:divBdr>
        </w:div>
      </w:divsChild>
    </w:div>
    <w:div w:id="921573249">
      <w:bodyDiv w:val="1"/>
      <w:marLeft w:val="0"/>
      <w:marRight w:val="0"/>
      <w:marTop w:val="0"/>
      <w:marBottom w:val="0"/>
      <w:divBdr>
        <w:top w:val="none" w:sz="0" w:space="0" w:color="auto"/>
        <w:left w:val="none" w:sz="0" w:space="0" w:color="auto"/>
        <w:bottom w:val="none" w:sz="0" w:space="0" w:color="auto"/>
        <w:right w:val="none" w:sz="0" w:space="0" w:color="auto"/>
      </w:divBdr>
    </w:div>
    <w:div w:id="923998806">
      <w:bodyDiv w:val="1"/>
      <w:marLeft w:val="0"/>
      <w:marRight w:val="0"/>
      <w:marTop w:val="0"/>
      <w:marBottom w:val="0"/>
      <w:divBdr>
        <w:top w:val="none" w:sz="0" w:space="0" w:color="auto"/>
        <w:left w:val="none" w:sz="0" w:space="0" w:color="auto"/>
        <w:bottom w:val="none" w:sz="0" w:space="0" w:color="auto"/>
        <w:right w:val="none" w:sz="0" w:space="0" w:color="auto"/>
      </w:divBdr>
      <w:divsChild>
        <w:div w:id="435371528">
          <w:marLeft w:val="0"/>
          <w:marRight w:val="0"/>
          <w:marTop w:val="0"/>
          <w:marBottom w:val="0"/>
          <w:divBdr>
            <w:top w:val="none" w:sz="0" w:space="0" w:color="auto"/>
            <w:left w:val="none" w:sz="0" w:space="0" w:color="auto"/>
            <w:bottom w:val="none" w:sz="0" w:space="0" w:color="auto"/>
            <w:right w:val="none" w:sz="0" w:space="0" w:color="auto"/>
          </w:divBdr>
        </w:div>
        <w:div w:id="1608272372">
          <w:marLeft w:val="0"/>
          <w:marRight w:val="0"/>
          <w:marTop w:val="0"/>
          <w:marBottom w:val="0"/>
          <w:divBdr>
            <w:top w:val="none" w:sz="0" w:space="0" w:color="auto"/>
            <w:left w:val="none" w:sz="0" w:space="0" w:color="auto"/>
            <w:bottom w:val="none" w:sz="0" w:space="0" w:color="auto"/>
            <w:right w:val="none" w:sz="0" w:space="0" w:color="auto"/>
          </w:divBdr>
        </w:div>
      </w:divsChild>
    </w:div>
    <w:div w:id="932009097">
      <w:bodyDiv w:val="1"/>
      <w:marLeft w:val="0"/>
      <w:marRight w:val="0"/>
      <w:marTop w:val="0"/>
      <w:marBottom w:val="0"/>
      <w:divBdr>
        <w:top w:val="none" w:sz="0" w:space="0" w:color="auto"/>
        <w:left w:val="none" w:sz="0" w:space="0" w:color="auto"/>
        <w:bottom w:val="none" w:sz="0" w:space="0" w:color="auto"/>
        <w:right w:val="none" w:sz="0" w:space="0" w:color="auto"/>
      </w:divBdr>
      <w:divsChild>
        <w:div w:id="216011965">
          <w:marLeft w:val="0"/>
          <w:marRight w:val="0"/>
          <w:marTop w:val="0"/>
          <w:marBottom w:val="0"/>
          <w:divBdr>
            <w:top w:val="none" w:sz="0" w:space="0" w:color="auto"/>
            <w:left w:val="none" w:sz="0" w:space="0" w:color="auto"/>
            <w:bottom w:val="none" w:sz="0" w:space="0" w:color="auto"/>
            <w:right w:val="none" w:sz="0" w:space="0" w:color="auto"/>
          </w:divBdr>
          <w:divsChild>
            <w:div w:id="77531598">
              <w:marLeft w:val="0"/>
              <w:marRight w:val="0"/>
              <w:marTop w:val="0"/>
              <w:marBottom w:val="0"/>
              <w:divBdr>
                <w:top w:val="none" w:sz="0" w:space="0" w:color="auto"/>
                <w:left w:val="none" w:sz="0" w:space="0" w:color="auto"/>
                <w:bottom w:val="none" w:sz="0" w:space="0" w:color="auto"/>
                <w:right w:val="none" w:sz="0" w:space="0" w:color="auto"/>
              </w:divBdr>
            </w:div>
            <w:div w:id="79720670">
              <w:marLeft w:val="0"/>
              <w:marRight w:val="0"/>
              <w:marTop w:val="0"/>
              <w:marBottom w:val="0"/>
              <w:divBdr>
                <w:top w:val="none" w:sz="0" w:space="0" w:color="auto"/>
                <w:left w:val="none" w:sz="0" w:space="0" w:color="auto"/>
                <w:bottom w:val="none" w:sz="0" w:space="0" w:color="auto"/>
                <w:right w:val="none" w:sz="0" w:space="0" w:color="auto"/>
              </w:divBdr>
            </w:div>
            <w:div w:id="177041390">
              <w:marLeft w:val="0"/>
              <w:marRight w:val="0"/>
              <w:marTop w:val="0"/>
              <w:marBottom w:val="0"/>
              <w:divBdr>
                <w:top w:val="none" w:sz="0" w:space="0" w:color="auto"/>
                <w:left w:val="none" w:sz="0" w:space="0" w:color="auto"/>
                <w:bottom w:val="none" w:sz="0" w:space="0" w:color="auto"/>
                <w:right w:val="none" w:sz="0" w:space="0" w:color="auto"/>
              </w:divBdr>
            </w:div>
            <w:div w:id="209074671">
              <w:marLeft w:val="0"/>
              <w:marRight w:val="0"/>
              <w:marTop w:val="0"/>
              <w:marBottom w:val="0"/>
              <w:divBdr>
                <w:top w:val="none" w:sz="0" w:space="0" w:color="auto"/>
                <w:left w:val="none" w:sz="0" w:space="0" w:color="auto"/>
                <w:bottom w:val="none" w:sz="0" w:space="0" w:color="auto"/>
                <w:right w:val="none" w:sz="0" w:space="0" w:color="auto"/>
              </w:divBdr>
            </w:div>
            <w:div w:id="350226325">
              <w:marLeft w:val="0"/>
              <w:marRight w:val="0"/>
              <w:marTop w:val="0"/>
              <w:marBottom w:val="0"/>
              <w:divBdr>
                <w:top w:val="none" w:sz="0" w:space="0" w:color="auto"/>
                <w:left w:val="none" w:sz="0" w:space="0" w:color="auto"/>
                <w:bottom w:val="none" w:sz="0" w:space="0" w:color="auto"/>
                <w:right w:val="none" w:sz="0" w:space="0" w:color="auto"/>
              </w:divBdr>
            </w:div>
            <w:div w:id="397244431">
              <w:marLeft w:val="0"/>
              <w:marRight w:val="0"/>
              <w:marTop w:val="0"/>
              <w:marBottom w:val="0"/>
              <w:divBdr>
                <w:top w:val="none" w:sz="0" w:space="0" w:color="auto"/>
                <w:left w:val="none" w:sz="0" w:space="0" w:color="auto"/>
                <w:bottom w:val="none" w:sz="0" w:space="0" w:color="auto"/>
                <w:right w:val="none" w:sz="0" w:space="0" w:color="auto"/>
              </w:divBdr>
            </w:div>
            <w:div w:id="459155920">
              <w:marLeft w:val="0"/>
              <w:marRight w:val="0"/>
              <w:marTop w:val="0"/>
              <w:marBottom w:val="0"/>
              <w:divBdr>
                <w:top w:val="none" w:sz="0" w:space="0" w:color="auto"/>
                <w:left w:val="none" w:sz="0" w:space="0" w:color="auto"/>
                <w:bottom w:val="none" w:sz="0" w:space="0" w:color="auto"/>
                <w:right w:val="none" w:sz="0" w:space="0" w:color="auto"/>
              </w:divBdr>
            </w:div>
            <w:div w:id="515311604">
              <w:marLeft w:val="0"/>
              <w:marRight w:val="0"/>
              <w:marTop w:val="0"/>
              <w:marBottom w:val="0"/>
              <w:divBdr>
                <w:top w:val="none" w:sz="0" w:space="0" w:color="auto"/>
                <w:left w:val="none" w:sz="0" w:space="0" w:color="auto"/>
                <w:bottom w:val="none" w:sz="0" w:space="0" w:color="auto"/>
                <w:right w:val="none" w:sz="0" w:space="0" w:color="auto"/>
              </w:divBdr>
            </w:div>
            <w:div w:id="574702227">
              <w:marLeft w:val="0"/>
              <w:marRight w:val="0"/>
              <w:marTop w:val="0"/>
              <w:marBottom w:val="0"/>
              <w:divBdr>
                <w:top w:val="none" w:sz="0" w:space="0" w:color="auto"/>
                <w:left w:val="none" w:sz="0" w:space="0" w:color="auto"/>
                <w:bottom w:val="none" w:sz="0" w:space="0" w:color="auto"/>
                <w:right w:val="none" w:sz="0" w:space="0" w:color="auto"/>
              </w:divBdr>
            </w:div>
            <w:div w:id="575742953">
              <w:marLeft w:val="0"/>
              <w:marRight w:val="0"/>
              <w:marTop w:val="0"/>
              <w:marBottom w:val="0"/>
              <w:divBdr>
                <w:top w:val="none" w:sz="0" w:space="0" w:color="auto"/>
                <w:left w:val="none" w:sz="0" w:space="0" w:color="auto"/>
                <w:bottom w:val="none" w:sz="0" w:space="0" w:color="auto"/>
                <w:right w:val="none" w:sz="0" w:space="0" w:color="auto"/>
              </w:divBdr>
            </w:div>
            <w:div w:id="713431072">
              <w:marLeft w:val="0"/>
              <w:marRight w:val="0"/>
              <w:marTop w:val="0"/>
              <w:marBottom w:val="0"/>
              <w:divBdr>
                <w:top w:val="none" w:sz="0" w:space="0" w:color="auto"/>
                <w:left w:val="none" w:sz="0" w:space="0" w:color="auto"/>
                <w:bottom w:val="none" w:sz="0" w:space="0" w:color="auto"/>
                <w:right w:val="none" w:sz="0" w:space="0" w:color="auto"/>
              </w:divBdr>
            </w:div>
            <w:div w:id="718478822">
              <w:marLeft w:val="0"/>
              <w:marRight w:val="0"/>
              <w:marTop w:val="0"/>
              <w:marBottom w:val="0"/>
              <w:divBdr>
                <w:top w:val="none" w:sz="0" w:space="0" w:color="auto"/>
                <w:left w:val="none" w:sz="0" w:space="0" w:color="auto"/>
                <w:bottom w:val="none" w:sz="0" w:space="0" w:color="auto"/>
                <w:right w:val="none" w:sz="0" w:space="0" w:color="auto"/>
              </w:divBdr>
            </w:div>
            <w:div w:id="746728878">
              <w:marLeft w:val="0"/>
              <w:marRight w:val="0"/>
              <w:marTop w:val="0"/>
              <w:marBottom w:val="0"/>
              <w:divBdr>
                <w:top w:val="none" w:sz="0" w:space="0" w:color="auto"/>
                <w:left w:val="none" w:sz="0" w:space="0" w:color="auto"/>
                <w:bottom w:val="none" w:sz="0" w:space="0" w:color="auto"/>
                <w:right w:val="none" w:sz="0" w:space="0" w:color="auto"/>
              </w:divBdr>
            </w:div>
            <w:div w:id="748771339">
              <w:marLeft w:val="0"/>
              <w:marRight w:val="0"/>
              <w:marTop w:val="0"/>
              <w:marBottom w:val="0"/>
              <w:divBdr>
                <w:top w:val="none" w:sz="0" w:space="0" w:color="auto"/>
                <w:left w:val="none" w:sz="0" w:space="0" w:color="auto"/>
                <w:bottom w:val="none" w:sz="0" w:space="0" w:color="auto"/>
                <w:right w:val="none" w:sz="0" w:space="0" w:color="auto"/>
              </w:divBdr>
            </w:div>
            <w:div w:id="761875649">
              <w:marLeft w:val="0"/>
              <w:marRight w:val="0"/>
              <w:marTop w:val="0"/>
              <w:marBottom w:val="0"/>
              <w:divBdr>
                <w:top w:val="none" w:sz="0" w:space="0" w:color="auto"/>
                <w:left w:val="none" w:sz="0" w:space="0" w:color="auto"/>
                <w:bottom w:val="none" w:sz="0" w:space="0" w:color="auto"/>
                <w:right w:val="none" w:sz="0" w:space="0" w:color="auto"/>
              </w:divBdr>
            </w:div>
            <w:div w:id="781805539">
              <w:marLeft w:val="0"/>
              <w:marRight w:val="0"/>
              <w:marTop w:val="0"/>
              <w:marBottom w:val="0"/>
              <w:divBdr>
                <w:top w:val="none" w:sz="0" w:space="0" w:color="auto"/>
                <w:left w:val="none" w:sz="0" w:space="0" w:color="auto"/>
                <w:bottom w:val="none" w:sz="0" w:space="0" w:color="auto"/>
                <w:right w:val="none" w:sz="0" w:space="0" w:color="auto"/>
              </w:divBdr>
            </w:div>
            <w:div w:id="874195061">
              <w:marLeft w:val="0"/>
              <w:marRight w:val="0"/>
              <w:marTop w:val="0"/>
              <w:marBottom w:val="0"/>
              <w:divBdr>
                <w:top w:val="none" w:sz="0" w:space="0" w:color="auto"/>
                <w:left w:val="none" w:sz="0" w:space="0" w:color="auto"/>
                <w:bottom w:val="none" w:sz="0" w:space="0" w:color="auto"/>
                <w:right w:val="none" w:sz="0" w:space="0" w:color="auto"/>
              </w:divBdr>
            </w:div>
            <w:div w:id="981350173">
              <w:marLeft w:val="0"/>
              <w:marRight w:val="0"/>
              <w:marTop w:val="0"/>
              <w:marBottom w:val="0"/>
              <w:divBdr>
                <w:top w:val="none" w:sz="0" w:space="0" w:color="auto"/>
                <w:left w:val="none" w:sz="0" w:space="0" w:color="auto"/>
                <w:bottom w:val="none" w:sz="0" w:space="0" w:color="auto"/>
                <w:right w:val="none" w:sz="0" w:space="0" w:color="auto"/>
              </w:divBdr>
            </w:div>
            <w:div w:id="1059599081">
              <w:marLeft w:val="0"/>
              <w:marRight w:val="0"/>
              <w:marTop w:val="0"/>
              <w:marBottom w:val="0"/>
              <w:divBdr>
                <w:top w:val="none" w:sz="0" w:space="0" w:color="auto"/>
                <w:left w:val="none" w:sz="0" w:space="0" w:color="auto"/>
                <w:bottom w:val="none" w:sz="0" w:space="0" w:color="auto"/>
                <w:right w:val="none" w:sz="0" w:space="0" w:color="auto"/>
              </w:divBdr>
            </w:div>
            <w:div w:id="1146362185">
              <w:marLeft w:val="0"/>
              <w:marRight w:val="0"/>
              <w:marTop w:val="0"/>
              <w:marBottom w:val="0"/>
              <w:divBdr>
                <w:top w:val="none" w:sz="0" w:space="0" w:color="auto"/>
                <w:left w:val="none" w:sz="0" w:space="0" w:color="auto"/>
                <w:bottom w:val="none" w:sz="0" w:space="0" w:color="auto"/>
                <w:right w:val="none" w:sz="0" w:space="0" w:color="auto"/>
              </w:divBdr>
            </w:div>
            <w:div w:id="1146511577">
              <w:marLeft w:val="0"/>
              <w:marRight w:val="0"/>
              <w:marTop w:val="0"/>
              <w:marBottom w:val="0"/>
              <w:divBdr>
                <w:top w:val="none" w:sz="0" w:space="0" w:color="auto"/>
                <w:left w:val="none" w:sz="0" w:space="0" w:color="auto"/>
                <w:bottom w:val="none" w:sz="0" w:space="0" w:color="auto"/>
                <w:right w:val="none" w:sz="0" w:space="0" w:color="auto"/>
              </w:divBdr>
            </w:div>
            <w:div w:id="1552034347">
              <w:marLeft w:val="0"/>
              <w:marRight w:val="0"/>
              <w:marTop w:val="0"/>
              <w:marBottom w:val="0"/>
              <w:divBdr>
                <w:top w:val="none" w:sz="0" w:space="0" w:color="auto"/>
                <w:left w:val="none" w:sz="0" w:space="0" w:color="auto"/>
                <w:bottom w:val="none" w:sz="0" w:space="0" w:color="auto"/>
                <w:right w:val="none" w:sz="0" w:space="0" w:color="auto"/>
              </w:divBdr>
            </w:div>
            <w:div w:id="1723359083">
              <w:marLeft w:val="0"/>
              <w:marRight w:val="0"/>
              <w:marTop w:val="0"/>
              <w:marBottom w:val="0"/>
              <w:divBdr>
                <w:top w:val="none" w:sz="0" w:space="0" w:color="auto"/>
                <w:left w:val="none" w:sz="0" w:space="0" w:color="auto"/>
                <w:bottom w:val="none" w:sz="0" w:space="0" w:color="auto"/>
                <w:right w:val="none" w:sz="0" w:space="0" w:color="auto"/>
              </w:divBdr>
            </w:div>
            <w:div w:id="1890724631">
              <w:marLeft w:val="0"/>
              <w:marRight w:val="0"/>
              <w:marTop w:val="0"/>
              <w:marBottom w:val="0"/>
              <w:divBdr>
                <w:top w:val="none" w:sz="0" w:space="0" w:color="auto"/>
                <w:left w:val="none" w:sz="0" w:space="0" w:color="auto"/>
                <w:bottom w:val="none" w:sz="0" w:space="0" w:color="auto"/>
                <w:right w:val="none" w:sz="0" w:space="0" w:color="auto"/>
              </w:divBdr>
            </w:div>
            <w:div w:id="208964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97893">
      <w:bodyDiv w:val="1"/>
      <w:marLeft w:val="0"/>
      <w:marRight w:val="0"/>
      <w:marTop w:val="0"/>
      <w:marBottom w:val="0"/>
      <w:divBdr>
        <w:top w:val="none" w:sz="0" w:space="0" w:color="auto"/>
        <w:left w:val="none" w:sz="0" w:space="0" w:color="auto"/>
        <w:bottom w:val="none" w:sz="0" w:space="0" w:color="auto"/>
        <w:right w:val="none" w:sz="0" w:space="0" w:color="auto"/>
      </w:divBdr>
    </w:div>
    <w:div w:id="936788706">
      <w:bodyDiv w:val="1"/>
      <w:marLeft w:val="0"/>
      <w:marRight w:val="0"/>
      <w:marTop w:val="0"/>
      <w:marBottom w:val="0"/>
      <w:divBdr>
        <w:top w:val="none" w:sz="0" w:space="0" w:color="auto"/>
        <w:left w:val="none" w:sz="0" w:space="0" w:color="auto"/>
        <w:bottom w:val="none" w:sz="0" w:space="0" w:color="auto"/>
        <w:right w:val="none" w:sz="0" w:space="0" w:color="auto"/>
      </w:divBdr>
    </w:div>
    <w:div w:id="938369929">
      <w:bodyDiv w:val="1"/>
      <w:marLeft w:val="0"/>
      <w:marRight w:val="0"/>
      <w:marTop w:val="0"/>
      <w:marBottom w:val="0"/>
      <w:divBdr>
        <w:top w:val="none" w:sz="0" w:space="0" w:color="auto"/>
        <w:left w:val="none" w:sz="0" w:space="0" w:color="auto"/>
        <w:bottom w:val="none" w:sz="0" w:space="0" w:color="auto"/>
        <w:right w:val="none" w:sz="0" w:space="0" w:color="auto"/>
      </w:divBdr>
    </w:div>
    <w:div w:id="938636696">
      <w:bodyDiv w:val="1"/>
      <w:marLeft w:val="0"/>
      <w:marRight w:val="0"/>
      <w:marTop w:val="0"/>
      <w:marBottom w:val="0"/>
      <w:divBdr>
        <w:top w:val="none" w:sz="0" w:space="0" w:color="auto"/>
        <w:left w:val="none" w:sz="0" w:space="0" w:color="auto"/>
        <w:bottom w:val="none" w:sz="0" w:space="0" w:color="auto"/>
        <w:right w:val="none" w:sz="0" w:space="0" w:color="auto"/>
      </w:divBdr>
    </w:div>
    <w:div w:id="941377858">
      <w:bodyDiv w:val="1"/>
      <w:marLeft w:val="0"/>
      <w:marRight w:val="0"/>
      <w:marTop w:val="0"/>
      <w:marBottom w:val="0"/>
      <w:divBdr>
        <w:top w:val="none" w:sz="0" w:space="0" w:color="auto"/>
        <w:left w:val="none" w:sz="0" w:space="0" w:color="auto"/>
        <w:bottom w:val="none" w:sz="0" w:space="0" w:color="auto"/>
        <w:right w:val="none" w:sz="0" w:space="0" w:color="auto"/>
      </w:divBdr>
    </w:div>
    <w:div w:id="944117315">
      <w:bodyDiv w:val="1"/>
      <w:marLeft w:val="0"/>
      <w:marRight w:val="0"/>
      <w:marTop w:val="0"/>
      <w:marBottom w:val="0"/>
      <w:divBdr>
        <w:top w:val="none" w:sz="0" w:space="0" w:color="auto"/>
        <w:left w:val="none" w:sz="0" w:space="0" w:color="auto"/>
        <w:bottom w:val="none" w:sz="0" w:space="0" w:color="auto"/>
        <w:right w:val="none" w:sz="0" w:space="0" w:color="auto"/>
      </w:divBdr>
    </w:div>
    <w:div w:id="945237061">
      <w:bodyDiv w:val="1"/>
      <w:marLeft w:val="0"/>
      <w:marRight w:val="0"/>
      <w:marTop w:val="0"/>
      <w:marBottom w:val="0"/>
      <w:divBdr>
        <w:top w:val="none" w:sz="0" w:space="0" w:color="auto"/>
        <w:left w:val="none" w:sz="0" w:space="0" w:color="auto"/>
        <w:bottom w:val="none" w:sz="0" w:space="0" w:color="auto"/>
        <w:right w:val="none" w:sz="0" w:space="0" w:color="auto"/>
      </w:divBdr>
    </w:div>
    <w:div w:id="951933320">
      <w:bodyDiv w:val="1"/>
      <w:marLeft w:val="0"/>
      <w:marRight w:val="0"/>
      <w:marTop w:val="0"/>
      <w:marBottom w:val="0"/>
      <w:divBdr>
        <w:top w:val="none" w:sz="0" w:space="0" w:color="auto"/>
        <w:left w:val="none" w:sz="0" w:space="0" w:color="auto"/>
        <w:bottom w:val="none" w:sz="0" w:space="0" w:color="auto"/>
        <w:right w:val="none" w:sz="0" w:space="0" w:color="auto"/>
      </w:divBdr>
    </w:div>
    <w:div w:id="954756191">
      <w:bodyDiv w:val="1"/>
      <w:marLeft w:val="0"/>
      <w:marRight w:val="0"/>
      <w:marTop w:val="0"/>
      <w:marBottom w:val="0"/>
      <w:divBdr>
        <w:top w:val="none" w:sz="0" w:space="0" w:color="auto"/>
        <w:left w:val="none" w:sz="0" w:space="0" w:color="auto"/>
        <w:bottom w:val="none" w:sz="0" w:space="0" w:color="auto"/>
        <w:right w:val="none" w:sz="0" w:space="0" w:color="auto"/>
      </w:divBdr>
      <w:divsChild>
        <w:div w:id="69233418">
          <w:marLeft w:val="0"/>
          <w:marRight w:val="0"/>
          <w:marTop w:val="0"/>
          <w:marBottom w:val="0"/>
          <w:divBdr>
            <w:top w:val="none" w:sz="0" w:space="0" w:color="auto"/>
            <w:left w:val="none" w:sz="0" w:space="0" w:color="auto"/>
            <w:bottom w:val="none" w:sz="0" w:space="0" w:color="auto"/>
            <w:right w:val="none" w:sz="0" w:space="0" w:color="auto"/>
          </w:divBdr>
        </w:div>
        <w:div w:id="73287980">
          <w:marLeft w:val="0"/>
          <w:marRight w:val="0"/>
          <w:marTop w:val="0"/>
          <w:marBottom w:val="0"/>
          <w:divBdr>
            <w:top w:val="none" w:sz="0" w:space="0" w:color="auto"/>
            <w:left w:val="none" w:sz="0" w:space="0" w:color="auto"/>
            <w:bottom w:val="none" w:sz="0" w:space="0" w:color="auto"/>
            <w:right w:val="none" w:sz="0" w:space="0" w:color="auto"/>
          </w:divBdr>
        </w:div>
        <w:div w:id="1597976452">
          <w:marLeft w:val="0"/>
          <w:marRight w:val="0"/>
          <w:marTop w:val="0"/>
          <w:marBottom w:val="0"/>
          <w:divBdr>
            <w:top w:val="none" w:sz="0" w:space="0" w:color="auto"/>
            <w:left w:val="none" w:sz="0" w:space="0" w:color="auto"/>
            <w:bottom w:val="none" w:sz="0" w:space="0" w:color="auto"/>
            <w:right w:val="none" w:sz="0" w:space="0" w:color="auto"/>
          </w:divBdr>
        </w:div>
      </w:divsChild>
    </w:div>
    <w:div w:id="955212282">
      <w:bodyDiv w:val="1"/>
      <w:marLeft w:val="0"/>
      <w:marRight w:val="0"/>
      <w:marTop w:val="0"/>
      <w:marBottom w:val="0"/>
      <w:divBdr>
        <w:top w:val="none" w:sz="0" w:space="0" w:color="auto"/>
        <w:left w:val="none" w:sz="0" w:space="0" w:color="auto"/>
        <w:bottom w:val="none" w:sz="0" w:space="0" w:color="auto"/>
        <w:right w:val="none" w:sz="0" w:space="0" w:color="auto"/>
      </w:divBdr>
    </w:div>
    <w:div w:id="959993261">
      <w:bodyDiv w:val="1"/>
      <w:marLeft w:val="0"/>
      <w:marRight w:val="0"/>
      <w:marTop w:val="0"/>
      <w:marBottom w:val="0"/>
      <w:divBdr>
        <w:top w:val="none" w:sz="0" w:space="0" w:color="auto"/>
        <w:left w:val="none" w:sz="0" w:space="0" w:color="auto"/>
        <w:bottom w:val="none" w:sz="0" w:space="0" w:color="auto"/>
        <w:right w:val="none" w:sz="0" w:space="0" w:color="auto"/>
      </w:divBdr>
    </w:div>
    <w:div w:id="961618057">
      <w:bodyDiv w:val="1"/>
      <w:marLeft w:val="0"/>
      <w:marRight w:val="0"/>
      <w:marTop w:val="0"/>
      <w:marBottom w:val="0"/>
      <w:divBdr>
        <w:top w:val="none" w:sz="0" w:space="0" w:color="auto"/>
        <w:left w:val="none" w:sz="0" w:space="0" w:color="auto"/>
        <w:bottom w:val="none" w:sz="0" w:space="0" w:color="auto"/>
        <w:right w:val="none" w:sz="0" w:space="0" w:color="auto"/>
      </w:divBdr>
    </w:div>
    <w:div w:id="965626875">
      <w:bodyDiv w:val="1"/>
      <w:marLeft w:val="0"/>
      <w:marRight w:val="0"/>
      <w:marTop w:val="0"/>
      <w:marBottom w:val="0"/>
      <w:divBdr>
        <w:top w:val="none" w:sz="0" w:space="0" w:color="auto"/>
        <w:left w:val="none" w:sz="0" w:space="0" w:color="auto"/>
        <w:bottom w:val="none" w:sz="0" w:space="0" w:color="auto"/>
        <w:right w:val="none" w:sz="0" w:space="0" w:color="auto"/>
      </w:divBdr>
    </w:div>
    <w:div w:id="967471066">
      <w:bodyDiv w:val="1"/>
      <w:marLeft w:val="0"/>
      <w:marRight w:val="0"/>
      <w:marTop w:val="0"/>
      <w:marBottom w:val="0"/>
      <w:divBdr>
        <w:top w:val="none" w:sz="0" w:space="0" w:color="auto"/>
        <w:left w:val="none" w:sz="0" w:space="0" w:color="auto"/>
        <w:bottom w:val="none" w:sz="0" w:space="0" w:color="auto"/>
        <w:right w:val="none" w:sz="0" w:space="0" w:color="auto"/>
      </w:divBdr>
    </w:div>
    <w:div w:id="967734860">
      <w:bodyDiv w:val="1"/>
      <w:marLeft w:val="0"/>
      <w:marRight w:val="0"/>
      <w:marTop w:val="0"/>
      <w:marBottom w:val="0"/>
      <w:divBdr>
        <w:top w:val="none" w:sz="0" w:space="0" w:color="auto"/>
        <w:left w:val="none" w:sz="0" w:space="0" w:color="auto"/>
        <w:bottom w:val="none" w:sz="0" w:space="0" w:color="auto"/>
        <w:right w:val="none" w:sz="0" w:space="0" w:color="auto"/>
      </w:divBdr>
    </w:div>
    <w:div w:id="970207015">
      <w:bodyDiv w:val="1"/>
      <w:marLeft w:val="0"/>
      <w:marRight w:val="0"/>
      <w:marTop w:val="0"/>
      <w:marBottom w:val="0"/>
      <w:divBdr>
        <w:top w:val="none" w:sz="0" w:space="0" w:color="auto"/>
        <w:left w:val="none" w:sz="0" w:space="0" w:color="auto"/>
        <w:bottom w:val="none" w:sz="0" w:space="0" w:color="auto"/>
        <w:right w:val="none" w:sz="0" w:space="0" w:color="auto"/>
      </w:divBdr>
    </w:div>
    <w:div w:id="973826444">
      <w:bodyDiv w:val="1"/>
      <w:marLeft w:val="0"/>
      <w:marRight w:val="0"/>
      <w:marTop w:val="0"/>
      <w:marBottom w:val="0"/>
      <w:divBdr>
        <w:top w:val="none" w:sz="0" w:space="0" w:color="auto"/>
        <w:left w:val="none" w:sz="0" w:space="0" w:color="auto"/>
        <w:bottom w:val="none" w:sz="0" w:space="0" w:color="auto"/>
        <w:right w:val="none" w:sz="0" w:space="0" w:color="auto"/>
      </w:divBdr>
    </w:div>
    <w:div w:id="974718380">
      <w:bodyDiv w:val="1"/>
      <w:marLeft w:val="0"/>
      <w:marRight w:val="0"/>
      <w:marTop w:val="0"/>
      <w:marBottom w:val="0"/>
      <w:divBdr>
        <w:top w:val="none" w:sz="0" w:space="0" w:color="auto"/>
        <w:left w:val="none" w:sz="0" w:space="0" w:color="auto"/>
        <w:bottom w:val="none" w:sz="0" w:space="0" w:color="auto"/>
        <w:right w:val="none" w:sz="0" w:space="0" w:color="auto"/>
      </w:divBdr>
    </w:div>
    <w:div w:id="975643188">
      <w:bodyDiv w:val="1"/>
      <w:marLeft w:val="0"/>
      <w:marRight w:val="0"/>
      <w:marTop w:val="0"/>
      <w:marBottom w:val="0"/>
      <w:divBdr>
        <w:top w:val="none" w:sz="0" w:space="0" w:color="auto"/>
        <w:left w:val="none" w:sz="0" w:space="0" w:color="auto"/>
        <w:bottom w:val="none" w:sz="0" w:space="0" w:color="auto"/>
        <w:right w:val="none" w:sz="0" w:space="0" w:color="auto"/>
      </w:divBdr>
    </w:div>
    <w:div w:id="976107872">
      <w:bodyDiv w:val="1"/>
      <w:marLeft w:val="0"/>
      <w:marRight w:val="0"/>
      <w:marTop w:val="0"/>
      <w:marBottom w:val="0"/>
      <w:divBdr>
        <w:top w:val="none" w:sz="0" w:space="0" w:color="auto"/>
        <w:left w:val="none" w:sz="0" w:space="0" w:color="auto"/>
        <w:bottom w:val="none" w:sz="0" w:space="0" w:color="auto"/>
        <w:right w:val="none" w:sz="0" w:space="0" w:color="auto"/>
      </w:divBdr>
    </w:div>
    <w:div w:id="981353365">
      <w:bodyDiv w:val="1"/>
      <w:marLeft w:val="0"/>
      <w:marRight w:val="0"/>
      <w:marTop w:val="0"/>
      <w:marBottom w:val="0"/>
      <w:divBdr>
        <w:top w:val="none" w:sz="0" w:space="0" w:color="auto"/>
        <w:left w:val="none" w:sz="0" w:space="0" w:color="auto"/>
        <w:bottom w:val="none" w:sz="0" w:space="0" w:color="auto"/>
        <w:right w:val="none" w:sz="0" w:space="0" w:color="auto"/>
      </w:divBdr>
    </w:div>
    <w:div w:id="983849988">
      <w:bodyDiv w:val="1"/>
      <w:marLeft w:val="0"/>
      <w:marRight w:val="0"/>
      <w:marTop w:val="0"/>
      <w:marBottom w:val="0"/>
      <w:divBdr>
        <w:top w:val="none" w:sz="0" w:space="0" w:color="auto"/>
        <w:left w:val="none" w:sz="0" w:space="0" w:color="auto"/>
        <w:bottom w:val="none" w:sz="0" w:space="0" w:color="auto"/>
        <w:right w:val="none" w:sz="0" w:space="0" w:color="auto"/>
      </w:divBdr>
    </w:div>
    <w:div w:id="985011342">
      <w:bodyDiv w:val="1"/>
      <w:marLeft w:val="0"/>
      <w:marRight w:val="0"/>
      <w:marTop w:val="0"/>
      <w:marBottom w:val="0"/>
      <w:divBdr>
        <w:top w:val="none" w:sz="0" w:space="0" w:color="auto"/>
        <w:left w:val="none" w:sz="0" w:space="0" w:color="auto"/>
        <w:bottom w:val="none" w:sz="0" w:space="0" w:color="auto"/>
        <w:right w:val="none" w:sz="0" w:space="0" w:color="auto"/>
      </w:divBdr>
    </w:div>
    <w:div w:id="988286543">
      <w:bodyDiv w:val="1"/>
      <w:marLeft w:val="0"/>
      <w:marRight w:val="0"/>
      <w:marTop w:val="0"/>
      <w:marBottom w:val="0"/>
      <w:divBdr>
        <w:top w:val="none" w:sz="0" w:space="0" w:color="auto"/>
        <w:left w:val="none" w:sz="0" w:space="0" w:color="auto"/>
        <w:bottom w:val="none" w:sz="0" w:space="0" w:color="auto"/>
        <w:right w:val="none" w:sz="0" w:space="0" w:color="auto"/>
      </w:divBdr>
    </w:div>
    <w:div w:id="988552359">
      <w:bodyDiv w:val="1"/>
      <w:marLeft w:val="0"/>
      <w:marRight w:val="0"/>
      <w:marTop w:val="0"/>
      <w:marBottom w:val="0"/>
      <w:divBdr>
        <w:top w:val="none" w:sz="0" w:space="0" w:color="auto"/>
        <w:left w:val="none" w:sz="0" w:space="0" w:color="auto"/>
        <w:bottom w:val="none" w:sz="0" w:space="0" w:color="auto"/>
        <w:right w:val="none" w:sz="0" w:space="0" w:color="auto"/>
      </w:divBdr>
      <w:divsChild>
        <w:div w:id="909733320">
          <w:marLeft w:val="0"/>
          <w:marRight w:val="0"/>
          <w:marTop w:val="0"/>
          <w:marBottom w:val="0"/>
          <w:divBdr>
            <w:top w:val="none" w:sz="0" w:space="0" w:color="auto"/>
            <w:left w:val="none" w:sz="0" w:space="0" w:color="auto"/>
            <w:bottom w:val="none" w:sz="0" w:space="0" w:color="auto"/>
            <w:right w:val="none" w:sz="0" w:space="0" w:color="auto"/>
          </w:divBdr>
          <w:divsChild>
            <w:div w:id="37511761">
              <w:marLeft w:val="0"/>
              <w:marRight w:val="0"/>
              <w:marTop w:val="0"/>
              <w:marBottom w:val="0"/>
              <w:divBdr>
                <w:top w:val="none" w:sz="0" w:space="0" w:color="auto"/>
                <w:left w:val="none" w:sz="0" w:space="0" w:color="auto"/>
                <w:bottom w:val="none" w:sz="0" w:space="0" w:color="auto"/>
                <w:right w:val="none" w:sz="0" w:space="0" w:color="auto"/>
              </w:divBdr>
            </w:div>
            <w:div w:id="222833349">
              <w:marLeft w:val="0"/>
              <w:marRight w:val="0"/>
              <w:marTop w:val="0"/>
              <w:marBottom w:val="0"/>
              <w:divBdr>
                <w:top w:val="none" w:sz="0" w:space="0" w:color="auto"/>
                <w:left w:val="none" w:sz="0" w:space="0" w:color="auto"/>
                <w:bottom w:val="none" w:sz="0" w:space="0" w:color="auto"/>
                <w:right w:val="none" w:sz="0" w:space="0" w:color="auto"/>
              </w:divBdr>
            </w:div>
            <w:div w:id="337387820">
              <w:marLeft w:val="0"/>
              <w:marRight w:val="0"/>
              <w:marTop w:val="0"/>
              <w:marBottom w:val="0"/>
              <w:divBdr>
                <w:top w:val="none" w:sz="0" w:space="0" w:color="auto"/>
                <w:left w:val="none" w:sz="0" w:space="0" w:color="auto"/>
                <w:bottom w:val="none" w:sz="0" w:space="0" w:color="auto"/>
                <w:right w:val="none" w:sz="0" w:space="0" w:color="auto"/>
              </w:divBdr>
            </w:div>
            <w:div w:id="399985447">
              <w:marLeft w:val="0"/>
              <w:marRight w:val="0"/>
              <w:marTop w:val="0"/>
              <w:marBottom w:val="0"/>
              <w:divBdr>
                <w:top w:val="none" w:sz="0" w:space="0" w:color="auto"/>
                <w:left w:val="none" w:sz="0" w:space="0" w:color="auto"/>
                <w:bottom w:val="none" w:sz="0" w:space="0" w:color="auto"/>
                <w:right w:val="none" w:sz="0" w:space="0" w:color="auto"/>
              </w:divBdr>
            </w:div>
            <w:div w:id="511648167">
              <w:marLeft w:val="0"/>
              <w:marRight w:val="0"/>
              <w:marTop w:val="0"/>
              <w:marBottom w:val="0"/>
              <w:divBdr>
                <w:top w:val="none" w:sz="0" w:space="0" w:color="auto"/>
                <w:left w:val="none" w:sz="0" w:space="0" w:color="auto"/>
                <w:bottom w:val="none" w:sz="0" w:space="0" w:color="auto"/>
                <w:right w:val="none" w:sz="0" w:space="0" w:color="auto"/>
              </w:divBdr>
            </w:div>
            <w:div w:id="543559126">
              <w:marLeft w:val="0"/>
              <w:marRight w:val="0"/>
              <w:marTop w:val="0"/>
              <w:marBottom w:val="0"/>
              <w:divBdr>
                <w:top w:val="none" w:sz="0" w:space="0" w:color="auto"/>
                <w:left w:val="none" w:sz="0" w:space="0" w:color="auto"/>
                <w:bottom w:val="none" w:sz="0" w:space="0" w:color="auto"/>
                <w:right w:val="none" w:sz="0" w:space="0" w:color="auto"/>
              </w:divBdr>
            </w:div>
            <w:div w:id="657660380">
              <w:marLeft w:val="0"/>
              <w:marRight w:val="0"/>
              <w:marTop w:val="0"/>
              <w:marBottom w:val="0"/>
              <w:divBdr>
                <w:top w:val="none" w:sz="0" w:space="0" w:color="auto"/>
                <w:left w:val="none" w:sz="0" w:space="0" w:color="auto"/>
                <w:bottom w:val="none" w:sz="0" w:space="0" w:color="auto"/>
                <w:right w:val="none" w:sz="0" w:space="0" w:color="auto"/>
              </w:divBdr>
            </w:div>
            <w:div w:id="667900109">
              <w:marLeft w:val="0"/>
              <w:marRight w:val="0"/>
              <w:marTop w:val="0"/>
              <w:marBottom w:val="0"/>
              <w:divBdr>
                <w:top w:val="none" w:sz="0" w:space="0" w:color="auto"/>
                <w:left w:val="none" w:sz="0" w:space="0" w:color="auto"/>
                <w:bottom w:val="none" w:sz="0" w:space="0" w:color="auto"/>
                <w:right w:val="none" w:sz="0" w:space="0" w:color="auto"/>
              </w:divBdr>
            </w:div>
            <w:div w:id="776483463">
              <w:marLeft w:val="0"/>
              <w:marRight w:val="0"/>
              <w:marTop w:val="0"/>
              <w:marBottom w:val="0"/>
              <w:divBdr>
                <w:top w:val="none" w:sz="0" w:space="0" w:color="auto"/>
                <w:left w:val="none" w:sz="0" w:space="0" w:color="auto"/>
                <w:bottom w:val="none" w:sz="0" w:space="0" w:color="auto"/>
                <w:right w:val="none" w:sz="0" w:space="0" w:color="auto"/>
              </w:divBdr>
            </w:div>
            <w:div w:id="788354756">
              <w:marLeft w:val="0"/>
              <w:marRight w:val="0"/>
              <w:marTop w:val="0"/>
              <w:marBottom w:val="0"/>
              <w:divBdr>
                <w:top w:val="none" w:sz="0" w:space="0" w:color="auto"/>
                <w:left w:val="none" w:sz="0" w:space="0" w:color="auto"/>
                <w:bottom w:val="none" w:sz="0" w:space="0" w:color="auto"/>
                <w:right w:val="none" w:sz="0" w:space="0" w:color="auto"/>
              </w:divBdr>
            </w:div>
            <w:div w:id="824054463">
              <w:marLeft w:val="0"/>
              <w:marRight w:val="0"/>
              <w:marTop w:val="0"/>
              <w:marBottom w:val="0"/>
              <w:divBdr>
                <w:top w:val="none" w:sz="0" w:space="0" w:color="auto"/>
                <w:left w:val="none" w:sz="0" w:space="0" w:color="auto"/>
                <w:bottom w:val="none" w:sz="0" w:space="0" w:color="auto"/>
                <w:right w:val="none" w:sz="0" w:space="0" w:color="auto"/>
              </w:divBdr>
            </w:div>
            <w:div w:id="977764166">
              <w:marLeft w:val="0"/>
              <w:marRight w:val="0"/>
              <w:marTop w:val="0"/>
              <w:marBottom w:val="0"/>
              <w:divBdr>
                <w:top w:val="none" w:sz="0" w:space="0" w:color="auto"/>
                <w:left w:val="none" w:sz="0" w:space="0" w:color="auto"/>
                <w:bottom w:val="none" w:sz="0" w:space="0" w:color="auto"/>
                <w:right w:val="none" w:sz="0" w:space="0" w:color="auto"/>
              </w:divBdr>
            </w:div>
            <w:div w:id="1123037087">
              <w:marLeft w:val="0"/>
              <w:marRight w:val="0"/>
              <w:marTop w:val="0"/>
              <w:marBottom w:val="0"/>
              <w:divBdr>
                <w:top w:val="none" w:sz="0" w:space="0" w:color="auto"/>
                <w:left w:val="none" w:sz="0" w:space="0" w:color="auto"/>
                <w:bottom w:val="none" w:sz="0" w:space="0" w:color="auto"/>
                <w:right w:val="none" w:sz="0" w:space="0" w:color="auto"/>
              </w:divBdr>
            </w:div>
            <w:div w:id="1133327358">
              <w:marLeft w:val="0"/>
              <w:marRight w:val="0"/>
              <w:marTop w:val="0"/>
              <w:marBottom w:val="0"/>
              <w:divBdr>
                <w:top w:val="none" w:sz="0" w:space="0" w:color="auto"/>
                <w:left w:val="none" w:sz="0" w:space="0" w:color="auto"/>
                <w:bottom w:val="none" w:sz="0" w:space="0" w:color="auto"/>
                <w:right w:val="none" w:sz="0" w:space="0" w:color="auto"/>
              </w:divBdr>
            </w:div>
            <w:div w:id="1200900334">
              <w:marLeft w:val="0"/>
              <w:marRight w:val="0"/>
              <w:marTop w:val="0"/>
              <w:marBottom w:val="0"/>
              <w:divBdr>
                <w:top w:val="none" w:sz="0" w:space="0" w:color="auto"/>
                <w:left w:val="none" w:sz="0" w:space="0" w:color="auto"/>
                <w:bottom w:val="none" w:sz="0" w:space="0" w:color="auto"/>
                <w:right w:val="none" w:sz="0" w:space="0" w:color="auto"/>
              </w:divBdr>
            </w:div>
            <w:div w:id="1210338921">
              <w:marLeft w:val="0"/>
              <w:marRight w:val="0"/>
              <w:marTop w:val="0"/>
              <w:marBottom w:val="0"/>
              <w:divBdr>
                <w:top w:val="none" w:sz="0" w:space="0" w:color="auto"/>
                <w:left w:val="none" w:sz="0" w:space="0" w:color="auto"/>
                <w:bottom w:val="none" w:sz="0" w:space="0" w:color="auto"/>
                <w:right w:val="none" w:sz="0" w:space="0" w:color="auto"/>
              </w:divBdr>
            </w:div>
            <w:div w:id="1212959611">
              <w:marLeft w:val="0"/>
              <w:marRight w:val="0"/>
              <w:marTop w:val="0"/>
              <w:marBottom w:val="0"/>
              <w:divBdr>
                <w:top w:val="none" w:sz="0" w:space="0" w:color="auto"/>
                <w:left w:val="none" w:sz="0" w:space="0" w:color="auto"/>
                <w:bottom w:val="none" w:sz="0" w:space="0" w:color="auto"/>
                <w:right w:val="none" w:sz="0" w:space="0" w:color="auto"/>
              </w:divBdr>
            </w:div>
            <w:div w:id="1248997521">
              <w:marLeft w:val="0"/>
              <w:marRight w:val="0"/>
              <w:marTop w:val="0"/>
              <w:marBottom w:val="0"/>
              <w:divBdr>
                <w:top w:val="none" w:sz="0" w:space="0" w:color="auto"/>
                <w:left w:val="none" w:sz="0" w:space="0" w:color="auto"/>
                <w:bottom w:val="none" w:sz="0" w:space="0" w:color="auto"/>
                <w:right w:val="none" w:sz="0" w:space="0" w:color="auto"/>
              </w:divBdr>
            </w:div>
            <w:div w:id="1275751543">
              <w:marLeft w:val="0"/>
              <w:marRight w:val="0"/>
              <w:marTop w:val="0"/>
              <w:marBottom w:val="0"/>
              <w:divBdr>
                <w:top w:val="none" w:sz="0" w:space="0" w:color="auto"/>
                <w:left w:val="none" w:sz="0" w:space="0" w:color="auto"/>
                <w:bottom w:val="none" w:sz="0" w:space="0" w:color="auto"/>
                <w:right w:val="none" w:sz="0" w:space="0" w:color="auto"/>
              </w:divBdr>
            </w:div>
            <w:div w:id="1295678006">
              <w:marLeft w:val="0"/>
              <w:marRight w:val="0"/>
              <w:marTop w:val="0"/>
              <w:marBottom w:val="0"/>
              <w:divBdr>
                <w:top w:val="none" w:sz="0" w:space="0" w:color="auto"/>
                <w:left w:val="none" w:sz="0" w:space="0" w:color="auto"/>
                <w:bottom w:val="none" w:sz="0" w:space="0" w:color="auto"/>
                <w:right w:val="none" w:sz="0" w:space="0" w:color="auto"/>
              </w:divBdr>
            </w:div>
            <w:div w:id="1454669278">
              <w:marLeft w:val="0"/>
              <w:marRight w:val="0"/>
              <w:marTop w:val="0"/>
              <w:marBottom w:val="0"/>
              <w:divBdr>
                <w:top w:val="none" w:sz="0" w:space="0" w:color="auto"/>
                <w:left w:val="none" w:sz="0" w:space="0" w:color="auto"/>
                <w:bottom w:val="none" w:sz="0" w:space="0" w:color="auto"/>
                <w:right w:val="none" w:sz="0" w:space="0" w:color="auto"/>
              </w:divBdr>
            </w:div>
            <w:div w:id="1545019038">
              <w:marLeft w:val="0"/>
              <w:marRight w:val="0"/>
              <w:marTop w:val="0"/>
              <w:marBottom w:val="0"/>
              <w:divBdr>
                <w:top w:val="none" w:sz="0" w:space="0" w:color="auto"/>
                <w:left w:val="none" w:sz="0" w:space="0" w:color="auto"/>
                <w:bottom w:val="none" w:sz="0" w:space="0" w:color="auto"/>
                <w:right w:val="none" w:sz="0" w:space="0" w:color="auto"/>
              </w:divBdr>
            </w:div>
            <w:div w:id="1580823731">
              <w:marLeft w:val="0"/>
              <w:marRight w:val="0"/>
              <w:marTop w:val="0"/>
              <w:marBottom w:val="0"/>
              <w:divBdr>
                <w:top w:val="none" w:sz="0" w:space="0" w:color="auto"/>
                <w:left w:val="none" w:sz="0" w:space="0" w:color="auto"/>
                <w:bottom w:val="none" w:sz="0" w:space="0" w:color="auto"/>
                <w:right w:val="none" w:sz="0" w:space="0" w:color="auto"/>
              </w:divBdr>
            </w:div>
            <w:div w:id="1791170285">
              <w:marLeft w:val="0"/>
              <w:marRight w:val="0"/>
              <w:marTop w:val="0"/>
              <w:marBottom w:val="0"/>
              <w:divBdr>
                <w:top w:val="none" w:sz="0" w:space="0" w:color="auto"/>
                <w:left w:val="none" w:sz="0" w:space="0" w:color="auto"/>
                <w:bottom w:val="none" w:sz="0" w:space="0" w:color="auto"/>
                <w:right w:val="none" w:sz="0" w:space="0" w:color="auto"/>
              </w:divBdr>
            </w:div>
            <w:div w:id="1812136068">
              <w:marLeft w:val="0"/>
              <w:marRight w:val="0"/>
              <w:marTop w:val="0"/>
              <w:marBottom w:val="0"/>
              <w:divBdr>
                <w:top w:val="none" w:sz="0" w:space="0" w:color="auto"/>
                <w:left w:val="none" w:sz="0" w:space="0" w:color="auto"/>
                <w:bottom w:val="none" w:sz="0" w:space="0" w:color="auto"/>
                <w:right w:val="none" w:sz="0" w:space="0" w:color="auto"/>
              </w:divBdr>
            </w:div>
            <w:div w:id="1822888507">
              <w:marLeft w:val="0"/>
              <w:marRight w:val="0"/>
              <w:marTop w:val="0"/>
              <w:marBottom w:val="0"/>
              <w:divBdr>
                <w:top w:val="none" w:sz="0" w:space="0" w:color="auto"/>
                <w:left w:val="none" w:sz="0" w:space="0" w:color="auto"/>
                <w:bottom w:val="none" w:sz="0" w:space="0" w:color="auto"/>
                <w:right w:val="none" w:sz="0" w:space="0" w:color="auto"/>
              </w:divBdr>
            </w:div>
            <w:div w:id="214192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5378">
      <w:bodyDiv w:val="1"/>
      <w:marLeft w:val="0"/>
      <w:marRight w:val="0"/>
      <w:marTop w:val="0"/>
      <w:marBottom w:val="0"/>
      <w:divBdr>
        <w:top w:val="none" w:sz="0" w:space="0" w:color="auto"/>
        <w:left w:val="none" w:sz="0" w:space="0" w:color="auto"/>
        <w:bottom w:val="none" w:sz="0" w:space="0" w:color="auto"/>
        <w:right w:val="none" w:sz="0" w:space="0" w:color="auto"/>
      </w:divBdr>
    </w:div>
    <w:div w:id="996298500">
      <w:bodyDiv w:val="1"/>
      <w:marLeft w:val="0"/>
      <w:marRight w:val="0"/>
      <w:marTop w:val="0"/>
      <w:marBottom w:val="0"/>
      <w:divBdr>
        <w:top w:val="none" w:sz="0" w:space="0" w:color="auto"/>
        <w:left w:val="none" w:sz="0" w:space="0" w:color="auto"/>
        <w:bottom w:val="none" w:sz="0" w:space="0" w:color="auto"/>
        <w:right w:val="none" w:sz="0" w:space="0" w:color="auto"/>
      </w:divBdr>
    </w:div>
    <w:div w:id="997537431">
      <w:bodyDiv w:val="1"/>
      <w:marLeft w:val="0"/>
      <w:marRight w:val="0"/>
      <w:marTop w:val="0"/>
      <w:marBottom w:val="0"/>
      <w:divBdr>
        <w:top w:val="none" w:sz="0" w:space="0" w:color="auto"/>
        <w:left w:val="none" w:sz="0" w:space="0" w:color="auto"/>
        <w:bottom w:val="none" w:sz="0" w:space="0" w:color="auto"/>
        <w:right w:val="none" w:sz="0" w:space="0" w:color="auto"/>
      </w:divBdr>
    </w:div>
    <w:div w:id="997998384">
      <w:bodyDiv w:val="1"/>
      <w:marLeft w:val="0"/>
      <w:marRight w:val="0"/>
      <w:marTop w:val="0"/>
      <w:marBottom w:val="0"/>
      <w:divBdr>
        <w:top w:val="none" w:sz="0" w:space="0" w:color="auto"/>
        <w:left w:val="none" w:sz="0" w:space="0" w:color="auto"/>
        <w:bottom w:val="none" w:sz="0" w:space="0" w:color="auto"/>
        <w:right w:val="none" w:sz="0" w:space="0" w:color="auto"/>
      </w:divBdr>
    </w:div>
    <w:div w:id="998188271">
      <w:bodyDiv w:val="1"/>
      <w:marLeft w:val="0"/>
      <w:marRight w:val="0"/>
      <w:marTop w:val="0"/>
      <w:marBottom w:val="0"/>
      <w:divBdr>
        <w:top w:val="none" w:sz="0" w:space="0" w:color="auto"/>
        <w:left w:val="none" w:sz="0" w:space="0" w:color="auto"/>
        <w:bottom w:val="none" w:sz="0" w:space="0" w:color="auto"/>
        <w:right w:val="none" w:sz="0" w:space="0" w:color="auto"/>
      </w:divBdr>
    </w:div>
    <w:div w:id="1004285254">
      <w:bodyDiv w:val="1"/>
      <w:marLeft w:val="0"/>
      <w:marRight w:val="0"/>
      <w:marTop w:val="0"/>
      <w:marBottom w:val="0"/>
      <w:divBdr>
        <w:top w:val="none" w:sz="0" w:space="0" w:color="auto"/>
        <w:left w:val="none" w:sz="0" w:space="0" w:color="auto"/>
        <w:bottom w:val="none" w:sz="0" w:space="0" w:color="auto"/>
        <w:right w:val="none" w:sz="0" w:space="0" w:color="auto"/>
      </w:divBdr>
      <w:divsChild>
        <w:div w:id="918101512">
          <w:marLeft w:val="0"/>
          <w:marRight w:val="0"/>
          <w:marTop w:val="0"/>
          <w:marBottom w:val="0"/>
          <w:divBdr>
            <w:top w:val="none" w:sz="0" w:space="0" w:color="auto"/>
            <w:left w:val="none" w:sz="0" w:space="0" w:color="auto"/>
            <w:bottom w:val="none" w:sz="0" w:space="0" w:color="auto"/>
            <w:right w:val="none" w:sz="0" w:space="0" w:color="auto"/>
          </w:divBdr>
          <w:divsChild>
            <w:div w:id="470171864">
              <w:marLeft w:val="0"/>
              <w:marRight w:val="0"/>
              <w:marTop w:val="0"/>
              <w:marBottom w:val="0"/>
              <w:divBdr>
                <w:top w:val="none" w:sz="0" w:space="0" w:color="auto"/>
                <w:left w:val="none" w:sz="0" w:space="0" w:color="auto"/>
                <w:bottom w:val="none" w:sz="0" w:space="0" w:color="auto"/>
                <w:right w:val="none" w:sz="0" w:space="0" w:color="auto"/>
              </w:divBdr>
              <w:divsChild>
                <w:div w:id="1960063334">
                  <w:marLeft w:val="0"/>
                  <w:marRight w:val="0"/>
                  <w:marTop w:val="0"/>
                  <w:marBottom w:val="0"/>
                  <w:divBdr>
                    <w:top w:val="none" w:sz="0" w:space="0" w:color="auto"/>
                    <w:left w:val="none" w:sz="0" w:space="0" w:color="auto"/>
                    <w:bottom w:val="none" w:sz="0" w:space="0" w:color="auto"/>
                    <w:right w:val="none" w:sz="0" w:space="0" w:color="auto"/>
                  </w:divBdr>
                  <w:divsChild>
                    <w:div w:id="1837959989">
                      <w:marLeft w:val="0"/>
                      <w:marRight w:val="0"/>
                      <w:marTop w:val="0"/>
                      <w:marBottom w:val="0"/>
                      <w:divBdr>
                        <w:top w:val="none" w:sz="0" w:space="0" w:color="auto"/>
                        <w:left w:val="none" w:sz="0" w:space="0" w:color="auto"/>
                        <w:bottom w:val="none" w:sz="0" w:space="0" w:color="auto"/>
                        <w:right w:val="none" w:sz="0" w:space="0" w:color="auto"/>
                      </w:divBdr>
                      <w:divsChild>
                        <w:div w:id="105122206">
                          <w:marLeft w:val="0"/>
                          <w:marRight w:val="0"/>
                          <w:marTop w:val="0"/>
                          <w:marBottom w:val="0"/>
                          <w:divBdr>
                            <w:top w:val="none" w:sz="0" w:space="0" w:color="auto"/>
                            <w:left w:val="none" w:sz="0" w:space="0" w:color="auto"/>
                            <w:bottom w:val="none" w:sz="0" w:space="0" w:color="auto"/>
                            <w:right w:val="none" w:sz="0" w:space="0" w:color="auto"/>
                          </w:divBdr>
                          <w:divsChild>
                            <w:div w:id="11723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5738826">
          <w:marLeft w:val="0"/>
          <w:marRight w:val="0"/>
          <w:marTop w:val="0"/>
          <w:marBottom w:val="0"/>
          <w:divBdr>
            <w:top w:val="none" w:sz="0" w:space="0" w:color="auto"/>
            <w:left w:val="none" w:sz="0" w:space="0" w:color="auto"/>
            <w:bottom w:val="none" w:sz="0" w:space="0" w:color="auto"/>
            <w:right w:val="none" w:sz="0" w:space="0" w:color="auto"/>
          </w:divBdr>
          <w:divsChild>
            <w:div w:id="212022362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008409413">
      <w:bodyDiv w:val="1"/>
      <w:marLeft w:val="0"/>
      <w:marRight w:val="0"/>
      <w:marTop w:val="0"/>
      <w:marBottom w:val="0"/>
      <w:divBdr>
        <w:top w:val="none" w:sz="0" w:space="0" w:color="auto"/>
        <w:left w:val="none" w:sz="0" w:space="0" w:color="auto"/>
        <w:bottom w:val="none" w:sz="0" w:space="0" w:color="auto"/>
        <w:right w:val="none" w:sz="0" w:space="0" w:color="auto"/>
      </w:divBdr>
    </w:div>
    <w:div w:id="1011954767">
      <w:bodyDiv w:val="1"/>
      <w:marLeft w:val="0"/>
      <w:marRight w:val="0"/>
      <w:marTop w:val="0"/>
      <w:marBottom w:val="0"/>
      <w:divBdr>
        <w:top w:val="none" w:sz="0" w:space="0" w:color="auto"/>
        <w:left w:val="none" w:sz="0" w:space="0" w:color="auto"/>
        <w:bottom w:val="none" w:sz="0" w:space="0" w:color="auto"/>
        <w:right w:val="none" w:sz="0" w:space="0" w:color="auto"/>
      </w:divBdr>
    </w:div>
    <w:div w:id="1017461557">
      <w:bodyDiv w:val="1"/>
      <w:marLeft w:val="0"/>
      <w:marRight w:val="0"/>
      <w:marTop w:val="0"/>
      <w:marBottom w:val="0"/>
      <w:divBdr>
        <w:top w:val="none" w:sz="0" w:space="0" w:color="auto"/>
        <w:left w:val="none" w:sz="0" w:space="0" w:color="auto"/>
        <w:bottom w:val="none" w:sz="0" w:space="0" w:color="auto"/>
        <w:right w:val="none" w:sz="0" w:space="0" w:color="auto"/>
      </w:divBdr>
    </w:div>
    <w:div w:id="1026834085">
      <w:bodyDiv w:val="1"/>
      <w:marLeft w:val="0"/>
      <w:marRight w:val="0"/>
      <w:marTop w:val="0"/>
      <w:marBottom w:val="0"/>
      <w:divBdr>
        <w:top w:val="none" w:sz="0" w:space="0" w:color="auto"/>
        <w:left w:val="none" w:sz="0" w:space="0" w:color="auto"/>
        <w:bottom w:val="none" w:sz="0" w:space="0" w:color="auto"/>
        <w:right w:val="none" w:sz="0" w:space="0" w:color="auto"/>
      </w:divBdr>
    </w:div>
    <w:div w:id="1028067239">
      <w:bodyDiv w:val="1"/>
      <w:marLeft w:val="0"/>
      <w:marRight w:val="0"/>
      <w:marTop w:val="0"/>
      <w:marBottom w:val="0"/>
      <w:divBdr>
        <w:top w:val="none" w:sz="0" w:space="0" w:color="auto"/>
        <w:left w:val="none" w:sz="0" w:space="0" w:color="auto"/>
        <w:bottom w:val="none" w:sz="0" w:space="0" w:color="auto"/>
        <w:right w:val="none" w:sz="0" w:space="0" w:color="auto"/>
      </w:divBdr>
    </w:div>
    <w:div w:id="1030301679">
      <w:bodyDiv w:val="1"/>
      <w:marLeft w:val="0"/>
      <w:marRight w:val="0"/>
      <w:marTop w:val="0"/>
      <w:marBottom w:val="0"/>
      <w:divBdr>
        <w:top w:val="none" w:sz="0" w:space="0" w:color="auto"/>
        <w:left w:val="none" w:sz="0" w:space="0" w:color="auto"/>
        <w:bottom w:val="none" w:sz="0" w:space="0" w:color="auto"/>
        <w:right w:val="none" w:sz="0" w:space="0" w:color="auto"/>
      </w:divBdr>
    </w:div>
    <w:div w:id="1031147695">
      <w:bodyDiv w:val="1"/>
      <w:marLeft w:val="0"/>
      <w:marRight w:val="0"/>
      <w:marTop w:val="0"/>
      <w:marBottom w:val="0"/>
      <w:divBdr>
        <w:top w:val="none" w:sz="0" w:space="0" w:color="auto"/>
        <w:left w:val="none" w:sz="0" w:space="0" w:color="auto"/>
        <w:bottom w:val="none" w:sz="0" w:space="0" w:color="auto"/>
        <w:right w:val="none" w:sz="0" w:space="0" w:color="auto"/>
      </w:divBdr>
    </w:div>
    <w:div w:id="1031421479">
      <w:bodyDiv w:val="1"/>
      <w:marLeft w:val="0"/>
      <w:marRight w:val="0"/>
      <w:marTop w:val="0"/>
      <w:marBottom w:val="0"/>
      <w:divBdr>
        <w:top w:val="none" w:sz="0" w:space="0" w:color="auto"/>
        <w:left w:val="none" w:sz="0" w:space="0" w:color="auto"/>
        <w:bottom w:val="none" w:sz="0" w:space="0" w:color="auto"/>
        <w:right w:val="none" w:sz="0" w:space="0" w:color="auto"/>
      </w:divBdr>
    </w:div>
    <w:div w:id="1031881550">
      <w:bodyDiv w:val="1"/>
      <w:marLeft w:val="0"/>
      <w:marRight w:val="0"/>
      <w:marTop w:val="0"/>
      <w:marBottom w:val="0"/>
      <w:divBdr>
        <w:top w:val="none" w:sz="0" w:space="0" w:color="auto"/>
        <w:left w:val="none" w:sz="0" w:space="0" w:color="auto"/>
        <w:bottom w:val="none" w:sz="0" w:space="0" w:color="auto"/>
        <w:right w:val="none" w:sz="0" w:space="0" w:color="auto"/>
      </w:divBdr>
    </w:div>
    <w:div w:id="1034889293">
      <w:bodyDiv w:val="1"/>
      <w:marLeft w:val="0"/>
      <w:marRight w:val="0"/>
      <w:marTop w:val="0"/>
      <w:marBottom w:val="0"/>
      <w:divBdr>
        <w:top w:val="none" w:sz="0" w:space="0" w:color="auto"/>
        <w:left w:val="none" w:sz="0" w:space="0" w:color="auto"/>
        <w:bottom w:val="none" w:sz="0" w:space="0" w:color="auto"/>
        <w:right w:val="none" w:sz="0" w:space="0" w:color="auto"/>
      </w:divBdr>
    </w:div>
    <w:div w:id="1035428356">
      <w:bodyDiv w:val="1"/>
      <w:marLeft w:val="0"/>
      <w:marRight w:val="0"/>
      <w:marTop w:val="0"/>
      <w:marBottom w:val="0"/>
      <w:divBdr>
        <w:top w:val="none" w:sz="0" w:space="0" w:color="auto"/>
        <w:left w:val="none" w:sz="0" w:space="0" w:color="auto"/>
        <w:bottom w:val="none" w:sz="0" w:space="0" w:color="auto"/>
        <w:right w:val="none" w:sz="0" w:space="0" w:color="auto"/>
      </w:divBdr>
    </w:div>
    <w:div w:id="1037856388">
      <w:bodyDiv w:val="1"/>
      <w:marLeft w:val="0"/>
      <w:marRight w:val="0"/>
      <w:marTop w:val="0"/>
      <w:marBottom w:val="0"/>
      <w:divBdr>
        <w:top w:val="none" w:sz="0" w:space="0" w:color="auto"/>
        <w:left w:val="none" w:sz="0" w:space="0" w:color="auto"/>
        <w:bottom w:val="none" w:sz="0" w:space="0" w:color="auto"/>
        <w:right w:val="none" w:sz="0" w:space="0" w:color="auto"/>
      </w:divBdr>
    </w:div>
    <w:div w:id="1047070966">
      <w:bodyDiv w:val="1"/>
      <w:marLeft w:val="0"/>
      <w:marRight w:val="0"/>
      <w:marTop w:val="0"/>
      <w:marBottom w:val="0"/>
      <w:divBdr>
        <w:top w:val="none" w:sz="0" w:space="0" w:color="auto"/>
        <w:left w:val="none" w:sz="0" w:space="0" w:color="auto"/>
        <w:bottom w:val="none" w:sz="0" w:space="0" w:color="auto"/>
        <w:right w:val="none" w:sz="0" w:space="0" w:color="auto"/>
      </w:divBdr>
    </w:div>
    <w:div w:id="1047223130">
      <w:bodyDiv w:val="1"/>
      <w:marLeft w:val="0"/>
      <w:marRight w:val="0"/>
      <w:marTop w:val="0"/>
      <w:marBottom w:val="0"/>
      <w:divBdr>
        <w:top w:val="none" w:sz="0" w:space="0" w:color="auto"/>
        <w:left w:val="none" w:sz="0" w:space="0" w:color="auto"/>
        <w:bottom w:val="none" w:sz="0" w:space="0" w:color="auto"/>
        <w:right w:val="none" w:sz="0" w:space="0" w:color="auto"/>
      </w:divBdr>
      <w:divsChild>
        <w:div w:id="456877031">
          <w:marLeft w:val="0"/>
          <w:marRight w:val="0"/>
          <w:marTop w:val="0"/>
          <w:marBottom w:val="0"/>
          <w:divBdr>
            <w:top w:val="none" w:sz="0" w:space="0" w:color="auto"/>
            <w:left w:val="none" w:sz="0" w:space="0" w:color="auto"/>
            <w:bottom w:val="none" w:sz="0" w:space="0" w:color="auto"/>
            <w:right w:val="none" w:sz="0" w:space="0" w:color="auto"/>
          </w:divBdr>
        </w:div>
        <w:div w:id="801731451">
          <w:marLeft w:val="0"/>
          <w:marRight w:val="0"/>
          <w:marTop w:val="0"/>
          <w:marBottom w:val="0"/>
          <w:divBdr>
            <w:top w:val="none" w:sz="0" w:space="0" w:color="auto"/>
            <w:left w:val="none" w:sz="0" w:space="0" w:color="auto"/>
            <w:bottom w:val="none" w:sz="0" w:space="0" w:color="auto"/>
            <w:right w:val="none" w:sz="0" w:space="0" w:color="auto"/>
          </w:divBdr>
        </w:div>
        <w:div w:id="946741395">
          <w:marLeft w:val="0"/>
          <w:marRight w:val="0"/>
          <w:marTop w:val="0"/>
          <w:marBottom w:val="0"/>
          <w:divBdr>
            <w:top w:val="none" w:sz="0" w:space="0" w:color="auto"/>
            <w:left w:val="none" w:sz="0" w:space="0" w:color="auto"/>
            <w:bottom w:val="none" w:sz="0" w:space="0" w:color="auto"/>
            <w:right w:val="none" w:sz="0" w:space="0" w:color="auto"/>
          </w:divBdr>
        </w:div>
        <w:div w:id="1216117533">
          <w:marLeft w:val="0"/>
          <w:marRight w:val="0"/>
          <w:marTop w:val="0"/>
          <w:marBottom w:val="0"/>
          <w:divBdr>
            <w:top w:val="none" w:sz="0" w:space="0" w:color="auto"/>
            <w:left w:val="none" w:sz="0" w:space="0" w:color="auto"/>
            <w:bottom w:val="none" w:sz="0" w:space="0" w:color="auto"/>
            <w:right w:val="none" w:sz="0" w:space="0" w:color="auto"/>
          </w:divBdr>
        </w:div>
        <w:div w:id="1519542588">
          <w:marLeft w:val="0"/>
          <w:marRight w:val="0"/>
          <w:marTop w:val="0"/>
          <w:marBottom w:val="0"/>
          <w:divBdr>
            <w:top w:val="none" w:sz="0" w:space="0" w:color="auto"/>
            <w:left w:val="none" w:sz="0" w:space="0" w:color="auto"/>
            <w:bottom w:val="none" w:sz="0" w:space="0" w:color="auto"/>
            <w:right w:val="none" w:sz="0" w:space="0" w:color="auto"/>
          </w:divBdr>
        </w:div>
        <w:div w:id="1604919306">
          <w:marLeft w:val="0"/>
          <w:marRight w:val="0"/>
          <w:marTop w:val="0"/>
          <w:marBottom w:val="0"/>
          <w:divBdr>
            <w:top w:val="none" w:sz="0" w:space="0" w:color="auto"/>
            <w:left w:val="none" w:sz="0" w:space="0" w:color="auto"/>
            <w:bottom w:val="none" w:sz="0" w:space="0" w:color="auto"/>
            <w:right w:val="none" w:sz="0" w:space="0" w:color="auto"/>
          </w:divBdr>
        </w:div>
      </w:divsChild>
    </w:div>
    <w:div w:id="1050956636">
      <w:bodyDiv w:val="1"/>
      <w:marLeft w:val="0"/>
      <w:marRight w:val="0"/>
      <w:marTop w:val="0"/>
      <w:marBottom w:val="0"/>
      <w:divBdr>
        <w:top w:val="none" w:sz="0" w:space="0" w:color="auto"/>
        <w:left w:val="none" w:sz="0" w:space="0" w:color="auto"/>
        <w:bottom w:val="none" w:sz="0" w:space="0" w:color="auto"/>
        <w:right w:val="none" w:sz="0" w:space="0" w:color="auto"/>
      </w:divBdr>
    </w:div>
    <w:div w:id="1052537611">
      <w:bodyDiv w:val="1"/>
      <w:marLeft w:val="0"/>
      <w:marRight w:val="0"/>
      <w:marTop w:val="0"/>
      <w:marBottom w:val="0"/>
      <w:divBdr>
        <w:top w:val="none" w:sz="0" w:space="0" w:color="auto"/>
        <w:left w:val="none" w:sz="0" w:space="0" w:color="auto"/>
        <w:bottom w:val="none" w:sz="0" w:space="0" w:color="auto"/>
        <w:right w:val="none" w:sz="0" w:space="0" w:color="auto"/>
      </w:divBdr>
      <w:divsChild>
        <w:div w:id="778573707">
          <w:marLeft w:val="0"/>
          <w:marRight w:val="0"/>
          <w:marTop w:val="0"/>
          <w:marBottom w:val="0"/>
          <w:divBdr>
            <w:top w:val="none" w:sz="0" w:space="0" w:color="auto"/>
            <w:left w:val="none" w:sz="0" w:space="0" w:color="auto"/>
            <w:bottom w:val="none" w:sz="0" w:space="0" w:color="auto"/>
            <w:right w:val="none" w:sz="0" w:space="0" w:color="auto"/>
          </w:divBdr>
          <w:divsChild>
            <w:div w:id="155613595">
              <w:marLeft w:val="0"/>
              <w:marRight w:val="0"/>
              <w:marTop w:val="0"/>
              <w:marBottom w:val="0"/>
              <w:divBdr>
                <w:top w:val="none" w:sz="0" w:space="0" w:color="auto"/>
                <w:left w:val="none" w:sz="0" w:space="0" w:color="auto"/>
                <w:bottom w:val="none" w:sz="0" w:space="0" w:color="auto"/>
                <w:right w:val="none" w:sz="0" w:space="0" w:color="auto"/>
              </w:divBdr>
            </w:div>
            <w:div w:id="555094419">
              <w:marLeft w:val="0"/>
              <w:marRight w:val="0"/>
              <w:marTop w:val="0"/>
              <w:marBottom w:val="0"/>
              <w:divBdr>
                <w:top w:val="none" w:sz="0" w:space="0" w:color="auto"/>
                <w:left w:val="none" w:sz="0" w:space="0" w:color="auto"/>
                <w:bottom w:val="none" w:sz="0" w:space="0" w:color="auto"/>
                <w:right w:val="none" w:sz="0" w:space="0" w:color="auto"/>
              </w:divBdr>
            </w:div>
            <w:div w:id="934552027">
              <w:marLeft w:val="0"/>
              <w:marRight w:val="0"/>
              <w:marTop w:val="0"/>
              <w:marBottom w:val="0"/>
              <w:divBdr>
                <w:top w:val="none" w:sz="0" w:space="0" w:color="auto"/>
                <w:left w:val="none" w:sz="0" w:space="0" w:color="auto"/>
                <w:bottom w:val="none" w:sz="0" w:space="0" w:color="auto"/>
                <w:right w:val="none" w:sz="0" w:space="0" w:color="auto"/>
              </w:divBdr>
            </w:div>
            <w:div w:id="1424911872">
              <w:marLeft w:val="0"/>
              <w:marRight w:val="0"/>
              <w:marTop w:val="0"/>
              <w:marBottom w:val="0"/>
              <w:divBdr>
                <w:top w:val="none" w:sz="0" w:space="0" w:color="auto"/>
                <w:left w:val="none" w:sz="0" w:space="0" w:color="auto"/>
                <w:bottom w:val="none" w:sz="0" w:space="0" w:color="auto"/>
                <w:right w:val="none" w:sz="0" w:space="0" w:color="auto"/>
              </w:divBdr>
            </w:div>
            <w:div w:id="15585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11541">
      <w:bodyDiv w:val="1"/>
      <w:marLeft w:val="0"/>
      <w:marRight w:val="0"/>
      <w:marTop w:val="0"/>
      <w:marBottom w:val="0"/>
      <w:divBdr>
        <w:top w:val="none" w:sz="0" w:space="0" w:color="auto"/>
        <w:left w:val="none" w:sz="0" w:space="0" w:color="auto"/>
        <w:bottom w:val="none" w:sz="0" w:space="0" w:color="auto"/>
        <w:right w:val="none" w:sz="0" w:space="0" w:color="auto"/>
      </w:divBdr>
    </w:div>
    <w:div w:id="1060636670">
      <w:bodyDiv w:val="1"/>
      <w:marLeft w:val="0"/>
      <w:marRight w:val="0"/>
      <w:marTop w:val="0"/>
      <w:marBottom w:val="0"/>
      <w:divBdr>
        <w:top w:val="none" w:sz="0" w:space="0" w:color="auto"/>
        <w:left w:val="none" w:sz="0" w:space="0" w:color="auto"/>
        <w:bottom w:val="none" w:sz="0" w:space="0" w:color="auto"/>
        <w:right w:val="none" w:sz="0" w:space="0" w:color="auto"/>
      </w:divBdr>
    </w:div>
    <w:div w:id="1066992962">
      <w:bodyDiv w:val="1"/>
      <w:marLeft w:val="0"/>
      <w:marRight w:val="0"/>
      <w:marTop w:val="0"/>
      <w:marBottom w:val="0"/>
      <w:divBdr>
        <w:top w:val="none" w:sz="0" w:space="0" w:color="auto"/>
        <w:left w:val="none" w:sz="0" w:space="0" w:color="auto"/>
        <w:bottom w:val="none" w:sz="0" w:space="0" w:color="auto"/>
        <w:right w:val="none" w:sz="0" w:space="0" w:color="auto"/>
      </w:divBdr>
    </w:div>
    <w:div w:id="1072125125">
      <w:bodyDiv w:val="1"/>
      <w:marLeft w:val="0"/>
      <w:marRight w:val="0"/>
      <w:marTop w:val="0"/>
      <w:marBottom w:val="0"/>
      <w:divBdr>
        <w:top w:val="none" w:sz="0" w:space="0" w:color="auto"/>
        <w:left w:val="none" w:sz="0" w:space="0" w:color="auto"/>
        <w:bottom w:val="none" w:sz="0" w:space="0" w:color="auto"/>
        <w:right w:val="none" w:sz="0" w:space="0" w:color="auto"/>
      </w:divBdr>
    </w:div>
    <w:div w:id="1074552448">
      <w:bodyDiv w:val="1"/>
      <w:marLeft w:val="0"/>
      <w:marRight w:val="0"/>
      <w:marTop w:val="0"/>
      <w:marBottom w:val="0"/>
      <w:divBdr>
        <w:top w:val="none" w:sz="0" w:space="0" w:color="auto"/>
        <w:left w:val="none" w:sz="0" w:space="0" w:color="auto"/>
        <w:bottom w:val="none" w:sz="0" w:space="0" w:color="auto"/>
        <w:right w:val="none" w:sz="0" w:space="0" w:color="auto"/>
      </w:divBdr>
    </w:div>
    <w:div w:id="1081561779">
      <w:bodyDiv w:val="1"/>
      <w:marLeft w:val="0"/>
      <w:marRight w:val="0"/>
      <w:marTop w:val="0"/>
      <w:marBottom w:val="0"/>
      <w:divBdr>
        <w:top w:val="none" w:sz="0" w:space="0" w:color="auto"/>
        <w:left w:val="none" w:sz="0" w:space="0" w:color="auto"/>
        <w:bottom w:val="none" w:sz="0" w:space="0" w:color="auto"/>
        <w:right w:val="none" w:sz="0" w:space="0" w:color="auto"/>
      </w:divBdr>
    </w:div>
    <w:div w:id="1084568819">
      <w:bodyDiv w:val="1"/>
      <w:marLeft w:val="0"/>
      <w:marRight w:val="0"/>
      <w:marTop w:val="0"/>
      <w:marBottom w:val="0"/>
      <w:divBdr>
        <w:top w:val="none" w:sz="0" w:space="0" w:color="auto"/>
        <w:left w:val="none" w:sz="0" w:space="0" w:color="auto"/>
        <w:bottom w:val="none" w:sz="0" w:space="0" w:color="auto"/>
        <w:right w:val="none" w:sz="0" w:space="0" w:color="auto"/>
      </w:divBdr>
      <w:divsChild>
        <w:div w:id="5643594">
          <w:marLeft w:val="0"/>
          <w:marRight w:val="0"/>
          <w:marTop w:val="0"/>
          <w:marBottom w:val="0"/>
          <w:divBdr>
            <w:top w:val="none" w:sz="0" w:space="0" w:color="auto"/>
            <w:left w:val="none" w:sz="0" w:space="0" w:color="auto"/>
            <w:bottom w:val="none" w:sz="0" w:space="0" w:color="auto"/>
            <w:right w:val="none" w:sz="0" w:space="0" w:color="auto"/>
          </w:divBdr>
          <w:divsChild>
            <w:div w:id="51849367">
              <w:marLeft w:val="0"/>
              <w:marRight w:val="0"/>
              <w:marTop w:val="0"/>
              <w:marBottom w:val="0"/>
              <w:divBdr>
                <w:top w:val="none" w:sz="0" w:space="0" w:color="auto"/>
                <w:left w:val="none" w:sz="0" w:space="0" w:color="auto"/>
                <w:bottom w:val="none" w:sz="0" w:space="0" w:color="auto"/>
                <w:right w:val="none" w:sz="0" w:space="0" w:color="auto"/>
              </w:divBdr>
            </w:div>
            <w:div w:id="188374690">
              <w:marLeft w:val="0"/>
              <w:marRight w:val="0"/>
              <w:marTop w:val="0"/>
              <w:marBottom w:val="0"/>
              <w:divBdr>
                <w:top w:val="none" w:sz="0" w:space="0" w:color="auto"/>
                <w:left w:val="none" w:sz="0" w:space="0" w:color="auto"/>
                <w:bottom w:val="none" w:sz="0" w:space="0" w:color="auto"/>
                <w:right w:val="none" w:sz="0" w:space="0" w:color="auto"/>
              </w:divBdr>
            </w:div>
            <w:div w:id="220410800">
              <w:marLeft w:val="0"/>
              <w:marRight w:val="0"/>
              <w:marTop w:val="0"/>
              <w:marBottom w:val="0"/>
              <w:divBdr>
                <w:top w:val="none" w:sz="0" w:space="0" w:color="auto"/>
                <w:left w:val="none" w:sz="0" w:space="0" w:color="auto"/>
                <w:bottom w:val="none" w:sz="0" w:space="0" w:color="auto"/>
                <w:right w:val="none" w:sz="0" w:space="0" w:color="auto"/>
              </w:divBdr>
            </w:div>
            <w:div w:id="346367080">
              <w:marLeft w:val="0"/>
              <w:marRight w:val="0"/>
              <w:marTop w:val="0"/>
              <w:marBottom w:val="0"/>
              <w:divBdr>
                <w:top w:val="none" w:sz="0" w:space="0" w:color="auto"/>
                <w:left w:val="none" w:sz="0" w:space="0" w:color="auto"/>
                <w:bottom w:val="none" w:sz="0" w:space="0" w:color="auto"/>
                <w:right w:val="none" w:sz="0" w:space="0" w:color="auto"/>
              </w:divBdr>
            </w:div>
            <w:div w:id="377820448">
              <w:marLeft w:val="0"/>
              <w:marRight w:val="0"/>
              <w:marTop w:val="0"/>
              <w:marBottom w:val="0"/>
              <w:divBdr>
                <w:top w:val="none" w:sz="0" w:space="0" w:color="auto"/>
                <w:left w:val="none" w:sz="0" w:space="0" w:color="auto"/>
                <w:bottom w:val="none" w:sz="0" w:space="0" w:color="auto"/>
                <w:right w:val="none" w:sz="0" w:space="0" w:color="auto"/>
              </w:divBdr>
            </w:div>
            <w:div w:id="695539661">
              <w:marLeft w:val="0"/>
              <w:marRight w:val="0"/>
              <w:marTop w:val="0"/>
              <w:marBottom w:val="0"/>
              <w:divBdr>
                <w:top w:val="none" w:sz="0" w:space="0" w:color="auto"/>
                <w:left w:val="none" w:sz="0" w:space="0" w:color="auto"/>
                <w:bottom w:val="none" w:sz="0" w:space="0" w:color="auto"/>
                <w:right w:val="none" w:sz="0" w:space="0" w:color="auto"/>
              </w:divBdr>
            </w:div>
            <w:div w:id="702826438">
              <w:marLeft w:val="0"/>
              <w:marRight w:val="0"/>
              <w:marTop w:val="0"/>
              <w:marBottom w:val="0"/>
              <w:divBdr>
                <w:top w:val="none" w:sz="0" w:space="0" w:color="auto"/>
                <w:left w:val="none" w:sz="0" w:space="0" w:color="auto"/>
                <w:bottom w:val="none" w:sz="0" w:space="0" w:color="auto"/>
                <w:right w:val="none" w:sz="0" w:space="0" w:color="auto"/>
              </w:divBdr>
            </w:div>
            <w:div w:id="759839297">
              <w:marLeft w:val="0"/>
              <w:marRight w:val="0"/>
              <w:marTop w:val="0"/>
              <w:marBottom w:val="0"/>
              <w:divBdr>
                <w:top w:val="none" w:sz="0" w:space="0" w:color="auto"/>
                <w:left w:val="none" w:sz="0" w:space="0" w:color="auto"/>
                <w:bottom w:val="none" w:sz="0" w:space="0" w:color="auto"/>
                <w:right w:val="none" w:sz="0" w:space="0" w:color="auto"/>
              </w:divBdr>
            </w:div>
            <w:div w:id="869030991">
              <w:marLeft w:val="0"/>
              <w:marRight w:val="0"/>
              <w:marTop w:val="0"/>
              <w:marBottom w:val="0"/>
              <w:divBdr>
                <w:top w:val="none" w:sz="0" w:space="0" w:color="auto"/>
                <w:left w:val="none" w:sz="0" w:space="0" w:color="auto"/>
                <w:bottom w:val="none" w:sz="0" w:space="0" w:color="auto"/>
                <w:right w:val="none" w:sz="0" w:space="0" w:color="auto"/>
              </w:divBdr>
            </w:div>
            <w:div w:id="1312366027">
              <w:marLeft w:val="0"/>
              <w:marRight w:val="0"/>
              <w:marTop w:val="0"/>
              <w:marBottom w:val="0"/>
              <w:divBdr>
                <w:top w:val="none" w:sz="0" w:space="0" w:color="auto"/>
                <w:left w:val="none" w:sz="0" w:space="0" w:color="auto"/>
                <w:bottom w:val="none" w:sz="0" w:space="0" w:color="auto"/>
                <w:right w:val="none" w:sz="0" w:space="0" w:color="auto"/>
              </w:divBdr>
            </w:div>
            <w:div w:id="1324775078">
              <w:marLeft w:val="0"/>
              <w:marRight w:val="0"/>
              <w:marTop w:val="0"/>
              <w:marBottom w:val="0"/>
              <w:divBdr>
                <w:top w:val="none" w:sz="0" w:space="0" w:color="auto"/>
                <w:left w:val="none" w:sz="0" w:space="0" w:color="auto"/>
                <w:bottom w:val="none" w:sz="0" w:space="0" w:color="auto"/>
                <w:right w:val="none" w:sz="0" w:space="0" w:color="auto"/>
              </w:divBdr>
            </w:div>
            <w:div w:id="1428767062">
              <w:marLeft w:val="0"/>
              <w:marRight w:val="0"/>
              <w:marTop w:val="0"/>
              <w:marBottom w:val="0"/>
              <w:divBdr>
                <w:top w:val="none" w:sz="0" w:space="0" w:color="auto"/>
                <w:left w:val="none" w:sz="0" w:space="0" w:color="auto"/>
                <w:bottom w:val="none" w:sz="0" w:space="0" w:color="auto"/>
                <w:right w:val="none" w:sz="0" w:space="0" w:color="auto"/>
              </w:divBdr>
            </w:div>
            <w:div w:id="1609775572">
              <w:marLeft w:val="0"/>
              <w:marRight w:val="0"/>
              <w:marTop w:val="0"/>
              <w:marBottom w:val="0"/>
              <w:divBdr>
                <w:top w:val="none" w:sz="0" w:space="0" w:color="auto"/>
                <w:left w:val="none" w:sz="0" w:space="0" w:color="auto"/>
                <w:bottom w:val="none" w:sz="0" w:space="0" w:color="auto"/>
                <w:right w:val="none" w:sz="0" w:space="0" w:color="auto"/>
              </w:divBdr>
            </w:div>
            <w:div w:id="1884947003">
              <w:marLeft w:val="0"/>
              <w:marRight w:val="0"/>
              <w:marTop w:val="0"/>
              <w:marBottom w:val="0"/>
              <w:divBdr>
                <w:top w:val="none" w:sz="0" w:space="0" w:color="auto"/>
                <w:left w:val="none" w:sz="0" w:space="0" w:color="auto"/>
                <w:bottom w:val="none" w:sz="0" w:space="0" w:color="auto"/>
                <w:right w:val="none" w:sz="0" w:space="0" w:color="auto"/>
              </w:divBdr>
            </w:div>
            <w:div w:id="207955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54210">
      <w:bodyDiv w:val="1"/>
      <w:marLeft w:val="0"/>
      <w:marRight w:val="0"/>
      <w:marTop w:val="0"/>
      <w:marBottom w:val="0"/>
      <w:divBdr>
        <w:top w:val="none" w:sz="0" w:space="0" w:color="auto"/>
        <w:left w:val="none" w:sz="0" w:space="0" w:color="auto"/>
        <w:bottom w:val="none" w:sz="0" w:space="0" w:color="auto"/>
        <w:right w:val="none" w:sz="0" w:space="0" w:color="auto"/>
      </w:divBdr>
      <w:divsChild>
        <w:div w:id="1094399298">
          <w:marLeft w:val="0"/>
          <w:marRight w:val="0"/>
          <w:marTop w:val="0"/>
          <w:marBottom w:val="0"/>
          <w:divBdr>
            <w:top w:val="none" w:sz="0" w:space="0" w:color="auto"/>
            <w:left w:val="none" w:sz="0" w:space="0" w:color="auto"/>
            <w:bottom w:val="none" w:sz="0" w:space="0" w:color="auto"/>
            <w:right w:val="none" w:sz="0" w:space="0" w:color="auto"/>
          </w:divBdr>
          <w:divsChild>
            <w:div w:id="59251575">
              <w:marLeft w:val="0"/>
              <w:marRight w:val="0"/>
              <w:marTop w:val="0"/>
              <w:marBottom w:val="0"/>
              <w:divBdr>
                <w:top w:val="none" w:sz="0" w:space="0" w:color="auto"/>
                <w:left w:val="none" w:sz="0" w:space="0" w:color="auto"/>
                <w:bottom w:val="none" w:sz="0" w:space="0" w:color="auto"/>
                <w:right w:val="none" w:sz="0" w:space="0" w:color="auto"/>
              </w:divBdr>
            </w:div>
            <w:div w:id="75397322">
              <w:marLeft w:val="0"/>
              <w:marRight w:val="0"/>
              <w:marTop w:val="0"/>
              <w:marBottom w:val="0"/>
              <w:divBdr>
                <w:top w:val="none" w:sz="0" w:space="0" w:color="auto"/>
                <w:left w:val="none" w:sz="0" w:space="0" w:color="auto"/>
                <w:bottom w:val="none" w:sz="0" w:space="0" w:color="auto"/>
                <w:right w:val="none" w:sz="0" w:space="0" w:color="auto"/>
              </w:divBdr>
            </w:div>
            <w:div w:id="83573347">
              <w:marLeft w:val="0"/>
              <w:marRight w:val="0"/>
              <w:marTop w:val="0"/>
              <w:marBottom w:val="0"/>
              <w:divBdr>
                <w:top w:val="none" w:sz="0" w:space="0" w:color="auto"/>
                <w:left w:val="none" w:sz="0" w:space="0" w:color="auto"/>
                <w:bottom w:val="none" w:sz="0" w:space="0" w:color="auto"/>
                <w:right w:val="none" w:sz="0" w:space="0" w:color="auto"/>
              </w:divBdr>
            </w:div>
            <w:div w:id="104079721">
              <w:marLeft w:val="0"/>
              <w:marRight w:val="0"/>
              <w:marTop w:val="0"/>
              <w:marBottom w:val="0"/>
              <w:divBdr>
                <w:top w:val="none" w:sz="0" w:space="0" w:color="auto"/>
                <w:left w:val="none" w:sz="0" w:space="0" w:color="auto"/>
                <w:bottom w:val="none" w:sz="0" w:space="0" w:color="auto"/>
                <w:right w:val="none" w:sz="0" w:space="0" w:color="auto"/>
              </w:divBdr>
            </w:div>
            <w:div w:id="114257080">
              <w:marLeft w:val="0"/>
              <w:marRight w:val="0"/>
              <w:marTop w:val="0"/>
              <w:marBottom w:val="0"/>
              <w:divBdr>
                <w:top w:val="none" w:sz="0" w:space="0" w:color="auto"/>
                <w:left w:val="none" w:sz="0" w:space="0" w:color="auto"/>
                <w:bottom w:val="none" w:sz="0" w:space="0" w:color="auto"/>
                <w:right w:val="none" w:sz="0" w:space="0" w:color="auto"/>
              </w:divBdr>
            </w:div>
            <w:div w:id="151340929">
              <w:marLeft w:val="0"/>
              <w:marRight w:val="0"/>
              <w:marTop w:val="0"/>
              <w:marBottom w:val="0"/>
              <w:divBdr>
                <w:top w:val="none" w:sz="0" w:space="0" w:color="auto"/>
                <w:left w:val="none" w:sz="0" w:space="0" w:color="auto"/>
                <w:bottom w:val="none" w:sz="0" w:space="0" w:color="auto"/>
                <w:right w:val="none" w:sz="0" w:space="0" w:color="auto"/>
              </w:divBdr>
            </w:div>
            <w:div w:id="190454342">
              <w:marLeft w:val="0"/>
              <w:marRight w:val="0"/>
              <w:marTop w:val="0"/>
              <w:marBottom w:val="0"/>
              <w:divBdr>
                <w:top w:val="none" w:sz="0" w:space="0" w:color="auto"/>
                <w:left w:val="none" w:sz="0" w:space="0" w:color="auto"/>
                <w:bottom w:val="none" w:sz="0" w:space="0" w:color="auto"/>
                <w:right w:val="none" w:sz="0" w:space="0" w:color="auto"/>
              </w:divBdr>
            </w:div>
            <w:div w:id="212078602">
              <w:marLeft w:val="0"/>
              <w:marRight w:val="0"/>
              <w:marTop w:val="0"/>
              <w:marBottom w:val="0"/>
              <w:divBdr>
                <w:top w:val="none" w:sz="0" w:space="0" w:color="auto"/>
                <w:left w:val="none" w:sz="0" w:space="0" w:color="auto"/>
                <w:bottom w:val="none" w:sz="0" w:space="0" w:color="auto"/>
                <w:right w:val="none" w:sz="0" w:space="0" w:color="auto"/>
              </w:divBdr>
            </w:div>
            <w:div w:id="287199403">
              <w:marLeft w:val="0"/>
              <w:marRight w:val="0"/>
              <w:marTop w:val="0"/>
              <w:marBottom w:val="0"/>
              <w:divBdr>
                <w:top w:val="none" w:sz="0" w:space="0" w:color="auto"/>
                <w:left w:val="none" w:sz="0" w:space="0" w:color="auto"/>
                <w:bottom w:val="none" w:sz="0" w:space="0" w:color="auto"/>
                <w:right w:val="none" w:sz="0" w:space="0" w:color="auto"/>
              </w:divBdr>
            </w:div>
            <w:div w:id="441849972">
              <w:marLeft w:val="0"/>
              <w:marRight w:val="0"/>
              <w:marTop w:val="0"/>
              <w:marBottom w:val="0"/>
              <w:divBdr>
                <w:top w:val="none" w:sz="0" w:space="0" w:color="auto"/>
                <w:left w:val="none" w:sz="0" w:space="0" w:color="auto"/>
                <w:bottom w:val="none" w:sz="0" w:space="0" w:color="auto"/>
                <w:right w:val="none" w:sz="0" w:space="0" w:color="auto"/>
              </w:divBdr>
            </w:div>
            <w:div w:id="461118171">
              <w:marLeft w:val="0"/>
              <w:marRight w:val="0"/>
              <w:marTop w:val="0"/>
              <w:marBottom w:val="0"/>
              <w:divBdr>
                <w:top w:val="none" w:sz="0" w:space="0" w:color="auto"/>
                <w:left w:val="none" w:sz="0" w:space="0" w:color="auto"/>
                <w:bottom w:val="none" w:sz="0" w:space="0" w:color="auto"/>
                <w:right w:val="none" w:sz="0" w:space="0" w:color="auto"/>
              </w:divBdr>
            </w:div>
            <w:div w:id="559293053">
              <w:marLeft w:val="0"/>
              <w:marRight w:val="0"/>
              <w:marTop w:val="0"/>
              <w:marBottom w:val="0"/>
              <w:divBdr>
                <w:top w:val="none" w:sz="0" w:space="0" w:color="auto"/>
                <w:left w:val="none" w:sz="0" w:space="0" w:color="auto"/>
                <w:bottom w:val="none" w:sz="0" w:space="0" w:color="auto"/>
                <w:right w:val="none" w:sz="0" w:space="0" w:color="auto"/>
              </w:divBdr>
            </w:div>
            <w:div w:id="641228452">
              <w:marLeft w:val="0"/>
              <w:marRight w:val="0"/>
              <w:marTop w:val="0"/>
              <w:marBottom w:val="0"/>
              <w:divBdr>
                <w:top w:val="none" w:sz="0" w:space="0" w:color="auto"/>
                <w:left w:val="none" w:sz="0" w:space="0" w:color="auto"/>
                <w:bottom w:val="none" w:sz="0" w:space="0" w:color="auto"/>
                <w:right w:val="none" w:sz="0" w:space="0" w:color="auto"/>
              </w:divBdr>
            </w:div>
            <w:div w:id="703675549">
              <w:marLeft w:val="0"/>
              <w:marRight w:val="0"/>
              <w:marTop w:val="0"/>
              <w:marBottom w:val="0"/>
              <w:divBdr>
                <w:top w:val="none" w:sz="0" w:space="0" w:color="auto"/>
                <w:left w:val="none" w:sz="0" w:space="0" w:color="auto"/>
                <w:bottom w:val="none" w:sz="0" w:space="0" w:color="auto"/>
                <w:right w:val="none" w:sz="0" w:space="0" w:color="auto"/>
              </w:divBdr>
            </w:div>
            <w:div w:id="708258165">
              <w:marLeft w:val="0"/>
              <w:marRight w:val="0"/>
              <w:marTop w:val="0"/>
              <w:marBottom w:val="0"/>
              <w:divBdr>
                <w:top w:val="none" w:sz="0" w:space="0" w:color="auto"/>
                <w:left w:val="none" w:sz="0" w:space="0" w:color="auto"/>
                <w:bottom w:val="none" w:sz="0" w:space="0" w:color="auto"/>
                <w:right w:val="none" w:sz="0" w:space="0" w:color="auto"/>
              </w:divBdr>
            </w:div>
            <w:div w:id="758795691">
              <w:marLeft w:val="0"/>
              <w:marRight w:val="0"/>
              <w:marTop w:val="0"/>
              <w:marBottom w:val="0"/>
              <w:divBdr>
                <w:top w:val="none" w:sz="0" w:space="0" w:color="auto"/>
                <w:left w:val="none" w:sz="0" w:space="0" w:color="auto"/>
                <w:bottom w:val="none" w:sz="0" w:space="0" w:color="auto"/>
                <w:right w:val="none" w:sz="0" w:space="0" w:color="auto"/>
              </w:divBdr>
            </w:div>
            <w:div w:id="772818793">
              <w:marLeft w:val="0"/>
              <w:marRight w:val="0"/>
              <w:marTop w:val="0"/>
              <w:marBottom w:val="0"/>
              <w:divBdr>
                <w:top w:val="none" w:sz="0" w:space="0" w:color="auto"/>
                <w:left w:val="none" w:sz="0" w:space="0" w:color="auto"/>
                <w:bottom w:val="none" w:sz="0" w:space="0" w:color="auto"/>
                <w:right w:val="none" w:sz="0" w:space="0" w:color="auto"/>
              </w:divBdr>
            </w:div>
            <w:div w:id="835346060">
              <w:marLeft w:val="0"/>
              <w:marRight w:val="0"/>
              <w:marTop w:val="0"/>
              <w:marBottom w:val="0"/>
              <w:divBdr>
                <w:top w:val="none" w:sz="0" w:space="0" w:color="auto"/>
                <w:left w:val="none" w:sz="0" w:space="0" w:color="auto"/>
                <w:bottom w:val="none" w:sz="0" w:space="0" w:color="auto"/>
                <w:right w:val="none" w:sz="0" w:space="0" w:color="auto"/>
              </w:divBdr>
            </w:div>
            <w:div w:id="892430615">
              <w:marLeft w:val="0"/>
              <w:marRight w:val="0"/>
              <w:marTop w:val="0"/>
              <w:marBottom w:val="0"/>
              <w:divBdr>
                <w:top w:val="none" w:sz="0" w:space="0" w:color="auto"/>
                <w:left w:val="none" w:sz="0" w:space="0" w:color="auto"/>
                <w:bottom w:val="none" w:sz="0" w:space="0" w:color="auto"/>
                <w:right w:val="none" w:sz="0" w:space="0" w:color="auto"/>
              </w:divBdr>
            </w:div>
            <w:div w:id="913008865">
              <w:marLeft w:val="0"/>
              <w:marRight w:val="0"/>
              <w:marTop w:val="0"/>
              <w:marBottom w:val="0"/>
              <w:divBdr>
                <w:top w:val="none" w:sz="0" w:space="0" w:color="auto"/>
                <w:left w:val="none" w:sz="0" w:space="0" w:color="auto"/>
                <w:bottom w:val="none" w:sz="0" w:space="0" w:color="auto"/>
                <w:right w:val="none" w:sz="0" w:space="0" w:color="auto"/>
              </w:divBdr>
            </w:div>
            <w:div w:id="957684509">
              <w:marLeft w:val="0"/>
              <w:marRight w:val="0"/>
              <w:marTop w:val="0"/>
              <w:marBottom w:val="0"/>
              <w:divBdr>
                <w:top w:val="none" w:sz="0" w:space="0" w:color="auto"/>
                <w:left w:val="none" w:sz="0" w:space="0" w:color="auto"/>
                <w:bottom w:val="none" w:sz="0" w:space="0" w:color="auto"/>
                <w:right w:val="none" w:sz="0" w:space="0" w:color="auto"/>
              </w:divBdr>
            </w:div>
            <w:div w:id="980423730">
              <w:marLeft w:val="0"/>
              <w:marRight w:val="0"/>
              <w:marTop w:val="0"/>
              <w:marBottom w:val="0"/>
              <w:divBdr>
                <w:top w:val="none" w:sz="0" w:space="0" w:color="auto"/>
                <w:left w:val="none" w:sz="0" w:space="0" w:color="auto"/>
                <w:bottom w:val="none" w:sz="0" w:space="0" w:color="auto"/>
                <w:right w:val="none" w:sz="0" w:space="0" w:color="auto"/>
              </w:divBdr>
            </w:div>
            <w:div w:id="1091587765">
              <w:marLeft w:val="0"/>
              <w:marRight w:val="0"/>
              <w:marTop w:val="0"/>
              <w:marBottom w:val="0"/>
              <w:divBdr>
                <w:top w:val="none" w:sz="0" w:space="0" w:color="auto"/>
                <w:left w:val="none" w:sz="0" w:space="0" w:color="auto"/>
                <w:bottom w:val="none" w:sz="0" w:space="0" w:color="auto"/>
                <w:right w:val="none" w:sz="0" w:space="0" w:color="auto"/>
              </w:divBdr>
            </w:div>
            <w:div w:id="1133058589">
              <w:marLeft w:val="0"/>
              <w:marRight w:val="0"/>
              <w:marTop w:val="0"/>
              <w:marBottom w:val="0"/>
              <w:divBdr>
                <w:top w:val="none" w:sz="0" w:space="0" w:color="auto"/>
                <w:left w:val="none" w:sz="0" w:space="0" w:color="auto"/>
                <w:bottom w:val="none" w:sz="0" w:space="0" w:color="auto"/>
                <w:right w:val="none" w:sz="0" w:space="0" w:color="auto"/>
              </w:divBdr>
            </w:div>
            <w:div w:id="1260526928">
              <w:marLeft w:val="0"/>
              <w:marRight w:val="0"/>
              <w:marTop w:val="0"/>
              <w:marBottom w:val="0"/>
              <w:divBdr>
                <w:top w:val="none" w:sz="0" w:space="0" w:color="auto"/>
                <w:left w:val="none" w:sz="0" w:space="0" w:color="auto"/>
                <w:bottom w:val="none" w:sz="0" w:space="0" w:color="auto"/>
                <w:right w:val="none" w:sz="0" w:space="0" w:color="auto"/>
              </w:divBdr>
            </w:div>
            <w:div w:id="1283802140">
              <w:marLeft w:val="0"/>
              <w:marRight w:val="0"/>
              <w:marTop w:val="0"/>
              <w:marBottom w:val="0"/>
              <w:divBdr>
                <w:top w:val="none" w:sz="0" w:space="0" w:color="auto"/>
                <w:left w:val="none" w:sz="0" w:space="0" w:color="auto"/>
                <w:bottom w:val="none" w:sz="0" w:space="0" w:color="auto"/>
                <w:right w:val="none" w:sz="0" w:space="0" w:color="auto"/>
              </w:divBdr>
            </w:div>
            <w:div w:id="1352296155">
              <w:marLeft w:val="0"/>
              <w:marRight w:val="0"/>
              <w:marTop w:val="0"/>
              <w:marBottom w:val="0"/>
              <w:divBdr>
                <w:top w:val="none" w:sz="0" w:space="0" w:color="auto"/>
                <w:left w:val="none" w:sz="0" w:space="0" w:color="auto"/>
                <w:bottom w:val="none" w:sz="0" w:space="0" w:color="auto"/>
                <w:right w:val="none" w:sz="0" w:space="0" w:color="auto"/>
              </w:divBdr>
            </w:div>
            <w:div w:id="1388920597">
              <w:marLeft w:val="0"/>
              <w:marRight w:val="0"/>
              <w:marTop w:val="0"/>
              <w:marBottom w:val="0"/>
              <w:divBdr>
                <w:top w:val="none" w:sz="0" w:space="0" w:color="auto"/>
                <w:left w:val="none" w:sz="0" w:space="0" w:color="auto"/>
                <w:bottom w:val="none" w:sz="0" w:space="0" w:color="auto"/>
                <w:right w:val="none" w:sz="0" w:space="0" w:color="auto"/>
              </w:divBdr>
            </w:div>
            <w:div w:id="1390618507">
              <w:marLeft w:val="0"/>
              <w:marRight w:val="0"/>
              <w:marTop w:val="0"/>
              <w:marBottom w:val="0"/>
              <w:divBdr>
                <w:top w:val="none" w:sz="0" w:space="0" w:color="auto"/>
                <w:left w:val="none" w:sz="0" w:space="0" w:color="auto"/>
                <w:bottom w:val="none" w:sz="0" w:space="0" w:color="auto"/>
                <w:right w:val="none" w:sz="0" w:space="0" w:color="auto"/>
              </w:divBdr>
            </w:div>
            <w:div w:id="1403333178">
              <w:marLeft w:val="0"/>
              <w:marRight w:val="0"/>
              <w:marTop w:val="0"/>
              <w:marBottom w:val="0"/>
              <w:divBdr>
                <w:top w:val="none" w:sz="0" w:space="0" w:color="auto"/>
                <w:left w:val="none" w:sz="0" w:space="0" w:color="auto"/>
                <w:bottom w:val="none" w:sz="0" w:space="0" w:color="auto"/>
                <w:right w:val="none" w:sz="0" w:space="0" w:color="auto"/>
              </w:divBdr>
            </w:div>
            <w:div w:id="1427921607">
              <w:marLeft w:val="0"/>
              <w:marRight w:val="0"/>
              <w:marTop w:val="0"/>
              <w:marBottom w:val="0"/>
              <w:divBdr>
                <w:top w:val="none" w:sz="0" w:space="0" w:color="auto"/>
                <w:left w:val="none" w:sz="0" w:space="0" w:color="auto"/>
                <w:bottom w:val="none" w:sz="0" w:space="0" w:color="auto"/>
                <w:right w:val="none" w:sz="0" w:space="0" w:color="auto"/>
              </w:divBdr>
            </w:div>
            <w:div w:id="1480683606">
              <w:marLeft w:val="0"/>
              <w:marRight w:val="0"/>
              <w:marTop w:val="0"/>
              <w:marBottom w:val="0"/>
              <w:divBdr>
                <w:top w:val="none" w:sz="0" w:space="0" w:color="auto"/>
                <w:left w:val="none" w:sz="0" w:space="0" w:color="auto"/>
                <w:bottom w:val="none" w:sz="0" w:space="0" w:color="auto"/>
                <w:right w:val="none" w:sz="0" w:space="0" w:color="auto"/>
              </w:divBdr>
            </w:div>
            <w:div w:id="1506163201">
              <w:marLeft w:val="0"/>
              <w:marRight w:val="0"/>
              <w:marTop w:val="0"/>
              <w:marBottom w:val="0"/>
              <w:divBdr>
                <w:top w:val="none" w:sz="0" w:space="0" w:color="auto"/>
                <w:left w:val="none" w:sz="0" w:space="0" w:color="auto"/>
                <w:bottom w:val="none" w:sz="0" w:space="0" w:color="auto"/>
                <w:right w:val="none" w:sz="0" w:space="0" w:color="auto"/>
              </w:divBdr>
            </w:div>
            <w:div w:id="1555652872">
              <w:marLeft w:val="0"/>
              <w:marRight w:val="0"/>
              <w:marTop w:val="0"/>
              <w:marBottom w:val="0"/>
              <w:divBdr>
                <w:top w:val="none" w:sz="0" w:space="0" w:color="auto"/>
                <w:left w:val="none" w:sz="0" w:space="0" w:color="auto"/>
                <w:bottom w:val="none" w:sz="0" w:space="0" w:color="auto"/>
                <w:right w:val="none" w:sz="0" w:space="0" w:color="auto"/>
              </w:divBdr>
            </w:div>
            <w:div w:id="1608123467">
              <w:marLeft w:val="0"/>
              <w:marRight w:val="0"/>
              <w:marTop w:val="0"/>
              <w:marBottom w:val="0"/>
              <w:divBdr>
                <w:top w:val="none" w:sz="0" w:space="0" w:color="auto"/>
                <w:left w:val="none" w:sz="0" w:space="0" w:color="auto"/>
                <w:bottom w:val="none" w:sz="0" w:space="0" w:color="auto"/>
                <w:right w:val="none" w:sz="0" w:space="0" w:color="auto"/>
              </w:divBdr>
            </w:div>
            <w:div w:id="1664047180">
              <w:marLeft w:val="0"/>
              <w:marRight w:val="0"/>
              <w:marTop w:val="0"/>
              <w:marBottom w:val="0"/>
              <w:divBdr>
                <w:top w:val="none" w:sz="0" w:space="0" w:color="auto"/>
                <w:left w:val="none" w:sz="0" w:space="0" w:color="auto"/>
                <w:bottom w:val="none" w:sz="0" w:space="0" w:color="auto"/>
                <w:right w:val="none" w:sz="0" w:space="0" w:color="auto"/>
              </w:divBdr>
            </w:div>
            <w:div w:id="1812404790">
              <w:marLeft w:val="0"/>
              <w:marRight w:val="0"/>
              <w:marTop w:val="0"/>
              <w:marBottom w:val="0"/>
              <w:divBdr>
                <w:top w:val="none" w:sz="0" w:space="0" w:color="auto"/>
                <w:left w:val="none" w:sz="0" w:space="0" w:color="auto"/>
                <w:bottom w:val="none" w:sz="0" w:space="0" w:color="auto"/>
                <w:right w:val="none" w:sz="0" w:space="0" w:color="auto"/>
              </w:divBdr>
            </w:div>
            <w:div w:id="1898397549">
              <w:marLeft w:val="0"/>
              <w:marRight w:val="0"/>
              <w:marTop w:val="0"/>
              <w:marBottom w:val="0"/>
              <w:divBdr>
                <w:top w:val="none" w:sz="0" w:space="0" w:color="auto"/>
                <w:left w:val="none" w:sz="0" w:space="0" w:color="auto"/>
                <w:bottom w:val="none" w:sz="0" w:space="0" w:color="auto"/>
                <w:right w:val="none" w:sz="0" w:space="0" w:color="auto"/>
              </w:divBdr>
            </w:div>
            <w:div w:id="1906328773">
              <w:marLeft w:val="0"/>
              <w:marRight w:val="0"/>
              <w:marTop w:val="0"/>
              <w:marBottom w:val="0"/>
              <w:divBdr>
                <w:top w:val="none" w:sz="0" w:space="0" w:color="auto"/>
                <w:left w:val="none" w:sz="0" w:space="0" w:color="auto"/>
                <w:bottom w:val="none" w:sz="0" w:space="0" w:color="auto"/>
                <w:right w:val="none" w:sz="0" w:space="0" w:color="auto"/>
              </w:divBdr>
            </w:div>
            <w:div w:id="2050374200">
              <w:marLeft w:val="0"/>
              <w:marRight w:val="0"/>
              <w:marTop w:val="0"/>
              <w:marBottom w:val="0"/>
              <w:divBdr>
                <w:top w:val="none" w:sz="0" w:space="0" w:color="auto"/>
                <w:left w:val="none" w:sz="0" w:space="0" w:color="auto"/>
                <w:bottom w:val="none" w:sz="0" w:space="0" w:color="auto"/>
                <w:right w:val="none" w:sz="0" w:space="0" w:color="auto"/>
              </w:divBdr>
            </w:div>
            <w:div w:id="2088266398">
              <w:marLeft w:val="0"/>
              <w:marRight w:val="0"/>
              <w:marTop w:val="0"/>
              <w:marBottom w:val="0"/>
              <w:divBdr>
                <w:top w:val="none" w:sz="0" w:space="0" w:color="auto"/>
                <w:left w:val="none" w:sz="0" w:space="0" w:color="auto"/>
                <w:bottom w:val="none" w:sz="0" w:space="0" w:color="auto"/>
                <w:right w:val="none" w:sz="0" w:space="0" w:color="auto"/>
              </w:divBdr>
            </w:div>
            <w:div w:id="2111581526">
              <w:marLeft w:val="0"/>
              <w:marRight w:val="0"/>
              <w:marTop w:val="0"/>
              <w:marBottom w:val="0"/>
              <w:divBdr>
                <w:top w:val="none" w:sz="0" w:space="0" w:color="auto"/>
                <w:left w:val="none" w:sz="0" w:space="0" w:color="auto"/>
                <w:bottom w:val="none" w:sz="0" w:space="0" w:color="auto"/>
                <w:right w:val="none" w:sz="0" w:space="0" w:color="auto"/>
              </w:divBdr>
            </w:div>
            <w:div w:id="214487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3665">
      <w:bodyDiv w:val="1"/>
      <w:marLeft w:val="0"/>
      <w:marRight w:val="0"/>
      <w:marTop w:val="0"/>
      <w:marBottom w:val="0"/>
      <w:divBdr>
        <w:top w:val="none" w:sz="0" w:space="0" w:color="auto"/>
        <w:left w:val="none" w:sz="0" w:space="0" w:color="auto"/>
        <w:bottom w:val="none" w:sz="0" w:space="0" w:color="auto"/>
        <w:right w:val="none" w:sz="0" w:space="0" w:color="auto"/>
      </w:divBdr>
      <w:divsChild>
        <w:div w:id="1071655747">
          <w:marLeft w:val="0"/>
          <w:marRight w:val="0"/>
          <w:marTop w:val="0"/>
          <w:marBottom w:val="0"/>
          <w:divBdr>
            <w:top w:val="none" w:sz="0" w:space="0" w:color="auto"/>
            <w:left w:val="none" w:sz="0" w:space="0" w:color="auto"/>
            <w:bottom w:val="none" w:sz="0" w:space="0" w:color="auto"/>
            <w:right w:val="none" w:sz="0" w:space="0" w:color="auto"/>
          </w:divBdr>
          <w:divsChild>
            <w:div w:id="141539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89085">
      <w:bodyDiv w:val="1"/>
      <w:marLeft w:val="0"/>
      <w:marRight w:val="0"/>
      <w:marTop w:val="0"/>
      <w:marBottom w:val="0"/>
      <w:divBdr>
        <w:top w:val="none" w:sz="0" w:space="0" w:color="auto"/>
        <w:left w:val="none" w:sz="0" w:space="0" w:color="auto"/>
        <w:bottom w:val="none" w:sz="0" w:space="0" w:color="auto"/>
        <w:right w:val="none" w:sz="0" w:space="0" w:color="auto"/>
      </w:divBdr>
      <w:divsChild>
        <w:div w:id="945187115">
          <w:marLeft w:val="0"/>
          <w:marRight w:val="0"/>
          <w:marTop w:val="0"/>
          <w:marBottom w:val="0"/>
          <w:divBdr>
            <w:top w:val="none" w:sz="0" w:space="0" w:color="auto"/>
            <w:left w:val="none" w:sz="0" w:space="0" w:color="auto"/>
            <w:bottom w:val="none" w:sz="0" w:space="0" w:color="auto"/>
            <w:right w:val="none" w:sz="0" w:space="0" w:color="auto"/>
          </w:divBdr>
          <w:divsChild>
            <w:div w:id="78328867">
              <w:marLeft w:val="0"/>
              <w:marRight w:val="0"/>
              <w:marTop w:val="0"/>
              <w:marBottom w:val="0"/>
              <w:divBdr>
                <w:top w:val="none" w:sz="0" w:space="0" w:color="auto"/>
                <w:left w:val="none" w:sz="0" w:space="0" w:color="auto"/>
                <w:bottom w:val="none" w:sz="0" w:space="0" w:color="auto"/>
                <w:right w:val="none" w:sz="0" w:space="0" w:color="auto"/>
              </w:divBdr>
            </w:div>
            <w:div w:id="836505155">
              <w:marLeft w:val="0"/>
              <w:marRight w:val="0"/>
              <w:marTop w:val="0"/>
              <w:marBottom w:val="0"/>
              <w:divBdr>
                <w:top w:val="none" w:sz="0" w:space="0" w:color="auto"/>
                <w:left w:val="none" w:sz="0" w:space="0" w:color="auto"/>
                <w:bottom w:val="none" w:sz="0" w:space="0" w:color="auto"/>
                <w:right w:val="none" w:sz="0" w:space="0" w:color="auto"/>
              </w:divBdr>
            </w:div>
            <w:div w:id="911890698">
              <w:marLeft w:val="0"/>
              <w:marRight w:val="0"/>
              <w:marTop w:val="0"/>
              <w:marBottom w:val="0"/>
              <w:divBdr>
                <w:top w:val="none" w:sz="0" w:space="0" w:color="auto"/>
                <w:left w:val="none" w:sz="0" w:space="0" w:color="auto"/>
                <w:bottom w:val="none" w:sz="0" w:space="0" w:color="auto"/>
                <w:right w:val="none" w:sz="0" w:space="0" w:color="auto"/>
              </w:divBdr>
            </w:div>
            <w:div w:id="175073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3676">
      <w:bodyDiv w:val="1"/>
      <w:marLeft w:val="0"/>
      <w:marRight w:val="0"/>
      <w:marTop w:val="0"/>
      <w:marBottom w:val="0"/>
      <w:divBdr>
        <w:top w:val="none" w:sz="0" w:space="0" w:color="auto"/>
        <w:left w:val="none" w:sz="0" w:space="0" w:color="auto"/>
        <w:bottom w:val="none" w:sz="0" w:space="0" w:color="auto"/>
        <w:right w:val="none" w:sz="0" w:space="0" w:color="auto"/>
      </w:divBdr>
    </w:div>
    <w:div w:id="1095203956">
      <w:bodyDiv w:val="1"/>
      <w:marLeft w:val="0"/>
      <w:marRight w:val="0"/>
      <w:marTop w:val="0"/>
      <w:marBottom w:val="0"/>
      <w:divBdr>
        <w:top w:val="none" w:sz="0" w:space="0" w:color="auto"/>
        <w:left w:val="none" w:sz="0" w:space="0" w:color="auto"/>
        <w:bottom w:val="none" w:sz="0" w:space="0" w:color="auto"/>
        <w:right w:val="none" w:sz="0" w:space="0" w:color="auto"/>
      </w:divBdr>
    </w:div>
    <w:div w:id="1097751594">
      <w:bodyDiv w:val="1"/>
      <w:marLeft w:val="0"/>
      <w:marRight w:val="0"/>
      <w:marTop w:val="0"/>
      <w:marBottom w:val="0"/>
      <w:divBdr>
        <w:top w:val="none" w:sz="0" w:space="0" w:color="auto"/>
        <w:left w:val="none" w:sz="0" w:space="0" w:color="auto"/>
        <w:bottom w:val="none" w:sz="0" w:space="0" w:color="auto"/>
        <w:right w:val="none" w:sz="0" w:space="0" w:color="auto"/>
      </w:divBdr>
      <w:divsChild>
        <w:div w:id="940258953">
          <w:marLeft w:val="0"/>
          <w:marRight w:val="0"/>
          <w:marTop w:val="0"/>
          <w:marBottom w:val="0"/>
          <w:divBdr>
            <w:top w:val="none" w:sz="0" w:space="0" w:color="auto"/>
            <w:left w:val="none" w:sz="0" w:space="0" w:color="auto"/>
            <w:bottom w:val="none" w:sz="0" w:space="0" w:color="auto"/>
            <w:right w:val="none" w:sz="0" w:space="0" w:color="auto"/>
          </w:divBdr>
          <w:divsChild>
            <w:div w:id="22436983">
              <w:marLeft w:val="0"/>
              <w:marRight w:val="0"/>
              <w:marTop w:val="0"/>
              <w:marBottom w:val="0"/>
              <w:divBdr>
                <w:top w:val="none" w:sz="0" w:space="0" w:color="auto"/>
                <w:left w:val="none" w:sz="0" w:space="0" w:color="auto"/>
                <w:bottom w:val="none" w:sz="0" w:space="0" w:color="auto"/>
                <w:right w:val="none" w:sz="0" w:space="0" w:color="auto"/>
              </w:divBdr>
            </w:div>
            <w:div w:id="150605627">
              <w:marLeft w:val="0"/>
              <w:marRight w:val="0"/>
              <w:marTop w:val="0"/>
              <w:marBottom w:val="0"/>
              <w:divBdr>
                <w:top w:val="none" w:sz="0" w:space="0" w:color="auto"/>
                <w:left w:val="none" w:sz="0" w:space="0" w:color="auto"/>
                <w:bottom w:val="none" w:sz="0" w:space="0" w:color="auto"/>
                <w:right w:val="none" w:sz="0" w:space="0" w:color="auto"/>
              </w:divBdr>
            </w:div>
            <w:div w:id="241184311">
              <w:marLeft w:val="0"/>
              <w:marRight w:val="0"/>
              <w:marTop w:val="0"/>
              <w:marBottom w:val="0"/>
              <w:divBdr>
                <w:top w:val="none" w:sz="0" w:space="0" w:color="auto"/>
                <w:left w:val="none" w:sz="0" w:space="0" w:color="auto"/>
                <w:bottom w:val="none" w:sz="0" w:space="0" w:color="auto"/>
                <w:right w:val="none" w:sz="0" w:space="0" w:color="auto"/>
              </w:divBdr>
            </w:div>
            <w:div w:id="272323869">
              <w:marLeft w:val="0"/>
              <w:marRight w:val="0"/>
              <w:marTop w:val="0"/>
              <w:marBottom w:val="0"/>
              <w:divBdr>
                <w:top w:val="none" w:sz="0" w:space="0" w:color="auto"/>
                <w:left w:val="none" w:sz="0" w:space="0" w:color="auto"/>
                <w:bottom w:val="none" w:sz="0" w:space="0" w:color="auto"/>
                <w:right w:val="none" w:sz="0" w:space="0" w:color="auto"/>
              </w:divBdr>
            </w:div>
            <w:div w:id="285350679">
              <w:marLeft w:val="0"/>
              <w:marRight w:val="0"/>
              <w:marTop w:val="0"/>
              <w:marBottom w:val="0"/>
              <w:divBdr>
                <w:top w:val="none" w:sz="0" w:space="0" w:color="auto"/>
                <w:left w:val="none" w:sz="0" w:space="0" w:color="auto"/>
                <w:bottom w:val="none" w:sz="0" w:space="0" w:color="auto"/>
                <w:right w:val="none" w:sz="0" w:space="0" w:color="auto"/>
              </w:divBdr>
            </w:div>
            <w:div w:id="285738296">
              <w:marLeft w:val="0"/>
              <w:marRight w:val="0"/>
              <w:marTop w:val="0"/>
              <w:marBottom w:val="0"/>
              <w:divBdr>
                <w:top w:val="none" w:sz="0" w:space="0" w:color="auto"/>
                <w:left w:val="none" w:sz="0" w:space="0" w:color="auto"/>
                <w:bottom w:val="none" w:sz="0" w:space="0" w:color="auto"/>
                <w:right w:val="none" w:sz="0" w:space="0" w:color="auto"/>
              </w:divBdr>
            </w:div>
            <w:div w:id="397217434">
              <w:marLeft w:val="0"/>
              <w:marRight w:val="0"/>
              <w:marTop w:val="0"/>
              <w:marBottom w:val="0"/>
              <w:divBdr>
                <w:top w:val="none" w:sz="0" w:space="0" w:color="auto"/>
                <w:left w:val="none" w:sz="0" w:space="0" w:color="auto"/>
                <w:bottom w:val="none" w:sz="0" w:space="0" w:color="auto"/>
                <w:right w:val="none" w:sz="0" w:space="0" w:color="auto"/>
              </w:divBdr>
            </w:div>
            <w:div w:id="431783562">
              <w:marLeft w:val="0"/>
              <w:marRight w:val="0"/>
              <w:marTop w:val="0"/>
              <w:marBottom w:val="0"/>
              <w:divBdr>
                <w:top w:val="none" w:sz="0" w:space="0" w:color="auto"/>
                <w:left w:val="none" w:sz="0" w:space="0" w:color="auto"/>
                <w:bottom w:val="none" w:sz="0" w:space="0" w:color="auto"/>
                <w:right w:val="none" w:sz="0" w:space="0" w:color="auto"/>
              </w:divBdr>
            </w:div>
            <w:div w:id="472602884">
              <w:marLeft w:val="0"/>
              <w:marRight w:val="0"/>
              <w:marTop w:val="0"/>
              <w:marBottom w:val="0"/>
              <w:divBdr>
                <w:top w:val="none" w:sz="0" w:space="0" w:color="auto"/>
                <w:left w:val="none" w:sz="0" w:space="0" w:color="auto"/>
                <w:bottom w:val="none" w:sz="0" w:space="0" w:color="auto"/>
                <w:right w:val="none" w:sz="0" w:space="0" w:color="auto"/>
              </w:divBdr>
            </w:div>
            <w:div w:id="530266064">
              <w:marLeft w:val="0"/>
              <w:marRight w:val="0"/>
              <w:marTop w:val="0"/>
              <w:marBottom w:val="0"/>
              <w:divBdr>
                <w:top w:val="none" w:sz="0" w:space="0" w:color="auto"/>
                <w:left w:val="none" w:sz="0" w:space="0" w:color="auto"/>
                <w:bottom w:val="none" w:sz="0" w:space="0" w:color="auto"/>
                <w:right w:val="none" w:sz="0" w:space="0" w:color="auto"/>
              </w:divBdr>
            </w:div>
            <w:div w:id="537209242">
              <w:marLeft w:val="0"/>
              <w:marRight w:val="0"/>
              <w:marTop w:val="0"/>
              <w:marBottom w:val="0"/>
              <w:divBdr>
                <w:top w:val="none" w:sz="0" w:space="0" w:color="auto"/>
                <w:left w:val="none" w:sz="0" w:space="0" w:color="auto"/>
                <w:bottom w:val="none" w:sz="0" w:space="0" w:color="auto"/>
                <w:right w:val="none" w:sz="0" w:space="0" w:color="auto"/>
              </w:divBdr>
            </w:div>
            <w:div w:id="867647333">
              <w:marLeft w:val="0"/>
              <w:marRight w:val="0"/>
              <w:marTop w:val="0"/>
              <w:marBottom w:val="0"/>
              <w:divBdr>
                <w:top w:val="none" w:sz="0" w:space="0" w:color="auto"/>
                <w:left w:val="none" w:sz="0" w:space="0" w:color="auto"/>
                <w:bottom w:val="none" w:sz="0" w:space="0" w:color="auto"/>
                <w:right w:val="none" w:sz="0" w:space="0" w:color="auto"/>
              </w:divBdr>
            </w:div>
            <w:div w:id="921109902">
              <w:marLeft w:val="0"/>
              <w:marRight w:val="0"/>
              <w:marTop w:val="0"/>
              <w:marBottom w:val="0"/>
              <w:divBdr>
                <w:top w:val="none" w:sz="0" w:space="0" w:color="auto"/>
                <w:left w:val="none" w:sz="0" w:space="0" w:color="auto"/>
                <w:bottom w:val="none" w:sz="0" w:space="0" w:color="auto"/>
                <w:right w:val="none" w:sz="0" w:space="0" w:color="auto"/>
              </w:divBdr>
            </w:div>
            <w:div w:id="1082945018">
              <w:marLeft w:val="0"/>
              <w:marRight w:val="0"/>
              <w:marTop w:val="0"/>
              <w:marBottom w:val="0"/>
              <w:divBdr>
                <w:top w:val="none" w:sz="0" w:space="0" w:color="auto"/>
                <w:left w:val="none" w:sz="0" w:space="0" w:color="auto"/>
                <w:bottom w:val="none" w:sz="0" w:space="0" w:color="auto"/>
                <w:right w:val="none" w:sz="0" w:space="0" w:color="auto"/>
              </w:divBdr>
            </w:div>
            <w:div w:id="1267738959">
              <w:marLeft w:val="0"/>
              <w:marRight w:val="0"/>
              <w:marTop w:val="0"/>
              <w:marBottom w:val="0"/>
              <w:divBdr>
                <w:top w:val="none" w:sz="0" w:space="0" w:color="auto"/>
                <w:left w:val="none" w:sz="0" w:space="0" w:color="auto"/>
                <w:bottom w:val="none" w:sz="0" w:space="0" w:color="auto"/>
                <w:right w:val="none" w:sz="0" w:space="0" w:color="auto"/>
              </w:divBdr>
            </w:div>
            <w:div w:id="1320767201">
              <w:marLeft w:val="0"/>
              <w:marRight w:val="0"/>
              <w:marTop w:val="0"/>
              <w:marBottom w:val="0"/>
              <w:divBdr>
                <w:top w:val="none" w:sz="0" w:space="0" w:color="auto"/>
                <w:left w:val="none" w:sz="0" w:space="0" w:color="auto"/>
                <w:bottom w:val="none" w:sz="0" w:space="0" w:color="auto"/>
                <w:right w:val="none" w:sz="0" w:space="0" w:color="auto"/>
              </w:divBdr>
            </w:div>
            <w:div w:id="1324696834">
              <w:marLeft w:val="0"/>
              <w:marRight w:val="0"/>
              <w:marTop w:val="0"/>
              <w:marBottom w:val="0"/>
              <w:divBdr>
                <w:top w:val="none" w:sz="0" w:space="0" w:color="auto"/>
                <w:left w:val="none" w:sz="0" w:space="0" w:color="auto"/>
                <w:bottom w:val="none" w:sz="0" w:space="0" w:color="auto"/>
                <w:right w:val="none" w:sz="0" w:space="0" w:color="auto"/>
              </w:divBdr>
            </w:div>
            <w:div w:id="1625843483">
              <w:marLeft w:val="0"/>
              <w:marRight w:val="0"/>
              <w:marTop w:val="0"/>
              <w:marBottom w:val="0"/>
              <w:divBdr>
                <w:top w:val="none" w:sz="0" w:space="0" w:color="auto"/>
                <w:left w:val="none" w:sz="0" w:space="0" w:color="auto"/>
                <w:bottom w:val="none" w:sz="0" w:space="0" w:color="auto"/>
                <w:right w:val="none" w:sz="0" w:space="0" w:color="auto"/>
              </w:divBdr>
            </w:div>
            <w:div w:id="1644892360">
              <w:marLeft w:val="0"/>
              <w:marRight w:val="0"/>
              <w:marTop w:val="0"/>
              <w:marBottom w:val="0"/>
              <w:divBdr>
                <w:top w:val="none" w:sz="0" w:space="0" w:color="auto"/>
                <w:left w:val="none" w:sz="0" w:space="0" w:color="auto"/>
                <w:bottom w:val="none" w:sz="0" w:space="0" w:color="auto"/>
                <w:right w:val="none" w:sz="0" w:space="0" w:color="auto"/>
              </w:divBdr>
            </w:div>
            <w:div w:id="1720015365">
              <w:marLeft w:val="0"/>
              <w:marRight w:val="0"/>
              <w:marTop w:val="0"/>
              <w:marBottom w:val="0"/>
              <w:divBdr>
                <w:top w:val="none" w:sz="0" w:space="0" w:color="auto"/>
                <w:left w:val="none" w:sz="0" w:space="0" w:color="auto"/>
                <w:bottom w:val="none" w:sz="0" w:space="0" w:color="auto"/>
                <w:right w:val="none" w:sz="0" w:space="0" w:color="auto"/>
              </w:divBdr>
            </w:div>
            <w:div w:id="1724980022">
              <w:marLeft w:val="0"/>
              <w:marRight w:val="0"/>
              <w:marTop w:val="0"/>
              <w:marBottom w:val="0"/>
              <w:divBdr>
                <w:top w:val="none" w:sz="0" w:space="0" w:color="auto"/>
                <w:left w:val="none" w:sz="0" w:space="0" w:color="auto"/>
                <w:bottom w:val="none" w:sz="0" w:space="0" w:color="auto"/>
                <w:right w:val="none" w:sz="0" w:space="0" w:color="auto"/>
              </w:divBdr>
            </w:div>
            <w:div w:id="1739816745">
              <w:marLeft w:val="0"/>
              <w:marRight w:val="0"/>
              <w:marTop w:val="0"/>
              <w:marBottom w:val="0"/>
              <w:divBdr>
                <w:top w:val="none" w:sz="0" w:space="0" w:color="auto"/>
                <w:left w:val="none" w:sz="0" w:space="0" w:color="auto"/>
                <w:bottom w:val="none" w:sz="0" w:space="0" w:color="auto"/>
                <w:right w:val="none" w:sz="0" w:space="0" w:color="auto"/>
              </w:divBdr>
            </w:div>
            <w:div w:id="202443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944704">
      <w:bodyDiv w:val="1"/>
      <w:marLeft w:val="0"/>
      <w:marRight w:val="0"/>
      <w:marTop w:val="0"/>
      <w:marBottom w:val="0"/>
      <w:divBdr>
        <w:top w:val="none" w:sz="0" w:space="0" w:color="auto"/>
        <w:left w:val="none" w:sz="0" w:space="0" w:color="auto"/>
        <w:bottom w:val="none" w:sz="0" w:space="0" w:color="auto"/>
        <w:right w:val="none" w:sz="0" w:space="0" w:color="auto"/>
      </w:divBdr>
    </w:div>
    <w:div w:id="1101610617">
      <w:bodyDiv w:val="1"/>
      <w:marLeft w:val="0"/>
      <w:marRight w:val="0"/>
      <w:marTop w:val="0"/>
      <w:marBottom w:val="0"/>
      <w:divBdr>
        <w:top w:val="none" w:sz="0" w:space="0" w:color="auto"/>
        <w:left w:val="none" w:sz="0" w:space="0" w:color="auto"/>
        <w:bottom w:val="none" w:sz="0" w:space="0" w:color="auto"/>
        <w:right w:val="none" w:sz="0" w:space="0" w:color="auto"/>
      </w:divBdr>
      <w:divsChild>
        <w:div w:id="1145780013">
          <w:marLeft w:val="0"/>
          <w:marRight w:val="0"/>
          <w:marTop w:val="0"/>
          <w:marBottom w:val="0"/>
          <w:divBdr>
            <w:top w:val="none" w:sz="0" w:space="0" w:color="auto"/>
            <w:left w:val="none" w:sz="0" w:space="0" w:color="auto"/>
            <w:bottom w:val="none" w:sz="0" w:space="0" w:color="auto"/>
            <w:right w:val="none" w:sz="0" w:space="0" w:color="auto"/>
          </w:divBdr>
          <w:divsChild>
            <w:div w:id="80563662">
              <w:marLeft w:val="0"/>
              <w:marRight w:val="0"/>
              <w:marTop w:val="0"/>
              <w:marBottom w:val="0"/>
              <w:divBdr>
                <w:top w:val="none" w:sz="0" w:space="0" w:color="auto"/>
                <w:left w:val="none" w:sz="0" w:space="0" w:color="auto"/>
                <w:bottom w:val="none" w:sz="0" w:space="0" w:color="auto"/>
                <w:right w:val="none" w:sz="0" w:space="0" w:color="auto"/>
              </w:divBdr>
            </w:div>
            <w:div w:id="125895691">
              <w:marLeft w:val="0"/>
              <w:marRight w:val="0"/>
              <w:marTop w:val="0"/>
              <w:marBottom w:val="0"/>
              <w:divBdr>
                <w:top w:val="none" w:sz="0" w:space="0" w:color="auto"/>
                <w:left w:val="none" w:sz="0" w:space="0" w:color="auto"/>
                <w:bottom w:val="none" w:sz="0" w:space="0" w:color="auto"/>
                <w:right w:val="none" w:sz="0" w:space="0" w:color="auto"/>
              </w:divBdr>
            </w:div>
            <w:div w:id="305088889">
              <w:marLeft w:val="0"/>
              <w:marRight w:val="0"/>
              <w:marTop w:val="0"/>
              <w:marBottom w:val="0"/>
              <w:divBdr>
                <w:top w:val="none" w:sz="0" w:space="0" w:color="auto"/>
                <w:left w:val="none" w:sz="0" w:space="0" w:color="auto"/>
                <w:bottom w:val="none" w:sz="0" w:space="0" w:color="auto"/>
                <w:right w:val="none" w:sz="0" w:space="0" w:color="auto"/>
              </w:divBdr>
            </w:div>
            <w:div w:id="334652196">
              <w:marLeft w:val="0"/>
              <w:marRight w:val="0"/>
              <w:marTop w:val="0"/>
              <w:marBottom w:val="0"/>
              <w:divBdr>
                <w:top w:val="none" w:sz="0" w:space="0" w:color="auto"/>
                <w:left w:val="none" w:sz="0" w:space="0" w:color="auto"/>
                <w:bottom w:val="none" w:sz="0" w:space="0" w:color="auto"/>
                <w:right w:val="none" w:sz="0" w:space="0" w:color="auto"/>
              </w:divBdr>
            </w:div>
            <w:div w:id="447821842">
              <w:marLeft w:val="0"/>
              <w:marRight w:val="0"/>
              <w:marTop w:val="0"/>
              <w:marBottom w:val="0"/>
              <w:divBdr>
                <w:top w:val="none" w:sz="0" w:space="0" w:color="auto"/>
                <w:left w:val="none" w:sz="0" w:space="0" w:color="auto"/>
                <w:bottom w:val="none" w:sz="0" w:space="0" w:color="auto"/>
                <w:right w:val="none" w:sz="0" w:space="0" w:color="auto"/>
              </w:divBdr>
            </w:div>
            <w:div w:id="487747921">
              <w:marLeft w:val="0"/>
              <w:marRight w:val="0"/>
              <w:marTop w:val="0"/>
              <w:marBottom w:val="0"/>
              <w:divBdr>
                <w:top w:val="none" w:sz="0" w:space="0" w:color="auto"/>
                <w:left w:val="none" w:sz="0" w:space="0" w:color="auto"/>
                <w:bottom w:val="none" w:sz="0" w:space="0" w:color="auto"/>
                <w:right w:val="none" w:sz="0" w:space="0" w:color="auto"/>
              </w:divBdr>
            </w:div>
            <w:div w:id="712729843">
              <w:marLeft w:val="0"/>
              <w:marRight w:val="0"/>
              <w:marTop w:val="0"/>
              <w:marBottom w:val="0"/>
              <w:divBdr>
                <w:top w:val="none" w:sz="0" w:space="0" w:color="auto"/>
                <w:left w:val="none" w:sz="0" w:space="0" w:color="auto"/>
                <w:bottom w:val="none" w:sz="0" w:space="0" w:color="auto"/>
                <w:right w:val="none" w:sz="0" w:space="0" w:color="auto"/>
              </w:divBdr>
            </w:div>
            <w:div w:id="796223971">
              <w:marLeft w:val="0"/>
              <w:marRight w:val="0"/>
              <w:marTop w:val="0"/>
              <w:marBottom w:val="0"/>
              <w:divBdr>
                <w:top w:val="none" w:sz="0" w:space="0" w:color="auto"/>
                <w:left w:val="none" w:sz="0" w:space="0" w:color="auto"/>
                <w:bottom w:val="none" w:sz="0" w:space="0" w:color="auto"/>
                <w:right w:val="none" w:sz="0" w:space="0" w:color="auto"/>
              </w:divBdr>
            </w:div>
            <w:div w:id="844321852">
              <w:marLeft w:val="0"/>
              <w:marRight w:val="0"/>
              <w:marTop w:val="0"/>
              <w:marBottom w:val="0"/>
              <w:divBdr>
                <w:top w:val="none" w:sz="0" w:space="0" w:color="auto"/>
                <w:left w:val="none" w:sz="0" w:space="0" w:color="auto"/>
                <w:bottom w:val="none" w:sz="0" w:space="0" w:color="auto"/>
                <w:right w:val="none" w:sz="0" w:space="0" w:color="auto"/>
              </w:divBdr>
            </w:div>
            <w:div w:id="1365474303">
              <w:marLeft w:val="0"/>
              <w:marRight w:val="0"/>
              <w:marTop w:val="0"/>
              <w:marBottom w:val="0"/>
              <w:divBdr>
                <w:top w:val="none" w:sz="0" w:space="0" w:color="auto"/>
                <w:left w:val="none" w:sz="0" w:space="0" w:color="auto"/>
                <w:bottom w:val="none" w:sz="0" w:space="0" w:color="auto"/>
                <w:right w:val="none" w:sz="0" w:space="0" w:color="auto"/>
              </w:divBdr>
            </w:div>
            <w:div w:id="1390306066">
              <w:marLeft w:val="0"/>
              <w:marRight w:val="0"/>
              <w:marTop w:val="0"/>
              <w:marBottom w:val="0"/>
              <w:divBdr>
                <w:top w:val="none" w:sz="0" w:space="0" w:color="auto"/>
                <w:left w:val="none" w:sz="0" w:space="0" w:color="auto"/>
                <w:bottom w:val="none" w:sz="0" w:space="0" w:color="auto"/>
                <w:right w:val="none" w:sz="0" w:space="0" w:color="auto"/>
              </w:divBdr>
            </w:div>
            <w:div w:id="1399019135">
              <w:marLeft w:val="0"/>
              <w:marRight w:val="0"/>
              <w:marTop w:val="0"/>
              <w:marBottom w:val="0"/>
              <w:divBdr>
                <w:top w:val="none" w:sz="0" w:space="0" w:color="auto"/>
                <w:left w:val="none" w:sz="0" w:space="0" w:color="auto"/>
                <w:bottom w:val="none" w:sz="0" w:space="0" w:color="auto"/>
                <w:right w:val="none" w:sz="0" w:space="0" w:color="auto"/>
              </w:divBdr>
            </w:div>
            <w:div w:id="1440760632">
              <w:marLeft w:val="0"/>
              <w:marRight w:val="0"/>
              <w:marTop w:val="0"/>
              <w:marBottom w:val="0"/>
              <w:divBdr>
                <w:top w:val="none" w:sz="0" w:space="0" w:color="auto"/>
                <w:left w:val="none" w:sz="0" w:space="0" w:color="auto"/>
                <w:bottom w:val="none" w:sz="0" w:space="0" w:color="auto"/>
                <w:right w:val="none" w:sz="0" w:space="0" w:color="auto"/>
              </w:divBdr>
            </w:div>
            <w:div w:id="1779519807">
              <w:marLeft w:val="0"/>
              <w:marRight w:val="0"/>
              <w:marTop w:val="0"/>
              <w:marBottom w:val="0"/>
              <w:divBdr>
                <w:top w:val="none" w:sz="0" w:space="0" w:color="auto"/>
                <w:left w:val="none" w:sz="0" w:space="0" w:color="auto"/>
                <w:bottom w:val="none" w:sz="0" w:space="0" w:color="auto"/>
                <w:right w:val="none" w:sz="0" w:space="0" w:color="auto"/>
              </w:divBdr>
            </w:div>
            <w:div w:id="1799563210">
              <w:marLeft w:val="0"/>
              <w:marRight w:val="0"/>
              <w:marTop w:val="0"/>
              <w:marBottom w:val="0"/>
              <w:divBdr>
                <w:top w:val="none" w:sz="0" w:space="0" w:color="auto"/>
                <w:left w:val="none" w:sz="0" w:space="0" w:color="auto"/>
                <w:bottom w:val="none" w:sz="0" w:space="0" w:color="auto"/>
                <w:right w:val="none" w:sz="0" w:space="0" w:color="auto"/>
              </w:divBdr>
            </w:div>
            <w:div w:id="1899903489">
              <w:marLeft w:val="0"/>
              <w:marRight w:val="0"/>
              <w:marTop w:val="0"/>
              <w:marBottom w:val="0"/>
              <w:divBdr>
                <w:top w:val="none" w:sz="0" w:space="0" w:color="auto"/>
                <w:left w:val="none" w:sz="0" w:space="0" w:color="auto"/>
                <w:bottom w:val="none" w:sz="0" w:space="0" w:color="auto"/>
                <w:right w:val="none" w:sz="0" w:space="0" w:color="auto"/>
              </w:divBdr>
            </w:div>
            <w:div w:id="1948468723">
              <w:marLeft w:val="0"/>
              <w:marRight w:val="0"/>
              <w:marTop w:val="0"/>
              <w:marBottom w:val="0"/>
              <w:divBdr>
                <w:top w:val="none" w:sz="0" w:space="0" w:color="auto"/>
                <w:left w:val="none" w:sz="0" w:space="0" w:color="auto"/>
                <w:bottom w:val="none" w:sz="0" w:space="0" w:color="auto"/>
                <w:right w:val="none" w:sz="0" w:space="0" w:color="auto"/>
              </w:divBdr>
            </w:div>
            <w:div w:id="198962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80547">
      <w:bodyDiv w:val="1"/>
      <w:marLeft w:val="0"/>
      <w:marRight w:val="0"/>
      <w:marTop w:val="0"/>
      <w:marBottom w:val="0"/>
      <w:divBdr>
        <w:top w:val="none" w:sz="0" w:space="0" w:color="auto"/>
        <w:left w:val="none" w:sz="0" w:space="0" w:color="auto"/>
        <w:bottom w:val="none" w:sz="0" w:space="0" w:color="auto"/>
        <w:right w:val="none" w:sz="0" w:space="0" w:color="auto"/>
      </w:divBdr>
    </w:div>
    <w:div w:id="1104231185">
      <w:bodyDiv w:val="1"/>
      <w:marLeft w:val="0"/>
      <w:marRight w:val="0"/>
      <w:marTop w:val="0"/>
      <w:marBottom w:val="0"/>
      <w:divBdr>
        <w:top w:val="none" w:sz="0" w:space="0" w:color="auto"/>
        <w:left w:val="none" w:sz="0" w:space="0" w:color="auto"/>
        <w:bottom w:val="none" w:sz="0" w:space="0" w:color="auto"/>
        <w:right w:val="none" w:sz="0" w:space="0" w:color="auto"/>
      </w:divBdr>
    </w:div>
    <w:div w:id="1105730721">
      <w:bodyDiv w:val="1"/>
      <w:marLeft w:val="0"/>
      <w:marRight w:val="0"/>
      <w:marTop w:val="0"/>
      <w:marBottom w:val="0"/>
      <w:divBdr>
        <w:top w:val="none" w:sz="0" w:space="0" w:color="auto"/>
        <w:left w:val="none" w:sz="0" w:space="0" w:color="auto"/>
        <w:bottom w:val="none" w:sz="0" w:space="0" w:color="auto"/>
        <w:right w:val="none" w:sz="0" w:space="0" w:color="auto"/>
      </w:divBdr>
      <w:divsChild>
        <w:div w:id="163320825">
          <w:marLeft w:val="0"/>
          <w:marRight w:val="0"/>
          <w:marTop w:val="0"/>
          <w:marBottom w:val="0"/>
          <w:divBdr>
            <w:top w:val="none" w:sz="0" w:space="0" w:color="auto"/>
            <w:left w:val="none" w:sz="0" w:space="0" w:color="auto"/>
            <w:bottom w:val="none" w:sz="0" w:space="0" w:color="auto"/>
            <w:right w:val="none" w:sz="0" w:space="0" w:color="auto"/>
          </w:divBdr>
          <w:divsChild>
            <w:div w:id="205484550">
              <w:marLeft w:val="0"/>
              <w:marRight w:val="0"/>
              <w:marTop w:val="0"/>
              <w:marBottom w:val="0"/>
              <w:divBdr>
                <w:top w:val="none" w:sz="0" w:space="0" w:color="auto"/>
                <w:left w:val="none" w:sz="0" w:space="0" w:color="auto"/>
                <w:bottom w:val="none" w:sz="0" w:space="0" w:color="auto"/>
                <w:right w:val="none" w:sz="0" w:space="0" w:color="auto"/>
              </w:divBdr>
            </w:div>
            <w:div w:id="563832465">
              <w:marLeft w:val="0"/>
              <w:marRight w:val="0"/>
              <w:marTop w:val="0"/>
              <w:marBottom w:val="0"/>
              <w:divBdr>
                <w:top w:val="none" w:sz="0" w:space="0" w:color="auto"/>
                <w:left w:val="none" w:sz="0" w:space="0" w:color="auto"/>
                <w:bottom w:val="none" w:sz="0" w:space="0" w:color="auto"/>
                <w:right w:val="none" w:sz="0" w:space="0" w:color="auto"/>
              </w:divBdr>
            </w:div>
            <w:div w:id="690956995">
              <w:marLeft w:val="0"/>
              <w:marRight w:val="0"/>
              <w:marTop w:val="0"/>
              <w:marBottom w:val="0"/>
              <w:divBdr>
                <w:top w:val="none" w:sz="0" w:space="0" w:color="auto"/>
                <w:left w:val="none" w:sz="0" w:space="0" w:color="auto"/>
                <w:bottom w:val="none" w:sz="0" w:space="0" w:color="auto"/>
                <w:right w:val="none" w:sz="0" w:space="0" w:color="auto"/>
              </w:divBdr>
            </w:div>
            <w:div w:id="857499410">
              <w:marLeft w:val="0"/>
              <w:marRight w:val="0"/>
              <w:marTop w:val="0"/>
              <w:marBottom w:val="0"/>
              <w:divBdr>
                <w:top w:val="none" w:sz="0" w:space="0" w:color="auto"/>
                <w:left w:val="none" w:sz="0" w:space="0" w:color="auto"/>
                <w:bottom w:val="none" w:sz="0" w:space="0" w:color="auto"/>
                <w:right w:val="none" w:sz="0" w:space="0" w:color="auto"/>
              </w:divBdr>
            </w:div>
            <w:div w:id="912593356">
              <w:marLeft w:val="0"/>
              <w:marRight w:val="0"/>
              <w:marTop w:val="0"/>
              <w:marBottom w:val="0"/>
              <w:divBdr>
                <w:top w:val="none" w:sz="0" w:space="0" w:color="auto"/>
                <w:left w:val="none" w:sz="0" w:space="0" w:color="auto"/>
                <w:bottom w:val="none" w:sz="0" w:space="0" w:color="auto"/>
                <w:right w:val="none" w:sz="0" w:space="0" w:color="auto"/>
              </w:divBdr>
            </w:div>
            <w:div w:id="1087000901">
              <w:marLeft w:val="0"/>
              <w:marRight w:val="0"/>
              <w:marTop w:val="0"/>
              <w:marBottom w:val="0"/>
              <w:divBdr>
                <w:top w:val="none" w:sz="0" w:space="0" w:color="auto"/>
                <w:left w:val="none" w:sz="0" w:space="0" w:color="auto"/>
                <w:bottom w:val="none" w:sz="0" w:space="0" w:color="auto"/>
                <w:right w:val="none" w:sz="0" w:space="0" w:color="auto"/>
              </w:divBdr>
            </w:div>
            <w:div w:id="1146315043">
              <w:marLeft w:val="0"/>
              <w:marRight w:val="0"/>
              <w:marTop w:val="0"/>
              <w:marBottom w:val="0"/>
              <w:divBdr>
                <w:top w:val="none" w:sz="0" w:space="0" w:color="auto"/>
                <w:left w:val="none" w:sz="0" w:space="0" w:color="auto"/>
                <w:bottom w:val="none" w:sz="0" w:space="0" w:color="auto"/>
                <w:right w:val="none" w:sz="0" w:space="0" w:color="auto"/>
              </w:divBdr>
            </w:div>
            <w:div w:id="1474172967">
              <w:marLeft w:val="0"/>
              <w:marRight w:val="0"/>
              <w:marTop w:val="0"/>
              <w:marBottom w:val="0"/>
              <w:divBdr>
                <w:top w:val="none" w:sz="0" w:space="0" w:color="auto"/>
                <w:left w:val="none" w:sz="0" w:space="0" w:color="auto"/>
                <w:bottom w:val="none" w:sz="0" w:space="0" w:color="auto"/>
                <w:right w:val="none" w:sz="0" w:space="0" w:color="auto"/>
              </w:divBdr>
            </w:div>
            <w:div w:id="1578899044">
              <w:marLeft w:val="0"/>
              <w:marRight w:val="0"/>
              <w:marTop w:val="0"/>
              <w:marBottom w:val="0"/>
              <w:divBdr>
                <w:top w:val="none" w:sz="0" w:space="0" w:color="auto"/>
                <w:left w:val="none" w:sz="0" w:space="0" w:color="auto"/>
                <w:bottom w:val="none" w:sz="0" w:space="0" w:color="auto"/>
                <w:right w:val="none" w:sz="0" w:space="0" w:color="auto"/>
              </w:divBdr>
            </w:div>
            <w:div w:id="1822231147">
              <w:marLeft w:val="0"/>
              <w:marRight w:val="0"/>
              <w:marTop w:val="0"/>
              <w:marBottom w:val="0"/>
              <w:divBdr>
                <w:top w:val="none" w:sz="0" w:space="0" w:color="auto"/>
                <w:left w:val="none" w:sz="0" w:space="0" w:color="auto"/>
                <w:bottom w:val="none" w:sz="0" w:space="0" w:color="auto"/>
                <w:right w:val="none" w:sz="0" w:space="0" w:color="auto"/>
              </w:divBdr>
            </w:div>
            <w:div w:id="1938832105">
              <w:marLeft w:val="0"/>
              <w:marRight w:val="0"/>
              <w:marTop w:val="0"/>
              <w:marBottom w:val="0"/>
              <w:divBdr>
                <w:top w:val="none" w:sz="0" w:space="0" w:color="auto"/>
                <w:left w:val="none" w:sz="0" w:space="0" w:color="auto"/>
                <w:bottom w:val="none" w:sz="0" w:space="0" w:color="auto"/>
                <w:right w:val="none" w:sz="0" w:space="0" w:color="auto"/>
              </w:divBdr>
            </w:div>
            <w:div w:id="1997025286">
              <w:marLeft w:val="0"/>
              <w:marRight w:val="0"/>
              <w:marTop w:val="0"/>
              <w:marBottom w:val="0"/>
              <w:divBdr>
                <w:top w:val="none" w:sz="0" w:space="0" w:color="auto"/>
                <w:left w:val="none" w:sz="0" w:space="0" w:color="auto"/>
                <w:bottom w:val="none" w:sz="0" w:space="0" w:color="auto"/>
                <w:right w:val="none" w:sz="0" w:space="0" w:color="auto"/>
              </w:divBdr>
            </w:div>
            <w:div w:id="2100364038">
              <w:marLeft w:val="0"/>
              <w:marRight w:val="0"/>
              <w:marTop w:val="0"/>
              <w:marBottom w:val="0"/>
              <w:divBdr>
                <w:top w:val="none" w:sz="0" w:space="0" w:color="auto"/>
                <w:left w:val="none" w:sz="0" w:space="0" w:color="auto"/>
                <w:bottom w:val="none" w:sz="0" w:space="0" w:color="auto"/>
                <w:right w:val="none" w:sz="0" w:space="0" w:color="auto"/>
              </w:divBdr>
            </w:div>
            <w:div w:id="213748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78394">
      <w:bodyDiv w:val="1"/>
      <w:marLeft w:val="0"/>
      <w:marRight w:val="0"/>
      <w:marTop w:val="0"/>
      <w:marBottom w:val="0"/>
      <w:divBdr>
        <w:top w:val="none" w:sz="0" w:space="0" w:color="auto"/>
        <w:left w:val="none" w:sz="0" w:space="0" w:color="auto"/>
        <w:bottom w:val="none" w:sz="0" w:space="0" w:color="auto"/>
        <w:right w:val="none" w:sz="0" w:space="0" w:color="auto"/>
      </w:divBdr>
    </w:div>
    <w:div w:id="1118983894">
      <w:bodyDiv w:val="1"/>
      <w:marLeft w:val="0"/>
      <w:marRight w:val="0"/>
      <w:marTop w:val="0"/>
      <w:marBottom w:val="0"/>
      <w:divBdr>
        <w:top w:val="none" w:sz="0" w:space="0" w:color="auto"/>
        <w:left w:val="none" w:sz="0" w:space="0" w:color="auto"/>
        <w:bottom w:val="none" w:sz="0" w:space="0" w:color="auto"/>
        <w:right w:val="none" w:sz="0" w:space="0" w:color="auto"/>
      </w:divBdr>
    </w:div>
    <w:div w:id="1120144316">
      <w:bodyDiv w:val="1"/>
      <w:marLeft w:val="0"/>
      <w:marRight w:val="0"/>
      <w:marTop w:val="0"/>
      <w:marBottom w:val="0"/>
      <w:divBdr>
        <w:top w:val="none" w:sz="0" w:space="0" w:color="auto"/>
        <w:left w:val="none" w:sz="0" w:space="0" w:color="auto"/>
        <w:bottom w:val="none" w:sz="0" w:space="0" w:color="auto"/>
        <w:right w:val="none" w:sz="0" w:space="0" w:color="auto"/>
      </w:divBdr>
    </w:div>
    <w:div w:id="1120220373">
      <w:bodyDiv w:val="1"/>
      <w:marLeft w:val="0"/>
      <w:marRight w:val="0"/>
      <w:marTop w:val="0"/>
      <w:marBottom w:val="0"/>
      <w:divBdr>
        <w:top w:val="none" w:sz="0" w:space="0" w:color="auto"/>
        <w:left w:val="none" w:sz="0" w:space="0" w:color="auto"/>
        <w:bottom w:val="none" w:sz="0" w:space="0" w:color="auto"/>
        <w:right w:val="none" w:sz="0" w:space="0" w:color="auto"/>
      </w:divBdr>
    </w:div>
    <w:div w:id="1122576578">
      <w:bodyDiv w:val="1"/>
      <w:marLeft w:val="0"/>
      <w:marRight w:val="0"/>
      <w:marTop w:val="0"/>
      <w:marBottom w:val="0"/>
      <w:divBdr>
        <w:top w:val="none" w:sz="0" w:space="0" w:color="auto"/>
        <w:left w:val="none" w:sz="0" w:space="0" w:color="auto"/>
        <w:bottom w:val="none" w:sz="0" w:space="0" w:color="auto"/>
        <w:right w:val="none" w:sz="0" w:space="0" w:color="auto"/>
      </w:divBdr>
    </w:div>
    <w:div w:id="1126005457">
      <w:bodyDiv w:val="1"/>
      <w:marLeft w:val="0"/>
      <w:marRight w:val="0"/>
      <w:marTop w:val="0"/>
      <w:marBottom w:val="0"/>
      <w:divBdr>
        <w:top w:val="none" w:sz="0" w:space="0" w:color="auto"/>
        <w:left w:val="none" w:sz="0" w:space="0" w:color="auto"/>
        <w:bottom w:val="none" w:sz="0" w:space="0" w:color="auto"/>
        <w:right w:val="none" w:sz="0" w:space="0" w:color="auto"/>
      </w:divBdr>
    </w:div>
    <w:div w:id="1136023758">
      <w:bodyDiv w:val="1"/>
      <w:marLeft w:val="0"/>
      <w:marRight w:val="0"/>
      <w:marTop w:val="0"/>
      <w:marBottom w:val="0"/>
      <w:divBdr>
        <w:top w:val="none" w:sz="0" w:space="0" w:color="auto"/>
        <w:left w:val="none" w:sz="0" w:space="0" w:color="auto"/>
        <w:bottom w:val="none" w:sz="0" w:space="0" w:color="auto"/>
        <w:right w:val="none" w:sz="0" w:space="0" w:color="auto"/>
      </w:divBdr>
    </w:div>
    <w:div w:id="1138720180">
      <w:bodyDiv w:val="1"/>
      <w:marLeft w:val="0"/>
      <w:marRight w:val="0"/>
      <w:marTop w:val="0"/>
      <w:marBottom w:val="0"/>
      <w:divBdr>
        <w:top w:val="none" w:sz="0" w:space="0" w:color="auto"/>
        <w:left w:val="none" w:sz="0" w:space="0" w:color="auto"/>
        <w:bottom w:val="none" w:sz="0" w:space="0" w:color="auto"/>
        <w:right w:val="none" w:sz="0" w:space="0" w:color="auto"/>
      </w:divBdr>
      <w:divsChild>
        <w:div w:id="2042439948">
          <w:marLeft w:val="0"/>
          <w:marRight w:val="0"/>
          <w:marTop w:val="0"/>
          <w:marBottom w:val="0"/>
          <w:divBdr>
            <w:top w:val="none" w:sz="0" w:space="0" w:color="auto"/>
            <w:left w:val="none" w:sz="0" w:space="0" w:color="auto"/>
            <w:bottom w:val="none" w:sz="0" w:space="0" w:color="auto"/>
            <w:right w:val="none" w:sz="0" w:space="0" w:color="auto"/>
          </w:divBdr>
          <w:divsChild>
            <w:div w:id="59914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338307">
      <w:bodyDiv w:val="1"/>
      <w:marLeft w:val="0"/>
      <w:marRight w:val="0"/>
      <w:marTop w:val="0"/>
      <w:marBottom w:val="0"/>
      <w:divBdr>
        <w:top w:val="none" w:sz="0" w:space="0" w:color="auto"/>
        <w:left w:val="none" w:sz="0" w:space="0" w:color="auto"/>
        <w:bottom w:val="none" w:sz="0" w:space="0" w:color="auto"/>
        <w:right w:val="none" w:sz="0" w:space="0" w:color="auto"/>
      </w:divBdr>
    </w:div>
    <w:div w:id="1142229382">
      <w:bodyDiv w:val="1"/>
      <w:marLeft w:val="0"/>
      <w:marRight w:val="0"/>
      <w:marTop w:val="0"/>
      <w:marBottom w:val="0"/>
      <w:divBdr>
        <w:top w:val="none" w:sz="0" w:space="0" w:color="auto"/>
        <w:left w:val="none" w:sz="0" w:space="0" w:color="auto"/>
        <w:bottom w:val="none" w:sz="0" w:space="0" w:color="auto"/>
        <w:right w:val="none" w:sz="0" w:space="0" w:color="auto"/>
      </w:divBdr>
    </w:div>
    <w:div w:id="1143278606">
      <w:bodyDiv w:val="1"/>
      <w:marLeft w:val="0"/>
      <w:marRight w:val="0"/>
      <w:marTop w:val="0"/>
      <w:marBottom w:val="0"/>
      <w:divBdr>
        <w:top w:val="none" w:sz="0" w:space="0" w:color="auto"/>
        <w:left w:val="none" w:sz="0" w:space="0" w:color="auto"/>
        <w:bottom w:val="none" w:sz="0" w:space="0" w:color="auto"/>
        <w:right w:val="none" w:sz="0" w:space="0" w:color="auto"/>
      </w:divBdr>
    </w:div>
    <w:div w:id="1144929156">
      <w:bodyDiv w:val="1"/>
      <w:marLeft w:val="0"/>
      <w:marRight w:val="0"/>
      <w:marTop w:val="0"/>
      <w:marBottom w:val="0"/>
      <w:divBdr>
        <w:top w:val="none" w:sz="0" w:space="0" w:color="auto"/>
        <w:left w:val="none" w:sz="0" w:space="0" w:color="auto"/>
        <w:bottom w:val="none" w:sz="0" w:space="0" w:color="auto"/>
        <w:right w:val="none" w:sz="0" w:space="0" w:color="auto"/>
      </w:divBdr>
    </w:div>
    <w:div w:id="1148279193">
      <w:bodyDiv w:val="1"/>
      <w:marLeft w:val="0"/>
      <w:marRight w:val="0"/>
      <w:marTop w:val="0"/>
      <w:marBottom w:val="0"/>
      <w:divBdr>
        <w:top w:val="none" w:sz="0" w:space="0" w:color="auto"/>
        <w:left w:val="none" w:sz="0" w:space="0" w:color="auto"/>
        <w:bottom w:val="none" w:sz="0" w:space="0" w:color="auto"/>
        <w:right w:val="none" w:sz="0" w:space="0" w:color="auto"/>
      </w:divBdr>
      <w:divsChild>
        <w:div w:id="165631620">
          <w:marLeft w:val="0"/>
          <w:marRight w:val="0"/>
          <w:marTop w:val="0"/>
          <w:marBottom w:val="0"/>
          <w:divBdr>
            <w:top w:val="none" w:sz="0" w:space="0" w:color="auto"/>
            <w:left w:val="none" w:sz="0" w:space="0" w:color="auto"/>
            <w:bottom w:val="none" w:sz="0" w:space="0" w:color="auto"/>
            <w:right w:val="none" w:sz="0" w:space="0" w:color="auto"/>
          </w:divBdr>
        </w:div>
        <w:div w:id="185139868">
          <w:marLeft w:val="0"/>
          <w:marRight w:val="0"/>
          <w:marTop w:val="0"/>
          <w:marBottom w:val="0"/>
          <w:divBdr>
            <w:top w:val="none" w:sz="0" w:space="0" w:color="auto"/>
            <w:left w:val="none" w:sz="0" w:space="0" w:color="auto"/>
            <w:bottom w:val="none" w:sz="0" w:space="0" w:color="auto"/>
            <w:right w:val="none" w:sz="0" w:space="0" w:color="auto"/>
          </w:divBdr>
        </w:div>
        <w:div w:id="207108886">
          <w:marLeft w:val="0"/>
          <w:marRight w:val="0"/>
          <w:marTop w:val="0"/>
          <w:marBottom w:val="0"/>
          <w:divBdr>
            <w:top w:val="none" w:sz="0" w:space="0" w:color="auto"/>
            <w:left w:val="none" w:sz="0" w:space="0" w:color="auto"/>
            <w:bottom w:val="none" w:sz="0" w:space="0" w:color="auto"/>
            <w:right w:val="none" w:sz="0" w:space="0" w:color="auto"/>
          </w:divBdr>
        </w:div>
        <w:div w:id="393969339">
          <w:marLeft w:val="0"/>
          <w:marRight w:val="0"/>
          <w:marTop w:val="0"/>
          <w:marBottom w:val="0"/>
          <w:divBdr>
            <w:top w:val="none" w:sz="0" w:space="0" w:color="auto"/>
            <w:left w:val="none" w:sz="0" w:space="0" w:color="auto"/>
            <w:bottom w:val="none" w:sz="0" w:space="0" w:color="auto"/>
            <w:right w:val="none" w:sz="0" w:space="0" w:color="auto"/>
          </w:divBdr>
        </w:div>
        <w:div w:id="913199860">
          <w:marLeft w:val="0"/>
          <w:marRight w:val="0"/>
          <w:marTop w:val="0"/>
          <w:marBottom w:val="0"/>
          <w:divBdr>
            <w:top w:val="none" w:sz="0" w:space="0" w:color="auto"/>
            <w:left w:val="none" w:sz="0" w:space="0" w:color="auto"/>
            <w:bottom w:val="none" w:sz="0" w:space="0" w:color="auto"/>
            <w:right w:val="none" w:sz="0" w:space="0" w:color="auto"/>
          </w:divBdr>
        </w:div>
        <w:div w:id="1675062133">
          <w:marLeft w:val="0"/>
          <w:marRight w:val="0"/>
          <w:marTop w:val="0"/>
          <w:marBottom w:val="0"/>
          <w:divBdr>
            <w:top w:val="none" w:sz="0" w:space="0" w:color="auto"/>
            <w:left w:val="none" w:sz="0" w:space="0" w:color="auto"/>
            <w:bottom w:val="none" w:sz="0" w:space="0" w:color="auto"/>
            <w:right w:val="none" w:sz="0" w:space="0" w:color="auto"/>
          </w:divBdr>
        </w:div>
        <w:div w:id="1886140105">
          <w:marLeft w:val="0"/>
          <w:marRight w:val="0"/>
          <w:marTop w:val="0"/>
          <w:marBottom w:val="0"/>
          <w:divBdr>
            <w:top w:val="none" w:sz="0" w:space="0" w:color="auto"/>
            <w:left w:val="none" w:sz="0" w:space="0" w:color="auto"/>
            <w:bottom w:val="none" w:sz="0" w:space="0" w:color="auto"/>
            <w:right w:val="none" w:sz="0" w:space="0" w:color="auto"/>
          </w:divBdr>
        </w:div>
      </w:divsChild>
    </w:div>
    <w:div w:id="1154641580">
      <w:bodyDiv w:val="1"/>
      <w:marLeft w:val="0"/>
      <w:marRight w:val="0"/>
      <w:marTop w:val="0"/>
      <w:marBottom w:val="0"/>
      <w:divBdr>
        <w:top w:val="none" w:sz="0" w:space="0" w:color="auto"/>
        <w:left w:val="none" w:sz="0" w:space="0" w:color="auto"/>
        <w:bottom w:val="none" w:sz="0" w:space="0" w:color="auto"/>
        <w:right w:val="none" w:sz="0" w:space="0" w:color="auto"/>
      </w:divBdr>
    </w:div>
    <w:div w:id="1158299764">
      <w:bodyDiv w:val="1"/>
      <w:marLeft w:val="0"/>
      <w:marRight w:val="0"/>
      <w:marTop w:val="0"/>
      <w:marBottom w:val="0"/>
      <w:divBdr>
        <w:top w:val="none" w:sz="0" w:space="0" w:color="auto"/>
        <w:left w:val="none" w:sz="0" w:space="0" w:color="auto"/>
        <w:bottom w:val="none" w:sz="0" w:space="0" w:color="auto"/>
        <w:right w:val="none" w:sz="0" w:space="0" w:color="auto"/>
      </w:divBdr>
      <w:divsChild>
        <w:div w:id="168835313">
          <w:marLeft w:val="0"/>
          <w:marRight w:val="0"/>
          <w:marTop w:val="0"/>
          <w:marBottom w:val="0"/>
          <w:divBdr>
            <w:top w:val="none" w:sz="0" w:space="0" w:color="auto"/>
            <w:left w:val="none" w:sz="0" w:space="0" w:color="auto"/>
            <w:bottom w:val="none" w:sz="0" w:space="0" w:color="auto"/>
            <w:right w:val="none" w:sz="0" w:space="0" w:color="auto"/>
          </w:divBdr>
        </w:div>
        <w:div w:id="366150418">
          <w:marLeft w:val="0"/>
          <w:marRight w:val="0"/>
          <w:marTop w:val="0"/>
          <w:marBottom w:val="0"/>
          <w:divBdr>
            <w:top w:val="none" w:sz="0" w:space="0" w:color="auto"/>
            <w:left w:val="none" w:sz="0" w:space="0" w:color="auto"/>
            <w:bottom w:val="none" w:sz="0" w:space="0" w:color="auto"/>
            <w:right w:val="none" w:sz="0" w:space="0" w:color="auto"/>
          </w:divBdr>
        </w:div>
        <w:div w:id="672684534">
          <w:marLeft w:val="0"/>
          <w:marRight w:val="0"/>
          <w:marTop w:val="0"/>
          <w:marBottom w:val="0"/>
          <w:divBdr>
            <w:top w:val="none" w:sz="0" w:space="0" w:color="auto"/>
            <w:left w:val="none" w:sz="0" w:space="0" w:color="auto"/>
            <w:bottom w:val="none" w:sz="0" w:space="0" w:color="auto"/>
            <w:right w:val="none" w:sz="0" w:space="0" w:color="auto"/>
          </w:divBdr>
        </w:div>
        <w:div w:id="1370492043">
          <w:marLeft w:val="0"/>
          <w:marRight w:val="0"/>
          <w:marTop w:val="0"/>
          <w:marBottom w:val="0"/>
          <w:divBdr>
            <w:top w:val="none" w:sz="0" w:space="0" w:color="auto"/>
            <w:left w:val="none" w:sz="0" w:space="0" w:color="auto"/>
            <w:bottom w:val="none" w:sz="0" w:space="0" w:color="auto"/>
            <w:right w:val="none" w:sz="0" w:space="0" w:color="auto"/>
          </w:divBdr>
        </w:div>
        <w:div w:id="1536966090">
          <w:marLeft w:val="0"/>
          <w:marRight w:val="0"/>
          <w:marTop w:val="0"/>
          <w:marBottom w:val="0"/>
          <w:divBdr>
            <w:top w:val="none" w:sz="0" w:space="0" w:color="auto"/>
            <w:left w:val="none" w:sz="0" w:space="0" w:color="auto"/>
            <w:bottom w:val="none" w:sz="0" w:space="0" w:color="auto"/>
            <w:right w:val="none" w:sz="0" w:space="0" w:color="auto"/>
          </w:divBdr>
        </w:div>
        <w:div w:id="1691367719">
          <w:marLeft w:val="0"/>
          <w:marRight w:val="0"/>
          <w:marTop w:val="0"/>
          <w:marBottom w:val="0"/>
          <w:divBdr>
            <w:top w:val="none" w:sz="0" w:space="0" w:color="auto"/>
            <w:left w:val="none" w:sz="0" w:space="0" w:color="auto"/>
            <w:bottom w:val="none" w:sz="0" w:space="0" w:color="auto"/>
            <w:right w:val="none" w:sz="0" w:space="0" w:color="auto"/>
          </w:divBdr>
        </w:div>
        <w:div w:id="2147120576">
          <w:marLeft w:val="0"/>
          <w:marRight w:val="0"/>
          <w:marTop w:val="0"/>
          <w:marBottom w:val="0"/>
          <w:divBdr>
            <w:top w:val="none" w:sz="0" w:space="0" w:color="auto"/>
            <w:left w:val="none" w:sz="0" w:space="0" w:color="auto"/>
            <w:bottom w:val="none" w:sz="0" w:space="0" w:color="auto"/>
            <w:right w:val="none" w:sz="0" w:space="0" w:color="auto"/>
          </w:divBdr>
        </w:div>
      </w:divsChild>
    </w:div>
    <w:div w:id="1164005134">
      <w:bodyDiv w:val="1"/>
      <w:marLeft w:val="0"/>
      <w:marRight w:val="0"/>
      <w:marTop w:val="0"/>
      <w:marBottom w:val="0"/>
      <w:divBdr>
        <w:top w:val="none" w:sz="0" w:space="0" w:color="auto"/>
        <w:left w:val="none" w:sz="0" w:space="0" w:color="auto"/>
        <w:bottom w:val="none" w:sz="0" w:space="0" w:color="auto"/>
        <w:right w:val="none" w:sz="0" w:space="0" w:color="auto"/>
      </w:divBdr>
    </w:div>
    <w:div w:id="1167593958">
      <w:bodyDiv w:val="1"/>
      <w:marLeft w:val="0"/>
      <w:marRight w:val="0"/>
      <w:marTop w:val="0"/>
      <w:marBottom w:val="0"/>
      <w:divBdr>
        <w:top w:val="none" w:sz="0" w:space="0" w:color="auto"/>
        <w:left w:val="none" w:sz="0" w:space="0" w:color="auto"/>
        <w:bottom w:val="none" w:sz="0" w:space="0" w:color="auto"/>
        <w:right w:val="none" w:sz="0" w:space="0" w:color="auto"/>
      </w:divBdr>
    </w:div>
    <w:div w:id="1167791531">
      <w:bodyDiv w:val="1"/>
      <w:marLeft w:val="0"/>
      <w:marRight w:val="0"/>
      <w:marTop w:val="0"/>
      <w:marBottom w:val="0"/>
      <w:divBdr>
        <w:top w:val="none" w:sz="0" w:space="0" w:color="auto"/>
        <w:left w:val="none" w:sz="0" w:space="0" w:color="auto"/>
        <w:bottom w:val="none" w:sz="0" w:space="0" w:color="auto"/>
        <w:right w:val="none" w:sz="0" w:space="0" w:color="auto"/>
      </w:divBdr>
    </w:div>
    <w:div w:id="1168448847">
      <w:bodyDiv w:val="1"/>
      <w:marLeft w:val="0"/>
      <w:marRight w:val="0"/>
      <w:marTop w:val="0"/>
      <w:marBottom w:val="0"/>
      <w:divBdr>
        <w:top w:val="none" w:sz="0" w:space="0" w:color="auto"/>
        <w:left w:val="none" w:sz="0" w:space="0" w:color="auto"/>
        <w:bottom w:val="none" w:sz="0" w:space="0" w:color="auto"/>
        <w:right w:val="none" w:sz="0" w:space="0" w:color="auto"/>
      </w:divBdr>
    </w:div>
    <w:div w:id="1188173974">
      <w:bodyDiv w:val="1"/>
      <w:marLeft w:val="0"/>
      <w:marRight w:val="0"/>
      <w:marTop w:val="0"/>
      <w:marBottom w:val="0"/>
      <w:divBdr>
        <w:top w:val="none" w:sz="0" w:space="0" w:color="auto"/>
        <w:left w:val="none" w:sz="0" w:space="0" w:color="auto"/>
        <w:bottom w:val="none" w:sz="0" w:space="0" w:color="auto"/>
        <w:right w:val="none" w:sz="0" w:space="0" w:color="auto"/>
      </w:divBdr>
    </w:div>
    <w:div w:id="1188637416">
      <w:bodyDiv w:val="1"/>
      <w:marLeft w:val="0"/>
      <w:marRight w:val="0"/>
      <w:marTop w:val="0"/>
      <w:marBottom w:val="0"/>
      <w:divBdr>
        <w:top w:val="none" w:sz="0" w:space="0" w:color="auto"/>
        <w:left w:val="none" w:sz="0" w:space="0" w:color="auto"/>
        <w:bottom w:val="none" w:sz="0" w:space="0" w:color="auto"/>
        <w:right w:val="none" w:sz="0" w:space="0" w:color="auto"/>
      </w:divBdr>
    </w:div>
    <w:div w:id="1189490893">
      <w:bodyDiv w:val="1"/>
      <w:marLeft w:val="0"/>
      <w:marRight w:val="0"/>
      <w:marTop w:val="0"/>
      <w:marBottom w:val="0"/>
      <w:divBdr>
        <w:top w:val="none" w:sz="0" w:space="0" w:color="auto"/>
        <w:left w:val="none" w:sz="0" w:space="0" w:color="auto"/>
        <w:bottom w:val="none" w:sz="0" w:space="0" w:color="auto"/>
        <w:right w:val="none" w:sz="0" w:space="0" w:color="auto"/>
      </w:divBdr>
    </w:div>
    <w:div w:id="1196236065">
      <w:bodyDiv w:val="1"/>
      <w:marLeft w:val="0"/>
      <w:marRight w:val="0"/>
      <w:marTop w:val="0"/>
      <w:marBottom w:val="0"/>
      <w:divBdr>
        <w:top w:val="none" w:sz="0" w:space="0" w:color="auto"/>
        <w:left w:val="none" w:sz="0" w:space="0" w:color="auto"/>
        <w:bottom w:val="none" w:sz="0" w:space="0" w:color="auto"/>
        <w:right w:val="none" w:sz="0" w:space="0" w:color="auto"/>
      </w:divBdr>
    </w:div>
    <w:div w:id="1196653305">
      <w:bodyDiv w:val="1"/>
      <w:marLeft w:val="0"/>
      <w:marRight w:val="0"/>
      <w:marTop w:val="0"/>
      <w:marBottom w:val="0"/>
      <w:divBdr>
        <w:top w:val="none" w:sz="0" w:space="0" w:color="auto"/>
        <w:left w:val="none" w:sz="0" w:space="0" w:color="auto"/>
        <w:bottom w:val="none" w:sz="0" w:space="0" w:color="auto"/>
        <w:right w:val="none" w:sz="0" w:space="0" w:color="auto"/>
      </w:divBdr>
    </w:div>
    <w:div w:id="1199006825">
      <w:bodyDiv w:val="1"/>
      <w:marLeft w:val="0"/>
      <w:marRight w:val="0"/>
      <w:marTop w:val="0"/>
      <w:marBottom w:val="0"/>
      <w:divBdr>
        <w:top w:val="none" w:sz="0" w:space="0" w:color="auto"/>
        <w:left w:val="none" w:sz="0" w:space="0" w:color="auto"/>
        <w:bottom w:val="none" w:sz="0" w:space="0" w:color="auto"/>
        <w:right w:val="none" w:sz="0" w:space="0" w:color="auto"/>
      </w:divBdr>
      <w:divsChild>
        <w:div w:id="57022489">
          <w:marLeft w:val="0"/>
          <w:marRight w:val="0"/>
          <w:marTop w:val="0"/>
          <w:marBottom w:val="0"/>
          <w:divBdr>
            <w:top w:val="none" w:sz="0" w:space="0" w:color="auto"/>
            <w:left w:val="none" w:sz="0" w:space="0" w:color="auto"/>
            <w:bottom w:val="none" w:sz="0" w:space="0" w:color="auto"/>
            <w:right w:val="none" w:sz="0" w:space="0" w:color="auto"/>
          </w:divBdr>
        </w:div>
        <w:div w:id="94403831">
          <w:marLeft w:val="0"/>
          <w:marRight w:val="0"/>
          <w:marTop w:val="0"/>
          <w:marBottom w:val="0"/>
          <w:divBdr>
            <w:top w:val="none" w:sz="0" w:space="0" w:color="auto"/>
            <w:left w:val="none" w:sz="0" w:space="0" w:color="auto"/>
            <w:bottom w:val="none" w:sz="0" w:space="0" w:color="auto"/>
            <w:right w:val="none" w:sz="0" w:space="0" w:color="auto"/>
          </w:divBdr>
        </w:div>
        <w:div w:id="384717653">
          <w:marLeft w:val="0"/>
          <w:marRight w:val="0"/>
          <w:marTop w:val="0"/>
          <w:marBottom w:val="0"/>
          <w:divBdr>
            <w:top w:val="none" w:sz="0" w:space="0" w:color="auto"/>
            <w:left w:val="none" w:sz="0" w:space="0" w:color="auto"/>
            <w:bottom w:val="none" w:sz="0" w:space="0" w:color="auto"/>
            <w:right w:val="none" w:sz="0" w:space="0" w:color="auto"/>
          </w:divBdr>
        </w:div>
        <w:div w:id="850215485">
          <w:marLeft w:val="0"/>
          <w:marRight w:val="0"/>
          <w:marTop w:val="0"/>
          <w:marBottom w:val="0"/>
          <w:divBdr>
            <w:top w:val="none" w:sz="0" w:space="0" w:color="auto"/>
            <w:left w:val="none" w:sz="0" w:space="0" w:color="auto"/>
            <w:bottom w:val="none" w:sz="0" w:space="0" w:color="auto"/>
            <w:right w:val="none" w:sz="0" w:space="0" w:color="auto"/>
          </w:divBdr>
        </w:div>
        <w:div w:id="1211695490">
          <w:marLeft w:val="0"/>
          <w:marRight w:val="0"/>
          <w:marTop w:val="0"/>
          <w:marBottom w:val="0"/>
          <w:divBdr>
            <w:top w:val="none" w:sz="0" w:space="0" w:color="auto"/>
            <w:left w:val="none" w:sz="0" w:space="0" w:color="auto"/>
            <w:bottom w:val="none" w:sz="0" w:space="0" w:color="auto"/>
            <w:right w:val="none" w:sz="0" w:space="0" w:color="auto"/>
          </w:divBdr>
        </w:div>
        <w:div w:id="1923173799">
          <w:marLeft w:val="0"/>
          <w:marRight w:val="0"/>
          <w:marTop w:val="0"/>
          <w:marBottom w:val="0"/>
          <w:divBdr>
            <w:top w:val="none" w:sz="0" w:space="0" w:color="auto"/>
            <w:left w:val="none" w:sz="0" w:space="0" w:color="auto"/>
            <w:bottom w:val="none" w:sz="0" w:space="0" w:color="auto"/>
            <w:right w:val="none" w:sz="0" w:space="0" w:color="auto"/>
          </w:divBdr>
        </w:div>
        <w:div w:id="2142649578">
          <w:marLeft w:val="0"/>
          <w:marRight w:val="0"/>
          <w:marTop w:val="0"/>
          <w:marBottom w:val="0"/>
          <w:divBdr>
            <w:top w:val="none" w:sz="0" w:space="0" w:color="auto"/>
            <w:left w:val="none" w:sz="0" w:space="0" w:color="auto"/>
            <w:bottom w:val="none" w:sz="0" w:space="0" w:color="auto"/>
            <w:right w:val="none" w:sz="0" w:space="0" w:color="auto"/>
          </w:divBdr>
        </w:div>
      </w:divsChild>
    </w:div>
    <w:div w:id="1200631067">
      <w:bodyDiv w:val="1"/>
      <w:marLeft w:val="0"/>
      <w:marRight w:val="0"/>
      <w:marTop w:val="0"/>
      <w:marBottom w:val="0"/>
      <w:divBdr>
        <w:top w:val="none" w:sz="0" w:space="0" w:color="auto"/>
        <w:left w:val="none" w:sz="0" w:space="0" w:color="auto"/>
        <w:bottom w:val="none" w:sz="0" w:space="0" w:color="auto"/>
        <w:right w:val="none" w:sz="0" w:space="0" w:color="auto"/>
      </w:divBdr>
      <w:divsChild>
        <w:div w:id="1699886599">
          <w:marLeft w:val="0"/>
          <w:marRight w:val="0"/>
          <w:marTop w:val="0"/>
          <w:marBottom w:val="0"/>
          <w:divBdr>
            <w:top w:val="none" w:sz="0" w:space="0" w:color="auto"/>
            <w:left w:val="none" w:sz="0" w:space="0" w:color="auto"/>
            <w:bottom w:val="none" w:sz="0" w:space="0" w:color="auto"/>
            <w:right w:val="none" w:sz="0" w:space="0" w:color="auto"/>
          </w:divBdr>
          <w:divsChild>
            <w:div w:id="344287760">
              <w:marLeft w:val="0"/>
              <w:marRight w:val="0"/>
              <w:marTop w:val="0"/>
              <w:marBottom w:val="0"/>
              <w:divBdr>
                <w:top w:val="none" w:sz="0" w:space="0" w:color="auto"/>
                <w:left w:val="none" w:sz="0" w:space="0" w:color="auto"/>
                <w:bottom w:val="none" w:sz="0" w:space="0" w:color="auto"/>
                <w:right w:val="none" w:sz="0" w:space="0" w:color="auto"/>
              </w:divBdr>
            </w:div>
            <w:div w:id="379598629">
              <w:marLeft w:val="0"/>
              <w:marRight w:val="0"/>
              <w:marTop w:val="0"/>
              <w:marBottom w:val="0"/>
              <w:divBdr>
                <w:top w:val="none" w:sz="0" w:space="0" w:color="auto"/>
                <w:left w:val="none" w:sz="0" w:space="0" w:color="auto"/>
                <w:bottom w:val="none" w:sz="0" w:space="0" w:color="auto"/>
                <w:right w:val="none" w:sz="0" w:space="0" w:color="auto"/>
              </w:divBdr>
            </w:div>
            <w:div w:id="380789951">
              <w:marLeft w:val="0"/>
              <w:marRight w:val="0"/>
              <w:marTop w:val="0"/>
              <w:marBottom w:val="0"/>
              <w:divBdr>
                <w:top w:val="none" w:sz="0" w:space="0" w:color="auto"/>
                <w:left w:val="none" w:sz="0" w:space="0" w:color="auto"/>
                <w:bottom w:val="none" w:sz="0" w:space="0" w:color="auto"/>
                <w:right w:val="none" w:sz="0" w:space="0" w:color="auto"/>
              </w:divBdr>
            </w:div>
            <w:div w:id="383065364">
              <w:marLeft w:val="0"/>
              <w:marRight w:val="0"/>
              <w:marTop w:val="0"/>
              <w:marBottom w:val="0"/>
              <w:divBdr>
                <w:top w:val="none" w:sz="0" w:space="0" w:color="auto"/>
                <w:left w:val="none" w:sz="0" w:space="0" w:color="auto"/>
                <w:bottom w:val="none" w:sz="0" w:space="0" w:color="auto"/>
                <w:right w:val="none" w:sz="0" w:space="0" w:color="auto"/>
              </w:divBdr>
            </w:div>
            <w:div w:id="388850000">
              <w:marLeft w:val="0"/>
              <w:marRight w:val="0"/>
              <w:marTop w:val="0"/>
              <w:marBottom w:val="0"/>
              <w:divBdr>
                <w:top w:val="none" w:sz="0" w:space="0" w:color="auto"/>
                <w:left w:val="none" w:sz="0" w:space="0" w:color="auto"/>
                <w:bottom w:val="none" w:sz="0" w:space="0" w:color="auto"/>
                <w:right w:val="none" w:sz="0" w:space="0" w:color="auto"/>
              </w:divBdr>
            </w:div>
            <w:div w:id="498665471">
              <w:marLeft w:val="0"/>
              <w:marRight w:val="0"/>
              <w:marTop w:val="0"/>
              <w:marBottom w:val="0"/>
              <w:divBdr>
                <w:top w:val="none" w:sz="0" w:space="0" w:color="auto"/>
                <w:left w:val="none" w:sz="0" w:space="0" w:color="auto"/>
                <w:bottom w:val="none" w:sz="0" w:space="0" w:color="auto"/>
                <w:right w:val="none" w:sz="0" w:space="0" w:color="auto"/>
              </w:divBdr>
            </w:div>
            <w:div w:id="502866756">
              <w:marLeft w:val="0"/>
              <w:marRight w:val="0"/>
              <w:marTop w:val="0"/>
              <w:marBottom w:val="0"/>
              <w:divBdr>
                <w:top w:val="none" w:sz="0" w:space="0" w:color="auto"/>
                <w:left w:val="none" w:sz="0" w:space="0" w:color="auto"/>
                <w:bottom w:val="none" w:sz="0" w:space="0" w:color="auto"/>
                <w:right w:val="none" w:sz="0" w:space="0" w:color="auto"/>
              </w:divBdr>
            </w:div>
            <w:div w:id="519048170">
              <w:marLeft w:val="0"/>
              <w:marRight w:val="0"/>
              <w:marTop w:val="0"/>
              <w:marBottom w:val="0"/>
              <w:divBdr>
                <w:top w:val="none" w:sz="0" w:space="0" w:color="auto"/>
                <w:left w:val="none" w:sz="0" w:space="0" w:color="auto"/>
                <w:bottom w:val="none" w:sz="0" w:space="0" w:color="auto"/>
                <w:right w:val="none" w:sz="0" w:space="0" w:color="auto"/>
              </w:divBdr>
            </w:div>
            <w:div w:id="660349027">
              <w:marLeft w:val="0"/>
              <w:marRight w:val="0"/>
              <w:marTop w:val="0"/>
              <w:marBottom w:val="0"/>
              <w:divBdr>
                <w:top w:val="none" w:sz="0" w:space="0" w:color="auto"/>
                <w:left w:val="none" w:sz="0" w:space="0" w:color="auto"/>
                <w:bottom w:val="none" w:sz="0" w:space="0" w:color="auto"/>
                <w:right w:val="none" w:sz="0" w:space="0" w:color="auto"/>
              </w:divBdr>
            </w:div>
            <w:div w:id="686752807">
              <w:marLeft w:val="0"/>
              <w:marRight w:val="0"/>
              <w:marTop w:val="0"/>
              <w:marBottom w:val="0"/>
              <w:divBdr>
                <w:top w:val="none" w:sz="0" w:space="0" w:color="auto"/>
                <w:left w:val="none" w:sz="0" w:space="0" w:color="auto"/>
                <w:bottom w:val="none" w:sz="0" w:space="0" w:color="auto"/>
                <w:right w:val="none" w:sz="0" w:space="0" w:color="auto"/>
              </w:divBdr>
            </w:div>
            <w:div w:id="1093286650">
              <w:marLeft w:val="0"/>
              <w:marRight w:val="0"/>
              <w:marTop w:val="0"/>
              <w:marBottom w:val="0"/>
              <w:divBdr>
                <w:top w:val="none" w:sz="0" w:space="0" w:color="auto"/>
                <w:left w:val="none" w:sz="0" w:space="0" w:color="auto"/>
                <w:bottom w:val="none" w:sz="0" w:space="0" w:color="auto"/>
                <w:right w:val="none" w:sz="0" w:space="0" w:color="auto"/>
              </w:divBdr>
            </w:div>
            <w:div w:id="1639021480">
              <w:marLeft w:val="0"/>
              <w:marRight w:val="0"/>
              <w:marTop w:val="0"/>
              <w:marBottom w:val="0"/>
              <w:divBdr>
                <w:top w:val="none" w:sz="0" w:space="0" w:color="auto"/>
                <w:left w:val="none" w:sz="0" w:space="0" w:color="auto"/>
                <w:bottom w:val="none" w:sz="0" w:space="0" w:color="auto"/>
                <w:right w:val="none" w:sz="0" w:space="0" w:color="auto"/>
              </w:divBdr>
            </w:div>
            <w:div w:id="1673559201">
              <w:marLeft w:val="0"/>
              <w:marRight w:val="0"/>
              <w:marTop w:val="0"/>
              <w:marBottom w:val="0"/>
              <w:divBdr>
                <w:top w:val="none" w:sz="0" w:space="0" w:color="auto"/>
                <w:left w:val="none" w:sz="0" w:space="0" w:color="auto"/>
                <w:bottom w:val="none" w:sz="0" w:space="0" w:color="auto"/>
                <w:right w:val="none" w:sz="0" w:space="0" w:color="auto"/>
              </w:divBdr>
            </w:div>
            <w:div w:id="1927380761">
              <w:marLeft w:val="0"/>
              <w:marRight w:val="0"/>
              <w:marTop w:val="0"/>
              <w:marBottom w:val="0"/>
              <w:divBdr>
                <w:top w:val="none" w:sz="0" w:space="0" w:color="auto"/>
                <w:left w:val="none" w:sz="0" w:space="0" w:color="auto"/>
                <w:bottom w:val="none" w:sz="0" w:space="0" w:color="auto"/>
                <w:right w:val="none" w:sz="0" w:space="0" w:color="auto"/>
              </w:divBdr>
            </w:div>
            <w:div w:id="2058124917">
              <w:marLeft w:val="0"/>
              <w:marRight w:val="0"/>
              <w:marTop w:val="0"/>
              <w:marBottom w:val="0"/>
              <w:divBdr>
                <w:top w:val="none" w:sz="0" w:space="0" w:color="auto"/>
                <w:left w:val="none" w:sz="0" w:space="0" w:color="auto"/>
                <w:bottom w:val="none" w:sz="0" w:space="0" w:color="auto"/>
                <w:right w:val="none" w:sz="0" w:space="0" w:color="auto"/>
              </w:divBdr>
            </w:div>
            <w:div w:id="2107573481">
              <w:marLeft w:val="0"/>
              <w:marRight w:val="0"/>
              <w:marTop w:val="0"/>
              <w:marBottom w:val="0"/>
              <w:divBdr>
                <w:top w:val="none" w:sz="0" w:space="0" w:color="auto"/>
                <w:left w:val="none" w:sz="0" w:space="0" w:color="auto"/>
                <w:bottom w:val="none" w:sz="0" w:space="0" w:color="auto"/>
                <w:right w:val="none" w:sz="0" w:space="0" w:color="auto"/>
              </w:divBdr>
            </w:div>
            <w:div w:id="212095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6406">
      <w:bodyDiv w:val="1"/>
      <w:marLeft w:val="0"/>
      <w:marRight w:val="0"/>
      <w:marTop w:val="0"/>
      <w:marBottom w:val="0"/>
      <w:divBdr>
        <w:top w:val="none" w:sz="0" w:space="0" w:color="auto"/>
        <w:left w:val="none" w:sz="0" w:space="0" w:color="auto"/>
        <w:bottom w:val="none" w:sz="0" w:space="0" w:color="auto"/>
        <w:right w:val="none" w:sz="0" w:space="0" w:color="auto"/>
      </w:divBdr>
    </w:div>
    <w:div w:id="1204320970">
      <w:bodyDiv w:val="1"/>
      <w:marLeft w:val="0"/>
      <w:marRight w:val="0"/>
      <w:marTop w:val="0"/>
      <w:marBottom w:val="0"/>
      <w:divBdr>
        <w:top w:val="none" w:sz="0" w:space="0" w:color="auto"/>
        <w:left w:val="none" w:sz="0" w:space="0" w:color="auto"/>
        <w:bottom w:val="none" w:sz="0" w:space="0" w:color="auto"/>
        <w:right w:val="none" w:sz="0" w:space="0" w:color="auto"/>
      </w:divBdr>
    </w:div>
    <w:div w:id="1207716857">
      <w:bodyDiv w:val="1"/>
      <w:marLeft w:val="0"/>
      <w:marRight w:val="0"/>
      <w:marTop w:val="0"/>
      <w:marBottom w:val="0"/>
      <w:divBdr>
        <w:top w:val="none" w:sz="0" w:space="0" w:color="auto"/>
        <w:left w:val="none" w:sz="0" w:space="0" w:color="auto"/>
        <w:bottom w:val="none" w:sz="0" w:space="0" w:color="auto"/>
        <w:right w:val="none" w:sz="0" w:space="0" w:color="auto"/>
      </w:divBdr>
    </w:div>
    <w:div w:id="1207718653">
      <w:bodyDiv w:val="1"/>
      <w:marLeft w:val="0"/>
      <w:marRight w:val="0"/>
      <w:marTop w:val="0"/>
      <w:marBottom w:val="0"/>
      <w:divBdr>
        <w:top w:val="none" w:sz="0" w:space="0" w:color="auto"/>
        <w:left w:val="none" w:sz="0" w:space="0" w:color="auto"/>
        <w:bottom w:val="none" w:sz="0" w:space="0" w:color="auto"/>
        <w:right w:val="none" w:sz="0" w:space="0" w:color="auto"/>
      </w:divBdr>
    </w:div>
    <w:div w:id="1209101963">
      <w:bodyDiv w:val="1"/>
      <w:marLeft w:val="0"/>
      <w:marRight w:val="0"/>
      <w:marTop w:val="0"/>
      <w:marBottom w:val="0"/>
      <w:divBdr>
        <w:top w:val="none" w:sz="0" w:space="0" w:color="auto"/>
        <w:left w:val="none" w:sz="0" w:space="0" w:color="auto"/>
        <w:bottom w:val="none" w:sz="0" w:space="0" w:color="auto"/>
        <w:right w:val="none" w:sz="0" w:space="0" w:color="auto"/>
      </w:divBdr>
    </w:div>
    <w:div w:id="1209338853">
      <w:bodyDiv w:val="1"/>
      <w:marLeft w:val="0"/>
      <w:marRight w:val="0"/>
      <w:marTop w:val="0"/>
      <w:marBottom w:val="0"/>
      <w:divBdr>
        <w:top w:val="none" w:sz="0" w:space="0" w:color="auto"/>
        <w:left w:val="none" w:sz="0" w:space="0" w:color="auto"/>
        <w:bottom w:val="none" w:sz="0" w:space="0" w:color="auto"/>
        <w:right w:val="none" w:sz="0" w:space="0" w:color="auto"/>
      </w:divBdr>
    </w:div>
    <w:div w:id="1209688963">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sChild>
        <w:div w:id="234971291">
          <w:marLeft w:val="0"/>
          <w:marRight w:val="0"/>
          <w:marTop w:val="0"/>
          <w:marBottom w:val="0"/>
          <w:divBdr>
            <w:top w:val="none" w:sz="0" w:space="0" w:color="auto"/>
            <w:left w:val="none" w:sz="0" w:space="0" w:color="auto"/>
            <w:bottom w:val="none" w:sz="0" w:space="0" w:color="auto"/>
            <w:right w:val="none" w:sz="0" w:space="0" w:color="auto"/>
          </w:divBdr>
        </w:div>
        <w:div w:id="618536517">
          <w:marLeft w:val="0"/>
          <w:marRight w:val="0"/>
          <w:marTop w:val="0"/>
          <w:marBottom w:val="0"/>
          <w:divBdr>
            <w:top w:val="none" w:sz="0" w:space="0" w:color="auto"/>
            <w:left w:val="none" w:sz="0" w:space="0" w:color="auto"/>
            <w:bottom w:val="none" w:sz="0" w:space="0" w:color="auto"/>
            <w:right w:val="none" w:sz="0" w:space="0" w:color="auto"/>
          </w:divBdr>
        </w:div>
      </w:divsChild>
    </w:div>
    <w:div w:id="1211259242">
      <w:bodyDiv w:val="1"/>
      <w:marLeft w:val="0"/>
      <w:marRight w:val="0"/>
      <w:marTop w:val="0"/>
      <w:marBottom w:val="0"/>
      <w:divBdr>
        <w:top w:val="none" w:sz="0" w:space="0" w:color="auto"/>
        <w:left w:val="none" w:sz="0" w:space="0" w:color="auto"/>
        <w:bottom w:val="none" w:sz="0" w:space="0" w:color="auto"/>
        <w:right w:val="none" w:sz="0" w:space="0" w:color="auto"/>
      </w:divBdr>
    </w:div>
    <w:div w:id="1213928474">
      <w:bodyDiv w:val="1"/>
      <w:marLeft w:val="0"/>
      <w:marRight w:val="0"/>
      <w:marTop w:val="0"/>
      <w:marBottom w:val="0"/>
      <w:divBdr>
        <w:top w:val="none" w:sz="0" w:space="0" w:color="auto"/>
        <w:left w:val="none" w:sz="0" w:space="0" w:color="auto"/>
        <w:bottom w:val="none" w:sz="0" w:space="0" w:color="auto"/>
        <w:right w:val="none" w:sz="0" w:space="0" w:color="auto"/>
      </w:divBdr>
    </w:div>
    <w:div w:id="1214003903">
      <w:bodyDiv w:val="1"/>
      <w:marLeft w:val="0"/>
      <w:marRight w:val="0"/>
      <w:marTop w:val="0"/>
      <w:marBottom w:val="0"/>
      <w:divBdr>
        <w:top w:val="none" w:sz="0" w:space="0" w:color="auto"/>
        <w:left w:val="none" w:sz="0" w:space="0" w:color="auto"/>
        <w:bottom w:val="none" w:sz="0" w:space="0" w:color="auto"/>
        <w:right w:val="none" w:sz="0" w:space="0" w:color="auto"/>
      </w:divBdr>
      <w:divsChild>
        <w:div w:id="1638563547">
          <w:marLeft w:val="0"/>
          <w:marRight w:val="0"/>
          <w:marTop w:val="0"/>
          <w:marBottom w:val="0"/>
          <w:divBdr>
            <w:top w:val="none" w:sz="0" w:space="0" w:color="auto"/>
            <w:left w:val="none" w:sz="0" w:space="0" w:color="auto"/>
            <w:bottom w:val="none" w:sz="0" w:space="0" w:color="auto"/>
            <w:right w:val="none" w:sz="0" w:space="0" w:color="auto"/>
          </w:divBdr>
          <w:divsChild>
            <w:div w:id="42021195">
              <w:marLeft w:val="0"/>
              <w:marRight w:val="0"/>
              <w:marTop w:val="0"/>
              <w:marBottom w:val="0"/>
              <w:divBdr>
                <w:top w:val="none" w:sz="0" w:space="0" w:color="auto"/>
                <w:left w:val="none" w:sz="0" w:space="0" w:color="auto"/>
                <w:bottom w:val="none" w:sz="0" w:space="0" w:color="auto"/>
                <w:right w:val="none" w:sz="0" w:space="0" w:color="auto"/>
              </w:divBdr>
            </w:div>
            <w:div w:id="139929023">
              <w:marLeft w:val="0"/>
              <w:marRight w:val="0"/>
              <w:marTop w:val="0"/>
              <w:marBottom w:val="0"/>
              <w:divBdr>
                <w:top w:val="none" w:sz="0" w:space="0" w:color="auto"/>
                <w:left w:val="none" w:sz="0" w:space="0" w:color="auto"/>
                <w:bottom w:val="none" w:sz="0" w:space="0" w:color="auto"/>
                <w:right w:val="none" w:sz="0" w:space="0" w:color="auto"/>
              </w:divBdr>
            </w:div>
            <w:div w:id="237248028">
              <w:marLeft w:val="0"/>
              <w:marRight w:val="0"/>
              <w:marTop w:val="0"/>
              <w:marBottom w:val="0"/>
              <w:divBdr>
                <w:top w:val="none" w:sz="0" w:space="0" w:color="auto"/>
                <w:left w:val="none" w:sz="0" w:space="0" w:color="auto"/>
                <w:bottom w:val="none" w:sz="0" w:space="0" w:color="auto"/>
                <w:right w:val="none" w:sz="0" w:space="0" w:color="auto"/>
              </w:divBdr>
            </w:div>
            <w:div w:id="242423662">
              <w:marLeft w:val="0"/>
              <w:marRight w:val="0"/>
              <w:marTop w:val="0"/>
              <w:marBottom w:val="0"/>
              <w:divBdr>
                <w:top w:val="none" w:sz="0" w:space="0" w:color="auto"/>
                <w:left w:val="none" w:sz="0" w:space="0" w:color="auto"/>
                <w:bottom w:val="none" w:sz="0" w:space="0" w:color="auto"/>
                <w:right w:val="none" w:sz="0" w:space="0" w:color="auto"/>
              </w:divBdr>
            </w:div>
            <w:div w:id="287124070">
              <w:marLeft w:val="0"/>
              <w:marRight w:val="0"/>
              <w:marTop w:val="0"/>
              <w:marBottom w:val="0"/>
              <w:divBdr>
                <w:top w:val="none" w:sz="0" w:space="0" w:color="auto"/>
                <w:left w:val="none" w:sz="0" w:space="0" w:color="auto"/>
                <w:bottom w:val="none" w:sz="0" w:space="0" w:color="auto"/>
                <w:right w:val="none" w:sz="0" w:space="0" w:color="auto"/>
              </w:divBdr>
            </w:div>
            <w:div w:id="580793189">
              <w:marLeft w:val="0"/>
              <w:marRight w:val="0"/>
              <w:marTop w:val="0"/>
              <w:marBottom w:val="0"/>
              <w:divBdr>
                <w:top w:val="none" w:sz="0" w:space="0" w:color="auto"/>
                <w:left w:val="none" w:sz="0" w:space="0" w:color="auto"/>
                <w:bottom w:val="none" w:sz="0" w:space="0" w:color="auto"/>
                <w:right w:val="none" w:sz="0" w:space="0" w:color="auto"/>
              </w:divBdr>
            </w:div>
            <w:div w:id="610168832">
              <w:marLeft w:val="0"/>
              <w:marRight w:val="0"/>
              <w:marTop w:val="0"/>
              <w:marBottom w:val="0"/>
              <w:divBdr>
                <w:top w:val="none" w:sz="0" w:space="0" w:color="auto"/>
                <w:left w:val="none" w:sz="0" w:space="0" w:color="auto"/>
                <w:bottom w:val="none" w:sz="0" w:space="0" w:color="auto"/>
                <w:right w:val="none" w:sz="0" w:space="0" w:color="auto"/>
              </w:divBdr>
            </w:div>
            <w:div w:id="749885135">
              <w:marLeft w:val="0"/>
              <w:marRight w:val="0"/>
              <w:marTop w:val="0"/>
              <w:marBottom w:val="0"/>
              <w:divBdr>
                <w:top w:val="none" w:sz="0" w:space="0" w:color="auto"/>
                <w:left w:val="none" w:sz="0" w:space="0" w:color="auto"/>
                <w:bottom w:val="none" w:sz="0" w:space="0" w:color="auto"/>
                <w:right w:val="none" w:sz="0" w:space="0" w:color="auto"/>
              </w:divBdr>
            </w:div>
            <w:div w:id="768507554">
              <w:marLeft w:val="0"/>
              <w:marRight w:val="0"/>
              <w:marTop w:val="0"/>
              <w:marBottom w:val="0"/>
              <w:divBdr>
                <w:top w:val="none" w:sz="0" w:space="0" w:color="auto"/>
                <w:left w:val="none" w:sz="0" w:space="0" w:color="auto"/>
                <w:bottom w:val="none" w:sz="0" w:space="0" w:color="auto"/>
                <w:right w:val="none" w:sz="0" w:space="0" w:color="auto"/>
              </w:divBdr>
            </w:div>
            <w:div w:id="983313730">
              <w:marLeft w:val="0"/>
              <w:marRight w:val="0"/>
              <w:marTop w:val="0"/>
              <w:marBottom w:val="0"/>
              <w:divBdr>
                <w:top w:val="none" w:sz="0" w:space="0" w:color="auto"/>
                <w:left w:val="none" w:sz="0" w:space="0" w:color="auto"/>
                <w:bottom w:val="none" w:sz="0" w:space="0" w:color="auto"/>
                <w:right w:val="none" w:sz="0" w:space="0" w:color="auto"/>
              </w:divBdr>
            </w:div>
            <w:div w:id="1062364945">
              <w:marLeft w:val="0"/>
              <w:marRight w:val="0"/>
              <w:marTop w:val="0"/>
              <w:marBottom w:val="0"/>
              <w:divBdr>
                <w:top w:val="none" w:sz="0" w:space="0" w:color="auto"/>
                <w:left w:val="none" w:sz="0" w:space="0" w:color="auto"/>
                <w:bottom w:val="none" w:sz="0" w:space="0" w:color="auto"/>
                <w:right w:val="none" w:sz="0" w:space="0" w:color="auto"/>
              </w:divBdr>
            </w:div>
            <w:div w:id="1066956091">
              <w:marLeft w:val="0"/>
              <w:marRight w:val="0"/>
              <w:marTop w:val="0"/>
              <w:marBottom w:val="0"/>
              <w:divBdr>
                <w:top w:val="none" w:sz="0" w:space="0" w:color="auto"/>
                <w:left w:val="none" w:sz="0" w:space="0" w:color="auto"/>
                <w:bottom w:val="none" w:sz="0" w:space="0" w:color="auto"/>
                <w:right w:val="none" w:sz="0" w:space="0" w:color="auto"/>
              </w:divBdr>
            </w:div>
            <w:div w:id="1087650889">
              <w:marLeft w:val="0"/>
              <w:marRight w:val="0"/>
              <w:marTop w:val="0"/>
              <w:marBottom w:val="0"/>
              <w:divBdr>
                <w:top w:val="none" w:sz="0" w:space="0" w:color="auto"/>
                <w:left w:val="none" w:sz="0" w:space="0" w:color="auto"/>
                <w:bottom w:val="none" w:sz="0" w:space="0" w:color="auto"/>
                <w:right w:val="none" w:sz="0" w:space="0" w:color="auto"/>
              </w:divBdr>
            </w:div>
            <w:div w:id="1262446501">
              <w:marLeft w:val="0"/>
              <w:marRight w:val="0"/>
              <w:marTop w:val="0"/>
              <w:marBottom w:val="0"/>
              <w:divBdr>
                <w:top w:val="none" w:sz="0" w:space="0" w:color="auto"/>
                <w:left w:val="none" w:sz="0" w:space="0" w:color="auto"/>
                <w:bottom w:val="none" w:sz="0" w:space="0" w:color="auto"/>
                <w:right w:val="none" w:sz="0" w:space="0" w:color="auto"/>
              </w:divBdr>
            </w:div>
            <w:div w:id="1291470540">
              <w:marLeft w:val="0"/>
              <w:marRight w:val="0"/>
              <w:marTop w:val="0"/>
              <w:marBottom w:val="0"/>
              <w:divBdr>
                <w:top w:val="none" w:sz="0" w:space="0" w:color="auto"/>
                <w:left w:val="none" w:sz="0" w:space="0" w:color="auto"/>
                <w:bottom w:val="none" w:sz="0" w:space="0" w:color="auto"/>
                <w:right w:val="none" w:sz="0" w:space="0" w:color="auto"/>
              </w:divBdr>
            </w:div>
            <w:div w:id="1328899736">
              <w:marLeft w:val="0"/>
              <w:marRight w:val="0"/>
              <w:marTop w:val="0"/>
              <w:marBottom w:val="0"/>
              <w:divBdr>
                <w:top w:val="none" w:sz="0" w:space="0" w:color="auto"/>
                <w:left w:val="none" w:sz="0" w:space="0" w:color="auto"/>
                <w:bottom w:val="none" w:sz="0" w:space="0" w:color="auto"/>
                <w:right w:val="none" w:sz="0" w:space="0" w:color="auto"/>
              </w:divBdr>
            </w:div>
            <w:div w:id="1536888375">
              <w:marLeft w:val="0"/>
              <w:marRight w:val="0"/>
              <w:marTop w:val="0"/>
              <w:marBottom w:val="0"/>
              <w:divBdr>
                <w:top w:val="none" w:sz="0" w:space="0" w:color="auto"/>
                <w:left w:val="none" w:sz="0" w:space="0" w:color="auto"/>
                <w:bottom w:val="none" w:sz="0" w:space="0" w:color="auto"/>
                <w:right w:val="none" w:sz="0" w:space="0" w:color="auto"/>
              </w:divBdr>
            </w:div>
            <w:div w:id="1990330085">
              <w:marLeft w:val="0"/>
              <w:marRight w:val="0"/>
              <w:marTop w:val="0"/>
              <w:marBottom w:val="0"/>
              <w:divBdr>
                <w:top w:val="none" w:sz="0" w:space="0" w:color="auto"/>
                <w:left w:val="none" w:sz="0" w:space="0" w:color="auto"/>
                <w:bottom w:val="none" w:sz="0" w:space="0" w:color="auto"/>
                <w:right w:val="none" w:sz="0" w:space="0" w:color="auto"/>
              </w:divBdr>
            </w:div>
            <w:div w:id="1998076102">
              <w:marLeft w:val="0"/>
              <w:marRight w:val="0"/>
              <w:marTop w:val="0"/>
              <w:marBottom w:val="0"/>
              <w:divBdr>
                <w:top w:val="none" w:sz="0" w:space="0" w:color="auto"/>
                <w:left w:val="none" w:sz="0" w:space="0" w:color="auto"/>
                <w:bottom w:val="none" w:sz="0" w:space="0" w:color="auto"/>
                <w:right w:val="none" w:sz="0" w:space="0" w:color="auto"/>
              </w:divBdr>
            </w:div>
            <w:div w:id="208837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61102">
      <w:bodyDiv w:val="1"/>
      <w:marLeft w:val="0"/>
      <w:marRight w:val="0"/>
      <w:marTop w:val="0"/>
      <w:marBottom w:val="0"/>
      <w:divBdr>
        <w:top w:val="none" w:sz="0" w:space="0" w:color="auto"/>
        <w:left w:val="none" w:sz="0" w:space="0" w:color="auto"/>
        <w:bottom w:val="none" w:sz="0" w:space="0" w:color="auto"/>
        <w:right w:val="none" w:sz="0" w:space="0" w:color="auto"/>
      </w:divBdr>
    </w:div>
    <w:div w:id="1216156998">
      <w:bodyDiv w:val="1"/>
      <w:marLeft w:val="0"/>
      <w:marRight w:val="0"/>
      <w:marTop w:val="0"/>
      <w:marBottom w:val="0"/>
      <w:divBdr>
        <w:top w:val="none" w:sz="0" w:space="0" w:color="auto"/>
        <w:left w:val="none" w:sz="0" w:space="0" w:color="auto"/>
        <w:bottom w:val="none" w:sz="0" w:space="0" w:color="auto"/>
        <w:right w:val="none" w:sz="0" w:space="0" w:color="auto"/>
      </w:divBdr>
    </w:div>
    <w:div w:id="1220441691">
      <w:bodyDiv w:val="1"/>
      <w:marLeft w:val="0"/>
      <w:marRight w:val="0"/>
      <w:marTop w:val="0"/>
      <w:marBottom w:val="0"/>
      <w:divBdr>
        <w:top w:val="none" w:sz="0" w:space="0" w:color="auto"/>
        <w:left w:val="none" w:sz="0" w:space="0" w:color="auto"/>
        <w:bottom w:val="none" w:sz="0" w:space="0" w:color="auto"/>
        <w:right w:val="none" w:sz="0" w:space="0" w:color="auto"/>
      </w:divBdr>
      <w:divsChild>
        <w:div w:id="1055473934">
          <w:marLeft w:val="0"/>
          <w:marRight w:val="0"/>
          <w:marTop w:val="0"/>
          <w:marBottom w:val="0"/>
          <w:divBdr>
            <w:top w:val="none" w:sz="0" w:space="0" w:color="auto"/>
            <w:left w:val="none" w:sz="0" w:space="0" w:color="auto"/>
            <w:bottom w:val="none" w:sz="0" w:space="0" w:color="auto"/>
            <w:right w:val="none" w:sz="0" w:space="0" w:color="auto"/>
          </w:divBdr>
          <w:divsChild>
            <w:div w:id="96218520">
              <w:marLeft w:val="0"/>
              <w:marRight w:val="0"/>
              <w:marTop w:val="0"/>
              <w:marBottom w:val="0"/>
              <w:divBdr>
                <w:top w:val="none" w:sz="0" w:space="0" w:color="auto"/>
                <w:left w:val="none" w:sz="0" w:space="0" w:color="auto"/>
                <w:bottom w:val="none" w:sz="0" w:space="0" w:color="auto"/>
                <w:right w:val="none" w:sz="0" w:space="0" w:color="auto"/>
              </w:divBdr>
            </w:div>
            <w:div w:id="501579630">
              <w:marLeft w:val="0"/>
              <w:marRight w:val="0"/>
              <w:marTop w:val="0"/>
              <w:marBottom w:val="0"/>
              <w:divBdr>
                <w:top w:val="none" w:sz="0" w:space="0" w:color="auto"/>
                <w:left w:val="none" w:sz="0" w:space="0" w:color="auto"/>
                <w:bottom w:val="none" w:sz="0" w:space="0" w:color="auto"/>
                <w:right w:val="none" w:sz="0" w:space="0" w:color="auto"/>
              </w:divBdr>
            </w:div>
            <w:div w:id="552428387">
              <w:marLeft w:val="0"/>
              <w:marRight w:val="0"/>
              <w:marTop w:val="0"/>
              <w:marBottom w:val="0"/>
              <w:divBdr>
                <w:top w:val="none" w:sz="0" w:space="0" w:color="auto"/>
                <w:left w:val="none" w:sz="0" w:space="0" w:color="auto"/>
                <w:bottom w:val="none" w:sz="0" w:space="0" w:color="auto"/>
                <w:right w:val="none" w:sz="0" w:space="0" w:color="auto"/>
              </w:divBdr>
            </w:div>
            <w:div w:id="658927442">
              <w:marLeft w:val="0"/>
              <w:marRight w:val="0"/>
              <w:marTop w:val="0"/>
              <w:marBottom w:val="0"/>
              <w:divBdr>
                <w:top w:val="none" w:sz="0" w:space="0" w:color="auto"/>
                <w:left w:val="none" w:sz="0" w:space="0" w:color="auto"/>
                <w:bottom w:val="none" w:sz="0" w:space="0" w:color="auto"/>
                <w:right w:val="none" w:sz="0" w:space="0" w:color="auto"/>
              </w:divBdr>
            </w:div>
            <w:div w:id="765152417">
              <w:marLeft w:val="0"/>
              <w:marRight w:val="0"/>
              <w:marTop w:val="0"/>
              <w:marBottom w:val="0"/>
              <w:divBdr>
                <w:top w:val="none" w:sz="0" w:space="0" w:color="auto"/>
                <w:left w:val="none" w:sz="0" w:space="0" w:color="auto"/>
                <w:bottom w:val="none" w:sz="0" w:space="0" w:color="auto"/>
                <w:right w:val="none" w:sz="0" w:space="0" w:color="auto"/>
              </w:divBdr>
            </w:div>
            <w:div w:id="844368685">
              <w:marLeft w:val="0"/>
              <w:marRight w:val="0"/>
              <w:marTop w:val="0"/>
              <w:marBottom w:val="0"/>
              <w:divBdr>
                <w:top w:val="none" w:sz="0" w:space="0" w:color="auto"/>
                <w:left w:val="none" w:sz="0" w:space="0" w:color="auto"/>
                <w:bottom w:val="none" w:sz="0" w:space="0" w:color="auto"/>
                <w:right w:val="none" w:sz="0" w:space="0" w:color="auto"/>
              </w:divBdr>
            </w:div>
            <w:div w:id="881941687">
              <w:marLeft w:val="0"/>
              <w:marRight w:val="0"/>
              <w:marTop w:val="0"/>
              <w:marBottom w:val="0"/>
              <w:divBdr>
                <w:top w:val="none" w:sz="0" w:space="0" w:color="auto"/>
                <w:left w:val="none" w:sz="0" w:space="0" w:color="auto"/>
                <w:bottom w:val="none" w:sz="0" w:space="0" w:color="auto"/>
                <w:right w:val="none" w:sz="0" w:space="0" w:color="auto"/>
              </w:divBdr>
            </w:div>
            <w:div w:id="916403847">
              <w:marLeft w:val="0"/>
              <w:marRight w:val="0"/>
              <w:marTop w:val="0"/>
              <w:marBottom w:val="0"/>
              <w:divBdr>
                <w:top w:val="none" w:sz="0" w:space="0" w:color="auto"/>
                <w:left w:val="none" w:sz="0" w:space="0" w:color="auto"/>
                <w:bottom w:val="none" w:sz="0" w:space="0" w:color="auto"/>
                <w:right w:val="none" w:sz="0" w:space="0" w:color="auto"/>
              </w:divBdr>
            </w:div>
            <w:div w:id="967974232">
              <w:marLeft w:val="0"/>
              <w:marRight w:val="0"/>
              <w:marTop w:val="0"/>
              <w:marBottom w:val="0"/>
              <w:divBdr>
                <w:top w:val="none" w:sz="0" w:space="0" w:color="auto"/>
                <w:left w:val="none" w:sz="0" w:space="0" w:color="auto"/>
                <w:bottom w:val="none" w:sz="0" w:space="0" w:color="auto"/>
                <w:right w:val="none" w:sz="0" w:space="0" w:color="auto"/>
              </w:divBdr>
            </w:div>
            <w:div w:id="1009604633">
              <w:marLeft w:val="0"/>
              <w:marRight w:val="0"/>
              <w:marTop w:val="0"/>
              <w:marBottom w:val="0"/>
              <w:divBdr>
                <w:top w:val="none" w:sz="0" w:space="0" w:color="auto"/>
                <w:left w:val="none" w:sz="0" w:space="0" w:color="auto"/>
                <w:bottom w:val="none" w:sz="0" w:space="0" w:color="auto"/>
                <w:right w:val="none" w:sz="0" w:space="0" w:color="auto"/>
              </w:divBdr>
            </w:div>
            <w:div w:id="1014112645">
              <w:marLeft w:val="0"/>
              <w:marRight w:val="0"/>
              <w:marTop w:val="0"/>
              <w:marBottom w:val="0"/>
              <w:divBdr>
                <w:top w:val="none" w:sz="0" w:space="0" w:color="auto"/>
                <w:left w:val="none" w:sz="0" w:space="0" w:color="auto"/>
                <w:bottom w:val="none" w:sz="0" w:space="0" w:color="auto"/>
                <w:right w:val="none" w:sz="0" w:space="0" w:color="auto"/>
              </w:divBdr>
            </w:div>
            <w:div w:id="1200127630">
              <w:marLeft w:val="0"/>
              <w:marRight w:val="0"/>
              <w:marTop w:val="0"/>
              <w:marBottom w:val="0"/>
              <w:divBdr>
                <w:top w:val="none" w:sz="0" w:space="0" w:color="auto"/>
                <w:left w:val="none" w:sz="0" w:space="0" w:color="auto"/>
                <w:bottom w:val="none" w:sz="0" w:space="0" w:color="auto"/>
                <w:right w:val="none" w:sz="0" w:space="0" w:color="auto"/>
              </w:divBdr>
            </w:div>
            <w:div w:id="1206985264">
              <w:marLeft w:val="0"/>
              <w:marRight w:val="0"/>
              <w:marTop w:val="0"/>
              <w:marBottom w:val="0"/>
              <w:divBdr>
                <w:top w:val="none" w:sz="0" w:space="0" w:color="auto"/>
                <w:left w:val="none" w:sz="0" w:space="0" w:color="auto"/>
                <w:bottom w:val="none" w:sz="0" w:space="0" w:color="auto"/>
                <w:right w:val="none" w:sz="0" w:space="0" w:color="auto"/>
              </w:divBdr>
            </w:div>
            <w:div w:id="1238830976">
              <w:marLeft w:val="0"/>
              <w:marRight w:val="0"/>
              <w:marTop w:val="0"/>
              <w:marBottom w:val="0"/>
              <w:divBdr>
                <w:top w:val="none" w:sz="0" w:space="0" w:color="auto"/>
                <w:left w:val="none" w:sz="0" w:space="0" w:color="auto"/>
                <w:bottom w:val="none" w:sz="0" w:space="0" w:color="auto"/>
                <w:right w:val="none" w:sz="0" w:space="0" w:color="auto"/>
              </w:divBdr>
            </w:div>
            <w:div w:id="1248273589">
              <w:marLeft w:val="0"/>
              <w:marRight w:val="0"/>
              <w:marTop w:val="0"/>
              <w:marBottom w:val="0"/>
              <w:divBdr>
                <w:top w:val="none" w:sz="0" w:space="0" w:color="auto"/>
                <w:left w:val="none" w:sz="0" w:space="0" w:color="auto"/>
                <w:bottom w:val="none" w:sz="0" w:space="0" w:color="auto"/>
                <w:right w:val="none" w:sz="0" w:space="0" w:color="auto"/>
              </w:divBdr>
            </w:div>
            <w:div w:id="1253929309">
              <w:marLeft w:val="0"/>
              <w:marRight w:val="0"/>
              <w:marTop w:val="0"/>
              <w:marBottom w:val="0"/>
              <w:divBdr>
                <w:top w:val="none" w:sz="0" w:space="0" w:color="auto"/>
                <w:left w:val="none" w:sz="0" w:space="0" w:color="auto"/>
                <w:bottom w:val="none" w:sz="0" w:space="0" w:color="auto"/>
                <w:right w:val="none" w:sz="0" w:space="0" w:color="auto"/>
              </w:divBdr>
            </w:div>
            <w:div w:id="1382557127">
              <w:marLeft w:val="0"/>
              <w:marRight w:val="0"/>
              <w:marTop w:val="0"/>
              <w:marBottom w:val="0"/>
              <w:divBdr>
                <w:top w:val="none" w:sz="0" w:space="0" w:color="auto"/>
                <w:left w:val="none" w:sz="0" w:space="0" w:color="auto"/>
                <w:bottom w:val="none" w:sz="0" w:space="0" w:color="auto"/>
                <w:right w:val="none" w:sz="0" w:space="0" w:color="auto"/>
              </w:divBdr>
            </w:div>
            <w:div w:id="1397823030">
              <w:marLeft w:val="0"/>
              <w:marRight w:val="0"/>
              <w:marTop w:val="0"/>
              <w:marBottom w:val="0"/>
              <w:divBdr>
                <w:top w:val="none" w:sz="0" w:space="0" w:color="auto"/>
                <w:left w:val="none" w:sz="0" w:space="0" w:color="auto"/>
                <w:bottom w:val="none" w:sz="0" w:space="0" w:color="auto"/>
                <w:right w:val="none" w:sz="0" w:space="0" w:color="auto"/>
              </w:divBdr>
            </w:div>
            <w:div w:id="1420560082">
              <w:marLeft w:val="0"/>
              <w:marRight w:val="0"/>
              <w:marTop w:val="0"/>
              <w:marBottom w:val="0"/>
              <w:divBdr>
                <w:top w:val="none" w:sz="0" w:space="0" w:color="auto"/>
                <w:left w:val="none" w:sz="0" w:space="0" w:color="auto"/>
                <w:bottom w:val="none" w:sz="0" w:space="0" w:color="auto"/>
                <w:right w:val="none" w:sz="0" w:space="0" w:color="auto"/>
              </w:divBdr>
            </w:div>
            <w:div w:id="1464351409">
              <w:marLeft w:val="0"/>
              <w:marRight w:val="0"/>
              <w:marTop w:val="0"/>
              <w:marBottom w:val="0"/>
              <w:divBdr>
                <w:top w:val="none" w:sz="0" w:space="0" w:color="auto"/>
                <w:left w:val="none" w:sz="0" w:space="0" w:color="auto"/>
                <w:bottom w:val="none" w:sz="0" w:space="0" w:color="auto"/>
                <w:right w:val="none" w:sz="0" w:space="0" w:color="auto"/>
              </w:divBdr>
            </w:div>
            <w:div w:id="1470048498">
              <w:marLeft w:val="0"/>
              <w:marRight w:val="0"/>
              <w:marTop w:val="0"/>
              <w:marBottom w:val="0"/>
              <w:divBdr>
                <w:top w:val="none" w:sz="0" w:space="0" w:color="auto"/>
                <w:left w:val="none" w:sz="0" w:space="0" w:color="auto"/>
                <w:bottom w:val="none" w:sz="0" w:space="0" w:color="auto"/>
                <w:right w:val="none" w:sz="0" w:space="0" w:color="auto"/>
              </w:divBdr>
            </w:div>
            <w:div w:id="1737581406">
              <w:marLeft w:val="0"/>
              <w:marRight w:val="0"/>
              <w:marTop w:val="0"/>
              <w:marBottom w:val="0"/>
              <w:divBdr>
                <w:top w:val="none" w:sz="0" w:space="0" w:color="auto"/>
                <w:left w:val="none" w:sz="0" w:space="0" w:color="auto"/>
                <w:bottom w:val="none" w:sz="0" w:space="0" w:color="auto"/>
                <w:right w:val="none" w:sz="0" w:space="0" w:color="auto"/>
              </w:divBdr>
            </w:div>
            <w:div w:id="1848248433">
              <w:marLeft w:val="0"/>
              <w:marRight w:val="0"/>
              <w:marTop w:val="0"/>
              <w:marBottom w:val="0"/>
              <w:divBdr>
                <w:top w:val="none" w:sz="0" w:space="0" w:color="auto"/>
                <w:left w:val="none" w:sz="0" w:space="0" w:color="auto"/>
                <w:bottom w:val="none" w:sz="0" w:space="0" w:color="auto"/>
                <w:right w:val="none" w:sz="0" w:space="0" w:color="auto"/>
              </w:divBdr>
            </w:div>
            <w:div w:id="1882672835">
              <w:marLeft w:val="0"/>
              <w:marRight w:val="0"/>
              <w:marTop w:val="0"/>
              <w:marBottom w:val="0"/>
              <w:divBdr>
                <w:top w:val="none" w:sz="0" w:space="0" w:color="auto"/>
                <w:left w:val="none" w:sz="0" w:space="0" w:color="auto"/>
                <w:bottom w:val="none" w:sz="0" w:space="0" w:color="auto"/>
                <w:right w:val="none" w:sz="0" w:space="0" w:color="auto"/>
              </w:divBdr>
            </w:div>
            <w:div w:id="2098859805">
              <w:marLeft w:val="0"/>
              <w:marRight w:val="0"/>
              <w:marTop w:val="0"/>
              <w:marBottom w:val="0"/>
              <w:divBdr>
                <w:top w:val="none" w:sz="0" w:space="0" w:color="auto"/>
                <w:left w:val="none" w:sz="0" w:space="0" w:color="auto"/>
                <w:bottom w:val="none" w:sz="0" w:space="0" w:color="auto"/>
                <w:right w:val="none" w:sz="0" w:space="0" w:color="auto"/>
              </w:divBdr>
            </w:div>
            <w:div w:id="209978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55062">
      <w:bodyDiv w:val="1"/>
      <w:marLeft w:val="0"/>
      <w:marRight w:val="0"/>
      <w:marTop w:val="0"/>
      <w:marBottom w:val="0"/>
      <w:divBdr>
        <w:top w:val="none" w:sz="0" w:space="0" w:color="auto"/>
        <w:left w:val="none" w:sz="0" w:space="0" w:color="auto"/>
        <w:bottom w:val="none" w:sz="0" w:space="0" w:color="auto"/>
        <w:right w:val="none" w:sz="0" w:space="0" w:color="auto"/>
      </w:divBdr>
    </w:div>
    <w:div w:id="1226837238">
      <w:bodyDiv w:val="1"/>
      <w:marLeft w:val="0"/>
      <w:marRight w:val="0"/>
      <w:marTop w:val="0"/>
      <w:marBottom w:val="0"/>
      <w:divBdr>
        <w:top w:val="none" w:sz="0" w:space="0" w:color="auto"/>
        <w:left w:val="none" w:sz="0" w:space="0" w:color="auto"/>
        <w:bottom w:val="none" w:sz="0" w:space="0" w:color="auto"/>
        <w:right w:val="none" w:sz="0" w:space="0" w:color="auto"/>
      </w:divBdr>
      <w:divsChild>
        <w:div w:id="1749384646">
          <w:marLeft w:val="0"/>
          <w:marRight w:val="0"/>
          <w:marTop w:val="0"/>
          <w:marBottom w:val="0"/>
          <w:divBdr>
            <w:top w:val="none" w:sz="0" w:space="0" w:color="auto"/>
            <w:left w:val="none" w:sz="0" w:space="0" w:color="auto"/>
            <w:bottom w:val="none" w:sz="0" w:space="0" w:color="auto"/>
            <w:right w:val="none" w:sz="0" w:space="0" w:color="auto"/>
          </w:divBdr>
          <w:divsChild>
            <w:div w:id="193732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153525">
      <w:bodyDiv w:val="1"/>
      <w:marLeft w:val="0"/>
      <w:marRight w:val="0"/>
      <w:marTop w:val="0"/>
      <w:marBottom w:val="0"/>
      <w:divBdr>
        <w:top w:val="none" w:sz="0" w:space="0" w:color="auto"/>
        <w:left w:val="none" w:sz="0" w:space="0" w:color="auto"/>
        <w:bottom w:val="none" w:sz="0" w:space="0" w:color="auto"/>
        <w:right w:val="none" w:sz="0" w:space="0" w:color="auto"/>
      </w:divBdr>
    </w:div>
    <w:div w:id="1230313338">
      <w:bodyDiv w:val="1"/>
      <w:marLeft w:val="0"/>
      <w:marRight w:val="0"/>
      <w:marTop w:val="0"/>
      <w:marBottom w:val="0"/>
      <w:divBdr>
        <w:top w:val="none" w:sz="0" w:space="0" w:color="auto"/>
        <w:left w:val="none" w:sz="0" w:space="0" w:color="auto"/>
        <w:bottom w:val="none" w:sz="0" w:space="0" w:color="auto"/>
        <w:right w:val="none" w:sz="0" w:space="0" w:color="auto"/>
      </w:divBdr>
    </w:div>
    <w:div w:id="1232350872">
      <w:bodyDiv w:val="1"/>
      <w:marLeft w:val="0"/>
      <w:marRight w:val="0"/>
      <w:marTop w:val="0"/>
      <w:marBottom w:val="0"/>
      <w:divBdr>
        <w:top w:val="none" w:sz="0" w:space="0" w:color="auto"/>
        <w:left w:val="none" w:sz="0" w:space="0" w:color="auto"/>
        <w:bottom w:val="none" w:sz="0" w:space="0" w:color="auto"/>
        <w:right w:val="none" w:sz="0" w:space="0" w:color="auto"/>
      </w:divBdr>
    </w:div>
    <w:div w:id="1239167677">
      <w:bodyDiv w:val="1"/>
      <w:marLeft w:val="0"/>
      <w:marRight w:val="0"/>
      <w:marTop w:val="0"/>
      <w:marBottom w:val="0"/>
      <w:divBdr>
        <w:top w:val="none" w:sz="0" w:space="0" w:color="auto"/>
        <w:left w:val="none" w:sz="0" w:space="0" w:color="auto"/>
        <w:bottom w:val="none" w:sz="0" w:space="0" w:color="auto"/>
        <w:right w:val="none" w:sz="0" w:space="0" w:color="auto"/>
      </w:divBdr>
    </w:div>
    <w:div w:id="1239438482">
      <w:bodyDiv w:val="1"/>
      <w:marLeft w:val="0"/>
      <w:marRight w:val="0"/>
      <w:marTop w:val="0"/>
      <w:marBottom w:val="0"/>
      <w:divBdr>
        <w:top w:val="none" w:sz="0" w:space="0" w:color="auto"/>
        <w:left w:val="none" w:sz="0" w:space="0" w:color="auto"/>
        <w:bottom w:val="none" w:sz="0" w:space="0" w:color="auto"/>
        <w:right w:val="none" w:sz="0" w:space="0" w:color="auto"/>
      </w:divBdr>
      <w:divsChild>
        <w:div w:id="432942502">
          <w:marLeft w:val="0"/>
          <w:marRight w:val="0"/>
          <w:marTop w:val="0"/>
          <w:marBottom w:val="0"/>
          <w:divBdr>
            <w:top w:val="none" w:sz="0" w:space="0" w:color="auto"/>
            <w:left w:val="none" w:sz="0" w:space="0" w:color="auto"/>
            <w:bottom w:val="none" w:sz="0" w:space="0" w:color="auto"/>
            <w:right w:val="none" w:sz="0" w:space="0" w:color="auto"/>
          </w:divBdr>
          <w:divsChild>
            <w:div w:id="97602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24738">
      <w:bodyDiv w:val="1"/>
      <w:marLeft w:val="0"/>
      <w:marRight w:val="0"/>
      <w:marTop w:val="0"/>
      <w:marBottom w:val="0"/>
      <w:divBdr>
        <w:top w:val="none" w:sz="0" w:space="0" w:color="auto"/>
        <w:left w:val="none" w:sz="0" w:space="0" w:color="auto"/>
        <w:bottom w:val="none" w:sz="0" w:space="0" w:color="auto"/>
        <w:right w:val="none" w:sz="0" w:space="0" w:color="auto"/>
      </w:divBdr>
    </w:div>
    <w:div w:id="1244995757">
      <w:bodyDiv w:val="1"/>
      <w:marLeft w:val="0"/>
      <w:marRight w:val="0"/>
      <w:marTop w:val="0"/>
      <w:marBottom w:val="0"/>
      <w:divBdr>
        <w:top w:val="none" w:sz="0" w:space="0" w:color="auto"/>
        <w:left w:val="none" w:sz="0" w:space="0" w:color="auto"/>
        <w:bottom w:val="none" w:sz="0" w:space="0" w:color="auto"/>
        <w:right w:val="none" w:sz="0" w:space="0" w:color="auto"/>
      </w:divBdr>
      <w:divsChild>
        <w:div w:id="835071111">
          <w:marLeft w:val="0"/>
          <w:marRight w:val="0"/>
          <w:marTop w:val="0"/>
          <w:marBottom w:val="0"/>
          <w:divBdr>
            <w:top w:val="none" w:sz="0" w:space="0" w:color="auto"/>
            <w:left w:val="none" w:sz="0" w:space="0" w:color="auto"/>
            <w:bottom w:val="none" w:sz="0" w:space="0" w:color="auto"/>
            <w:right w:val="none" w:sz="0" w:space="0" w:color="auto"/>
          </w:divBdr>
          <w:divsChild>
            <w:div w:id="55018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37046">
      <w:bodyDiv w:val="1"/>
      <w:marLeft w:val="0"/>
      <w:marRight w:val="0"/>
      <w:marTop w:val="0"/>
      <w:marBottom w:val="0"/>
      <w:divBdr>
        <w:top w:val="none" w:sz="0" w:space="0" w:color="auto"/>
        <w:left w:val="none" w:sz="0" w:space="0" w:color="auto"/>
        <w:bottom w:val="none" w:sz="0" w:space="0" w:color="auto"/>
        <w:right w:val="none" w:sz="0" w:space="0" w:color="auto"/>
      </w:divBdr>
      <w:divsChild>
        <w:div w:id="1645965615">
          <w:marLeft w:val="0"/>
          <w:marRight w:val="0"/>
          <w:marTop w:val="0"/>
          <w:marBottom w:val="0"/>
          <w:divBdr>
            <w:top w:val="none" w:sz="0" w:space="0" w:color="auto"/>
            <w:left w:val="none" w:sz="0" w:space="0" w:color="auto"/>
            <w:bottom w:val="none" w:sz="0" w:space="0" w:color="auto"/>
            <w:right w:val="none" w:sz="0" w:space="0" w:color="auto"/>
          </w:divBdr>
          <w:divsChild>
            <w:div w:id="4477067">
              <w:marLeft w:val="0"/>
              <w:marRight w:val="0"/>
              <w:marTop w:val="0"/>
              <w:marBottom w:val="0"/>
              <w:divBdr>
                <w:top w:val="none" w:sz="0" w:space="0" w:color="auto"/>
                <w:left w:val="none" w:sz="0" w:space="0" w:color="auto"/>
                <w:bottom w:val="none" w:sz="0" w:space="0" w:color="auto"/>
                <w:right w:val="none" w:sz="0" w:space="0" w:color="auto"/>
              </w:divBdr>
            </w:div>
            <w:div w:id="71857768">
              <w:marLeft w:val="0"/>
              <w:marRight w:val="0"/>
              <w:marTop w:val="0"/>
              <w:marBottom w:val="0"/>
              <w:divBdr>
                <w:top w:val="none" w:sz="0" w:space="0" w:color="auto"/>
                <w:left w:val="none" w:sz="0" w:space="0" w:color="auto"/>
                <w:bottom w:val="none" w:sz="0" w:space="0" w:color="auto"/>
                <w:right w:val="none" w:sz="0" w:space="0" w:color="auto"/>
              </w:divBdr>
            </w:div>
            <w:div w:id="113449803">
              <w:marLeft w:val="0"/>
              <w:marRight w:val="0"/>
              <w:marTop w:val="0"/>
              <w:marBottom w:val="0"/>
              <w:divBdr>
                <w:top w:val="none" w:sz="0" w:space="0" w:color="auto"/>
                <w:left w:val="none" w:sz="0" w:space="0" w:color="auto"/>
                <w:bottom w:val="none" w:sz="0" w:space="0" w:color="auto"/>
                <w:right w:val="none" w:sz="0" w:space="0" w:color="auto"/>
              </w:divBdr>
            </w:div>
            <w:div w:id="171074180">
              <w:marLeft w:val="0"/>
              <w:marRight w:val="0"/>
              <w:marTop w:val="0"/>
              <w:marBottom w:val="0"/>
              <w:divBdr>
                <w:top w:val="none" w:sz="0" w:space="0" w:color="auto"/>
                <w:left w:val="none" w:sz="0" w:space="0" w:color="auto"/>
                <w:bottom w:val="none" w:sz="0" w:space="0" w:color="auto"/>
                <w:right w:val="none" w:sz="0" w:space="0" w:color="auto"/>
              </w:divBdr>
            </w:div>
            <w:div w:id="197357088">
              <w:marLeft w:val="0"/>
              <w:marRight w:val="0"/>
              <w:marTop w:val="0"/>
              <w:marBottom w:val="0"/>
              <w:divBdr>
                <w:top w:val="none" w:sz="0" w:space="0" w:color="auto"/>
                <w:left w:val="none" w:sz="0" w:space="0" w:color="auto"/>
                <w:bottom w:val="none" w:sz="0" w:space="0" w:color="auto"/>
                <w:right w:val="none" w:sz="0" w:space="0" w:color="auto"/>
              </w:divBdr>
            </w:div>
            <w:div w:id="249200540">
              <w:marLeft w:val="0"/>
              <w:marRight w:val="0"/>
              <w:marTop w:val="0"/>
              <w:marBottom w:val="0"/>
              <w:divBdr>
                <w:top w:val="none" w:sz="0" w:space="0" w:color="auto"/>
                <w:left w:val="none" w:sz="0" w:space="0" w:color="auto"/>
                <w:bottom w:val="none" w:sz="0" w:space="0" w:color="auto"/>
                <w:right w:val="none" w:sz="0" w:space="0" w:color="auto"/>
              </w:divBdr>
            </w:div>
            <w:div w:id="324018628">
              <w:marLeft w:val="0"/>
              <w:marRight w:val="0"/>
              <w:marTop w:val="0"/>
              <w:marBottom w:val="0"/>
              <w:divBdr>
                <w:top w:val="none" w:sz="0" w:space="0" w:color="auto"/>
                <w:left w:val="none" w:sz="0" w:space="0" w:color="auto"/>
                <w:bottom w:val="none" w:sz="0" w:space="0" w:color="auto"/>
                <w:right w:val="none" w:sz="0" w:space="0" w:color="auto"/>
              </w:divBdr>
            </w:div>
            <w:div w:id="928657963">
              <w:marLeft w:val="0"/>
              <w:marRight w:val="0"/>
              <w:marTop w:val="0"/>
              <w:marBottom w:val="0"/>
              <w:divBdr>
                <w:top w:val="none" w:sz="0" w:space="0" w:color="auto"/>
                <w:left w:val="none" w:sz="0" w:space="0" w:color="auto"/>
                <w:bottom w:val="none" w:sz="0" w:space="0" w:color="auto"/>
                <w:right w:val="none" w:sz="0" w:space="0" w:color="auto"/>
              </w:divBdr>
            </w:div>
            <w:div w:id="1028989880">
              <w:marLeft w:val="0"/>
              <w:marRight w:val="0"/>
              <w:marTop w:val="0"/>
              <w:marBottom w:val="0"/>
              <w:divBdr>
                <w:top w:val="none" w:sz="0" w:space="0" w:color="auto"/>
                <w:left w:val="none" w:sz="0" w:space="0" w:color="auto"/>
                <w:bottom w:val="none" w:sz="0" w:space="0" w:color="auto"/>
                <w:right w:val="none" w:sz="0" w:space="0" w:color="auto"/>
              </w:divBdr>
            </w:div>
            <w:div w:id="1148590665">
              <w:marLeft w:val="0"/>
              <w:marRight w:val="0"/>
              <w:marTop w:val="0"/>
              <w:marBottom w:val="0"/>
              <w:divBdr>
                <w:top w:val="none" w:sz="0" w:space="0" w:color="auto"/>
                <w:left w:val="none" w:sz="0" w:space="0" w:color="auto"/>
                <w:bottom w:val="none" w:sz="0" w:space="0" w:color="auto"/>
                <w:right w:val="none" w:sz="0" w:space="0" w:color="auto"/>
              </w:divBdr>
            </w:div>
            <w:div w:id="1274826313">
              <w:marLeft w:val="0"/>
              <w:marRight w:val="0"/>
              <w:marTop w:val="0"/>
              <w:marBottom w:val="0"/>
              <w:divBdr>
                <w:top w:val="none" w:sz="0" w:space="0" w:color="auto"/>
                <w:left w:val="none" w:sz="0" w:space="0" w:color="auto"/>
                <w:bottom w:val="none" w:sz="0" w:space="0" w:color="auto"/>
                <w:right w:val="none" w:sz="0" w:space="0" w:color="auto"/>
              </w:divBdr>
            </w:div>
            <w:div w:id="1402483625">
              <w:marLeft w:val="0"/>
              <w:marRight w:val="0"/>
              <w:marTop w:val="0"/>
              <w:marBottom w:val="0"/>
              <w:divBdr>
                <w:top w:val="none" w:sz="0" w:space="0" w:color="auto"/>
                <w:left w:val="none" w:sz="0" w:space="0" w:color="auto"/>
                <w:bottom w:val="none" w:sz="0" w:space="0" w:color="auto"/>
                <w:right w:val="none" w:sz="0" w:space="0" w:color="auto"/>
              </w:divBdr>
            </w:div>
            <w:div w:id="1617323287">
              <w:marLeft w:val="0"/>
              <w:marRight w:val="0"/>
              <w:marTop w:val="0"/>
              <w:marBottom w:val="0"/>
              <w:divBdr>
                <w:top w:val="none" w:sz="0" w:space="0" w:color="auto"/>
                <w:left w:val="none" w:sz="0" w:space="0" w:color="auto"/>
                <w:bottom w:val="none" w:sz="0" w:space="0" w:color="auto"/>
                <w:right w:val="none" w:sz="0" w:space="0" w:color="auto"/>
              </w:divBdr>
            </w:div>
            <w:div w:id="1684938686">
              <w:marLeft w:val="0"/>
              <w:marRight w:val="0"/>
              <w:marTop w:val="0"/>
              <w:marBottom w:val="0"/>
              <w:divBdr>
                <w:top w:val="none" w:sz="0" w:space="0" w:color="auto"/>
                <w:left w:val="none" w:sz="0" w:space="0" w:color="auto"/>
                <w:bottom w:val="none" w:sz="0" w:space="0" w:color="auto"/>
                <w:right w:val="none" w:sz="0" w:space="0" w:color="auto"/>
              </w:divBdr>
            </w:div>
            <w:div w:id="199683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8390">
      <w:bodyDiv w:val="1"/>
      <w:marLeft w:val="0"/>
      <w:marRight w:val="0"/>
      <w:marTop w:val="0"/>
      <w:marBottom w:val="0"/>
      <w:divBdr>
        <w:top w:val="none" w:sz="0" w:space="0" w:color="auto"/>
        <w:left w:val="none" w:sz="0" w:space="0" w:color="auto"/>
        <w:bottom w:val="none" w:sz="0" w:space="0" w:color="auto"/>
        <w:right w:val="none" w:sz="0" w:space="0" w:color="auto"/>
      </w:divBdr>
    </w:div>
    <w:div w:id="1248492779">
      <w:bodyDiv w:val="1"/>
      <w:marLeft w:val="0"/>
      <w:marRight w:val="0"/>
      <w:marTop w:val="0"/>
      <w:marBottom w:val="0"/>
      <w:divBdr>
        <w:top w:val="none" w:sz="0" w:space="0" w:color="auto"/>
        <w:left w:val="none" w:sz="0" w:space="0" w:color="auto"/>
        <w:bottom w:val="none" w:sz="0" w:space="0" w:color="auto"/>
        <w:right w:val="none" w:sz="0" w:space="0" w:color="auto"/>
      </w:divBdr>
    </w:div>
    <w:div w:id="1255212971">
      <w:bodyDiv w:val="1"/>
      <w:marLeft w:val="0"/>
      <w:marRight w:val="0"/>
      <w:marTop w:val="0"/>
      <w:marBottom w:val="0"/>
      <w:divBdr>
        <w:top w:val="none" w:sz="0" w:space="0" w:color="auto"/>
        <w:left w:val="none" w:sz="0" w:space="0" w:color="auto"/>
        <w:bottom w:val="none" w:sz="0" w:space="0" w:color="auto"/>
        <w:right w:val="none" w:sz="0" w:space="0" w:color="auto"/>
      </w:divBdr>
    </w:div>
    <w:div w:id="1255556875">
      <w:bodyDiv w:val="1"/>
      <w:marLeft w:val="0"/>
      <w:marRight w:val="0"/>
      <w:marTop w:val="0"/>
      <w:marBottom w:val="0"/>
      <w:divBdr>
        <w:top w:val="none" w:sz="0" w:space="0" w:color="auto"/>
        <w:left w:val="none" w:sz="0" w:space="0" w:color="auto"/>
        <w:bottom w:val="none" w:sz="0" w:space="0" w:color="auto"/>
        <w:right w:val="none" w:sz="0" w:space="0" w:color="auto"/>
      </w:divBdr>
    </w:div>
    <w:div w:id="1259748618">
      <w:bodyDiv w:val="1"/>
      <w:marLeft w:val="0"/>
      <w:marRight w:val="0"/>
      <w:marTop w:val="0"/>
      <w:marBottom w:val="0"/>
      <w:divBdr>
        <w:top w:val="none" w:sz="0" w:space="0" w:color="auto"/>
        <w:left w:val="none" w:sz="0" w:space="0" w:color="auto"/>
        <w:bottom w:val="none" w:sz="0" w:space="0" w:color="auto"/>
        <w:right w:val="none" w:sz="0" w:space="0" w:color="auto"/>
      </w:divBdr>
    </w:div>
    <w:div w:id="1269041375">
      <w:bodyDiv w:val="1"/>
      <w:marLeft w:val="0"/>
      <w:marRight w:val="0"/>
      <w:marTop w:val="0"/>
      <w:marBottom w:val="0"/>
      <w:divBdr>
        <w:top w:val="none" w:sz="0" w:space="0" w:color="auto"/>
        <w:left w:val="none" w:sz="0" w:space="0" w:color="auto"/>
        <w:bottom w:val="none" w:sz="0" w:space="0" w:color="auto"/>
        <w:right w:val="none" w:sz="0" w:space="0" w:color="auto"/>
      </w:divBdr>
    </w:div>
    <w:div w:id="1273318951">
      <w:bodyDiv w:val="1"/>
      <w:marLeft w:val="0"/>
      <w:marRight w:val="0"/>
      <w:marTop w:val="0"/>
      <w:marBottom w:val="0"/>
      <w:divBdr>
        <w:top w:val="none" w:sz="0" w:space="0" w:color="auto"/>
        <w:left w:val="none" w:sz="0" w:space="0" w:color="auto"/>
        <w:bottom w:val="none" w:sz="0" w:space="0" w:color="auto"/>
        <w:right w:val="none" w:sz="0" w:space="0" w:color="auto"/>
      </w:divBdr>
      <w:divsChild>
        <w:div w:id="575894188">
          <w:marLeft w:val="0"/>
          <w:marRight w:val="0"/>
          <w:marTop w:val="0"/>
          <w:marBottom w:val="0"/>
          <w:divBdr>
            <w:top w:val="none" w:sz="0" w:space="0" w:color="auto"/>
            <w:left w:val="none" w:sz="0" w:space="0" w:color="auto"/>
            <w:bottom w:val="none" w:sz="0" w:space="0" w:color="auto"/>
            <w:right w:val="none" w:sz="0" w:space="0" w:color="auto"/>
          </w:divBdr>
        </w:div>
        <w:div w:id="655111137">
          <w:marLeft w:val="0"/>
          <w:marRight w:val="0"/>
          <w:marTop w:val="0"/>
          <w:marBottom w:val="0"/>
          <w:divBdr>
            <w:top w:val="none" w:sz="0" w:space="0" w:color="auto"/>
            <w:left w:val="none" w:sz="0" w:space="0" w:color="auto"/>
            <w:bottom w:val="none" w:sz="0" w:space="0" w:color="auto"/>
            <w:right w:val="none" w:sz="0" w:space="0" w:color="auto"/>
          </w:divBdr>
        </w:div>
        <w:div w:id="1436704398">
          <w:marLeft w:val="0"/>
          <w:marRight w:val="0"/>
          <w:marTop w:val="0"/>
          <w:marBottom w:val="0"/>
          <w:divBdr>
            <w:top w:val="none" w:sz="0" w:space="0" w:color="auto"/>
            <w:left w:val="none" w:sz="0" w:space="0" w:color="auto"/>
            <w:bottom w:val="none" w:sz="0" w:space="0" w:color="auto"/>
            <w:right w:val="none" w:sz="0" w:space="0" w:color="auto"/>
          </w:divBdr>
        </w:div>
        <w:div w:id="1741321729">
          <w:marLeft w:val="0"/>
          <w:marRight w:val="0"/>
          <w:marTop w:val="0"/>
          <w:marBottom w:val="0"/>
          <w:divBdr>
            <w:top w:val="none" w:sz="0" w:space="0" w:color="auto"/>
            <w:left w:val="none" w:sz="0" w:space="0" w:color="auto"/>
            <w:bottom w:val="none" w:sz="0" w:space="0" w:color="auto"/>
            <w:right w:val="none" w:sz="0" w:space="0" w:color="auto"/>
          </w:divBdr>
        </w:div>
        <w:div w:id="2072117720">
          <w:marLeft w:val="0"/>
          <w:marRight w:val="0"/>
          <w:marTop w:val="0"/>
          <w:marBottom w:val="0"/>
          <w:divBdr>
            <w:top w:val="none" w:sz="0" w:space="0" w:color="auto"/>
            <w:left w:val="none" w:sz="0" w:space="0" w:color="auto"/>
            <w:bottom w:val="none" w:sz="0" w:space="0" w:color="auto"/>
            <w:right w:val="none" w:sz="0" w:space="0" w:color="auto"/>
          </w:divBdr>
        </w:div>
      </w:divsChild>
    </w:div>
    <w:div w:id="1283145814">
      <w:bodyDiv w:val="1"/>
      <w:marLeft w:val="0"/>
      <w:marRight w:val="0"/>
      <w:marTop w:val="0"/>
      <w:marBottom w:val="0"/>
      <w:divBdr>
        <w:top w:val="none" w:sz="0" w:space="0" w:color="auto"/>
        <w:left w:val="none" w:sz="0" w:space="0" w:color="auto"/>
        <w:bottom w:val="none" w:sz="0" w:space="0" w:color="auto"/>
        <w:right w:val="none" w:sz="0" w:space="0" w:color="auto"/>
      </w:divBdr>
    </w:div>
    <w:div w:id="1284920873">
      <w:bodyDiv w:val="1"/>
      <w:marLeft w:val="0"/>
      <w:marRight w:val="0"/>
      <w:marTop w:val="0"/>
      <w:marBottom w:val="0"/>
      <w:divBdr>
        <w:top w:val="none" w:sz="0" w:space="0" w:color="auto"/>
        <w:left w:val="none" w:sz="0" w:space="0" w:color="auto"/>
        <w:bottom w:val="none" w:sz="0" w:space="0" w:color="auto"/>
        <w:right w:val="none" w:sz="0" w:space="0" w:color="auto"/>
      </w:divBdr>
    </w:div>
    <w:div w:id="1286349980">
      <w:bodyDiv w:val="1"/>
      <w:marLeft w:val="0"/>
      <w:marRight w:val="0"/>
      <w:marTop w:val="0"/>
      <w:marBottom w:val="0"/>
      <w:divBdr>
        <w:top w:val="none" w:sz="0" w:space="0" w:color="auto"/>
        <w:left w:val="none" w:sz="0" w:space="0" w:color="auto"/>
        <w:bottom w:val="none" w:sz="0" w:space="0" w:color="auto"/>
        <w:right w:val="none" w:sz="0" w:space="0" w:color="auto"/>
      </w:divBdr>
    </w:div>
    <w:div w:id="1293443409">
      <w:bodyDiv w:val="1"/>
      <w:marLeft w:val="0"/>
      <w:marRight w:val="0"/>
      <w:marTop w:val="0"/>
      <w:marBottom w:val="0"/>
      <w:divBdr>
        <w:top w:val="none" w:sz="0" w:space="0" w:color="auto"/>
        <w:left w:val="none" w:sz="0" w:space="0" w:color="auto"/>
        <w:bottom w:val="none" w:sz="0" w:space="0" w:color="auto"/>
        <w:right w:val="none" w:sz="0" w:space="0" w:color="auto"/>
      </w:divBdr>
      <w:divsChild>
        <w:div w:id="36200227">
          <w:marLeft w:val="0"/>
          <w:marRight w:val="0"/>
          <w:marTop w:val="0"/>
          <w:marBottom w:val="0"/>
          <w:divBdr>
            <w:top w:val="none" w:sz="0" w:space="0" w:color="auto"/>
            <w:left w:val="none" w:sz="0" w:space="0" w:color="auto"/>
            <w:bottom w:val="none" w:sz="0" w:space="0" w:color="auto"/>
            <w:right w:val="none" w:sz="0" w:space="0" w:color="auto"/>
          </w:divBdr>
        </w:div>
        <w:div w:id="1069183237">
          <w:marLeft w:val="0"/>
          <w:marRight w:val="0"/>
          <w:marTop w:val="0"/>
          <w:marBottom w:val="0"/>
          <w:divBdr>
            <w:top w:val="none" w:sz="0" w:space="0" w:color="auto"/>
            <w:left w:val="none" w:sz="0" w:space="0" w:color="auto"/>
            <w:bottom w:val="none" w:sz="0" w:space="0" w:color="auto"/>
            <w:right w:val="none" w:sz="0" w:space="0" w:color="auto"/>
          </w:divBdr>
        </w:div>
        <w:div w:id="1684548646">
          <w:marLeft w:val="0"/>
          <w:marRight w:val="0"/>
          <w:marTop w:val="0"/>
          <w:marBottom w:val="0"/>
          <w:divBdr>
            <w:top w:val="none" w:sz="0" w:space="0" w:color="auto"/>
            <w:left w:val="none" w:sz="0" w:space="0" w:color="auto"/>
            <w:bottom w:val="none" w:sz="0" w:space="0" w:color="auto"/>
            <w:right w:val="none" w:sz="0" w:space="0" w:color="auto"/>
          </w:divBdr>
        </w:div>
        <w:div w:id="1833373575">
          <w:marLeft w:val="0"/>
          <w:marRight w:val="0"/>
          <w:marTop w:val="0"/>
          <w:marBottom w:val="0"/>
          <w:divBdr>
            <w:top w:val="none" w:sz="0" w:space="0" w:color="auto"/>
            <w:left w:val="none" w:sz="0" w:space="0" w:color="auto"/>
            <w:bottom w:val="none" w:sz="0" w:space="0" w:color="auto"/>
            <w:right w:val="none" w:sz="0" w:space="0" w:color="auto"/>
          </w:divBdr>
        </w:div>
      </w:divsChild>
    </w:div>
    <w:div w:id="1295407982">
      <w:bodyDiv w:val="1"/>
      <w:marLeft w:val="0"/>
      <w:marRight w:val="0"/>
      <w:marTop w:val="0"/>
      <w:marBottom w:val="0"/>
      <w:divBdr>
        <w:top w:val="none" w:sz="0" w:space="0" w:color="auto"/>
        <w:left w:val="none" w:sz="0" w:space="0" w:color="auto"/>
        <w:bottom w:val="none" w:sz="0" w:space="0" w:color="auto"/>
        <w:right w:val="none" w:sz="0" w:space="0" w:color="auto"/>
      </w:divBdr>
    </w:div>
    <w:div w:id="1295867571">
      <w:bodyDiv w:val="1"/>
      <w:marLeft w:val="0"/>
      <w:marRight w:val="0"/>
      <w:marTop w:val="0"/>
      <w:marBottom w:val="0"/>
      <w:divBdr>
        <w:top w:val="none" w:sz="0" w:space="0" w:color="auto"/>
        <w:left w:val="none" w:sz="0" w:space="0" w:color="auto"/>
        <w:bottom w:val="none" w:sz="0" w:space="0" w:color="auto"/>
        <w:right w:val="none" w:sz="0" w:space="0" w:color="auto"/>
      </w:divBdr>
      <w:divsChild>
        <w:div w:id="1465343972">
          <w:marLeft w:val="0"/>
          <w:marRight w:val="0"/>
          <w:marTop w:val="0"/>
          <w:marBottom w:val="0"/>
          <w:divBdr>
            <w:top w:val="none" w:sz="0" w:space="0" w:color="auto"/>
            <w:left w:val="none" w:sz="0" w:space="0" w:color="auto"/>
            <w:bottom w:val="none" w:sz="0" w:space="0" w:color="auto"/>
            <w:right w:val="none" w:sz="0" w:space="0" w:color="auto"/>
          </w:divBdr>
          <w:divsChild>
            <w:div w:id="5121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762091">
      <w:bodyDiv w:val="1"/>
      <w:marLeft w:val="0"/>
      <w:marRight w:val="0"/>
      <w:marTop w:val="0"/>
      <w:marBottom w:val="0"/>
      <w:divBdr>
        <w:top w:val="none" w:sz="0" w:space="0" w:color="auto"/>
        <w:left w:val="none" w:sz="0" w:space="0" w:color="auto"/>
        <w:bottom w:val="none" w:sz="0" w:space="0" w:color="auto"/>
        <w:right w:val="none" w:sz="0" w:space="0" w:color="auto"/>
      </w:divBdr>
    </w:div>
    <w:div w:id="1302804209">
      <w:bodyDiv w:val="1"/>
      <w:marLeft w:val="0"/>
      <w:marRight w:val="0"/>
      <w:marTop w:val="0"/>
      <w:marBottom w:val="0"/>
      <w:divBdr>
        <w:top w:val="none" w:sz="0" w:space="0" w:color="auto"/>
        <w:left w:val="none" w:sz="0" w:space="0" w:color="auto"/>
        <w:bottom w:val="none" w:sz="0" w:space="0" w:color="auto"/>
        <w:right w:val="none" w:sz="0" w:space="0" w:color="auto"/>
      </w:divBdr>
    </w:div>
    <w:div w:id="1304698335">
      <w:bodyDiv w:val="1"/>
      <w:marLeft w:val="0"/>
      <w:marRight w:val="0"/>
      <w:marTop w:val="0"/>
      <w:marBottom w:val="0"/>
      <w:divBdr>
        <w:top w:val="none" w:sz="0" w:space="0" w:color="auto"/>
        <w:left w:val="none" w:sz="0" w:space="0" w:color="auto"/>
        <w:bottom w:val="none" w:sz="0" w:space="0" w:color="auto"/>
        <w:right w:val="none" w:sz="0" w:space="0" w:color="auto"/>
      </w:divBdr>
    </w:div>
    <w:div w:id="1305425307">
      <w:bodyDiv w:val="1"/>
      <w:marLeft w:val="0"/>
      <w:marRight w:val="0"/>
      <w:marTop w:val="0"/>
      <w:marBottom w:val="0"/>
      <w:divBdr>
        <w:top w:val="none" w:sz="0" w:space="0" w:color="auto"/>
        <w:left w:val="none" w:sz="0" w:space="0" w:color="auto"/>
        <w:bottom w:val="none" w:sz="0" w:space="0" w:color="auto"/>
        <w:right w:val="none" w:sz="0" w:space="0" w:color="auto"/>
      </w:divBdr>
    </w:div>
    <w:div w:id="1306813818">
      <w:bodyDiv w:val="1"/>
      <w:marLeft w:val="0"/>
      <w:marRight w:val="0"/>
      <w:marTop w:val="0"/>
      <w:marBottom w:val="0"/>
      <w:divBdr>
        <w:top w:val="none" w:sz="0" w:space="0" w:color="auto"/>
        <w:left w:val="none" w:sz="0" w:space="0" w:color="auto"/>
        <w:bottom w:val="none" w:sz="0" w:space="0" w:color="auto"/>
        <w:right w:val="none" w:sz="0" w:space="0" w:color="auto"/>
      </w:divBdr>
    </w:div>
    <w:div w:id="1308432646">
      <w:bodyDiv w:val="1"/>
      <w:marLeft w:val="0"/>
      <w:marRight w:val="0"/>
      <w:marTop w:val="0"/>
      <w:marBottom w:val="0"/>
      <w:divBdr>
        <w:top w:val="none" w:sz="0" w:space="0" w:color="auto"/>
        <w:left w:val="none" w:sz="0" w:space="0" w:color="auto"/>
        <w:bottom w:val="none" w:sz="0" w:space="0" w:color="auto"/>
        <w:right w:val="none" w:sz="0" w:space="0" w:color="auto"/>
      </w:divBdr>
    </w:div>
    <w:div w:id="1311907621">
      <w:bodyDiv w:val="1"/>
      <w:marLeft w:val="0"/>
      <w:marRight w:val="0"/>
      <w:marTop w:val="0"/>
      <w:marBottom w:val="0"/>
      <w:divBdr>
        <w:top w:val="none" w:sz="0" w:space="0" w:color="auto"/>
        <w:left w:val="none" w:sz="0" w:space="0" w:color="auto"/>
        <w:bottom w:val="none" w:sz="0" w:space="0" w:color="auto"/>
        <w:right w:val="none" w:sz="0" w:space="0" w:color="auto"/>
      </w:divBdr>
    </w:div>
    <w:div w:id="1315259068">
      <w:bodyDiv w:val="1"/>
      <w:marLeft w:val="0"/>
      <w:marRight w:val="0"/>
      <w:marTop w:val="0"/>
      <w:marBottom w:val="0"/>
      <w:divBdr>
        <w:top w:val="none" w:sz="0" w:space="0" w:color="auto"/>
        <w:left w:val="none" w:sz="0" w:space="0" w:color="auto"/>
        <w:bottom w:val="none" w:sz="0" w:space="0" w:color="auto"/>
        <w:right w:val="none" w:sz="0" w:space="0" w:color="auto"/>
      </w:divBdr>
    </w:div>
    <w:div w:id="1316764093">
      <w:bodyDiv w:val="1"/>
      <w:marLeft w:val="0"/>
      <w:marRight w:val="0"/>
      <w:marTop w:val="0"/>
      <w:marBottom w:val="0"/>
      <w:divBdr>
        <w:top w:val="none" w:sz="0" w:space="0" w:color="auto"/>
        <w:left w:val="none" w:sz="0" w:space="0" w:color="auto"/>
        <w:bottom w:val="none" w:sz="0" w:space="0" w:color="auto"/>
        <w:right w:val="none" w:sz="0" w:space="0" w:color="auto"/>
      </w:divBdr>
    </w:div>
    <w:div w:id="1318261364">
      <w:bodyDiv w:val="1"/>
      <w:marLeft w:val="0"/>
      <w:marRight w:val="0"/>
      <w:marTop w:val="0"/>
      <w:marBottom w:val="0"/>
      <w:divBdr>
        <w:top w:val="none" w:sz="0" w:space="0" w:color="auto"/>
        <w:left w:val="none" w:sz="0" w:space="0" w:color="auto"/>
        <w:bottom w:val="none" w:sz="0" w:space="0" w:color="auto"/>
        <w:right w:val="none" w:sz="0" w:space="0" w:color="auto"/>
      </w:divBdr>
    </w:div>
    <w:div w:id="1321157263">
      <w:bodyDiv w:val="1"/>
      <w:marLeft w:val="0"/>
      <w:marRight w:val="0"/>
      <w:marTop w:val="0"/>
      <w:marBottom w:val="0"/>
      <w:divBdr>
        <w:top w:val="none" w:sz="0" w:space="0" w:color="auto"/>
        <w:left w:val="none" w:sz="0" w:space="0" w:color="auto"/>
        <w:bottom w:val="none" w:sz="0" w:space="0" w:color="auto"/>
        <w:right w:val="none" w:sz="0" w:space="0" w:color="auto"/>
      </w:divBdr>
    </w:div>
    <w:div w:id="1324502960">
      <w:bodyDiv w:val="1"/>
      <w:marLeft w:val="0"/>
      <w:marRight w:val="0"/>
      <w:marTop w:val="0"/>
      <w:marBottom w:val="0"/>
      <w:divBdr>
        <w:top w:val="none" w:sz="0" w:space="0" w:color="auto"/>
        <w:left w:val="none" w:sz="0" w:space="0" w:color="auto"/>
        <w:bottom w:val="none" w:sz="0" w:space="0" w:color="auto"/>
        <w:right w:val="none" w:sz="0" w:space="0" w:color="auto"/>
      </w:divBdr>
      <w:divsChild>
        <w:div w:id="382290354">
          <w:marLeft w:val="0"/>
          <w:marRight w:val="0"/>
          <w:marTop w:val="0"/>
          <w:marBottom w:val="0"/>
          <w:divBdr>
            <w:top w:val="none" w:sz="0" w:space="0" w:color="auto"/>
            <w:left w:val="none" w:sz="0" w:space="0" w:color="auto"/>
            <w:bottom w:val="none" w:sz="0" w:space="0" w:color="auto"/>
            <w:right w:val="none" w:sz="0" w:space="0" w:color="auto"/>
          </w:divBdr>
          <w:divsChild>
            <w:div w:id="243228499">
              <w:marLeft w:val="0"/>
              <w:marRight w:val="0"/>
              <w:marTop w:val="0"/>
              <w:marBottom w:val="0"/>
              <w:divBdr>
                <w:top w:val="none" w:sz="0" w:space="0" w:color="auto"/>
                <w:left w:val="none" w:sz="0" w:space="0" w:color="auto"/>
                <w:bottom w:val="none" w:sz="0" w:space="0" w:color="auto"/>
                <w:right w:val="none" w:sz="0" w:space="0" w:color="auto"/>
              </w:divBdr>
              <w:divsChild>
                <w:div w:id="2025015091">
                  <w:marLeft w:val="0"/>
                  <w:marRight w:val="0"/>
                  <w:marTop w:val="0"/>
                  <w:marBottom w:val="0"/>
                  <w:divBdr>
                    <w:top w:val="none" w:sz="0" w:space="0" w:color="auto"/>
                    <w:left w:val="none" w:sz="0" w:space="0" w:color="auto"/>
                    <w:bottom w:val="none" w:sz="0" w:space="0" w:color="auto"/>
                    <w:right w:val="none" w:sz="0" w:space="0" w:color="auto"/>
                  </w:divBdr>
                  <w:divsChild>
                    <w:div w:id="1982540699">
                      <w:marLeft w:val="0"/>
                      <w:marRight w:val="0"/>
                      <w:marTop w:val="0"/>
                      <w:marBottom w:val="0"/>
                      <w:divBdr>
                        <w:top w:val="none" w:sz="0" w:space="0" w:color="auto"/>
                        <w:left w:val="none" w:sz="0" w:space="0" w:color="auto"/>
                        <w:bottom w:val="none" w:sz="0" w:space="0" w:color="auto"/>
                        <w:right w:val="none" w:sz="0" w:space="0" w:color="auto"/>
                      </w:divBdr>
                      <w:divsChild>
                        <w:div w:id="1327441055">
                          <w:marLeft w:val="0"/>
                          <w:marRight w:val="0"/>
                          <w:marTop w:val="0"/>
                          <w:marBottom w:val="0"/>
                          <w:divBdr>
                            <w:top w:val="none" w:sz="0" w:space="0" w:color="auto"/>
                            <w:left w:val="none" w:sz="0" w:space="0" w:color="auto"/>
                            <w:bottom w:val="none" w:sz="0" w:space="0" w:color="auto"/>
                            <w:right w:val="none" w:sz="0" w:space="0" w:color="auto"/>
                          </w:divBdr>
                          <w:divsChild>
                            <w:div w:id="3546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653030">
          <w:marLeft w:val="0"/>
          <w:marRight w:val="0"/>
          <w:marTop w:val="0"/>
          <w:marBottom w:val="0"/>
          <w:divBdr>
            <w:top w:val="none" w:sz="0" w:space="0" w:color="auto"/>
            <w:left w:val="none" w:sz="0" w:space="0" w:color="auto"/>
            <w:bottom w:val="none" w:sz="0" w:space="0" w:color="auto"/>
            <w:right w:val="none" w:sz="0" w:space="0" w:color="auto"/>
          </w:divBdr>
          <w:divsChild>
            <w:div w:id="45961631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325939786">
      <w:bodyDiv w:val="1"/>
      <w:marLeft w:val="0"/>
      <w:marRight w:val="0"/>
      <w:marTop w:val="0"/>
      <w:marBottom w:val="0"/>
      <w:divBdr>
        <w:top w:val="none" w:sz="0" w:space="0" w:color="auto"/>
        <w:left w:val="none" w:sz="0" w:space="0" w:color="auto"/>
        <w:bottom w:val="none" w:sz="0" w:space="0" w:color="auto"/>
        <w:right w:val="none" w:sz="0" w:space="0" w:color="auto"/>
      </w:divBdr>
      <w:divsChild>
        <w:div w:id="134640603">
          <w:marLeft w:val="0"/>
          <w:marRight w:val="0"/>
          <w:marTop w:val="0"/>
          <w:marBottom w:val="0"/>
          <w:divBdr>
            <w:top w:val="none" w:sz="0" w:space="0" w:color="auto"/>
            <w:left w:val="none" w:sz="0" w:space="0" w:color="auto"/>
            <w:bottom w:val="none" w:sz="0" w:space="0" w:color="auto"/>
            <w:right w:val="none" w:sz="0" w:space="0" w:color="auto"/>
          </w:divBdr>
          <w:divsChild>
            <w:div w:id="290593703">
              <w:marLeft w:val="0"/>
              <w:marRight w:val="0"/>
              <w:marTop w:val="0"/>
              <w:marBottom w:val="0"/>
              <w:divBdr>
                <w:top w:val="none" w:sz="0" w:space="0" w:color="auto"/>
                <w:left w:val="none" w:sz="0" w:space="0" w:color="auto"/>
                <w:bottom w:val="none" w:sz="0" w:space="0" w:color="auto"/>
                <w:right w:val="none" w:sz="0" w:space="0" w:color="auto"/>
              </w:divBdr>
            </w:div>
            <w:div w:id="838737725">
              <w:marLeft w:val="0"/>
              <w:marRight w:val="0"/>
              <w:marTop w:val="0"/>
              <w:marBottom w:val="0"/>
              <w:divBdr>
                <w:top w:val="none" w:sz="0" w:space="0" w:color="auto"/>
                <w:left w:val="none" w:sz="0" w:space="0" w:color="auto"/>
                <w:bottom w:val="none" w:sz="0" w:space="0" w:color="auto"/>
                <w:right w:val="none" w:sz="0" w:space="0" w:color="auto"/>
              </w:divBdr>
            </w:div>
            <w:div w:id="1058016826">
              <w:marLeft w:val="0"/>
              <w:marRight w:val="0"/>
              <w:marTop w:val="0"/>
              <w:marBottom w:val="0"/>
              <w:divBdr>
                <w:top w:val="none" w:sz="0" w:space="0" w:color="auto"/>
                <w:left w:val="none" w:sz="0" w:space="0" w:color="auto"/>
                <w:bottom w:val="none" w:sz="0" w:space="0" w:color="auto"/>
                <w:right w:val="none" w:sz="0" w:space="0" w:color="auto"/>
              </w:divBdr>
            </w:div>
            <w:div w:id="1092437597">
              <w:marLeft w:val="0"/>
              <w:marRight w:val="0"/>
              <w:marTop w:val="0"/>
              <w:marBottom w:val="0"/>
              <w:divBdr>
                <w:top w:val="none" w:sz="0" w:space="0" w:color="auto"/>
                <w:left w:val="none" w:sz="0" w:space="0" w:color="auto"/>
                <w:bottom w:val="none" w:sz="0" w:space="0" w:color="auto"/>
                <w:right w:val="none" w:sz="0" w:space="0" w:color="auto"/>
              </w:divBdr>
            </w:div>
            <w:div w:id="1169296488">
              <w:marLeft w:val="0"/>
              <w:marRight w:val="0"/>
              <w:marTop w:val="0"/>
              <w:marBottom w:val="0"/>
              <w:divBdr>
                <w:top w:val="none" w:sz="0" w:space="0" w:color="auto"/>
                <w:left w:val="none" w:sz="0" w:space="0" w:color="auto"/>
                <w:bottom w:val="none" w:sz="0" w:space="0" w:color="auto"/>
                <w:right w:val="none" w:sz="0" w:space="0" w:color="auto"/>
              </w:divBdr>
            </w:div>
            <w:div w:id="1361469264">
              <w:marLeft w:val="0"/>
              <w:marRight w:val="0"/>
              <w:marTop w:val="0"/>
              <w:marBottom w:val="0"/>
              <w:divBdr>
                <w:top w:val="none" w:sz="0" w:space="0" w:color="auto"/>
                <w:left w:val="none" w:sz="0" w:space="0" w:color="auto"/>
                <w:bottom w:val="none" w:sz="0" w:space="0" w:color="auto"/>
                <w:right w:val="none" w:sz="0" w:space="0" w:color="auto"/>
              </w:divBdr>
            </w:div>
            <w:div w:id="1620718367">
              <w:marLeft w:val="0"/>
              <w:marRight w:val="0"/>
              <w:marTop w:val="0"/>
              <w:marBottom w:val="0"/>
              <w:divBdr>
                <w:top w:val="none" w:sz="0" w:space="0" w:color="auto"/>
                <w:left w:val="none" w:sz="0" w:space="0" w:color="auto"/>
                <w:bottom w:val="none" w:sz="0" w:space="0" w:color="auto"/>
                <w:right w:val="none" w:sz="0" w:space="0" w:color="auto"/>
              </w:divBdr>
            </w:div>
            <w:div w:id="1755007348">
              <w:marLeft w:val="0"/>
              <w:marRight w:val="0"/>
              <w:marTop w:val="0"/>
              <w:marBottom w:val="0"/>
              <w:divBdr>
                <w:top w:val="none" w:sz="0" w:space="0" w:color="auto"/>
                <w:left w:val="none" w:sz="0" w:space="0" w:color="auto"/>
                <w:bottom w:val="none" w:sz="0" w:space="0" w:color="auto"/>
                <w:right w:val="none" w:sz="0" w:space="0" w:color="auto"/>
              </w:divBdr>
            </w:div>
            <w:div w:id="1863277814">
              <w:marLeft w:val="0"/>
              <w:marRight w:val="0"/>
              <w:marTop w:val="0"/>
              <w:marBottom w:val="0"/>
              <w:divBdr>
                <w:top w:val="none" w:sz="0" w:space="0" w:color="auto"/>
                <w:left w:val="none" w:sz="0" w:space="0" w:color="auto"/>
                <w:bottom w:val="none" w:sz="0" w:space="0" w:color="auto"/>
                <w:right w:val="none" w:sz="0" w:space="0" w:color="auto"/>
              </w:divBdr>
            </w:div>
            <w:div w:id="1947731943">
              <w:marLeft w:val="0"/>
              <w:marRight w:val="0"/>
              <w:marTop w:val="0"/>
              <w:marBottom w:val="0"/>
              <w:divBdr>
                <w:top w:val="none" w:sz="0" w:space="0" w:color="auto"/>
                <w:left w:val="none" w:sz="0" w:space="0" w:color="auto"/>
                <w:bottom w:val="none" w:sz="0" w:space="0" w:color="auto"/>
                <w:right w:val="none" w:sz="0" w:space="0" w:color="auto"/>
              </w:divBdr>
            </w:div>
            <w:div w:id="21220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593692">
      <w:bodyDiv w:val="1"/>
      <w:marLeft w:val="0"/>
      <w:marRight w:val="0"/>
      <w:marTop w:val="0"/>
      <w:marBottom w:val="0"/>
      <w:divBdr>
        <w:top w:val="none" w:sz="0" w:space="0" w:color="auto"/>
        <w:left w:val="none" w:sz="0" w:space="0" w:color="auto"/>
        <w:bottom w:val="none" w:sz="0" w:space="0" w:color="auto"/>
        <w:right w:val="none" w:sz="0" w:space="0" w:color="auto"/>
      </w:divBdr>
    </w:div>
    <w:div w:id="1333220185">
      <w:bodyDiv w:val="1"/>
      <w:marLeft w:val="0"/>
      <w:marRight w:val="0"/>
      <w:marTop w:val="0"/>
      <w:marBottom w:val="0"/>
      <w:divBdr>
        <w:top w:val="none" w:sz="0" w:space="0" w:color="auto"/>
        <w:left w:val="none" w:sz="0" w:space="0" w:color="auto"/>
        <w:bottom w:val="none" w:sz="0" w:space="0" w:color="auto"/>
        <w:right w:val="none" w:sz="0" w:space="0" w:color="auto"/>
      </w:divBdr>
    </w:div>
    <w:div w:id="1334913931">
      <w:bodyDiv w:val="1"/>
      <w:marLeft w:val="0"/>
      <w:marRight w:val="0"/>
      <w:marTop w:val="0"/>
      <w:marBottom w:val="0"/>
      <w:divBdr>
        <w:top w:val="none" w:sz="0" w:space="0" w:color="auto"/>
        <w:left w:val="none" w:sz="0" w:space="0" w:color="auto"/>
        <w:bottom w:val="none" w:sz="0" w:space="0" w:color="auto"/>
        <w:right w:val="none" w:sz="0" w:space="0" w:color="auto"/>
      </w:divBdr>
      <w:divsChild>
        <w:div w:id="2006474130">
          <w:marLeft w:val="300"/>
          <w:marRight w:val="0"/>
          <w:marTop w:val="0"/>
          <w:marBottom w:val="0"/>
          <w:divBdr>
            <w:top w:val="none" w:sz="0" w:space="0" w:color="auto"/>
            <w:left w:val="none" w:sz="0" w:space="0" w:color="auto"/>
            <w:bottom w:val="none" w:sz="0" w:space="0" w:color="auto"/>
            <w:right w:val="none" w:sz="0" w:space="0" w:color="auto"/>
          </w:divBdr>
        </w:div>
      </w:divsChild>
    </w:div>
    <w:div w:id="1340231943">
      <w:bodyDiv w:val="1"/>
      <w:marLeft w:val="0"/>
      <w:marRight w:val="0"/>
      <w:marTop w:val="0"/>
      <w:marBottom w:val="0"/>
      <w:divBdr>
        <w:top w:val="none" w:sz="0" w:space="0" w:color="auto"/>
        <w:left w:val="none" w:sz="0" w:space="0" w:color="auto"/>
        <w:bottom w:val="none" w:sz="0" w:space="0" w:color="auto"/>
        <w:right w:val="none" w:sz="0" w:space="0" w:color="auto"/>
      </w:divBdr>
    </w:div>
    <w:div w:id="1341351272">
      <w:bodyDiv w:val="1"/>
      <w:marLeft w:val="0"/>
      <w:marRight w:val="0"/>
      <w:marTop w:val="0"/>
      <w:marBottom w:val="0"/>
      <w:divBdr>
        <w:top w:val="none" w:sz="0" w:space="0" w:color="auto"/>
        <w:left w:val="none" w:sz="0" w:space="0" w:color="auto"/>
        <w:bottom w:val="none" w:sz="0" w:space="0" w:color="auto"/>
        <w:right w:val="none" w:sz="0" w:space="0" w:color="auto"/>
      </w:divBdr>
    </w:div>
    <w:div w:id="1342048951">
      <w:bodyDiv w:val="1"/>
      <w:marLeft w:val="0"/>
      <w:marRight w:val="0"/>
      <w:marTop w:val="0"/>
      <w:marBottom w:val="0"/>
      <w:divBdr>
        <w:top w:val="none" w:sz="0" w:space="0" w:color="auto"/>
        <w:left w:val="none" w:sz="0" w:space="0" w:color="auto"/>
        <w:bottom w:val="none" w:sz="0" w:space="0" w:color="auto"/>
        <w:right w:val="none" w:sz="0" w:space="0" w:color="auto"/>
      </w:divBdr>
      <w:divsChild>
        <w:div w:id="487944889">
          <w:marLeft w:val="0"/>
          <w:marRight w:val="0"/>
          <w:marTop w:val="0"/>
          <w:marBottom w:val="0"/>
          <w:divBdr>
            <w:top w:val="none" w:sz="0" w:space="0" w:color="auto"/>
            <w:left w:val="none" w:sz="0" w:space="0" w:color="auto"/>
            <w:bottom w:val="none" w:sz="0" w:space="0" w:color="auto"/>
            <w:right w:val="none" w:sz="0" w:space="0" w:color="auto"/>
          </w:divBdr>
          <w:divsChild>
            <w:div w:id="64573301">
              <w:marLeft w:val="0"/>
              <w:marRight w:val="0"/>
              <w:marTop w:val="0"/>
              <w:marBottom w:val="0"/>
              <w:divBdr>
                <w:top w:val="none" w:sz="0" w:space="0" w:color="auto"/>
                <w:left w:val="none" w:sz="0" w:space="0" w:color="auto"/>
                <w:bottom w:val="none" w:sz="0" w:space="0" w:color="auto"/>
                <w:right w:val="none" w:sz="0" w:space="0" w:color="auto"/>
              </w:divBdr>
            </w:div>
            <w:div w:id="162400323">
              <w:marLeft w:val="0"/>
              <w:marRight w:val="0"/>
              <w:marTop w:val="0"/>
              <w:marBottom w:val="0"/>
              <w:divBdr>
                <w:top w:val="none" w:sz="0" w:space="0" w:color="auto"/>
                <w:left w:val="none" w:sz="0" w:space="0" w:color="auto"/>
                <w:bottom w:val="none" w:sz="0" w:space="0" w:color="auto"/>
                <w:right w:val="none" w:sz="0" w:space="0" w:color="auto"/>
              </w:divBdr>
            </w:div>
            <w:div w:id="187913196">
              <w:marLeft w:val="0"/>
              <w:marRight w:val="0"/>
              <w:marTop w:val="0"/>
              <w:marBottom w:val="0"/>
              <w:divBdr>
                <w:top w:val="none" w:sz="0" w:space="0" w:color="auto"/>
                <w:left w:val="none" w:sz="0" w:space="0" w:color="auto"/>
                <w:bottom w:val="none" w:sz="0" w:space="0" w:color="auto"/>
                <w:right w:val="none" w:sz="0" w:space="0" w:color="auto"/>
              </w:divBdr>
            </w:div>
            <w:div w:id="287443905">
              <w:marLeft w:val="0"/>
              <w:marRight w:val="0"/>
              <w:marTop w:val="0"/>
              <w:marBottom w:val="0"/>
              <w:divBdr>
                <w:top w:val="none" w:sz="0" w:space="0" w:color="auto"/>
                <w:left w:val="none" w:sz="0" w:space="0" w:color="auto"/>
                <w:bottom w:val="none" w:sz="0" w:space="0" w:color="auto"/>
                <w:right w:val="none" w:sz="0" w:space="0" w:color="auto"/>
              </w:divBdr>
            </w:div>
            <w:div w:id="351148132">
              <w:marLeft w:val="0"/>
              <w:marRight w:val="0"/>
              <w:marTop w:val="0"/>
              <w:marBottom w:val="0"/>
              <w:divBdr>
                <w:top w:val="none" w:sz="0" w:space="0" w:color="auto"/>
                <w:left w:val="none" w:sz="0" w:space="0" w:color="auto"/>
                <w:bottom w:val="none" w:sz="0" w:space="0" w:color="auto"/>
                <w:right w:val="none" w:sz="0" w:space="0" w:color="auto"/>
              </w:divBdr>
            </w:div>
            <w:div w:id="799031674">
              <w:marLeft w:val="0"/>
              <w:marRight w:val="0"/>
              <w:marTop w:val="0"/>
              <w:marBottom w:val="0"/>
              <w:divBdr>
                <w:top w:val="none" w:sz="0" w:space="0" w:color="auto"/>
                <w:left w:val="none" w:sz="0" w:space="0" w:color="auto"/>
                <w:bottom w:val="none" w:sz="0" w:space="0" w:color="auto"/>
                <w:right w:val="none" w:sz="0" w:space="0" w:color="auto"/>
              </w:divBdr>
            </w:div>
            <w:div w:id="922495059">
              <w:marLeft w:val="0"/>
              <w:marRight w:val="0"/>
              <w:marTop w:val="0"/>
              <w:marBottom w:val="0"/>
              <w:divBdr>
                <w:top w:val="none" w:sz="0" w:space="0" w:color="auto"/>
                <w:left w:val="none" w:sz="0" w:space="0" w:color="auto"/>
                <w:bottom w:val="none" w:sz="0" w:space="0" w:color="auto"/>
                <w:right w:val="none" w:sz="0" w:space="0" w:color="auto"/>
              </w:divBdr>
            </w:div>
            <w:div w:id="997264166">
              <w:marLeft w:val="0"/>
              <w:marRight w:val="0"/>
              <w:marTop w:val="0"/>
              <w:marBottom w:val="0"/>
              <w:divBdr>
                <w:top w:val="none" w:sz="0" w:space="0" w:color="auto"/>
                <w:left w:val="none" w:sz="0" w:space="0" w:color="auto"/>
                <w:bottom w:val="none" w:sz="0" w:space="0" w:color="auto"/>
                <w:right w:val="none" w:sz="0" w:space="0" w:color="auto"/>
              </w:divBdr>
            </w:div>
            <w:div w:id="1160846341">
              <w:marLeft w:val="0"/>
              <w:marRight w:val="0"/>
              <w:marTop w:val="0"/>
              <w:marBottom w:val="0"/>
              <w:divBdr>
                <w:top w:val="none" w:sz="0" w:space="0" w:color="auto"/>
                <w:left w:val="none" w:sz="0" w:space="0" w:color="auto"/>
                <w:bottom w:val="none" w:sz="0" w:space="0" w:color="auto"/>
                <w:right w:val="none" w:sz="0" w:space="0" w:color="auto"/>
              </w:divBdr>
            </w:div>
            <w:div w:id="1407144122">
              <w:marLeft w:val="0"/>
              <w:marRight w:val="0"/>
              <w:marTop w:val="0"/>
              <w:marBottom w:val="0"/>
              <w:divBdr>
                <w:top w:val="none" w:sz="0" w:space="0" w:color="auto"/>
                <w:left w:val="none" w:sz="0" w:space="0" w:color="auto"/>
                <w:bottom w:val="none" w:sz="0" w:space="0" w:color="auto"/>
                <w:right w:val="none" w:sz="0" w:space="0" w:color="auto"/>
              </w:divBdr>
            </w:div>
            <w:div w:id="1742748854">
              <w:marLeft w:val="0"/>
              <w:marRight w:val="0"/>
              <w:marTop w:val="0"/>
              <w:marBottom w:val="0"/>
              <w:divBdr>
                <w:top w:val="none" w:sz="0" w:space="0" w:color="auto"/>
                <w:left w:val="none" w:sz="0" w:space="0" w:color="auto"/>
                <w:bottom w:val="none" w:sz="0" w:space="0" w:color="auto"/>
                <w:right w:val="none" w:sz="0" w:space="0" w:color="auto"/>
              </w:divBdr>
            </w:div>
            <w:div w:id="1843929815">
              <w:marLeft w:val="0"/>
              <w:marRight w:val="0"/>
              <w:marTop w:val="0"/>
              <w:marBottom w:val="0"/>
              <w:divBdr>
                <w:top w:val="none" w:sz="0" w:space="0" w:color="auto"/>
                <w:left w:val="none" w:sz="0" w:space="0" w:color="auto"/>
                <w:bottom w:val="none" w:sz="0" w:space="0" w:color="auto"/>
                <w:right w:val="none" w:sz="0" w:space="0" w:color="auto"/>
              </w:divBdr>
            </w:div>
            <w:div w:id="196746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4396">
      <w:bodyDiv w:val="1"/>
      <w:marLeft w:val="0"/>
      <w:marRight w:val="0"/>
      <w:marTop w:val="0"/>
      <w:marBottom w:val="0"/>
      <w:divBdr>
        <w:top w:val="none" w:sz="0" w:space="0" w:color="auto"/>
        <w:left w:val="none" w:sz="0" w:space="0" w:color="auto"/>
        <w:bottom w:val="none" w:sz="0" w:space="0" w:color="auto"/>
        <w:right w:val="none" w:sz="0" w:space="0" w:color="auto"/>
      </w:divBdr>
      <w:divsChild>
        <w:div w:id="2018848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355552">
      <w:bodyDiv w:val="1"/>
      <w:marLeft w:val="0"/>
      <w:marRight w:val="0"/>
      <w:marTop w:val="0"/>
      <w:marBottom w:val="0"/>
      <w:divBdr>
        <w:top w:val="none" w:sz="0" w:space="0" w:color="auto"/>
        <w:left w:val="none" w:sz="0" w:space="0" w:color="auto"/>
        <w:bottom w:val="none" w:sz="0" w:space="0" w:color="auto"/>
        <w:right w:val="none" w:sz="0" w:space="0" w:color="auto"/>
      </w:divBdr>
      <w:divsChild>
        <w:div w:id="1008362395">
          <w:marLeft w:val="0"/>
          <w:marRight w:val="0"/>
          <w:marTop w:val="0"/>
          <w:marBottom w:val="0"/>
          <w:divBdr>
            <w:top w:val="none" w:sz="0" w:space="0" w:color="auto"/>
            <w:left w:val="none" w:sz="0" w:space="0" w:color="auto"/>
            <w:bottom w:val="none" w:sz="0" w:space="0" w:color="auto"/>
            <w:right w:val="none" w:sz="0" w:space="0" w:color="auto"/>
          </w:divBdr>
          <w:divsChild>
            <w:div w:id="45111668">
              <w:marLeft w:val="0"/>
              <w:marRight w:val="0"/>
              <w:marTop w:val="0"/>
              <w:marBottom w:val="0"/>
              <w:divBdr>
                <w:top w:val="none" w:sz="0" w:space="0" w:color="auto"/>
                <w:left w:val="none" w:sz="0" w:space="0" w:color="auto"/>
                <w:bottom w:val="none" w:sz="0" w:space="0" w:color="auto"/>
                <w:right w:val="none" w:sz="0" w:space="0" w:color="auto"/>
              </w:divBdr>
            </w:div>
            <w:div w:id="87313205">
              <w:marLeft w:val="0"/>
              <w:marRight w:val="0"/>
              <w:marTop w:val="0"/>
              <w:marBottom w:val="0"/>
              <w:divBdr>
                <w:top w:val="none" w:sz="0" w:space="0" w:color="auto"/>
                <w:left w:val="none" w:sz="0" w:space="0" w:color="auto"/>
                <w:bottom w:val="none" w:sz="0" w:space="0" w:color="auto"/>
                <w:right w:val="none" w:sz="0" w:space="0" w:color="auto"/>
              </w:divBdr>
            </w:div>
            <w:div w:id="119736357">
              <w:marLeft w:val="0"/>
              <w:marRight w:val="0"/>
              <w:marTop w:val="0"/>
              <w:marBottom w:val="0"/>
              <w:divBdr>
                <w:top w:val="none" w:sz="0" w:space="0" w:color="auto"/>
                <w:left w:val="none" w:sz="0" w:space="0" w:color="auto"/>
                <w:bottom w:val="none" w:sz="0" w:space="0" w:color="auto"/>
                <w:right w:val="none" w:sz="0" w:space="0" w:color="auto"/>
              </w:divBdr>
            </w:div>
            <w:div w:id="318273053">
              <w:marLeft w:val="0"/>
              <w:marRight w:val="0"/>
              <w:marTop w:val="0"/>
              <w:marBottom w:val="0"/>
              <w:divBdr>
                <w:top w:val="none" w:sz="0" w:space="0" w:color="auto"/>
                <w:left w:val="none" w:sz="0" w:space="0" w:color="auto"/>
                <w:bottom w:val="none" w:sz="0" w:space="0" w:color="auto"/>
                <w:right w:val="none" w:sz="0" w:space="0" w:color="auto"/>
              </w:divBdr>
            </w:div>
            <w:div w:id="388386586">
              <w:marLeft w:val="0"/>
              <w:marRight w:val="0"/>
              <w:marTop w:val="0"/>
              <w:marBottom w:val="0"/>
              <w:divBdr>
                <w:top w:val="none" w:sz="0" w:space="0" w:color="auto"/>
                <w:left w:val="none" w:sz="0" w:space="0" w:color="auto"/>
                <w:bottom w:val="none" w:sz="0" w:space="0" w:color="auto"/>
                <w:right w:val="none" w:sz="0" w:space="0" w:color="auto"/>
              </w:divBdr>
            </w:div>
            <w:div w:id="407266185">
              <w:marLeft w:val="0"/>
              <w:marRight w:val="0"/>
              <w:marTop w:val="0"/>
              <w:marBottom w:val="0"/>
              <w:divBdr>
                <w:top w:val="none" w:sz="0" w:space="0" w:color="auto"/>
                <w:left w:val="none" w:sz="0" w:space="0" w:color="auto"/>
                <w:bottom w:val="none" w:sz="0" w:space="0" w:color="auto"/>
                <w:right w:val="none" w:sz="0" w:space="0" w:color="auto"/>
              </w:divBdr>
            </w:div>
            <w:div w:id="443614305">
              <w:marLeft w:val="0"/>
              <w:marRight w:val="0"/>
              <w:marTop w:val="0"/>
              <w:marBottom w:val="0"/>
              <w:divBdr>
                <w:top w:val="none" w:sz="0" w:space="0" w:color="auto"/>
                <w:left w:val="none" w:sz="0" w:space="0" w:color="auto"/>
                <w:bottom w:val="none" w:sz="0" w:space="0" w:color="auto"/>
                <w:right w:val="none" w:sz="0" w:space="0" w:color="auto"/>
              </w:divBdr>
            </w:div>
            <w:div w:id="649676441">
              <w:marLeft w:val="0"/>
              <w:marRight w:val="0"/>
              <w:marTop w:val="0"/>
              <w:marBottom w:val="0"/>
              <w:divBdr>
                <w:top w:val="none" w:sz="0" w:space="0" w:color="auto"/>
                <w:left w:val="none" w:sz="0" w:space="0" w:color="auto"/>
                <w:bottom w:val="none" w:sz="0" w:space="0" w:color="auto"/>
                <w:right w:val="none" w:sz="0" w:space="0" w:color="auto"/>
              </w:divBdr>
            </w:div>
            <w:div w:id="859657997">
              <w:marLeft w:val="0"/>
              <w:marRight w:val="0"/>
              <w:marTop w:val="0"/>
              <w:marBottom w:val="0"/>
              <w:divBdr>
                <w:top w:val="none" w:sz="0" w:space="0" w:color="auto"/>
                <w:left w:val="none" w:sz="0" w:space="0" w:color="auto"/>
                <w:bottom w:val="none" w:sz="0" w:space="0" w:color="auto"/>
                <w:right w:val="none" w:sz="0" w:space="0" w:color="auto"/>
              </w:divBdr>
            </w:div>
            <w:div w:id="910850096">
              <w:marLeft w:val="0"/>
              <w:marRight w:val="0"/>
              <w:marTop w:val="0"/>
              <w:marBottom w:val="0"/>
              <w:divBdr>
                <w:top w:val="none" w:sz="0" w:space="0" w:color="auto"/>
                <w:left w:val="none" w:sz="0" w:space="0" w:color="auto"/>
                <w:bottom w:val="none" w:sz="0" w:space="0" w:color="auto"/>
                <w:right w:val="none" w:sz="0" w:space="0" w:color="auto"/>
              </w:divBdr>
            </w:div>
            <w:div w:id="1027411353">
              <w:marLeft w:val="0"/>
              <w:marRight w:val="0"/>
              <w:marTop w:val="0"/>
              <w:marBottom w:val="0"/>
              <w:divBdr>
                <w:top w:val="none" w:sz="0" w:space="0" w:color="auto"/>
                <w:left w:val="none" w:sz="0" w:space="0" w:color="auto"/>
                <w:bottom w:val="none" w:sz="0" w:space="0" w:color="auto"/>
                <w:right w:val="none" w:sz="0" w:space="0" w:color="auto"/>
              </w:divBdr>
            </w:div>
            <w:div w:id="1444181483">
              <w:marLeft w:val="0"/>
              <w:marRight w:val="0"/>
              <w:marTop w:val="0"/>
              <w:marBottom w:val="0"/>
              <w:divBdr>
                <w:top w:val="none" w:sz="0" w:space="0" w:color="auto"/>
                <w:left w:val="none" w:sz="0" w:space="0" w:color="auto"/>
                <w:bottom w:val="none" w:sz="0" w:space="0" w:color="auto"/>
                <w:right w:val="none" w:sz="0" w:space="0" w:color="auto"/>
              </w:divBdr>
            </w:div>
            <w:div w:id="1483548855">
              <w:marLeft w:val="0"/>
              <w:marRight w:val="0"/>
              <w:marTop w:val="0"/>
              <w:marBottom w:val="0"/>
              <w:divBdr>
                <w:top w:val="none" w:sz="0" w:space="0" w:color="auto"/>
                <w:left w:val="none" w:sz="0" w:space="0" w:color="auto"/>
                <w:bottom w:val="none" w:sz="0" w:space="0" w:color="auto"/>
                <w:right w:val="none" w:sz="0" w:space="0" w:color="auto"/>
              </w:divBdr>
            </w:div>
            <w:div w:id="1493595193">
              <w:marLeft w:val="0"/>
              <w:marRight w:val="0"/>
              <w:marTop w:val="0"/>
              <w:marBottom w:val="0"/>
              <w:divBdr>
                <w:top w:val="none" w:sz="0" w:space="0" w:color="auto"/>
                <w:left w:val="none" w:sz="0" w:space="0" w:color="auto"/>
                <w:bottom w:val="none" w:sz="0" w:space="0" w:color="auto"/>
                <w:right w:val="none" w:sz="0" w:space="0" w:color="auto"/>
              </w:divBdr>
            </w:div>
            <w:div w:id="1522402719">
              <w:marLeft w:val="0"/>
              <w:marRight w:val="0"/>
              <w:marTop w:val="0"/>
              <w:marBottom w:val="0"/>
              <w:divBdr>
                <w:top w:val="none" w:sz="0" w:space="0" w:color="auto"/>
                <w:left w:val="none" w:sz="0" w:space="0" w:color="auto"/>
                <w:bottom w:val="none" w:sz="0" w:space="0" w:color="auto"/>
                <w:right w:val="none" w:sz="0" w:space="0" w:color="auto"/>
              </w:divBdr>
            </w:div>
            <w:div w:id="1613517664">
              <w:marLeft w:val="0"/>
              <w:marRight w:val="0"/>
              <w:marTop w:val="0"/>
              <w:marBottom w:val="0"/>
              <w:divBdr>
                <w:top w:val="none" w:sz="0" w:space="0" w:color="auto"/>
                <w:left w:val="none" w:sz="0" w:space="0" w:color="auto"/>
                <w:bottom w:val="none" w:sz="0" w:space="0" w:color="auto"/>
                <w:right w:val="none" w:sz="0" w:space="0" w:color="auto"/>
              </w:divBdr>
            </w:div>
            <w:div w:id="1951472162">
              <w:marLeft w:val="0"/>
              <w:marRight w:val="0"/>
              <w:marTop w:val="0"/>
              <w:marBottom w:val="0"/>
              <w:divBdr>
                <w:top w:val="none" w:sz="0" w:space="0" w:color="auto"/>
                <w:left w:val="none" w:sz="0" w:space="0" w:color="auto"/>
                <w:bottom w:val="none" w:sz="0" w:space="0" w:color="auto"/>
                <w:right w:val="none" w:sz="0" w:space="0" w:color="auto"/>
              </w:divBdr>
            </w:div>
            <w:div w:id="20607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5823">
      <w:bodyDiv w:val="1"/>
      <w:marLeft w:val="0"/>
      <w:marRight w:val="0"/>
      <w:marTop w:val="0"/>
      <w:marBottom w:val="0"/>
      <w:divBdr>
        <w:top w:val="none" w:sz="0" w:space="0" w:color="auto"/>
        <w:left w:val="none" w:sz="0" w:space="0" w:color="auto"/>
        <w:bottom w:val="none" w:sz="0" w:space="0" w:color="auto"/>
        <w:right w:val="none" w:sz="0" w:space="0" w:color="auto"/>
      </w:divBdr>
    </w:div>
    <w:div w:id="1351295716">
      <w:bodyDiv w:val="1"/>
      <w:marLeft w:val="0"/>
      <w:marRight w:val="0"/>
      <w:marTop w:val="0"/>
      <w:marBottom w:val="0"/>
      <w:divBdr>
        <w:top w:val="none" w:sz="0" w:space="0" w:color="auto"/>
        <w:left w:val="none" w:sz="0" w:space="0" w:color="auto"/>
        <w:bottom w:val="none" w:sz="0" w:space="0" w:color="auto"/>
        <w:right w:val="none" w:sz="0" w:space="0" w:color="auto"/>
      </w:divBdr>
      <w:divsChild>
        <w:div w:id="81217852">
          <w:marLeft w:val="0"/>
          <w:marRight w:val="0"/>
          <w:marTop w:val="0"/>
          <w:marBottom w:val="0"/>
          <w:divBdr>
            <w:top w:val="none" w:sz="0" w:space="0" w:color="auto"/>
            <w:left w:val="none" w:sz="0" w:space="0" w:color="auto"/>
            <w:bottom w:val="none" w:sz="0" w:space="0" w:color="auto"/>
            <w:right w:val="none" w:sz="0" w:space="0" w:color="auto"/>
          </w:divBdr>
        </w:div>
        <w:div w:id="535239247">
          <w:marLeft w:val="0"/>
          <w:marRight w:val="0"/>
          <w:marTop w:val="0"/>
          <w:marBottom w:val="0"/>
          <w:divBdr>
            <w:top w:val="none" w:sz="0" w:space="0" w:color="auto"/>
            <w:left w:val="none" w:sz="0" w:space="0" w:color="auto"/>
            <w:bottom w:val="none" w:sz="0" w:space="0" w:color="auto"/>
            <w:right w:val="none" w:sz="0" w:space="0" w:color="auto"/>
          </w:divBdr>
        </w:div>
        <w:div w:id="1213224594">
          <w:marLeft w:val="0"/>
          <w:marRight w:val="0"/>
          <w:marTop w:val="0"/>
          <w:marBottom w:val="0"/>
          <w:divBdr>
            <w:top w:val="none" w:sz="0" w:space="0" w:color="auto"/>
            <w:left w:val="none" w:sz="0" w:space="0" w:color="auto"/>
            <w:bottom w:val="none" w:sz="0" w:space="0" w:color="auto"/>
            <w:right w:val="none" w:sz="0" w:space="0" w:color="auto"/>
          </w:divBdr>
        </w:div>
        <w:div w:id="1354184718">
          <w:marLeft w:val="0"/>
          <w:marRight w:val="0"/>
          <w:marTop w:val="0"/>
          <w:marBottom w:val="0"/>
          <w:divBdr>
            <w:top w:val="none" w:sz="0" w:space="0" w:color="auto"/>
            <w:left w:val="none" w:sz="0" w:space="0" w:color="auto"/>
            <w:bottom w:val="none" w:sz="0" w:space="0" w:color="auto"/>
            <w:right w:val="none" w:sz="0" w:space="0" w:color="auto"/>
          </w:divBdr>
        </w:div>
      </w:divsChild>
    </w:div>
    <w:div w:id="1355568538">
      <w:bodyDiv w:val="1"/>
      <w:marLeft w:val="0"/>
      <w:marRight w:val="0"/>
      <w:marTop w:val="0"/>
      <w:marBottom w:val="0"/>
      <w:divBdr>
        <w:top w:val="none" w:sz="0" w:space="0" w:color="auto"/>
        <w:left w:val="none" w:sz="0" w:space="0" w:color="auto"/>
        <w:bottom w:val="none" w:sz="0" w:space="0" w:color="auto"/>
        <w:right w:val="none" w:sz="0" w:space="0" w:color="auto"/>
      </w:divBdr>
      <w:divsChild>
        <w:div w:id="1422677120">
          <w:marLeft w:val="0"/>
          <w:marRight w:val="0"/>
          <w:marTop w:val="0"/>
          <w:marBottom w:val="0"/>
          <w:divBdr>
            <w:top w:val="none" w:sz="0" w:space="0" w:color="auto"/>
            <w:left w:val="none" w:sz="0" w:space="0" w:color="auto"/>
            <w:bottom w:val="none" w:sz="0" w:space="0" w:color="auto"/>
            <w:right w:val="none" w:sz="0" w:space="0" w:color="auto"/>
          </w:divBdr>
          <w:divsChild>
            <w:div w:id="55863438">
              <w:marLeft w:val="0"/>
              <w:marRight w:val="0"/>
              <w:marTop w:val="0"/>
              <w:marBottom w:val="0"/>
              <w:divBdr>
                <w:top w:val="none" w:sz="0" w:space="0" w:color="auto"/>
                <w:left w:val="none" w:sz="0" w:space="0" w:color="auto"/>
                <w:bottom w:val="none" w:sz="0" w:space="0" w:color="auto"/>
                <w:right w:val="none" w:sz="0" w:space="0" w:color="auto"/>
              </w:divBdr>
            </w:div>
            <w:div w:id="122582894">
              <w:marLeft w:val="0"/>
              <w:marRight w:val="0"/>
              <w:marTop w:val="0"/>
              <w:marBottom w:val="0"/>
              <w:divBdr>
                <w:top w:val="none" w:sz="0" w:space="0" w:color="auto"/>
                <w:left w:val="none" w:sz="0" w:space="0" w:color="auto"/>
                <w:bottom w:val="none" w:sz="0" w:space="0" w:color="auto"/>
                <w:right w:val="none" w:sz="0" w:space="0" w:color="auto"/>
              </w:divBdr>
            </w:div>
            <w:div w:id="198855213">
              <w:marLeft w:val="0"/>
              <w:marRight w:val="0"/>
              <w:marTop w:val="0"/>
              <w:marBottom w:val="0"/>
              <w:divBdr>
                <w:top w:val="none" w:sz="0" w:space="0" w:color="auto"/>
                <w:left w:val="none" w:sz="0" w:space="0" w:color="auto"/>
                <w:bottom w:val="none" w:sz="0" w:space="0" w:color="auto"/>
                <w:right w:val="none" w:sz="0" w:space="0" w:color="auto"/>
              </w:divBdr>
            </w:div>
            <w:div w:id="275990228">
              <w:marLeft w:val="0"/>
              <w:marRight w:val="0"/>
              <w:marTop w:val="0"/>
              <w:marBottom w:val="0"/>
              <w:divBdr>
                <w:top w:val="none" w:sz="0" w:space="0" w:color="auto"/>
                <w:left w:val="none" w:sz="0" w:space="0" w:color="auto"/>
                <w:bottom w:val="none" w:sz="0" w:space="0" w:color="auto"/>
                <w:right w:val="none" w:sz="0" w:space="0" w:color="auto"/>
              </w:divBdr>
            </w:div>
            <w:div w:id="316106557">
              <w:marLeft w:val="0"/>
              <w:marRight w:val="0"/>
              <w:marTop w:val="0"/>
              <w:marBottom w:val="0"/>
              <w:divBdr>
                <w:top w:val="none" w:sz="0" w:space="0" w:color="auto"/>
                <w:left w:val="none" w:sz="0" w:space="0" w:color="auto"/>
                <w:bottom w:val="none" w:sz="0" w:space="0" w:color="auto"/>
                <w:right w:val="none" w:sz="0" w:space="0" w:color="auto"/>
              </w:divBdr>
            </w:div>
            <w:div w:id="418916471">
              <w:marLeft w:val="0"/>
              <w:marRight w:val="0"/>
              <w:marTop w:val="0"/>
              <w:marBottom w:val="0"/>
              <w:divBdr>
                <w:top w:val="none" w:sz="0" w:space="0" w:color="auto"/>
                <w:left w:val="none" w:sz="0" w:space="0" w:color="auto"/>
                <w:bottom w:val="none" w:sz="0" w:space="0" w:color="auto"/>
                <w:right w:val="none" w:sz="0" w:space="0" w:color="auto"/>
              </w:divBdr>
            </w:div>
            <w:div w:id="611910012">
              <w:marLeft w:val="0"/>
              <w:marRight w:val="0"/>
              <w:marTop w:val="0"/>
              <w:marBottom w:val="0"/>
              <w:divBdr>
                <w:top w:val="none" w:sz="0" w:space="0" w:color="auto"/>
                <w:left w:val="none" w:sz="0" w:space="0" w:color="auto"/>
                <w:bottom w:val="none" w:sz="0" w:space="0" w:color="auto"/>
                <w:right w:val="none" w:sz="0" w:space="0" w:color="auto"/>
              </w:divBdr>
            </w:div>
            <w:div w:id="662123432">
              <w:marLeft w:val="0"/>
              <w:marRight w:val="0"/>
              <w:marTop w:val="0"/>
              <w:marBottom w:val="0"/>
              <w:divBdr>
                <w:top w:val="none" w:sz="0" w:space="0" w:color="auto"/>
                <w:left w:val="none" w:sz="0" w:space="0" w:color="auto"/>
                <w:bottom w:val="none" w:sz="0" w:space="0" w:color="auto"/>
                <w:right w:val="none" w:sz="0" w:space="0" w:color="auto"/>
              </w:divBdr>
            </w:div>
            <w:div w:id="759763658">
              <w:marLeft w:val="0"/>
              <w:marRight w:val="0"/>
              <w:marTop w:val="0"/>
              <w:marBottom w:val="0"/>
              <w:divBdr>
                <w:top w:val="none" w:sz="0" w:space="0" w:color="auto"/>
                <w:left w:val="none" w:sz="0" w:space="0" w:color="auto"/>
                <w:bottom w:val="none" w:sz="0" w:space="0" w:color="auto"/>
                <w:right w:val="none" w:sz="0" w:space="0" w:color="auto"/>
              </w:divBdr>
            </w:div>
            <w:div w:id="926614600">
              <w:marLeft w:val="0"/>
              <w:marRight w:val="0"/>
              <w:marTop w:val="0"/>
              <w:marBottom w:val="0"/>
              <w:divBdr>
                <w:top w:val="none" w:sz="0" w:space="0" w:color="auto"/>
                <w:left w:val="none" w:sz="0" w:space="0" w:color="auto"/>
                <w:bottom w:val="none" w:sz="0" w:space="0" w:color="auto"/>
                <w:right w:val="none" w:sz="0" w:space="0" w:color="auto"/>
              </w:divBdr>
            </w:div>
            <w:div w:id="984353130">
              <w:marLeft w:val="0"/>
              <w:marRight w:val="0"/>
              <w:marTop w:val="0"/>
              <w:marBottom w:val="0"/>
              <w:divBdr>
                <w:top w:val="none" w:sz="0" w:space="0" w:color="auto"/>
                <w:left w:val="none" w:sz="0" w:space="0" w:color="auto"/>
                <w:bottom w:val="none" w:sz="0" w:space="0" w:color="auto"/>
                <w:right w:val="none" w:sz="0" w:space="0" w:color="auto"/>
              </w:divBdr>
            </w:div>
            <w:div w:id="1006665313">
              <w:marLeft w:val="0"/>
              <w:marRight w:val="0"/>
              <w:marTop w:val="0"/>
              <w:marBottom w:val="0"/>
              <w:divBdr>
                <w:top w:val="none" w:sz="0" w:space="0" w:color="auto"/>
                <w:left w:val="none" w:sz="0" w:space="0" w:color="auto"/>
                <w:bottom w:val="none" w:sz="0" w:space="0" w:color="auto"/>
                <w:right w:val="none" w:sz="0" w:space="0" w:color="auto"/>
              </w:divBdr>
            </w:div>
            <w:div w:id="1082876527">
              <w:marLeft w:val="0"/>
              <w:marRight w:val="0"/>
              <w:marTop w:val="0"/>
              <w:marBottom w:val="0"/>
              <w:divBdr>
                <w:top w:val="none" w:sz="0" w:space="0" w:color="auto"/>
                <w:left w:val="none" w:sz="0" w:space="0" w:color="auto"/>
                <w:bottom w:val="none" w:sz="0" w:space="0" w:color="auto"/>
                <w:right w:val="none" w:sz="0" w:space="0" w:color="auto"/>
              </w:divBdr>
            </w:div>
            <w:div w:id="1128427136">
              <w:marLeft w:val="0"/>
              <w:marRight w:val="0"/>
              <w:marTop w:val="0"/>
              <w:marBottom w:val="0"/>
              <w:divBdr>
                <w:top w:val="none" w:sz="0" w:space="0" w:color="auto"/>
                <w:left w:val="none" w:sz="0" w:space="0" w:color="auto"/>
                <w:bottom w:val="none" w:sz="0" w:space="0" w:color="auto"/>
                <w:right w:val="none" w:sz="0" w:space="0" w:color="auto"/>
              </w:divBdr>
            </w:div>
            <w:div w:id="1151600941">
              <w:marLeft w:val="0"/>
              <w:marRight w:val="0"/>
              <w:marTop w:val="0"/>
              <w:marBottom w:val="0"/>
              <w:divBdr>
                <w:top w:val="none" w:sz="0" w:space="0" w:color="auto"/>
                <w:left w:val="none" w:sz="0" w:space="0" w:color="auto"/>
                <w:bottom w:val="none" w:sz="0" w:space="0" w:color="auto"/>
                <w:right w:val="none" w:sz="0" w:space="0" w:color="auto"/>
              </w:divBdr>
            </w:div>
            <w:div w:id="1239679587">
              <w:marLeft w:val="0"/>
              <w:marRight w:val="0"/>
              <w:marTop w:val="0"/>
              <w:marBottom w:val="0"/>
              <w:divBdr>
                <w:top w:val="none" w:sz="0" w:space="0" w:color="auto"/>
                <w:left w:val="none" w:sz="0" w:space="0" w:color="auto"/>
                <w:bottom w:val="none" w:sz="0" w:space="0" w:color="auto"/>
                <w:right w:val="none" w:sz="0" w:space="0" w:color="auto"/>
              </w:divBdr>
            </w:div>
            <w:div w:id="1334458730">
              <w:marLeft w:val="0"/>
              <w:marRight w:val="0"/>
              <w:marTop w:val="0"/>
              <w:marBottom w:val="0"/>
              <w:divBdr>
                <w:top w:val="none" w:sz="0" w:space="0" w:color="auto"/>
                <w:left w:val="none" w:sz="0" w:space="0" w:color="auto"/>
                <w:bottom w:val="none" w:sz="0" w:space="0" w:color="auto"/>
                <w:right w:val="none" w:sz="0" w:space="0" w:color="auto"/>
              </w:divBdr>
            </w:div>
            <w:div w:id="1399590065">
              <w:marLeft w:val="0"/>
              <w:marRight w:val="0"/>
              <w:marTop w:val="0"/>
              <w:marBottom w:val="0"/>
              <w:divBdr>
                <w:top w:val="none" w:sz="0" w:space="0" w:color="auto"/>
                <w:left w:val="none" w:sz="0" w:space="0" w:color="auto"/>
                <w:bottom w:val="none" w:sz="0" w:space="0" w:color="auto"/>
                <w:right w:val="none" w:sz="0" w:space="0" w:color="auto"/>
              </w:divBdr>
            </w:div>
            <w:div w:id="1486165965">
              <w:marLeft w:val="0"/>
              <w:marRight w:val="0"/>
              <w:marTop w:val="0"/>
              <w:marBottom w:val="0"/>
              <w:divBdr>
                <w:top w:val="none" w:sz="0" w:space="0" w:color="auto"/>
                <w:left w:val="none" w:sz="0" w:space="0" w:color="auto"/>
                <w:bottom w:val="none" w:sz="0" w:space="0" w:color="auto"/>
                <w:right w:val="none" w:sz="0" w:space="0" w:color="auto"/>
              </w:divBdr>
            </w:div>
            <w:div w:id="1602832386">
              <w:marLeft w:val="0"/>
              <w:marRight w:val="0"/>
              <w:marTop w:val="0"/>
              <w:marBottom w:val="0"/>
              <w:divBdr>
                <w:top w:val="none" w:sz="0" w:space="0" w:color="auto"/>
                <w:left w:val="none" w:sz="0" w:space="0" w:color="auto"/>
                <w:bottom w:val="none" w:sz="0" w:space="0" w:color="auto"/>
                <w:right w:val="none" w:sz="0" w:space="0" w:color="auto"/>
              </w:divBdr>
            </w:div>
            <w:div w:id="1715227255">
              <w:marLeft w:val="0"/>
              <w:marRight w:val="0"/>
              <w:marTop w:val="0"/>
              <w:marBottom w:val="0"/>
              <w:divBdr>
                <w:top w:val="none" w:sz="0" w:space="0" w:color="auto"/>
                <w:left w:val="none" w:sz="0" w:space="0" w:color="auto"/>
                <w:bottom w:val="none" w:sz="0" w:space="0" w:color="auto"/>
                <w:right w:val="none" w:sz="0" w:space="0" w:color="auto"/>
              </w:divBdr>
            </w:div>
            <w:div w:id="1869682212">
              <w:marLeft w:val="0"/>
              <w:marRight w:val="0"/>
              <w:marTop w:val="0"/>
              <w:marBottom w:val="0"/>
              <w:divBdr>
                <w:top w:val="none" w:sz="0" w:space="0" w:color="auto"/>
                <w:left w:val="none" w:sz="0" w:space="0" w:color="auto"/>
                <w:bottom w:val="none" w:sz="0" w:space="0" w:color="auto"/>
                <w:right w:val="none" w:sz="0" w:space="0" w:color="auto"/>
              </w:divBdr>
            </w:div>
            <w:div w:id="1898785350">
              <w:marLeft w:val="0"/>
              <w:marRight w:val="0"/>
              <w:marTop w:val="0"/>
              <w:marBottom w:val="0"/>
              <w:divBdr>
                <w:top w:val="none" w:sz="0" w:space="0" w:color="auto"/>
                <w:left w:val="none" w:sz="0" w:space="0" w:color="auto"/>
                <w:bottom w:val="none" w:sz="0" w:space="0" w:color="auto"/>
                <w:right w:val="none" w:sz="0" w:space="0" w:color="auto"/>
              </w:divBdr>
            </w:div>
            <w:div w:id="2009092643">
              <w:marLeft w:val="0"/>
              <w:marRight w:val="0"/>
              <w:marTop w:val="0"/>
              <w:marBottom w:val="0"/>
              <w:divBdr>
                <w:top w:val="none" w:sz="0" w:space="0" w:color="auto"/>
                <w:left w:val="none" w:sz="0" w:space="0" w:color="auto"/>
                <w:bottom w:val="none" w:sz="0" w:space="0" w:color="auto"/>
                <w:right w:val="none" w:sz="0" w:space="0" w:color="auto"/>
              </w:divBdr>
            </w:div>
            <w:div w:id="207331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23793">
      <w:bodyDiv w:val="1"/>
      <w:marLeft w:val="0"/>
      <w:marRight w:val="0"/>
      <w:marTop w:val="0"/>
      <w:marBottom w:val="0"/>
      <w:divBdr>
        <w:top w:val="none" w:sz="0" w:space="0" w:color="auto"/>
        <w:left w:val="none" w:sz="0" w:space="0" w:color="auto"/>
        <w:bottom w:val="none" w:sz="0" w:space="0" w:color="auto"/>
        <w:right w:val="none" w:sz="0" w:space="0" w:color="auto"/>
      </w:divBdr>
    </w:div>
    <w:div w:id="1364283354">
      <w:bodyDiv w:val="1"/>
      <w:marLeft w:val="0"/>
      <w:marRight w:val="0"/>
      <w:marTop w:val="0"/>
      <w:marBottom w:val="0"/>
      <w:divBdr>
        <w:top w:val="none" w:sz="0" w:space="0" w:color="auto"/>
        <w:left w:val="none" w:sz="0" w:space="0" w:color="auto"/>
        <w:bottom w:val="none" w:sz="0" w:space="0" w:color="auto"/>
        <w:right w:val="none" w:sz="0" w:space="0" w:color="auto"/>
      </w:divBdr>
    </w:div>
    <w:div w:id="1367682398">
      <w:bodyDiv w:val="1"/>
      <w:marLeft w:val="0"/>
      <w:marRight w:val="0"/>
      <w:marTop w:val="0"/>
      <w:marBottom w:val="0"/>
      <w:divBdr>
        <w:top w:val="none" w:sz="0" w:space="0" w:color="auto"/>
        <w:left w:val="none" w:sz="0" w:space="0" w:color="auto"/>
        <w:bottom w:val="none" w:sz="0" w:space="0" w:color="auto"/>
        <w:right w:val="none" w:sz="0" w:space="0" w:color="auto"/>
      </w:divBdr>
    </w:div>
    <w:div w:id="1373654450">
      <w:bodyDiv w:val="1"/>
      <w:marLeft w:val="0"/>
      <w:marRight w:val="0"/>
      <w:marTop w:val="0"/>
      <w:marBottom w:val="0"/>
      <w:divBdr>
        <w:top w:val="none" w:sz="0" w:space="0" w:color="auto"/>
        <w:left w:val="none" w:sz="0" w:space="0" w:color="auto"/>
        <w:bottom w:val="none" w:sz="0" w:space="0" w:color="auto"/>
        <w:right w:val="none" w:sz="0" w:space="0" w:color="auto"/>
      </w:divBdr>
    </w:div>
    <w:div w:id="1376925684">
      <w:bodyDiv w:val="1"/>
      <w:marLeft w:val="0"/>
      <w:marRight w:val="0"/>
      <w:marTop w:val="0"/>
      <w:marBottom w:val="0"/>
      <w:divBdr>
        <w:top w:val="none" w:sz="0" w:space="0" w:color="auto"/>
        <w:left w:val="none" w:sz="0" w:space="0" w:color="auto"/>
        <w:bottom w:val="none" w:sz="0" w:space="0" w:color="auto"/>
        <w:right w:val="none" w:sz="0" w:space="0" w:color="auto"/>
      </w:divBdr>
      <w:divsChild>
        <w:div w:id="42024236">
          <w:marLeft w:val="0"/>
          <w:marRight w:val="0"/>
          <w:marTop w:val="0"/>
          <w:marBottom w:val="0"/>
          <w:divBdr>
            <w:top w:val="none" w:sz="0" w:space="0" w:color="auto"/>
            <w:left w:val="none" w:sz="0" w:space="0" w:color="auto"/>
            <w:bottom w:val="none" w:sz="0" w:space="0" w:color="auto"/>
            <w:right w:val="none" w:sz="0" w:space="0" w:color="auto"/>
          </w:divBdr>
        </w:div>
        <w:div w:id="225337424">
          <w:marLeft w:val="0"/>
          <w:marRight w:val="0"/>
          <w:marTop w:val="0"/>
          <w:marBottom w:val="0"/>
          <w:divBdr>
            <w:top w:val="none" w:sz="0" w:space="0" w:color="auto"/>
            <w:left w:val="none" w:sz="0" w:space="0" w:color="auto"/>
            <w:bottom w:val="none" w:sz="0" w:space="0" w:color="auto"/>
            <w:right w:val="none" w:sz="0" w:space="0" w:color="auto"/>
          </w:divBdr>
        </w:div>
        <w:div w:id="288173562">
          <w:marLeft w:val="0"/>
          <w:marRight w:val="0"/>
          <w:marTop w:val="0"/>
          <w:marBottom w:val="0"/>
          <w:divBdr>
            <w:top w:val="none" w:sz="0" w:space="0" w:color="auto"/>
            <w:left w:val="none" w:sz="0" w:space="0" w:color="auto"/>
            <w:bottom w:val="none" w:sz="0" w:space="0" w:color="auto"/>
            <w:right w:val="none" w:sz="0" w:space="0" w:color="auto"/>
          </w:divBdr>
        </w:div>
        <w:div w:id="300887475">
          <w:marLeft w:val="0"/>
          <w:marRight w:val="0"/>
          <w:marTop w:val="0"/>
          <w:marBottom w:val="0"/>
          <w:divBdr>
            <w:top w:val="none" w:sz="0" w:space="0" w:color="auto"/>
            <w:left w:val="none" w:sz="0" w:space="0" w:color="auto"/>
            <w:bottom w:val="none" w:sz="0" w:space="0" w:color="auto"/>
            <w:right w:val="none" w:sz="0" w:space="0" w:color="auto"/>
          </w:divBdr>
        </w:div>
        <w:div w:id="678459587">
          <w:marLeft w:val="0"/>
          <w:marRight w:val="0"/>
          <w:marTop w:val="0"/>
          <w:marBottom w:val="0"/>
          <w:divBdr>
            <w:top w:val="none" w:sz="0" w:space="0" w:color="auto"/>
            <w:left w:val="none" w:sz="0" w:space="0" w:color="auto"/>
            <w:bottom w:val="none" w:sz="0" w:space="0" w:color="auto"/>
            <w:right w:val="none" w:sz="0" w:space="0" w:color="auto"/>
          </w:divBdr>
        </w:div>
        <w:div w:id="745540203">
          <w:marLeft w:val="0"/>
          <w:marRight w:val="0"/>
          <w:marTop w:val="0"/>
          <w:marBottom w:val="0"/>
          <w:divBdr>
            <w:top w:val="none" w:sz="0" w:space="0" w:color="auto"/>
            <w:left w:val="none" w:sz="0" w:space="0" w:color="auto"/>
            <w:bottom w:val="none" w:sz="0" w:space="0" w:color="auto"/>
            <w:right w:val="none" w:sz="0" w:space="0" w:color="auto"/>
          </w:divBdr>
        </w:div>
        <w:div w:id="1105267273">
          <w:marLeft w:val="0"/>
          <w:marRight w:val="0"/>
          <w:marTop w:val="0"/>
          <w:marBottom w:val="0"/>
          <w:divBdr>
            <w:top w:val="none" w:sz="0" w:space="0" w:color="auto"/>
            <w:left w:val="none" w:sz="0" w:space="0" w:color="auto"/>
            <w:bottom w:val="none" w:sz="0" w:space="0" w:color="auto"/>
            <w:right w:val="none" w:sz="0" w:space="0" w:color="auto"/>
          </w:divBdr>
        </w:div>
        <w:div w:id="1839928307">
          <w:marLeft w:val="0"/>
          <w:marRight w:val="0"/>
          <w:marTop w:val="0"/>
          <w:marBottom w:val="0"/>
          <w:divBdr>
            <w:top w:val="none" w:sz="0" w:space="0" w:color="auto"/>
            <w:left w:val="none" w:sz="0" w:space="0" w:color="auto"/>
            <w:bottom w:val="none" w:sz="0" w:space="0" w:color="auto"/>
            <w:right w:val="none" w:sz="0" w:space="0" w:color="auto"/>
          </w:divBdr>
        </w:div>
        <w:div w:id="1854880249">
          <w:marLeft w:val="0"/>
          <w:marRight w:val="0"/>
          <w:marTop w:val="0"/>
          <w:marBottom w:val="0"/>
          <w:divBdr>
            <w:top w:val="none" w:sz="0" w:space="0" w:color="auto"/>
            <w:left w:val="none" w:sz="0" w:space="0" w:color="auto"/>
            <w:bottom w:val="none" w:sz="0" w:space="0" w:color="auto"/>
            <w:right w:val="none" w:sz="0" w:space="0" w:color="auto"/>
          </w:divBdr>
        </w:div>
      </w:divsChild>
    </w:div>
    <w:div w:id="1379890115">
      <w:bodyDiv w:val="1"/>
      <w:marLeft w:val="0"/>
      <w:marRight w:val="0"/>
      <w:marTop w:val="0"/>
      <w:marBottom w:val="0"/>
      <w:divBdr>
        <w:top w:val="none" w:sz="0" w:space="0" w:color="auto"/>
        <w:left w:val="none" w:sz="0" w:space="0" w:color="auto"/>
        <w:bottom w:val="none" w:sz="0" w:space="0" w:color="auto"/>
        <w:right w:val="none" w:sz="0" w:space="0" w:color="auto"/>
      </w:divBdr>
    </w:div>
    <w:div w:id="1380012430">
      <w:bodyDiv w:val="1"/>
      <w:marLeft w:val="0"/>
      <w:marRight w:val="0"/>
      <w:marTop w:val="0"/>
      <w:marBottom w:val="0"/>
      <w:divBdr>
        <w:top w:val="none" w:sz="0" w:space="0" w:color="auto"/>
        <w:left w:val="none" w:sz="0" w:space="0" w:color="auto"/>
        <w:bottom w:val="none" w:sz="0" w:space="0" w:color="auto"/>
        <w:right w:val="none" w:sz="0" w:space="0" w:color="auto"/>
      </w:divBdr>
      <w:divsChild>
        <w:div w:id="1377579227">
          <w:marLeft w:val="0"/>
          <w:marRight w:val="0"/>
          <w:marTop w:val="0"/>
          <w:marBottom w:val="0"/>
          <w:divBdr>
            <w:top w:val="none" w:sz="0" w:space="0" w:color="auto"/>
            <w:left w:val="none" w:sz="0" w:space="0" w:color="auto"/>
            <w:bottom w:val="none" w:sz="0" w:space="0" w:color="auto"/>
            <w:right w:val="none" w:sz="0" w:space="0" w:color="auto"/>
          </w:divBdr>
          <w:divsChild>
            <w:div w:id="365520335">
              <w:marLeft w:val="0"/>
              <w:marRight w:val="0"/>
              <w:marTop w:val="0"/>
              <w:marBottom w:val="0"/>
              <w:divBdr>
                <w:top w:val="none" w:sz="0" w:space="0" w:color="auto"/>
                <w:left w:val="none" w:sz="0" w:space="0" w:color="auto"/>
                <w:bottom w:val="none" w:sz="0" w:space="0" w:color="auto"/>
                <w:right w:val="none" w:sz="0" w:space="0" w:color="auto"/>
              </w:divBdr>
            </w:div>
            <w:div w:id="920140203">
              <w:marLeft w:val="0"/>
              <w:marRight w:val="0"/>
              <w:marTop w:val="0"/>
              <w:marBottom w:val="0"/>
              <w:divBdr>
                <w:top w:val="none" w:sz="0" w:space="0" w:color="auto"/>
                <w:left w:val="none" w:sz="0" w:space="0" w:color="auto"/>
                <w:bottom w:val="none" w:sz="0" w:space="0" w:color="auto"/>
                <w:right w:val="none" w:sz="0" w:space="0" w:color="auto"/>
              </w:divBdr>
            </w:div>
            <w:div w:id="1090928732">
              <w:marLeft w:val="0"/>
              <w:marRight w:val="0"/>
              <w:marTop w:val="0"/>
              <w:marBottom w:val="0"/>
              <w:divBdr>
                <w:top w:val="none" w:sz="0" w:space="0" w:color="auto"/>
                <w:left w:val="none" w:sz="0" w:space="0" w:color="auto"/>
                <w:bottom w:val="none" w:sz="0" w:space="0" w:color="auto"/>
                <w:right w:val="none" w:sz="0" w:space="0" w:color="auto"/>
              </w:divBdr>
            </w:div>
            <w:div w:id="1249853020">
              <w:marLeft w:val="0"/>
              <w:marRight w:val="0"/>
              <w:marTop w:val="0"/>
              <w:marBottom w:val="0"/>
              <w:divBdr>
                <w:top w:val="none" w:sz="0" w:space="0" w:color="auto"/>
                <w:left w:val="none" w:sz="0" w:space="0" w:color="auto"/>
                <w:bottom w:val="none" w:sz="0" w:space="0" w:color="auto"/>
                <w:right w:val="none" w:sz="0" w:space="0" w:color="auto"/>
              </w:divBdr>
            </w:div>
            <w:div w:id="1532911051">
              <w:marLeft w:val="0"/>
              <w:marRight w:val="0"/>
              <w:marTop w:val="0"/>
              <w:marBottom w:val="0"/>
              <w:divBdr>
                <w:top w:val="none" w:sz="0" w:space="0" w:color="auto"/>
                <w:left w:val="none" w:sz="0" w:space="0" w:color="auto"/>
                <w:bottom w:val="none" w:sz="0" w:space="0" w:color="auto"/>
                <w:right w:val="none" w:sz="0" w:space="0" w:color="auto"/>
              </w:divBdr>
            </w:div>
            <w:div w:id="1630621466">
              <w:marLeft w:val="0"/>
              <w:marRight w:val="0"/>
              <w:marTop w:val="0"/>
              <w:marBottom w:val="0"/>
              <w:divBdr>
                <w:top w:val="none" w:sz="0" w:space="0" w:color="auto"/>
                <w:left w:val="none" w:sz="0" w:space="0" w:color="auto"/>
                <w:bottom w:val="none" w:sz="0" w:space="0" w:color="auto"/>
                <w:right w:val="none" w:sz="0" w:space="0" w:color="auto"/>
              </w:divBdr>
            </w:div>
            <w:div w:id="1862930365">
              <w:marLeft w:val="0"/>
              <w:marRight w:val="0"/>
              <w:marTop w:val="0"/>
              <w:marBottom w:val="0"/>
              <w:divBdr>
                <w:top w:val="none" w:sz="0" w:space="0" w:color="auto"/>
                <w:left w:val="none" w:sz="0" w:space="0" w:color="auto"/>
                <w:bottom w:val="none" w:sz="0" w:space="0" w:color="auto"/>
                <w:right w:val="none" w:sz="0" w:space="0" w:color="auto"/>
              </w:divBdr>
            </w:div>
            <w:div w:id="203091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2651">
      <w:bodyDiv w:val="1"/>
      <w:marLeft w:val="0"/>
      <w:marRight w:val="0"/>
      <w:marTop w:val="0"/>
      <w:marBottom w:val="0"/>
      <w:divBdr>
        <w:top w:val="none" w:sz="0" w:space="0" w:color="auto"/>
        <w:left w:val="none" w:sz="0" w:space="0" w:color="auto"/>
        <w:bottom w:val="none" w:sz="0" w:space="0" w:color="auto"/>
        <w:right w:val="none" w:sz="0" w:space="0" w:color="auto"/>
      </w:divBdr>
    </w:div>
    <w:div w:id="1399476267">
      <w:bodyDiv w:val="1"/>
      <w:marLeft w:val="0"/>
      <w:marRight w:val="0"/>
      <w:marTop w:val="0"/>
      <w:marBottom w:val="0"/>
      <w:divBdr>
        <w:top w:val="none" w:sz="0" w:space="0" w:color="auto"/>
        <w:left w:val="none" w:sz="0" w:space="0" w:color="auto"/>
        <w:bottom w:val="none" w:sz="0" w:space="0" w:color="auto"/>
        <w:right w:val="none" w:sz="0" w:space="0" w:color="auto"/>
      </w:divBdr>
    </w:div>
    <w:div w:id="1400244843">
      <w:bodyDiv w:val="1"/>
      <w:marLeft w:val="0"/>
      <w:marRight w:val="0"/>
      <w:marTop w:val="0"/>
      <w:marBottom w:val="0"/>
      <w:divBdr>
        <w:top w:val="none" w:sz="0" w:space="0" w:color="auto"/>
        <w:left w:val="none" w:sz="0" w:space="0" w:color="auto"/>
        <w:bottom w:val="none" w:sz="0" w:space="0" w:color="auto"/>
        <w:right w:val="none" w:sz="0" w:space="0" w:color="auto"/>
      </w:divBdr>
    </w:div>
    <w:div w:id="1400403833">
      <w:bodyDiv w:val="1"/>
      <w:marLeft w:val="0"/>
      <w:marRight w:val="0"/>
      <w:marTop w:val="0"/>
      <w:marBottom w:val="0"/>
      <w:divBdr>
        <w:top w:val="none" w:sz="0" w:space="0" w:color="auto"/>
        <w:left w:val="none" w:sz="0" w:space="0" w:color="auto"/>
        <w:bottom w:val="none" w:sz="0" w:space="0" w:color="auto"/>
        <w:right w:val="none" w:sz="0" w:space="0" w:color="auto"/>
      </w:divBdr>
    </w:div>
    <w:div w:id="1401443760">
      <w:bodyDiv w:val="1"/>
      <w:marLeft w:val="0"/>
      <w:marRight w:val="0"/>
      <w:marTop w:val="0"/>
      <w:marBottom w:val="0"/>
      <w:divBdr>
        <w:top w:val="none" w:sz="0" w:space="0" w:color="auto"/>
        <w:left w:val="none" w:sz="0" w:space="0" w:color="auto"/>
        <w:bottom w:val="none" w:sz="0" w:space="0" w:color="auto"/>
        <w:right w:val="none" w:sz="0" w:space="0" w:color="auto"/>
      </w:divBdr>
      <w:divsChild>
        <w:div w:id="1413774981">
          <w:marLeft w:val="0"/>
          <w:marRight w:val="0"/>
          <w:marTop w:val="0"/>
          <w:marBottom w:val="0"/>
          <w:divBdr>
            <w:top w:val="none" w:sz="0" w:space="0" w:color="auto"/>
            <w:left w:val="none" w:sz="0" w:space="0" w:color="auto"/>
            <w:bottom w:val="none" w:sz="0" w:space="0" w:color="auto"/>
            <w:right w:val="none" w:sz="0" w:space="0" w:color="auto"/>
          </w:divBdr>
          <w:divsChild>
            <w:div w:id="64084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636326">
      <w:bodyDiv w:val="1"/>
      <w:marLeft w:val="0"/>
      <w:marRight w:val="0"/>
      <w:marTop w:val="0"/>
      <w:marBottom w:val="0"/>
      <w:divBdr>
        <w:top w:val="none" w:sz="0" w:space="0" w:color="auto"/>
        <w:left w:val="none" w:sz="0" w:space="0" w:color="auto"/>
        <w:bottom w:val="none" w:sz="0" w:space="0" w:color="auto"/>
        <w:right w:val="none" w:sz="0" w:space="0" w:color="auto"/>
      </w:divBdr>
      <w:divsChild>
        <w:div w:id="1045521297">
          <w:marLeft w:val="0"/>
          <w:marRight w:val="0"/>
          <w:marTop w:val="0"/>
          <w:marBottom w:val="0"/>
          <w:divBdr>
            <w:top w:val="none" w:sz="0" w:space="0" w:color="auto"/>
            <w:left w:val="none" w:sz="0" w:space="0" w:color="auto"/>
            <w:bottom w:val="none" w:sz="0" w:space="0" w:color="auto"/>
            <w:right w:val="none" w:sz="0" w:space="0" w:color="auto"/>
          </w:divBdr>
          <w:divsChild>
            <w:div w:id="996419803">
              <w:marLeft w:val="0"/>
              <w:marRight w:val="0"/>
              <w:marTop w:val="0"/>
              <w:marBottom w:val="0"/>
              <w:divBdr>
                <w:top w:val="none" w:sz="0" w:space="0" w:color="auto"/>
                <w:left w:val="none" w:sz="0" w:space="0" w:color="auto"/>
                <w:bottom w:val="none" w:sz="0" w:space="0" w:color="auto"/>
                <w:right w:val="none" w:sz="0" w:space="0" w:color="auto"/>
              </w:divBdr>
            </w:div>
            <w:div w:id="1853445504">
              <w:marLeft w:val="0"/>
              <w:marRight w:val="0"/>
              <w:marTop w:val="0"/>
              <w:marBottom w:val="0"/>
              <w:divBdr>
                <w:top w:val="none" w:sz="0" w:space="0" w:color="auto"/>
                <w:left w:val="none" w:sz="0" w:space="0" w:color="auto"/>
                <w:bottom w:val="none" w:sz="0" w:space="0" w:color="auto"/>
                <w:right w:val="none" w:sz="0" w:space="0" w:color="auto"/>
              </w:divBdr>
            </w:div>
            <w:div w:id="194707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44996">
      <w:bodyDiv w:val="1"/>
      <w:marLeft w:val="0"/>
      <w:marRight w:val="0"/>
      <w:marTop w:val="0"/>
      <w:marBottom w:val="0"/>
      <w:divBdr>
        <w:top w:val="none" w:sz="0" w:space="0" w:color="auto"/>
        <w:left w:val="none" w:sz="0" w:space="0" w:color="auto"/>
        <w:bottom w:val="none" w:sz="0" w:space="0" w:color="auto"/>
        <w:right w:val="none" w:sz="0" w:space="0" w:color="auto"/>
      </w:divBdr>
    </w:div>
    <w:div w:id="1411923052">
      <w:bodyDiv w:val="1"/>
      <w:marLeft w:val="0"/>
      <w:marRight w:val="0"/>
      <w:marTop w:val="0"/>
      <w:marBottom w:val="0"/>
      <w:divBdr>
        <w:top w:val="none" w:sz="0" w:space="0" w:color="auto"/>
        <w:left w:val="none" w:sz="0" w:space="0" w:color="auto"/>
        <w:bottom w:val="none" w:sz="0" w:space="0" w:color="auto"/>
        <w:right w:val="none" w:sz="0" w:space="0" w:color="auto"/>
      </w:divBdr>
    </w:div>
    <w:div w:id="1414547089">
      <w:bodyDiv w:val="1"/>
      <w:marLeft w:val="0"/>
      <w:marRight w:val="0"/>
      <w:marTop w:val="0"/>
      <w:marBottom w:val="0"/>
      <w:divBdr>
        <w:top w:val="none" w:sz="0" w:space="0" w:color="auto"/>
        <w:left w:val="none" w:sz="0" w:space="0" w:color="auto"/>
        <w:bottom w:val="none" w:sz="0" w:space="0" w:color="auto"/>
        <w:right w:val="none" w:sz="0" w:space="0" w:color="auto"/>
      </w:divBdr>
    </w:div>
    <w:div w:id="1429160324">
      <w:bodyDiv w:val="1"/>
      <w:marLeft w:val="0"/>
      <w:marRight w:val="0"/>
      <w:marTop w:val="0"/>
      <w:marBottom w:val="0"/>
      <w:divBdr>
        <w:top w:val="none" w:sz="0" w:space="0" w:color="auto"/>
        <w:left w:val="none" w:sz="0" w:space="0" w:color="auto"/>
        <w:bottom w:val="none" w:sz="0" w:space="0" w:color="auto"/>
        <w:right w:val="none" w:sz="0" w:space="0" w:color="auto"/>
      </w:divBdr>
    </w:div>
    <w:div w:id="1430588599">
      <w:bodyDiv w:val="1"/>
      <w:marLeft w:val="0"/>
      <w:marRight w:val="0"/>
      <w:marTop w:val="0"/>
      <w:marBottom w:val="0"/>
      <w:divBdr>
        <w:top w:val="none" w:sz="0" w:space="0" w:color="auto"/>
        <w:left w:val="none" w:sz="0" w:space="0" w:color="auto"/>
        <w:bottom w:val="none" w:sz="0" w:space="0" w:color="auto"/>
        <w:right w:val="none" w:sz="0" w:space="0" w:color="auto"/>
      </w:divBdr>
    </w:div>
    <w:div w:id="1431896601">
      <w:bodyDiv w:val="1"/>
      <w:marLeft w:val="0"/>
      <w:marRight w:val="0"/>
      <w:marTop w:val="0"/>
      <w:marBottom w:val="0"/>
      <w:divBdr>
        <w:top w:val="none" w:sz="0" w:space="0" w:color="auto"/>
        <w:left w:val="none" w:sz="0" w:space="0" w:color="auto"/>
        <w:bottom w:val="none" w:sz="0" w:space="0" w:color="auto"/>
        <w:right w:val="none" w:sz="0" w:space="0" w:color="auto"/>
      </w:divBdr>
      <w:divsChild>
        <w:div w:id="859007180">
          <w:marLeft w:val="0"/>
          <w:marRight w:val="0"/>
          <w:marTop w:val="0"/>
          <w:marBottom w:val="0"/>
          <w:divBdr>
            <w:top w:val="none" w:sz="0" w:space="0" w:color="auto"/>
            <w:left w:val="none" w:sz="0" w:space="0" w:color="auto"/>
            <w:bottom w:val="none" w:sz="0" w:space="0" w:color="auto"/>
            <w:right w:val="none" w:sz="0" w:space="0" w:color="auto"/>
          </w:divBdr>
          <w:divsChild>
            <w:div w:id="1309823406">
              <w:marLeft w:val="0"/>
              <w:marRight w:val="0"/>
              <w:marTop w:val="0"/>
              <w:marBottom w:val="0"/>
              <w:divBdr>
                <w:top w:val="none" w:sz="0" w:space="0" w:color="auto"/>
                <w:left w:val="none" w:sz="0" w:space="0" w:color="auto"/>
                <w:bottom w:val="none" w:sz="0" w:space="0" w:color="auto"/>
                <w:right w:val="none" w:sz="0" w:space="0" w:color="auto"/>
              </w:divBdr>
              <w:divsChild>
                <w:div w:id="11576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822534">
      <w:bodyDiv w:val="1"/>
      <w:marLeft w:val="0"/>
      <w:marRight w:val="0"/>
      <w:marTop w:val="0"/>
      <w:marBottom w:val="0"/>
      <w:divBdr>
        <w:top w:val="none" w:sz="0" w:space="0" w:color="auto"/>
        <w:left w:val="none" w:sz="0" w:space="0" w:color="auto"/>
        <w:bottom w:val="none" w:sz="0" w:space="0" w:color="auto"/>
        <w:right w:val="none" w:sz="0" w:space="0" w:color="auto"/>
      </w:divBdr>
    </w:div>
    <w:div w:id="1444837634">
      <w:bodyDiv w:val="1"/>
      <w:marLeft w:val="0"/>
      <w:marRight w:val="0"/>
      <w:marTop w:val="0"/>
      <w:marBottom w:val="0"/>
      <w:divBdr>
        <w:top w:val="none" w:sz="0" w:space="0" w:color="auto"/>
        <w:left w:val="none" w:sz="0" w:space="0" w:color="auto"/>
        <w:bottom w:val="none" w:sz="0" w:space="0" w:color="auto"/>
        <w:right w:val="none" w:sz="0" w:space="0" w:color="auto"/>
      </w:divBdr>
      <w:divsChild>
        <w:div w:id="1605528939">
          <w:marLeft w:val="0"/>
          <w:marRight w:val="0"/>
          <w:marTop w:val="0"/>
          <w:marBottom w:val="0"/>
          <w:divBdr>
            <w:top w:val="none" w:sz="0" w:space="0" w:color="auto"/>
            <w:left w:val="none" w:sz="0" w:space="0" w:color="auto"/>
            <w:bottom w:val="none" w:sz="0" w:space="0" w:color="auto"/>
            <w:right w:val="none" w:sz="0" w:space="0" w:color="auto"/>
          </w:divBdr>
          <w:divsChild>
            <w:div w:id="58675642">
              <w:marLeft w:val="0"/>
              <w:marRight w:val="0"/>
              <w:marTop w:val="0"/>
              <w:marBottom w:val="0"/>
              <w:divBdr>
                <w:top w:val="none" w:sz="0" w:space="0" w:color="auto"/>
                <w:left w:val="none" w:sz="0" w:space="0" w:color="auto"/>
                <w:bottom w:val="none" w:sz="0" w:space="0" w:color="auto"/>
                <w:right w:val="none" w:sz="0" w:space="0" w:color="auto"/>
              </w:divBdr>
            </w:div>
            <w:div w:id="294676947">
              <w:marLeft w:val="0"/>
              <w:marRight w:val="0"/>
              <w:marTop w:val="0"/>
              <w:marBottom w:val="0"/>
              <w:divBdr>
                <w:top w:val="none" w:sz="0" w:space="0" w:color="auto"/>
                <w:left w:val="none" w:sz="0" w:space="0" w:color="auto"/>
                <w:bottom w:val="none" w:sz="0" w:space="0" w:color="auto"/>
                <w:right w:val="none" w:sz="0" w:space="0" w:color="auto"/>
              </w:divBdr>
            </w:div>
            <w:div w:id="314526659">
              <w:marLeft w:val="0"/>
              <w:marRight w:val="0"/>
              <w:marTop w:val="0"/>
              <w:marBottom w:val="0"/>
              <w:divBdr>
                <w:top w:val="none" w:sz="0" w:space="0" w:color="auto"/>
                <w:left w:val="none" w:sz="0" w:space="0" w:color="auto"/>
                <w:bottom w:val="none" w:sz="0" w:space="0" w:color="auto"/>
                <w:right w:val="none" w:sz="0" w:space="0" w:color="auto"/>
              </w:divBdr>
            </w:div>
            <w:div w:id="407264745">
              <w:marLeft w:val="0"/>
              <w:marRight w:val="0"/>
              <w:marTop w:val="0"/>
              <w:marBottom w:val="0"/>
              <w:divBdr>
                <w:top w:val="none" w:sz="0" w:space="0" w:color="auto"/>
                <w:left w:val="none" w:sz="0" w:space="0" w:color="auto"/>
                <w:bottom w:val="none" w:sz="0" w:space="0" w:color="auto"/>
                <w:right w:val="none" w:sz="0" w:space="0" w:color="auto"/>
              </w:divBdr>
            </w:div>
            <w:div w:id="413749512">
              <w:marLeft w:val="0"/>
              <w:marRight w:val="0"/>
              <w:marTop w:val="0"/>
              <w:marBottom w:val="0"/>
              <w:divBdr>
                <w:top w:val="none" w:sz="0" w:space="0" w:color="auto"/>
                <w:left w:val="none" w:sz="0" w:space="0" w:color="auto"/>
                <w:bottom w:val="none" w:sz="0" w:space="0" w:color="auto"/>
                <w:right w:val="none" w:sz="0" w:space="0" w:color="auto"/>
              </w:divBdr>
            </w:div>
            <w:div w:id="584416851">
              <w:marLeft w:val="0"/>
              <w:marRight w:val="0"/>
              <w:marTop w:val="0"/>
              <w:marBottom w:val="0"/>
              <w:divBdr>
                <w:top w:val="none" w:sz="0" w:space="0" w:color="auto"/>
                <w:left w:val="none" w:sz="0" w:space="0" w:color="auto"/>
                <w:bottom w:val="none" w:sz="0" w:space="0" w:color="auto"/>
                <w:right w:val="none" w:sz="0" w:space="0" w:color="auto"/>
              </w:divBdr>
            </w:div>
            <w:div w:id="762994591">
              <w:marLeft w:val="0"/>
              <w:marRight w:val="0"/>
              <w:marTop w:val="0"/>
              <w:marBottom w:val="0"/>
              <w:divBdr>
                <w:top w:val="none" w:sz="0" w:space="0" w:color="auto"/>
                <w:left w:val="none" w:sz="0" w:space="0" w:color="auto"/>
                <w:bottom w:val="none" w:sz="0" w:space="0" w:color="auto"/>
                <w:right w:val="none" w:sz="0" w:space="0" w:color="auto"/>
              </w:divBdr>
            </w:div>
            <w:div w:id="977221645">
              <w:marLeft w:val="0"/>
              <w:marRight w:val="0"/>
              <w:marTop w:val="0"/>
              <w:marBottom w:val="0"/>
              <w:divBdr>
                <w:top w:val="none" w:sz="0" w:space="0" w:color="auto"/>
                <w:left w:val="none" w:sz="0" w:space="0" w:color="auto"/>
                <w:bottom w:val="none" w:sz="0" w:space="0" w:color="auto"/>
                <w:right w:val="none" w:sz="0" w:space="0" w:color="auto"/>
              </w:divBdr>
            </w:div>
            <w:div w:id="1084687156">
              <w:marLeft w:val="0"/>
              <w:marRight w:val="0"/>
              <w:marTop w:val="0"/>
              <w:marBottom w:val="0"/>
              <w:divBdr>
                <w:top w:val="none" w:sz="0" w:space="0" w:color="auto"/>
                <w:left w:val="none" w:sz="0" w:space="0" w:color="auto"/>
                <w:bottom w:val="none" w:sz="0" w:space="0" w:color="auto"/>
                <w:right w:val="none" w:sz="0" w:space="0" w:color="auto"/>
              </w:divBdr>
            </w:div>
            <w:div w:id="1365211995">
              <w:marLeft w:val="0"/>
              <w:marRight w:val="0"/>
              <w:marTop w:val="0"/>
              <w:marBottom w:val="0"/>
              <w:divBdr>
                <w:top w:val="none" w:sz="0" w:space="0" w:color="auto"/>
                <w:left w:val="none" w:sz="0" w:space="0" w:color="auto"/>
                <w:bottom w:val="none" w:sz="0" w:space="0" w:color="auto"/>
                <w:right w:val="none" w:sz="0" w:space="0" w:color="auto"/>
              </w:divBdr>
            </w:div>
            <w:div w:id="1433403782">
              <w:marLeft w:val="0"/>
              <w:marRight w:val="0"/>
              <w:marTop w:val="0"/>
              <w:marBottom w:val="0"/>
              <w:divBdr>
                <w:top w:val="none" w:sz="0" w:space="0" w:color="auto"/>
                <w:left w:val="none" w:sz="0" w:space="0" w:color="auto"/>
                <w:bottom w:val="none" w:sz="0" w:space="0" w:color="auto"/>
                <w:right w:val="none" w:sz="0" w:space="0" w:color="auto"/>
              </w:divBdr>
            </w:div>
            <w:div w:id="1527519746">
              <w:marLeft w:val="0"/>
              <w:marRight w:val="0"/>
              <w:marTop w:val="0"/>
              <w:marBottom w:val="0"/>
              <w:divBdr>
                <w:top w:val="none" w:sz="0" w:space="0" w:color="auto"/>
                <w:left w:val="none" w:sz="0" w:space="0" w:color="auto"/>
                <w:bottom w:val="none" w:sz="0" w:space="0" w:color="auto"/>
                <w:right w:val="none" w:sz="0" w:space="0" w:color="auto"/>
              </w:divBdr>
            </w:div>
            <w:div w:id="1534658946">
              <w:marLeft w:val="0"/>
              <w:marRight w:val="0"/>
              <w:marTop w:val="0"/>
              <w:marBottom w:val="0"/>
              <w:divBdr>
                <w:top w:val="none" w:sz="0" w:space="0" w:color="auto"/>
                <w:left w:val="none" w:sz="0" w:space="0" w:color="auto"/>
                <w:bottom w:val="none" w:sz="0" w:space="0" w:color="auto"/>
                <w:right w:val="none" w:sz="0" w:space="0" w:color="auto"/>
              </w:divBdr>
            </w:div>
            <w:div w:id="1621574417">
              <w:marLeft w:val="0"/>
              <w:marRight w:val="0"/>
              <w:marTop w:val="0"/>
              <w:marBottom w:val="0"/>
              <w:divBdr>
                <w:top w:val="none" w:sz="0" w:space="0" w:color="auto"/>
                <w:left w:val="none" w:sz="0" w:space="0" w:color="auto"/>
                <w:bottom w:val="none" w:sz="0" w:space="0" w:color="auto"/>
                <w:right w:val="none" w:sz="0" w:space="0" w:color="auto"/>
              </w:divBdr>
            </w:div>
            <w:div w:id="1652830647">
              <w:marLeft w:val="0"/>
              <w:marRight w:val="0"/>
              <w:marTop w:val="0"/>
              <w:marBottom w:val="0"/>
              <w:divBdr>
                <w:top w:val="none" w:sz="0" w:space="0" w:color="auto"/>
                <w:left w:val="none" w:sz="0" w:space="0" w:color="auto"/>
                <w:bottom w:val="none" w:sz="0" w:space="0" w:color="auto"/>
                <w:right w:val="none" w:sz="0" w:space="0" w:color="auto"/>
              </w:divBdr>
            </w:div>
            <w:div w:id="1727794464">
              <w:marLeft w:val="0"/>
              <w:marRight w:val="0"/>
              <w:marTop w:val="0"/>
              <w:marBottom w:val="0"/>
              <w:divBdr>
                <w:top w:val="none" w:sz="0" w:space="0" w:color="auto"/>
                <w:left w:val="none" w:sz="0" w:space="0" w:color="auto"/>
                <w:bottom w:val="none" w:sz="0" w:space="0" w:color="auto"/>
                <w:right w:val="none" w:sz="0" w:space="0" w:color="auto"/>
              </w:divBdr>
            </w:div>
            <w:div w:id="1755317923">
              <w:marLeft w:val="0"/>
              <w:marRight w:val="0"/>
              <w:marTop w:val="0"/>
              <w:marBottom w:val="0"/>
              <w:divBdr>
                <w:top w:val="none" w:sz="0" w:space="0" w:color="auto"/>
                <w:left w:val="none" w:sz="0" w:space="0" w:color="auto"/>
                <w:bottom w:val="none" w:sz="0" w:space="0" w:color="auto"/>
                <w:right w:val="none" w:sz="0" w:space="0" w:color="auto"/>
              </w:divBdr>
            </w:div>
            <w:div w:id="1832715685">
              <w:marLeft w:val="0"/>
              <w:marRight w:val="0"/>
              <w:marTop w:val="0"/>
              <w:marBottom w:val="0"/>
              <w:divBdr>
                <w:top w:val="none" w:sz="0" w:space="0" w:color="auto"/>
                <w:left w:val="none" w:sz="0" w:space="0" w:color="auto"/>
                <w:bottom w:val="none" w:sz="0" w:space="0" w:color="auto"/>
                <w:right w:val="none" w:sz="0" w:space="0" w:color="auto"/>
              </w:divBdr>
            </w:div>
            <w:div w:id="1859273493">
              <w:marLeft w:val="0"/>
              <w:marRight w:val="0"/>
              <w:marTop w:val="0"/>
              <w:marBottom w:val="0"/>
              <w:divBdr>
                <w:top w:val="none" w:sz="0" w:space="0" w:color="auto"/>
                <w:left w:val="none" w:sz="0" w:space="0" w:color="auto"/>
                <w:bottom w:val="none" w:sz="0" w:space="0" w:color="auto"/>
                <w:right w:val="none" w:sz="0" w:space="0" w:color="auto"/>
              </w:divBdr>
            </w:div>
            <w:div w:id="1918395306">
              <w:marLeft w:val="0"/>
              <w:marRight w:val="0"/>
              <w:marTop w:val="0"/>
              <w:marBottom w:val="0"/>
              <w:divBdr>
                <w:top w:val="none" w:sz="0" w:space="0" w:color="auto"/>
                <w:left w:val="none" w:sz="0" w:space="0" w:color="auto"/>
                <w:bottom w:val="none" w:sz="0" w:space="0" w:color="auto"/>
                <w:right w:val="none" w:sz="0" w:space="0" w:color="auto"/>
              </w:divBdr>
            </w:div>
            <w:div w:id="2069258301">
              <w:marLeft w:val="0"/>
              <w:marRight w:val="0"/>
              <w:marTop w:val="0"/>
              <w:marBottom w:val="0"/>
              <w:divBdr>
                <w:top w:val="none" w:sz="0" w:space="0" w:color="auto"/>
                <w:left w:val="none" w:sz="0" w:space="0" w:color="auto"/>
                <w:bottom w:val="none" w:sz="0" w:space="0" w:color="auto"/>
                <w:right w:val="none" w:sz="0" w:space="0" w:color="auto"/>
              </w:divBdr>
            </w:div>
            <w:div w:id="208085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27848">
      <w:bodyDiv w:val="1"/>
      <w:marLeft w:val="0"/>
      <w:marRight w:val="0"/>
      <w:marTop w:val="0"/>
      <w:marBottom w:val="0"/>
      <w:divBdr>
        <w:top w:val="none" w:sz="0" w:space="0" w:color="auto"/>
        <w:left w:val="none" w:sz="0" w:space="0" w:color="auto"/>
        <w:bottom w:val="none" w:sz="0" w:space="0" w:color="auto"/>
        <w:right w:val="none" w:sz="0" w:space="0" w:color="auto"/>
      </w:divBdr>
    </w:div>
    <w:div w:id="1450664835">
      <w:bodyDiv w:val="1"/>
      <w:marLeft w:val="0"/>
      <w:marRight w:val="0"/>
      <w:marTop w:val="0"/>
      <w:marBottom w:val="0"/>
      <w:divBdr>
        <w:top w:val="none" w:sz="0" w:space="0" w:color="auto"/>
        <w:left w:val="none" w:sz="0" w:space="0" w:color="auto"/>
        <w:bottom w:val="none" w:sz="0" w:space="0" w:color="auto"/>
        <w:right w:val="none" w:sz="0" w:space="0" w:color="auto"/>
      </w:divBdr>
      <w:divsChild>
        <w:div w:id="312374205">
          <w:marLeft w:val="0"/>
          <w:marRight w:val="0"/>
          <w:marTop w:val="0"/>
          <w:marBottom w:val="0"/>
          <w:divBdr>
            <w:top w:val="none" w:sz="0" w:space="0" w:color="auto"/>
            <w:left w:val="none" w:sz="0" w:space="0" w:color="auto"/>
            <w:bottom w:val="none" w:sz="0" w:space="0" w:color="auto"/>
            <w:right w:val="none" w:sz="0" w:space="0" w:color="auto"/>
          </w:divBdr>
        </w:div>
        <w:div w:id="955985042">
          <w:marLeft w:val="0"/>
          <w:marRight w:val="0"/>
          <w:marTop w:val="0"/>
          <w:marBottom w:val="0"/>
          <w:divBdr>
            <w:top w:val="none" w:sz="0" w:space="0" w:color="auto"/>
            <w:left w:val="none" w:sz="0" w:space="0" w:color="auto"/>
            <w:bottom w:val="none" w:sz="0" w:space="0" w:color="auto"/>
            <w:right w:val="none" w:sz="0" w:space="0" w:color="auto"/>
          </w:divBdr>
        </w:div>
        <w:div w:id="1821732534">
          <w:marLeft w:val="0"/>
          <w:marRight w:val="0"/>
          <w:marTop w:val="0"/>
          <w:marBottom w:val="0"/>
          <w:divBdr>
            <w:top w:val="none" w:sz="0" w:space="0" w:color="auto"/>
            <w:left w:val="none" w:sz="0" w:space="0" w:color="auto"/>
            <w:bottom w:val="none" w:sz="0" w:space="0" w:color="auto"/>
            <w:right w:val="none" w:sz="0" w:space="0" w:color="auto"/>
          </w:divBdr>
        </w:div>
      </w:divsChild>
    </w:div>
    <w:div w:id="1452433200">
      <w:bodyDiv w:val="1"/>
      <w:marLeft w:val="0"/>
      <w:marRight w:val="0"/>
      <w:marTop w:val="0"/>
      <w:marBottom w:val="0"/>
      <w:divBdr>
        <w:top w:val="none" w:sz="0" w:space="0" w:color="auto"/>
        <w:left w:val="none" w:sz="0" w:space="0" w:color="auto"/>
        <w:bottom w:val="none" w:sz="0" w:space="0" w:color="auto"/>
        <w:right w:val="none" w:sz="0" w:space="0" w:color="auto"/>
      </w:divBdr>
    </w:div>
    <w:div w:id="1454863727">
      <w:bodyDiv w:val="1"/>
      <w:marLeft w:val="0"/>
      <w:marRight w:val="0"/>
      <w:marTop w:val="0"/>
      <w:marBottom w:val="0"/>
      <w:divBdr>
        <w:top w:val="none" w:sz="0" w:space="0" w:color="auto"/>
        <w:left w:val="none" w:sz="0" w:space="0" w:color="auto"/>
        <w:bottom w:val="none" w:sz="0" w:space="0" w:color="auto"/>
        <w:right w:val="none" w:sz="0" w:space="0" w:color="auto"/>
      </w:divBdr>
    </w:div>
    <w:div w:id="1460343575">
      <w:bodyDiv w:val="1"/>
      <w:marLeft w:val="0"/>
      <w:marRight w:val="0"/>
      <w:marTop w:val="0"/>
      <w:marBottom w:val="0"/>
      <w:divBdr>
        <w:top w:val="none" w:sz="0" w:space="0" w:color="auto"/>
        <w:left w:val="none" w:sz="0" w:space="0" w:color="auto"/>
        <w:bottom w:val="none" w:sz="0" w:space="0" w:color="auto"/>
        <w:right w:val="none" w:sz="0" w:space="0" w:color="auto"/>
      </w:divBdr>
    </w:div>
    <w:div w:id="1460995877">
      <w:bodyDiv w:val="1"/>
      <w:marLeft w:val="0"/>
      <w:marRight w:val="0"/>
      <w:marTop w:val="0"/>
      <w:marBottom w:val="0"/>
      <w:divBdr>
        <w:top w:val="none" w:sz="0" w:space="0" w:color="auto"/>
        <w:left w:val="none" w:sz="0" w:space="0" w:color="auto"/>
        <w:bottom w:val="none" w:sz="0" w:space="0" w:color="auto"/>
        <w:right w:val="none" w:sz="0" w:space="0" w:color="auto"/>
      </w:divBdr>
    </w:div>
    <w:div w:id="1466580910">
      <w:bodyDiv w:val="1"/>
      <w:marLeft w:val="0"/>
      <w:marRight w:val="0"/>
      <w:marTop w:val="0"/>
      <w:marBottom w:val="0"/>
      <w:divBdr>
        <w:top w:val="none" w:sz="0" w:space="0" w:color="auto"/>
        <w:left w:val="none" w:sz="0" w:space="0" w:color="auto"/>
        <w:bottom w:val="none" w:sz="0" w:space="0" w:color="auto"/>
        <w:right w:val="none" w:sz="0" w:space="0" w:color="auto"/>
      </w:divBdr>
      <w:divsChild>
        <w:div w:id="107165009">
          <w:marLeft w:val="0"/>
          <w:marRight w:val="0"/>
          <w:marTop w:val="0"/>
          <w:marBottom w:val="0"/>
          <w:divBdr>
            <w:top w:val="none" w:sz="0" w:space="0" w:color="auto"/>
            <w:left w:val="none" w:sz="0" w:space="0" w:color="auto"/>
            <w:bottom w:val="none" w:sz="0" w:space="0" w:color="auto"/>
            <w:right w:val="none" w:sz="0" w:space="0" w:color="auto"/>
          </w:divBdr>
        </w:div>
        <w:div w:id="773407220">
          <w:marLeft w:val="0"/>
          <w:marRight w:val="0"/>
          <w:marTop w:val="0"/>
          <w:marBottom w:val="0"/>
          <w:divBdr>
            <w:top w:val="none" w:sz="0" w:space="0" w:color="auto"/>
            <w:left w:val="none" w:sz="0" w:space="0" w:color="auto"/>
            <w:bottom w:val="none" w:sz="0" w:space="0" w:color="auto"/>
            <w:right w:val="none" w:sz="0" w:space="0" w:color="auto"/>
          </w:divBdr>
        </w:div>
        <w:div w:id="1126043255">
          <w:marLeft w:val="0"/>
          <w:marRight w:val="0"/>
          <w:marTop w:val="0"/>
          <w:marBottom w:val="0"/>
          <w:divBdr>
            <w:top w:val="none" w:sz="0" w:space="0" w:color="auto"/>
            <w:left w:val="none" w:sz="0" w:space="0" w:color="auto"/>
            <w:bottom w:val="none" w:sz="0" w:space="0" w:color="auto"/>
            <w:right w:val="none" w:sz="0" w:space="0" w:color="auto"/>
          </w:divBdr>
        </w:div>
        <w:div w:id="1165900443">
          <w:marLeft w:val="0"/>
          <w:marRight w:val="0"/>
          <w:marTop w:val="0"/>
          <w:marBottom w:val="0"/>
          <w:divBdr>
            <w:top w:val="none" w:sz="0" w:space="0" w:color="auto"/>
            <w:left w:val="none" w:sz="0" w:space="0" w:color="auto"/>
            <w:bottom w:val="none" w:sz="0" w:space="0" w:color="auto"/>
            <w:right w:val="none" w:sz="0" w:space="0" w:color="auto"/>
          </w:divBdr>
        </w:div>
        <w:div w:id="1232691514">
          <w:marLeft w:val="0"/>
          <w:marRight w:val="0"/>
          <w:marTop w:val="0"/>
          <w:marBottom w:val="0"/>
          <w:divBdr>
            <w:top w:val="none" w:sz="0" w:space="0" w:color="auto"/>
            <w:left w:val="none" w:sz="0" w:space="0" w:color="auto"/>
            <w:bottom w:val="none" w:sz="0" w:space="0" w:color="auto"/>
            <w:right w:val="none" w:sz="0" w:space="0" w:color="auto"/>
          </w:divBdr>
        </w:div>
        <w:div w:id="1709184270">
          <w:marLeft w:val="0"/>
          <w:marRight w:val="0"/>
          <w:marTop w:val="0"/>
          <w:marBottom w:val="0"/>
          <w:divBdr>
            <w:top w:val="none" w:sz="0" w:space="0" w:color="auto"/>
            <w:left w:val="none" w:sz="0" w:space="0" w:color="auto"/>
            <w:bottom w:val="none" w:sz="0" w:space="0" w:color="auto"/>
            <w:right w:val="none" w:sz="0" w:space="0" w:color="auto"/>
          </w:divBdr>
        </w:div>
        <w:div w:id="1772628963">
          <w:marLeft w:val="0"/>
          <w:marRight w:val="0"/>
          <w:marTop w:val="0"/>
          <w:marBottom w:val="0"/>
          <w:divBdr>
            <w:top w:val="none" w:sz="0" w:space="0" w:color="auto"/>
            <w:left w:val="none" w:sz="0" w:space="0" w:color="auto"/>
            <w:bottom w:val="none" w:sz="0" w:space="0" w:color="auto"/>
            <w:right w:val="none" w:sz="0" w:space="0" w:color="auto"/>
          </w:divBdr>
        </w:div>
      </w:divsChild>
    </w:div>
    <w:div w:id="1470630490">
      <w:bodyDiv w:val="1"/>
      <w:marLeft w:val="0"/>
      <w:marRight w:val="0"/>
      <w:marTop w:val="0"/>
      <w:marBottom w:val="0"/>
      <w:divBdr>
        <w:top w:val="none" w:sz="0" w:space="0" w:color="auto"/>
        <w:left w:val="none" w:sz="0" w:space="0" w:color="auto"/>
        <w:bottom w:val="none" w:sz="0" w:space="0" w:color="auto"/>
        <w:right w:val="none" w:sz="0" w:space="0" w:color="auto"/>
      </w:divBdr>
    </w:div>
    <w:div w:id="1471753975">
      <w:bodyDiv w:val="1"/>
      <w:marLeft w:val="0"/>
      <w:marRight w:val="0"/>
      <w:marTop w:val="0"/>
      <w:marBottom w:val="0"/>
      <w:divBdr>
        <w:top w:val="none" w:sz="0" w:space="0" w:color="auto"/>
        <w:left w:val="none" w:sz="0" w:space="0" w:color="auto"/>
        <w:bottom w:val="none" w:sz="0" w:space="0" w:color="auto"/>
        <w:right w:val="none" w:sz="0" w:space="0" w:color="auto"/>
      </w:divBdr>
      <w:divsChild>
        <w:div w:id="367922478">
          <w:marLeft w:val="0"/>
          <w:marRight w:val="0"/>
          <w:marTop w:val="0"/>
          <w:marBottom w:val="0"/>
          <w:divBdr>
            <w:top w:val="none" w:sz="0" w:space="0" w:color="auto"/>
            <w:left w:val="none" w:sz="0" w:space="0" w:color="auto"/>
            <w:bottom w:val="none" w:sz="0" w:space="0" w:color="auto"/>
            <w:right w:val="none" w:sz="0" w:space="0" w:color="auto"/>
          </w:divBdr>
        </w:div>
        <w:div w:id="707336852">
          <w:marLeft w:val="0"/>
          <w:marRight w:val="0"/>
          <w:marTop w:val="0"/>
          <w:marBottom w:val="0"/>
          <w:divBdr>
            <w:top w:val="none" w:sz="0" w:space="0" w:color="auto"/>
            <w:left w:val="none" w:sz="0" w:space="0" w:color="auto"/>
            <w:bottom w:val="none" w:sz="0" w:space="0" w:color="auto"/>
            <w:right w:val="none" w:sz="0" w:space="0" w:color="auto"/>
          </w:divBdr>
        </w:div>
        <w:div w:id="761686159">
          <w:marLeft w:val="0"/>
          <w:marRight w:val="0"/>
          <w:marTop w:val="0"/>
          <w:marBottom w:val="0"/>
          <w:divBdr>
            <w:top w:val="none" w:sz="0" w:space="0" w:color="auto"/>
            <w:left w:val="none" w:sz="0" w:space="0" w:color="auto"/>
            <w:bottom w:val="none" w:sz="0" w:space="0" w:color="auto"/>
            <w:right w:val="none" w:sz="0" w:space="0" w:color="auto"/>
          </w:divBdr>
        </w:div>
        <w:div w:id="922422344">
          <w:marLeft w:val="0"/>
          <w:marRight w:val="0"/>
          <w:marTop w:val="0"/>
          <w:marBottom w:val="0"/>
          <w:divBdr>
            <w:top w:val="none" w:sz="0" w:space="0" w:color="auto"/>
            <w:left w:val="none" w:sz="0" w:space="0" w:color="auto"/>
            <w:bottom w:val="none" w:sz="0" w:space="0" w:color="auto"/>
            <w:right w:val="none" w:sz="0" w:space="0" w:color="auto"/>
          </w:divBdr>
        </w:div>
        <w:div w:id="1555238508">
          <w:marLeft w:val="0"/>
          <w:marRight w:val="0"/>
          <w:marTop w:val="0"/>
          <w:marBottom w:val="0"/>
          <w:divBdr>
            <w:top w:val="none" w:sz="0" w:space="0" w:color="auto"/>
            <w:left w:val="none" w:sz="0" w:space="0" w:color="auto"/>
            <w:bottom w:val="none" w:sz="0" w:space="0" w:color="auto"/>
            <w:right w:val="none" w:sz="0" w:space="0" w:color="auto"/>
          </w:divBdr>
        </w:div>
      </w:divsChild>
    </w:div>
    <w:div w:id="1477647645">
      <w:bodyDiv w:val="1"/>
      <w:marLeft w:val="0"/>
      <w:marRight w:val="0"/>
      <w:marTop w:val="0"/>
      <w:marBottom w:val="0"/>
      <w:divBdr>
        <w:top w:val="none" w:sz="0" w:space="0" w:color="auto"/>
        <w:left w:val="none" w:sz="0" w:space="0" w:color="auto"/>
        <w:bottom w:val="none" w:sz="0" w:space="0" w:color="auto"/>
        <w:right w:val="none" w:sz="0" w:space="0" w:color="auto"/>
      </w:divBdr>
    </w:div>
    <w:div w:id="1478300133">
      <w:bodyDiv w:val="1"/>
      <w:marLeft w:val="0"/>
      <w:marRight w:val="0"/>
      <w:marTop w:val="0"/>
      <w:marBottom w:val="0"/>
      <w:divBdr>
        <w:top w:val="none" w:sz="0" w:space="0" w:color="auto"/>
        <w:left w:val="none" w:sz="0" w:space="0" w:color="auto"/>
        <w:bottom w:val="none" w:sz="0" w:space="0" w:color="auto"/>
        <w:right w:val="none" w:sz="0" w:space="0" w:color="auto"/>
      </w:divBdr>
      <w:divsChild>
        <w:div w:id="1877083005">
          <w:marLeft w:val="0"/>
          <w:marRight w:val="0"/>
          <w:marTop w:val="0"/>
          <w:marBottom w:val="0"/>
          <w:divBdr>
            <w:top w:val="none" w:sz="0" w:space="0" w:color="auto"/>
            <w:left w:val="none" w:sz="0" w:space="0" w:color="auto"/>
            <w:bottom w:val="none" w:sz="0" w:space="0" w:color="auto"/>
            <w:right w:val="none" w:sz="0" w:space="0" w:color="auto"/>
          </w:divBdr>
          <w:divsChild>
            <w:div w:id="195044060">
              <w:marLeft w:val="0"/>
              <w:marRight w:val="0"/>
              <w:marTop w:val="0"/>
              <w:marBottom w:val="0"/>
              <w:divBdr>
                <w:top w:val="none" w:sz="0" w:space="0" w:color="auto"/>
                <w:left w:val="none" w:sz="0" w:space="0" w:color="auto"/>
                <w:bottom w:val="none" w:sz="0" w:space="0" w:color="auto"/>
                <w:right w:val="none" w:sz="0" w:space="0" w:color="auto"/>
              </w:divBdr>
            </w:div>
            <w:div w:id="744033925">
              <w:marLeft w:val="0"/>
              <w:marRight w:val="0"/>
              <w:marTop w:val="0"/>
              <w:marBottom w:val="0"/>
              <w:divBdr>
                <w:top w:val="none" w:sz="0" w:space="0" w:color="auto"/>
                <w:left w:val="none" w:sz="0" w:space="0" w:color="auto"/>
                <w:bottom w:val="none" w:sz="0" w:space="0" w:color="auto"/>
                <w:right w:val="none" w:sz="0" w:space="0" w:color="auto"/>
              </w:divBdr>
            </w:div>
            <w:div w:id="950474973">
              <w:marLeft w:val="0"/>
              <w:marRight w:val="0"/>
              <w:marTop w:val="0"/>
              <w:marBottom w:val="0"/>
              <w:divBdr>
                <w:top w:val="none" w:sz="0" w:space="0" w:color="auto"/>
                <w:left w:val="none" w:sz="0" w:space="0" w:color="auto"/>
                <w:bottom w:val="none" w:sz="0" w:space="0" w:color="auto"/>
                <w:right w:val="none" w:sz="0" w:space="0" w:color="auto"/>
              </w:divBdr>
            </w:div>
            <w:div w:id="199394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89228">
      <w:bodyDiv w:val="1"/>
      <w:marLeft w:val="0"/>
      <w:marRight w:val="0"/>
      <w:marTop w:val="0"/>
      <w:marBottom w:val="0"/>
      <w:divBdr>
        <w:top w:val="none" w:sz="0" w:space="0" w:color="auto"/>
        <w:left w:val="none" w:sz="0" w:space="0" w:color="auto"/>
        <w:bottom w:val="none" w:sz="0" w:space="0" w:color="auto"/>
        <w:right w:val="none" w:sz="0" w:space="0" w:color="auto"/>
      </w:divBdr>
    </w:div>
    <w:div w:id="1480146545">
      <w:bodyDiv w:val="1"/>
      <w:marLeft w:val="0"/>
      <w:marRight w:val="0"/>
      <w:marTop w:val="0"/>
      <w:marBottom w:val="0"/>
      <w:divBdr>
        <w:top w:val="none" w:sz="0" w:space="0" w:color="auto"/>
        <w:left w:val="none" w:sz="0" w:space="0" w:color="auto"/>
        <w:bottom w:val="none" w:sz="0" w:space="0" w:color="auto"/>
        <w:right w:val="none" w:sz="0" w:space="0" w:color="auto"/>
      </w:divBdr>
    </w:div>
    <w:div w:id="1483280340">
      <w:bodyDiv w:val="1"/>
      <w:marLeft w:val="0"/>
      <w:marRight w:val="0"/>
      <w:marTop w:val="0"/>
      <w:marBottom w:val="0"/>
      <w:divBdr>
        <w:top w:val="none" w:sz="0" w:space="0" w:color="auto"/>
        <w:left w:val="none" w:sz="0" w:space="0" w:color="auto"/>
        <w:bottom w:val="none" w:sz="0" w:space="0" w:color="auto"/>
        <w:right w:val="none" w:sz="0" w:space="0" w:color="auto"/>
      </w:divBdr>
    </w:div>
    <w:div w:id="1485707426">
      <w:bodyDiv w:val="1"/>
      <w:marLeft w:val="0"/>
      <w:marRight w:val="0"/>
      <w:marTop w:val="0"/>
      <w:marBottom w:val="0"/>
      <w:divBdr>
        <w:top w:val="none" w:sz="0" w:space="0" w:color="auto"/>
        <w:left w:val="none" w:sz="0" w:space="0" w:color="auto"/>
        <w:bottom w:val="none" w:sz="0" w:space="0" w:color="auto"/>
        <w:right w:val="none" w:sz="0" w:space="0" w:color="auto"/>
      </w:divBdr>
    </w:div>
    <w:div w:id="1494566222">
      <w:bodyDiv w:val="1"/>
      <w:marLeft w:val="0"/>
      <w:marRight w:val="0"/>
      <w:marTop w:val="0"/>
      <w:marBottom w:val="0"/>
      <w:divBdr>
        <w:top w:val="none" w:sz="0" w:space="0" w:color="auto"/>
        <w:left w:val="none" w:sz="0" w:space="0" w:color="auto"/>
        <w:bottom w:val="none" w:sz="0" w:space="0" w:color="auto"/>
        <w:right w:val="none" w:sz="0" w:space="0" w:color="auto"/>
      </w:divBdr>
    </w:div>
    <w:div w:id="1498379309">
      <w:bodyDiv w:val="1"/>
      <w:marLeft w:val="0"/>
      <w:marRight w:val="0"/>
      <w:marTop w:val="0"/>
      <w:marBottom w:val="0"/>
      <w:divBdr>
        <w:top w:val="none" w:sz="0" w:space="0" w:color="auto"/>
        <w:left w:val="none" w:sz="0" w:space="0" w:color="auto"/>
        <w:bottom w:val="none" w:sz="0" w:space="0" w:color="auto"/>
        <w:right w:val="none" w:sz="0" w:space="0" w:color="auto"/>
      </w:divBdr>
    </w:div>
    <w:div w:id="1509758285">
      <w:bodyDiv w:val="1"/>
      <w:marLeft w:val="0"/>
      <w:marRight w:val="0"/>
      <w:marTop w:val="0"/>
      <w:marBottom w:val="0"/>
      <w:divBdr>
        <w:top w:val="none" w:sz="0" w:space="0" w:color="auto"/>
        <w:left w:val="none" w:sz="0" w:space="0" w:color="auto"/>
        <w:bottom w:val="none" w:sz="0" w:space="0" w:color="auto"/>
        <w:right w:val="none" w:sz="0" w:space="0" w:color="auto"/>
      </w:divBdr>
      <w:divsChild>
        <w:div w:id="615794865">
          <w:marLeft w:val="0"/>
          <w:marRight w:val="0"/>
          <w:marTop w:val="0"/>
          <w:marBottom w:val="0"/>
          <w:divBdr>
            <w:top w:val="none" w:sz="0" w:space="0" w:color="auto"/>
            <w:left w:val="none" w:sz="0" w:space="0" w:color="auto"/>
            <w:bottom w:val="none" w:sz="0" w:space="0" w:color="auto"/>
            <w:right w:val="none" w:sz="0" w:space="0" w:color="auto"/>
          </w:divBdr>
          <w:divsChild>
            <w:div w:id="142620066">
              <w:marLeft w:val="0"/>
              <w:marRight w:val="0"/>
              <w:marTop w:val="0"/>
              <w:marBottom w:val="0"/>
              <w:divBdr>
                <w:top w:val="none" w:sz="0" w:space="0" w:color="auto"/>
                <w:left w:val="none" w:sz="0" w:space="0" w:color="auto"/>
                <w:bottom w:val="none" w:sz="0" w:space="0" w:color="auto"/>
                <w:right w:val="none" w:sz="0" w:space="0" w:color="auto"/>
              </w:divBdr>
            </w:div>
            <w:div w:id="391150965">
              <w:marLeft w:val="0"/>
              <w:marRight w:val="0"/>
              <w:marTop w:val="0"/>
              <w:marBottom w:val="0"/>
              <w:divBdr>
                <w:top w:val="none" w:sz="0" w:space="0" w:color="auto"/>
                <w:left w:val="none" w:sz="0" w:space="0" w:color="auto"/>
                <w:bottom w:val="none" w:sz="0" w:space="0" w:color="auto"/>
                <w:right w:val="none" w:sz="0" w:space="0" w:color="auto"/>
              </w:divBdr>
            </w:div>
            <w:div w:id="732700504">
              <w:marLeft w:val="0"/>
              <w:marRight w:val="0"/>
              <w:marTop w:val="0"/>
              <w:marBottom w:val="0"/>
              <w:divBdr>
                <w:top w:val="none" w:sz="0" w:space="0" w:color="auto"/>
                <w:left w:val="none" w:sz="0" w:space="0" w:color="auto"/>
                <w:bottom w:val="none" w:sz="0" w:space="0" w:color="auto"/>
                <w:right w:val="none" w:sz="0" w:space="0" w:color="auto"/>
              </w:divBdr>
            </w:div>
            <w:div w:id="173782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26672">
      <w:bodyDiv w:val="1"/>
      <w:marLeft w:val="0"/>
      <w:marRight w:val="0"/>
      <w:marTop w:val="0"/>
      <w:marBottom w:val="0"/>
      <w:divBdr>
        <w:top w:val="none" w:sz="0" w:space="0" w:color="auto"/>
        <w:left w:val="none" w:sz="0" w:space="0" w:color="auto"/>
        <w:bottom w:val="none" w:sz="0" w:space="0" w:color="auto"/>
        <w:right w:val="none" w:sz="0" w:space="0" w:color="auto"/>
      </w:divBdr>
    </w:div>
    <w:div w:id="1515611993">
      <w:bodyDiv w:val="1"/>
      <w:marLeft w:val="0"/>
      <w:marRight w:val="0"/>
      <w:marTop w:val="0"/>
      <w:marBottom w:val="0"/>
      <w:divBdr>
        <w:top w:val="none" w:sz="0" w:space="0" w:color="auto"/>
        <w:left w:val="none" w:sz="0" w:space="0" w:color="auto"/>
        <w:bottom w:val="none" w:sz="0" w:space="0" w:color="auto"/>
        <w:right w:val="none" w:sz="0" w:space="0" w:color="auto"/>
      </w:divBdr>
      <w:divsChild>
        <w:div w:id="1269655451">
          <w:marLeft w:val="0"/>
          <w:marRight w:val="0"/>
          <w:marTop w:val="0"/>
          <w:marBottom w:val="0"/>
          <w:divBdr>
            <w:top w:val="none" w:sz="0" w:space="0" w:color="auto"/>
            <w:left w:val="none" w:sz="0" w:space="0" w:color="auto"/>
            <w:bottom w:val="none" w:sz="0" w:space="0" w:color="auto"/>
            <w:right w:val="none" w:sz="0" w:space="0" w:color="auto"/>
          </w:divBdr>
          <w:divsChild>
            <w:div w:id="415564561">
              <w:marLeft w:val="0"/>
              <w:marRight w:val="0"/>
              <w:marTop w:val="0"/>
              <w:marBottom w:val="0"/>
              <w:divBdr>
                <w:top w:val="none" w:sz="0" w:space="0" w:color="auto"/>
                <w:left w:val="none" w:sz="0" w:space="0" w:color="auto"/>
                <w:bottom w:val="none" w:sz="0" w:space="0" w:color="auto"/>
                <w:right w:val="none" w:sz="0" w:space="0" w:color="auto"/>
              </w:divBdr>
            </w:div>
            <w:div w:id="426930349">
              <w:marLeft w:val="0"/>
              <w:marRight w:val="0"/>
              <w:marTop w:val="0"/>
              <w:marBottom w:val="0"/>
              <w:divBdr>
                <w:top w:val="none" w:sz="0" w:space="0" w:color="auto"/>
                <w:left w:val="none" w:sz="0" w:space="0" w:color="auto"/>
                <w:bottom w:val="none" w:sz="0" w:space="0" w:color="auto"/>
                <w:right w:val="none" w:sz="0" w:space="0" w:color="auto"/>
              </w:divBdr>
            </w:div>
            <w:div w:id="667561454">
              <w:marLeft w:val="0"/>
              <w:marRight w:val="0"/>
              <w:marTop w:val="0"/>
              <w:marBottom w:val="0"/>
              <w:divBdr>
                <w:top w:val="none" w:sz="0" w:space="0" w:color="auto"/>
                <w:left w:val="none" w:sz="0" w:space="0" w:color="auto"/>
                <w:bottom w:val="none" w:sz="0" w:space="0" w:color="auto"/>
                <w:right w:val="none" w:sz="0" w:space="0" w:color="auto"/>
              </w:divBdr>
            </w:div>
            <w:div w:id="858280667">
              <w:marLeft w:val="0"/>
              <w:marRight w:val="0"/>
              <w:marTop w:val="0"/>
              <w:marBottom w:val="0"/>
              <w:divBdr>
                <w:top w:val="none" w:sz="0" w:space="0" w:color="auto"/>
                <w:left w:val="none" w:sz="0" w:space="0" w:color="auto"/>
                <w:bottom w:val="none" w:sz="0" w:space="0" w:color="auto"/>
                <w:right w:val="none" w:sz="0" w:space="0" w:color="auto"/>
              </w:divBdr>
            </w:div>
            <w:div w:id="87604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454414">
      <w:bodyDiv w:val="1"/>
      <w:marLeft w:val="0"/>
      <w:marRight w:val="0"/>
      <w:marTop w:val="0"/>
      <w:marBottom w:val="0"/>
      <w:divBdr>
        <w:top w:val="none" w:sz="0" w:space="0" w:color="auto"/>
        <w:left w:val="none" w:sz="0" w:space="0" w:color="auto"/>
        <w:bottom w:val="none" w:sz="0" w:space="0" w:color="auto"/>
        <w:right w:val="none" w:sz="0" w:space="0" w:color="auto"/>
      </w:divBdr>
    </w:div>
    <w:div w:id="1517159825">
      <w:bodyDiv w:val="1"/>
      <w:marLeft w:val="0"/>
      <w:marRight w:val="0"/>
      <w:marTop w:val="0"/>
      <w:marBottom w:val="0"/>
      <w:divBdr>
        <w:top w:val="none" w:sz="0" w:space="0" w:color="auto"/>
        <w:left w:val="none" w:sz="0" w:space="0" w:color="auto"/>
        <w:bottom w:val="none" w:sz="0" w:space="0" w:color="auto"/>
        <w:right w:val="none" w:sz="0" w:space="0" w:color="auto"/>
      </w:divBdr>
    </w:div>
    <w:div w:id="1527907596">
      <w:bodyDiv w:val="1"/>
      <w:marLeft w:val="0"/>
      <w:marRight w:val="0"/>
      <w:marTop w:val="0"/>
      <w:marBottom w:val="0"/>
      <w:divBdr>
        <w:top w:val="none" w:sz="0" w:space="0" w:color="auto"/>
        <w:left w:val="none" w:sz="0" w:space="0" w:color="auto"/>
        <w:bottom w:val="none" w:sz="0" w:space="0" w:color="auto"/>
        <w:right w:val="none" w:sz="0" w:space="0" w:color="auto"/>
      </w:divBdr>
    </w:div>
    <w:div w:id="1527908048">
      <w:bodyDiv w:val="1"/>
      <w:marLeft w:val="0"/>
      <w:marRight w:val="0"/>
      <w:marTop w:val="0"/>
      <w:marBottom w:val="0"/>
      <w:divBdr>
        <w:top w:val="none" w:sz="0" w:space="0" w:color="auto"/>
        <w:left w:val="none" w:sz="0" w:space="0" w:color="auto"/>
        <w:bottom w:val="none" w:sz="0" w:space="0" w:color="auto"/>
        <w:right w:val="none" w:sz="0" w:space="0" w:color="auto"/>
      </w:divBdr>
    </w:div>
    <w:div w:id="1528451253">
      <w:bodyDiv w:val="1"/>
      <w:marLeft w:val="0"/>
      <w:marRight w:val="0"/>
      <w:marTop w:val="0"/>
      <w:marBottom w:val="0"/>
      <w:divBdr>
        <w:top w:val="none" w:sz="0" w:space="0" w:color="auto"/>
        <w:left w:val="none" w:sz="0" w:space="0" w:color="auto"/>
        <w:bottom w:val="none" w:sz="0" w:space="0" w:color="auto"/>
        <w:right w:val="none" w:sz="0" w:space="0" w:color="auto"/>
      </w:divBdr>
    </w:div>
    <w:div w:id="1532304528">
      <w:bodyDiv w:val="1"/>
      <w:marLeft w:val="0"/>
      <w:marRight w:val="0"/>
      <w:marTop w:val="0"/>
      <w:marBottom w:val="0"/>
      <w:divBdr>
        <w:top w:val="none" w:sz="0" w:space="0" w:color="auto"/>
        <w:left w:val="none" w:sz="0" w:space="0" w:color="auto"/>
        <w:bottom w:val="none" w:sz="0" w:space="0" w:color="auto"/>
        <w:right w:val="none" w:sz="0" w:space="0" w:color="auto"/>
      </w:divBdr>
    </w:div>
    <w:div w:id="1532839254">
      <w:bodyDiv w:val="1"/>
      <w:marLeft w:val="0"/>
      <w:marRight w:val="0"/>
      <w:marTop w:val="0"/>
      <w:marBottom w:val="0"/>
      <w:divBdr>
        <w:top w:val="none" w:sz="0" w:space="0" w:color="auto"/>
        <w:left w:val="none" w:sz="0" w:space="0" w:color="auto"/>
        <w:bottom w:val="none" w:sz="0" w:space="0" w:color="auto"/>
        <w:right w:val="none" w:sz="0" w:space="0" w:color="auto"/>
      </w:divBdr>
    </w:div>
    <w:div w:id="1543402274">
      <w:bodyDiv w:val="1"/>
      <w:marLeft w:val="0"/>
      <w:marRight w:val="0"/>
      <w:marTop w:val="0"/>
      <w:marBottom w:val="0"/>
      <w:divBdr>
        <w:top w:val="none" w:sz="0" w:space="0" w:color="auto"/>
        <w:left w:val="none" w:sz="0" w:space="0" w:color="auto"/>
        <w:bottom w:val="none" w:sz="0" w:space="0" w:color="auto"/>
        <w:right w:val="none" w:sz="0" w:space="0" w:color="auto"/>
      </w:divBdr>
    </w:div>
    <w:div w:id="1545829485">
      <w:bodyDiv w:val="1"/>
      <w:marLeft w:val="0"/>
      <w:marRight w:val="0"/>
      <w:marTop w:val="0"/>
      <w:marBottom w:val="0"/>
      <w:divBdr>
        <w:top w:val="none" w:sz="0" w:space="0" w:color="auto"/>
        <w:left w:val="none" w:sz="0" w:space="0" w:color="auto"/>
        <w:bottom w:val="none" w:sz="0" w:space="0" w:color="auto"/>
        <w:right w:val="none" w:sz="0" w:space="0" w:color="auto"/>
      </w:divBdr>
    </w:div>
    <w:div w:id="1546872785">
      <w:bodyDiv w:val="1"/>
      <w:marLeft w:val="0"/>
      <w:marRight w:val="0"/>
      <w:marTop w:val="0"/>
      <w:marBottom w:val="0"/>
      <w:divBdr>
        <w:top w:val="none" w:sz="0" w:space="0" w:color="auto"/>
        <w:left w:val="none" w:sz="0" w:space="0" w:color="auto"/>
        <w:bottom w:val="none" w:sz="0" w:space="0" w:color="auto"/>
        <w:right w:val="none" w:sz="0" w:space="0" w:color="auto"/>
      </w:divBdr>
    </w:div>
    <w:div w:id="1556233006">
      <w:bodyDiv w:val="1"/>
      <w:marLeft w:val="0"/>
      <w:marRight w:val="0"/>
      <w:marTop w:val="0"/>
      <w:marBottom w:val="0"/>
      <w:divBdr>
        <w:top w:val="none" w:sz="0" w:space="0" w:color="auto"/>
        <w:left w:val="none" w:sz="0" w:space="0" w:color="auto"/>
        <w:bottom w:val="none" w:sz="0" w:space="0" w:color="auto"/>
        <w:right w:val="none" w:sz="0" w:space="0" w:color="auto"/>
      </w:divBdr>
    </w:div>
    <w:div w:id="1558198073">
      <w:bodyDiv w:val="1"/>
      <w:marLeft w:val="0"/>
      <w:marRight w:val="0"/>
      <w:marTop w:val="0"/>
      <w:marBottom w:val="0"/>
      <w:divBdr>
        <w:top w:val="none" w:sz="0" w:space="0" w:color="auto"/>
        <w:left w:val="none" w:sz="0" w:space="0" w:color="auto"/>
        <w:bottom w:val="none" w:sz="0" w:space="0" w:color="auto"/>
        <w:right w:val="none" w:sz="0" w:space="0" w:color="auto"/>
      </w:divBdr>
    </w:div>
    <w:div w:id="1559168652">
      <w:bodyDiv w:val="1"/>
      <w:marLeft w:val="0"/>
      <w:marRight w:val="0"/>
      <w:marTop w:val="0"/>
      <w:marBottom w:val="0"/>
      <w:divBdr>
        <w:top w:val="none" w:sz="0" w:space="0" w:color="auto"/>
        <w:left w:val="none" w:sz="0" w:space="0" w:color="auto"/>
        <w:bottom w:val="none" w:sz="0" w:space="0" w:color="auto"/>
        <w:right w:val="none" w:sz="0" w:space="0" w:color="auto"/>
      </w:divBdr>
    </w:div>
    <w:div w:id="1561020446">
      <w:bodyDiv w:val="1"/>
      <w:marLeft w:val="0"/>
      <w:marRight w:val="0"/>
      <w:marTop w:val="0"/>
      <w:marBottom w:val="0"/>
      <w:divBdr>
        <w:top w:val="none" w:sz="0" w:space="0" w:color="auto"/>
        <w:left w:val="none" w:sz="0" w:space="0" w:color="auto"/>
        <w:bottom w:val="none" w:sz="0" w:space="0" w:color="auto"/>
        <w:right w:val="none" w:sz="0" w:space="0" w:color="auto"/>
      </w:divBdr>
    </w:div>
    <w:div w:id="1563439516">
      <w:bodyDiv w:val="1"/>
      <w:marLeft w:val="0"/>
      <w:marRight w:val="0"/>
      <w:marTop w:val="0"/>
      <w:marBottom w:val="0"/>
      <w:divBdr>
        <w:top w:val="none" w:sz="0" w:space="0" w:color="auto"/>
        <w:left w:val="none" w:sz="0" w:space="0" w:color="auto"/>
        <w:bottom w:val="none" w:sz="0" w:space="0" w:color="auto"/>
        <w:right w:val="none" w:sz="0" w:space="0" w:color="auto"/>
      </w:divBdr>
    </w:div>
    <w:div w:id="1565795328">
      <w:bodyDiv w:val="1"/>
      <w:marLeft w:val="0"/>
      <w:marRight w:val="0"/>
      <w:marTop w:val="0"/>
      <w:marBottom w:val="0"/>
      <w:divBdr>
        <w:top w:val="none" w:sz="0" w:space="0" w:color="auto"/>
        <w:left w:val="none" w:sz="0" w:space="0" w:color="auto"/>
        <w:bottom w:val="none" w:sz="0" w:space="0" w:color="auto"/>
        <w:right w:val="none" w:sz="0" w:space="0" w:color="auto"/>
      </w:divBdr>
    </w:div>
    <w:div w:id="1573471055">
      <w:bodyDiv w:val="1"/>
      <w:marLeft w:val="0"/>
      <w:marRight w:val="0"/>
      <w:marTop w:val="0"/>
      <w:marBottom w:val="0"/>
      <w:divBdr>
        <w:top w:val="none" w:sz="0" w:space="0" w:color="auto"/>
        <w:left w:val="none" w:sz="0" w:space="0" w:color="auto"/>
        <w:bottom w:val="none" w:sz="0" w:space="0" w:color="auto"/>
        <w:right w:val="none" w:sz="0" w:space="0" w:color="auto"/>
      </w:divBdr>
    </w:div>
    <w:div w:id="1586572511">
      <w:bodyDiv w:val="1"/>
      <w:marLeft w:val="0"/>
      <w:marRight w:val="0"/>
      <w:marTop w:val="0"/>
      <w:marBottom w:val="0"/>
      <w:divBdr>
        <w:top w:val="none" w:sz="0" w:space="0" w:color="auto"/>
        <w:left w:val="none" w:sz="0" w:space="0" w:color="auto"/>
        <w:bottom w:val="none" w:sz="0" w:space="0" w:color="auto"/>
        <w:right w:val="none" w:sz="0" w:space="0" w:color="auto"/>
      </w:divBdr>
      <w:divsChild>
        <w:div w:id="1630623379">
          <w:marLeft w:val="0"/>
          <w:marRight w:val="0"/>
          <w:marTop w:val="0"/>
          <w:marBottom w:val="0"/>
          <w:divBdr>
            <w:top w:val="none" w:sz="0" w:space="0" w:color="auto"/>
            <w:left w:val="none" w:sz="0" w:space="0" w:color="auto"/>
            <w:bottom w:val="none" w:sz="0" w:space="0" w:color="auto"/>
            <w:right w:val="none" w:sz="0" w:space="0" w:color="auto"/>
          </w:divBdr>
          <w:divsChild>
            <w:div w:id="620965947">
              <w:marLeft w:val="0"/>
              <w:marRight w:val="0"/>
              <w:marTop w:val="0"/>
              <w:marBottom w:val="0"/>
              <w:divBdr>
                <w:top w:val="none" w:sz="0" w:space="0" w:color="auto"/>
                <w:left w:val="none" w:sz="0" w:space="0" w:color="auto"/>
                <w:bottom w:val="none" w:sz="0" w:space="0" w:color="auto"/>
                <w:right w:val="none" w:sz="0" w:space="0" w:color="auto"/>
              </w:divBdr>
            </w:div>
            <w:div w:id="1550530637">
              <w:marLeft w:val="0"/>
              <w:marRight w:val="0"/>
              <w:marTop w:val="0"/>
              <w:marBottom w:val="0"/>
              <w:divBdr>
                <w:top w:val="none" w:sz="0" w:space="0" w:color="auto"/>
                <w:left w:val="none" w:sz="0" w:space="0" w:color="auto"/>
                <w:bottom w:val="none" w:sz="0" w:space="0" w:color="auto"/>
                <w:right w:val="none" w:sz="0" w:space="0" w:color="auto"/>
              </w:divBdr>
            </w:div>
            <w:div w:id="1575315281">
              <w:marLeft w:val="0"/>
              <w:marRight w:val="0"/>
              <w:marTop w:val="0"/>
              <w:marBottom w:val="0"/>
              <w:divBdr>
                <w:top w:val="none" w:sz="0" w:space="0" w:color="auto"/>
                <w:left w:val="none" w:sz="0" w:space="0" w:color="auto"/>
                <w:bottom w:val="none" w:sz="0" w:space="0" w:color="auto"/>
                <w:right w:val="none" w:sz="0" w:space="0" w:color="auto"/>
              </w:divBdr>
            </w:div>
            <w:div w:id="186705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78909">
      <w:bodyDiv w:val="1"/>
      <w:marLeft w:val="0"/>
      <w:marRight w:val="0"/>
      <w:marTop w:val="0"/>
      <w:marBottom w:val="0"/>
      <w:divBdr>
        <w:top w:val="none" w:sz="0" w:space="0" w:color="auto"/>
        <w:left w:val="none" w:sz="0" w:space="0" w:color="auto"/>
        <w:bottom w:val="none" w:sz="0" w:space="0" w:color="auto"/>
        <w:right w:val="none" w:sz="0" w:space="0" w:color="auto"/>
      </w:divBdr>
    </w:div>
    <w:div w:id="1588808337">
      <w:bodyDiv w:val="1"/>
      <w:marLeft w:val="0"/>
      <w:marRight w:val="0"/>
      <w:marTop w:val="0"/>
      <w:marBottom w:val="0"/>
      <w:divBdr>
        <w:top w:val="none" w:sz="0" w:space="0" w:color="auto"/>
        <w:left w:val="none" w:sz="0" w:space="0" w:color="auto"/>
        <w:bottom w:val="none" w:sz="0" w:space="0" w:color="auto"/>
        <w:right w:val="none" w:sz="0" w:space="0" w:color="auto"/>
      </w:divBdr>
      <w:divsChild>
        <w:div w:id="869100090">
          <w:marLeft w:val="0"/>
          <w:marRight w:val="0"/>
          <w:marTop w:val="0"/>
          <w:marBottom w:val="0"/>
          <w:divBdr>
            <w:top w:val="none" w:sz="0" w:space="0" w:color="auto"/>
            <w:left w:val="none" w:sz="0" w:space="0" w:color="auto"/>
            <w:bottom w:val="none" w:sz="0" w:space="0" w:color="auto"/>
            <w:right w:val="none" w:sz="0" w:space="0" w:color="auto"/>
          </w:divBdr>
        </w:div>
        <w:div w:id="912937029">
          <w:marLeft w:val="0"/>
          <w:marRight w:val="0"/>
          <w:marTop w:val="0"/>
          <w:marBottom w:val="0"/>
          <w:divBdr>
            <w:top w:val="none" w:sz="0" w:space="0" w:color="auto"/>
            <w:left w:val="none" w:sz="0" w:space="0" w:color="auto"/>
            <w:bottom w:val="none" w:sz="0" w:space="0" w:color="auto"/>
            <w:right w:val="none" w:sz="0" w:space="0" w:color="auto"/>
          </w:divBdr>
        </w:div>
        <w:div w:id="1110273780">
          <w:marLeft w:val="0"/>
          <w:marRight w:val="0"/>
          <w:marTop w:val="0"/>
          <w:marBottom w:val="0"/>
          <w:divBdr>
            <w:top w:val="none" w:sz="0" w:space="0" w:color="auto"/>
            <w:left w:val="none" w:sz="0" w:space="0" w:color="auto"/>
            <w:bottom w:val="none" w:sz="0" w:space="0" w:color="auto"/>
            <w:right w:val="none" w:sz="0" w:space="0" w:color="auto"/>
          </w:divBdr>
        </w:div>
        <w:div w:id="1120880730">
          <w:marLeft w:val="0"/>
          <w:marRight w:val="0"/>
          <w:marTop w:val="0"/>
          <w:marBottom w:val="0"/>
          <w:divBdr>
            <w:top w:val="none" w:sz="0" w:space="0" w:color="auto"/>
            <w:left w:val="none" w:sz="0" w:space="0" w:color="auto"/>
            <w:bottom w:val="none" w:sz="0" w:space="0" w:color="auto"/>
            <w:right w:val="none" w:sz="0" w:space="0" w:color="auto"/>
          </w:divBdr>
        </w:div>
        <w:div w:id="1343236871">
          <w:marLeft w:val="0"/>
          <w:marRight w:val="0"/>
          <w:marTop w:val="0"/>
          <w:marBottom w:val="0"/>
          <w:divBdr>
            <w:top w:val="none" w:sz="0" w:space="0" w:color="auto"/>
            <w:left w:val="none" w:sz="0" w:space="0" w:color="auto"/>
            <w:bottom w:val="none" w:sz="0" w:space="0" w:color="auto"/>
            <w:right w:val="none" w:sz="0" w:space="0" w:color="auto"/>
          </w:divBdr>
        </w:div>
        <w:div w:id="1560629649">
          <w:marLeft w:val="0"/>
          <w:marRight w:val="0"/>
          <w:marTop w:val="0"/>
          <w:marBottom w:val="0"/>
          <w:divBdr>
            <w:top w:val="none" w:sz="0" w:space="0" w:color="auto"/>
            <w:left w:val="none" w:sz="0" w:space="0" w:color="auto"/>
            <w:bottom w:val="none" w:sz="0" w:space="0" w:color="auto"/>
            <w:right w:val="none" w:sz="0" w:space="0" w:color="auto"/>
          </w:divBdr>
        </w:div>
        <w:div w:id="1982803233">
          <w:marLeft w:val="0"/>
          <w:marRight w:val="0"/>
          <w:marTop w:val="0"/>
          <w:marBottom w:val="0"/>
          <w:divBdr>
            <w:top w:val="none" w:sz="0" w:space="0" w:color="auto"/>
            <w:left w:val="none" w:sz="0" w:space="0" w:color="auto"/>
            <w:bottom w:val="none" w:sz="0" w:space="0" w:color="auto"/>
            <w:right w:val="none" w:sz="0" w:space="0" w:color="auto"/>
          </w:divBdr>
        </w:div>
      </w:divsChild>
    </w:div>
    <w:div w:id="1589541373">
      <w:bodyDiv w:val="1"/>
      <w:marLeft w:val="0"/>
      <w:marRight w:val="0"/>
      <w:marTop w:val="0"/>
      <w:marBottom w:val="0"/>
      <w:divBdr>
        <w:top w:val="none" w:sz="0" w:space="0" w:color="auto"/>
        <w:left w:val="none" w:sz="0" w:space="0" w:color="auto"/>
        <w:bottom w:val="none" w:sz="0" w:space="0" w:color="auto"/>
        <w:right w:val="none" w:sz="0" w:space="0" w:color="auto"/>
      </w:divBdr>
    </w:div>
    <w:div w:id="1593316378">
      <w:bodyDiv w:val="1"/>
      <w:marLeft w:val="0"/>
      <w:marRight w:val="0"/>
      <w:marTop w:val="0"/>
      <w:marBottom w:val="0"/>
      <w:divBdr>
        <w:top w:val="none" w:sz="0" w:space="0" w:color="auto"/>
        <w:left w:val="none" w:sz="0" w:space="0" w:color="auto"/>
        <w:bottom w:val="none" w:sz="0" w:space="0" w:color="auto"/>
        <w:right w:val="none" w:sz="0" w:space="0" w:color="auto"/>
      </w:divBdr>
    </w:div>
    <w:div w:id="1594128819">
      <w:bodyDiv w:val="1"/>
      <w:marLeft w:val="0"/>
      <w:marRight w:val="0"/>
      <w:marTop w:val="0"/>
      <w:marBottom w:val="0"/>
      <w:divBdr>
        <w:top w:val="none" w:sz="0" w:space="0" w:color="auto"/>
        <w:left w:val="none" w:sz="0" w:space="0" w:color="auto"/>
        <w:bottom w:val="none" w:sz="0" w:space="0" w:color="auto"/>
        <w:right w:val="none" w:sz="0" w:space="0" w:color="auto"/>
      </w:divBdr>
    </w:div>
    <w:div w:id="1594780066">
      <w:bodyDiv w:val="1"/>
      <w:marLeft w:val="0"/>
      <w:marRight w:val="0"/>
      <w:marTop w:val="0"/>
      <w:marBottom w:val="0"/>
      <w:divBdr>
        <w:top w:val="none" w:sz="0" w:space="0" w:color="auto"/>
        <w:left w:val="none" w:sz="0" w:space="0" w:color="auto"/>
        <w:bottom w:val="none" w:sz="0" w:space="0" w:color="auto"/>
        <w:right w:val="none" w:sz="0" w:space="0" w:color="auto"/>
      </w:divBdr>
    </w:div>
    <w:div w:id="1596091237">
      <w:bodyDiv w:val="1"/>
      <w:marLeft w:val="0"/>
      <w:marRight w:val="0"/>
      <w:marTop w:val="0"/>
      <w:marBottom w:val="0"/>
      <w:divBdr>
        <w:top w:val="none" w:sz="0" w:space="0" w:color="auto"/>
        <w:left w:val="none" w:sz="0" w:space="0" w:color="auto"/>
        <w:bottom w:val="none" w:sz="0" w:space="0" w:color="auto"/>
        <w:right w:val="none" w:sz="0" w:space="0" w:color="auto"/>
      </w:divBdr>
    </w:div>
    <w:div w:id="1596860738">
      <w:bodyDiv w:val="1"/>
      <w:marLeft w:val="0"/>
      <w:marRight w:val="0"/>
      <w:marTop w:val="0"/>
      <w:marBottom w:val="0"/>
      <w:divBdr>
        <w:top w:val="none" w:sz="0" w:space="0" w:color="auto"/>
        <w:left w:val="none" w:sz="0" w:space="0" w:color="auto"/>
        <w:bottom w:val="none" w:sz="0" w:space="0" w:color="auto"/>
        <w:right w:val="none" w:sz="0" w:space="0" w:color="auto"/>
      </w:divBdr>
    </w:div>
    <w:div w:id="1598707966">
      <w:bodyDiv w:val="1"/>
      <w:marLeft w:val="0"/>
      <w:marRight w:val="0"/>
      <w:marTop w:val="0"/>
      <w:marBottom w:val="0"/>
      <w:divBdr>
        <w:top w:val="none" w:sz="0" w:space="0" w:color="auto"/>
        <w:left w:val="none" w:sz="0" w:space="0" w:color="auto"/>
        <w:bottom w:val="none" w:sz="0" w:space="0" w:color="auto"/>
        <w:right w:val="none" w:sz="0" w:space="0" w:color="auto"/>
      </w:divBdr>
    </w:div>
    <w:div w:id="1607077761">
      <w:bodyDiv w:val="1"/>
      <w:marLeft w:val="0"/>
      <w:marRight w:val="0"/>
      <w:marTop w:val="0"/>
      <w:marBottom w:val="0"/>
      <w:divBdr>
        <w:top w:val="none" w:sz="0" w:space="0" w:color="auto"/>
        <w:left w:val="none" w:sz="0" w:space="0" w:color="auto"/>
        <w:bottom w:val="none" w:sz="0" w:space="0" w:color="auto"/>
        <w:right w:val="none" w:sz="0" w:space="0" w:color="auto"/>
      </w:divBdr>
    </w:div>
    <w:div w:id="1614441023">
      <w:bodyDiv w:val="1"/>
      <w:marLeft w:val="0"/>
      <w:marRight w:val="0"/>
      <w:marTop w:val="0"/>
      <w:marBottom w:val="0"/>
      <w:divBdr>
        <w:top w:val="none" w:sz="0" w:space="0" w:color="auto"/>
        <w:left w:val="none" w:sz="0" w:space="0" w:color="auto"/>
        <w:bottom w:val="none" w:sz="0" w:space="0" w:color="auto"/>
        <w:right w:val="none" w:sz="0" w:space="0" w:color="auto"/>
      </w:divBdr>
    </w:div>
    <w:div w:id="1622760416">
      <w:bodyDiv w:val="1"/>
      <w:marLeft w:val="0"/>
      <w:marRight w:val="0"/>
      <w:marTop w:val="0"/>
      <w:marBottom w:val="0"/>
      <w:divBdr>
        <w:top w:val="none" w:sz="0" w:space="0" w:color="auto"/>
        <w:left w:val="none" w:sz="0" w:space="0" w:color="auto"/>
        <w:bottom w:val="none" w:sz="0" w:space="0" w:color="auto"/>
        <w:right w:val="none" w:sz="0" w:space="0" w:color="auto"/>
      </w:divBdr>
    </w:div>
    <w:div w:id="1635404741">
      <w:bodyDiv w:val="1"/>
      <w:marLeft w:val="0"/>
      <w:marRight w:val="0"/>
      <w:marTop w:val="0"/>
      <w:marBottom w:val="0"/>
      <w:divBdr>
        <w:top w:val="none" w:sz="0" w:space="0" w:color="auto"/>
        <w:left w:val="none" w:sz="0" w:space="0" w:color="auto"/>
        <w:bottom w:val="none" w:sz="0" w:space="0" w:color="auto"/>
        <w:right w:val="none" w:sz="0" w:space="0" w:color="auto"/>
      </w:divBdr>
    </w:div>
    <w:div w:id="1639916824">
      <w:bodyDiv w:val="1"/>
      <w:marLeft w:val="0"/>
      <w:marRight w:val="0"/>
      <w:marTop w:val="0"/>
      <w:marBottom w:val="0"/>
      <w:divBdr>
        <w:top w:val="none" w:sz="0" w:space="0" w:color="auto"/>
        <w:left w:val="none" w:sz="0" w:space="0" w:color="auto"/>
        <w:bottom w:val="none" w:sz="0" w:space="0" w:color="auto"/>
        <w:right w:val="none" w:sz="0" w:space="0" w:color="auto"/>
      </w:divBdr>
    </w:div>
    <w:div w:id="1645505746">
      <w:bodyDiv w:val="1"/>
      <w:marLeft w:val="0"/>
      <w:marRight w:val="0"/>
      <w:marTop w:val="0"/>
      <w:marBottom w:val="0"/>
      <w:divBdr>
        <w:top w:val="none" w:sz="0" w:space="0" w:color="auto"/>
        <w:left w:val="none" w:sz="0" w:space="0" w:color="auto"/>
        <w:bottom w:val="none" w:sz="0" w:space="0" w:color="auto"/>
        <w:right w:val="none" w:sz="0" w:space="0" w:color="auto"/>
      </w:divBdr>
      <w:divsChild>
        <w:div w:id="169569383">
          <w:marLeft w:val="0"/>
          <w:marRight w:val="0"/>
          <w:marTop w:val="0"/>
          <w:marBottom w:val="0"/>
          <w:divBdr>
            <w:top w:val="none" w:sz="0" w:space="0" w:color="auto"/>
            <w:left w:val="none" w:sz="0" w:space="0" w:color="auto"/>
            <w:bottom w:val="none" w:sz="0" w:space="0" w:color="auto"/>
            <w:right w:val="none" w:sz="0" w:space="0" w:color="auto"/>
          </w:divBdr>
        </w:div>
        <w:div w:id="231550155">
          <w:marLeft w:val="0"/>
          <w:marRight w:val="0"/>
          <w:marTop w:val="0"/>
          <w:marBottom w:val="0"/>
          <w:divBdr>
            <w:top w:val="none" w:sz="0" w:space="0" w:color="auto"/>
            <w:left w:val="none" w:sz="0" w:space="0" w:color="auto"/>
            <w:bottom w:val="none" w:sz="0" w:space="0" w:color="auto"/>
            <w:right w:val="none" w:sz="0" w:space="0" w:color="auto"/>
          </w:divBdr>
        </w:div>
        <w:div w:id="504789303">
          <w:marLeft w:val="0"/>
          <w:marRight w:val="0"/>
          <w:marTop w:val="0"/>
          <w:marBottom w:val="0"/>
          <w:divBdr>
            <w:top w:val="none" w:sz="0" w:space="0" w:color="auto"/>
            <w:left w:val="none" w:sz="0" w:space="0" w:color="auto"/>
            <w:bottom w:val="none" w:sz="0" w:space="0" w:color="auto"/>
            <w:right w:val="none" w:sz="0" w:space="0" w:color="auto"/>
          </w:divBdr>
        </w:div>
        <w:div w:id="539558399">
          <w:marLeft w:val="0"/>
          <w:marRight w:val="0"/>
          <w:marTop w:val="0"/>
          <w:marBottom w:val="0"/>
          <w:divBdr>
            <w:top w:val="none" w:sz="0" w:space="0" w:color="auto"/>
            <w:left w:val="none" w:sz="0" w:space="0" w:color="auto"/>
            <w:bottom w:val="none" w:sz="0" w:space="0" w:color="auto"/>
            <w:right w:val="none" w:sz="0" w:space="0" w:color="auto"/>
          </w:divBdr>
        </w:div>
        <w:div w:id="1134981223">
          <w:marLeft w:val="0"/>
          <w:marRight w:val="0"/>
          <w:marTop w:val="0"/>
          <w:marBottom w:val="0"/>
          <w:divBdr>
            <w:top w:val="none" w:sz="0" w:space="0" w:color="auto"/>
            <w:left w:val="none" w:sz="0" w:space="0" w:color="auto"/>
            <w:bottom w:val="none" w:sz="0" w:space="0" w:color="auto"/>
            <w:right w:val="none" w:sz="0" w:space="0" w:color="auto"/>
          </w:divBdr>
        </w:div>
        <w:div w:id="1257593597">
          <w:marLeft w:val="0"/>
          <w:marRight w:val="0"/>
          <w:marTop w:val="0"/>
          <w:marBottom w:val="0"/>
          <w:divBdr>
            <w:top w:val="none" w:sz="0" w:space="0" w:color="auto"/>
            <w:left w:val="none" w:sz="0" w:space="0" w:color="auto"/>
            <w:bottom w:val="none" w:sz="0" w:space="0" w:color="auto"/>
            <w:right w:val="none" w:sz="0" w:space="0" w:color="auto"/>
          </w:divBdr>
        </w:div>
        <w:div w:id="1282834140">
          <w:marLeft w:val="0"/>
          <w:marRight w:val="0"/>
          <w:marTop w:val="0"/>
          <w:marBottom w:val="0"/>
          <w:divBdr>
            <w:top w:val="none" w:sz="0" w:space="0" w:color="auto"/>
            <w:left w:val="none" w:sz="0" w:space="0" w:color="auto"/>
            <w:bottom w:val="none" w:sz="0" w:space="0" w:color="auto"/>
            <w:right w:val="none" w:sz="0" w:space="0" w:color="auto"/>
          </w:divBdr>
        </w:div>
        <w:div w:id="1448040430">
          <w:marLeft w:val="0"/>
          <w:marRight w:val="0"/>
          <w:marTop w:val="0"/>
          <w:marBottom w:val="0"/>
          <w:divBdr>
            <w:top w:val="none" w:sz="0" w:space="0" w:color="auto"/>
            <w:left w:val="none" w:sz="0" w:space="0" w:color="auto"/>
            <w:bottom w:val="none" w:sz="0" w:space="0" w:color="auto"/>
            <w:right w:val="none" w:sz="0" w:space="0" w:color="auto"/>
          </w:divBdr>
        </w:div>
        <w:div w:id="1620837837">
          <w:marLeft w:val="0"/>
          <w:marRight w:val="0"/>
          <w:marTop w:val="0"/>
          <w:marBottom w:val="0"/>
          <w:divBdr>
            <w:top w:val="none" w:sz="0" w:space="0" w:color="auto"/>
            <w:left w:val="none" w:sz="0" w:space="0" w:color="auto"/>
            <w:bottom w:val="none" w:sz="0" w:space="0" w:color="auto"/>
            <w:right w:val="none" w:sz="0" w:space="0" w:color="auto"/>
          </w:divBdr>
        </w:div>
        <w:div w:id="1708139563">
          <w:marLeft w:val="0"/>
          <w:marRight w:val="0"/>
          <w:marTop w:val="0"/>
          <w:marBottom w:val="0"/>
          <w:divBdr>
            <w:top w:val="none" w:sz="0" w:space="0" w:color="auto"/>
            <w:left w:val="none" w:sz="0" w:space="0" w:color="auto"/>
            <w:bottom w:val="none" w:sz="0" w:space="0" w:color="auto"/>
            <w:right w:val="none" w:sz="0" w:space="0" w:color="auto"/>
          </w:divBdr>
        </w:div>
      </w:divsChild>
    </w:div>
    <w:div w:id="1651865628">
      <w:bodyDiv w:val="1"/>
      <w:marLeft w:val="0"/>
      <w:marRight w:val="0"/>
      <w:marTop w:val="0"/>
      <w:marBottom w:val="0"/>
      <w:divBdr>
        <w:top w:val="none" w:sz="0" w:space="0" w:color="auto"/>
        <w:left w:val="none" w:sz="0" w:space="0" w:color="auto"/>
        <w:bottom w:val="none" w:sz="0" w:space="0" w:color="auto"/>
        <w:right w:val="none" w:sz="0" w:space="0" w:color="auto"/>
      </w:divBdr>
      <w:divsChild>
        <w:div w:id="1770006159">
          <w:marLeft w:val="0"/>
          <w:marRight w:val="0"/>
          <w:marTop w:val="0"/>
          <w:marBottom w:val="0"/>
          <w:divBdr>
            <w:top w:val="none" w:sz="0" w:space="0" w:color="auto"/>
            <w:left w:val="none" w:sz="0" w:space="0" w:color="auto"/>
            <w:bottom w:val="none" w:sz="0" w:space="0" w:color="auto"/>
            <w:right w:val="none" w:sz="0" w:space="0" w:color="auto"/>
          </w:divBdr>
          <w:divsChild>
            <w:div w:id="75398715">
              <w:marLeft w:val="0"/>
              <w:marRight w:val="0"/>
              <w:marTop w:val="0"/>
              <w:marBottom w:val="0"/>
              <w:divBdr>
                <w:top w:val="none" w:sz="0" w:space="0" w:color="auto"/>
                <w:left w:val="none" w:sz="0" w:space="0" w:color="auto"/>
                <w:bottom w:val="none" w:sz="0" w:space="0" w:color="auto"/>
                <w:right w:val="none" w:sz="0" w:space="0" w:color="auto"/>
              </w:divBdr>
            </w:div>
            <w:div w:id="98448531">
              <w:marLeft w:val="0"/>
              <w:marRight w:val="0"/>
              <w:marTop w:val="0"/>
              <w:marBottom w:val="0"/>
              <w:divBdr>
                <w:top w:val="none" w:sz="0" w:space="0" w:color="auto"/>
                <w:left w:val="none" w:sz="0" w:space="0" w:color="auto"/>
                <w:bottom w:val="none" w:sz="0" w:space="0" w:color="auto"/>
                <w:right w:val="none" w:sz="0" w:space="0" w:color="auto"/>
              </w:divBdr>
            </w:div>
            <w:div w:id="196436750">
              <w:marLeft w:val="0"/>
              <w:marRight w:val="0"/>
              <w:marTop w:val="0"/>
              <w:marBottom w:val="0"/>
              <w:divBdr>
                <w:top w:val="none" w:sz="0" w:space="0" w:color="auto"/>
                <w:left w:val="none" w:sz="0" w:space="0" w:color="auto"/>
                <w:bottom w:val="none" w:sz="0" w:space="0" w:color="auto"/>
                <w:right w:val="none" w:sz="0" w:space="0" w:color="auto"/>
              </w:divBdr>
            </w:div>
            <w:div w:id="307251671">
              <w:marLeft w:val="0"/>
              <w:marRight w:val="0"/>
              <w:marTop w:val="0"/>
              <w:marBottom w:val="0"/>
              <w:divBdr>
                <w:top w:val="none" w:sz="0" w:space="0" w:color="auto"/>
                <w:left w:val="none" w:sz="0" w:space="0" w:color="auto"/>
                <w:bottom w:val="none" w:sz="0" w:space="0" w:color="auto"/>
                <w:right w:val="none" w:sz="0" w:space="0" w:color="auto"/>
              </w:divBdr>
            </w:div>
            <w:div w:id="777722071">
              <w:marLeft w:val="0"/>
              <w:marRight w:val="0"/>
              <w:marTop w:val="0"/>
              <w:marBottom w:val="0"/>
              <w:divBdr>
                <w:top w:val="none" w:sz="0" w:space="0" w:color="auto"/>
                <w:left w:val="none" w:sz="0" w:space="0" w:color="auto"/>
                <w:bottom w:val="none" w:sz="0" w:space="0" w:color="auto"/>
                <w:right w:val="none" w:sz="0" w:space="0" w:color="auto"/>
              </w:divBdr>
            </w:div>
            <w:div w:id="896210747">
              <w:marLeft w:val="0"/>
              <w:marRight w:val="0"/>
              <w:marTop w:val="0"/>
              <w:marBottom w:val="0"/>
              <w:divBdr>
                <w:top w:val="none" w:sz="0" w:space="0" w:color="auto"/>
                <w:left w:val="none" w:sz="0" w:space="0" w:color="auto"/>
                <w:bottom w:val="none" w:sz="0" w:space="0" w:color="auto"/>
                <w:right w:val="none" w:sz="0" w:space="0" w:color="auto"/>
              </w:divBdr>
            </w:div>
            <w:div w:id="1083449300">
              <w:marLeft w:val="0"/>
              <w:marRight w:val="0"/>
              <w:marTop w:val="0"/>
              <w:marBottom w:val="0"/>
              <w:divBdr>
                <w:top w:val="none" w:sz="0" w:space="0" w:color="auto"/>
                <w:left w:val="none" w:sz="0" w:space="0" w:color="auto"/>
                <w:bottom w:val="none" w:sz="0" w:space="0" w:color="auto"/>
                <w:right w:val="none" w:sz="0" w:space="0" w:color="auto"/>
              </w:divBdr>
            </w:div>
            <w:div w:id="1228881712">
              <w:marLeft w:val="0"/>
              <w:marRight w:val="0"/>
              <w:marTop w:val="0"/>
              <w:marBottom w:val="0"/>
              <w:divBdr>
                <w:top w:val="none" w:sz="0" w:space="0" w:color="auto"/>
                <w:left w:val="none" w:sz="0" w:space="0" w:color="auto"/>
                <w:bottom w:val="none" w:sz="0" w:space="0" w:color="auto"/>
                <w:right w:val="none" w:sz="0" w:space="0" w:color="auto"/>
              </w:divBdr>
            </w:div>
            <w:div w:id="1304044839">
              <w:marLeft w:val="0"/>
              <w:marRight w:val="0"/>
              <w:marTop w:val="0"/>
              <w:marBottom w:val="0"/>
              <w:divBdr>
                <w:top w:val="none" w:sz="0" w:space="0" w:color="auto"/>
                <w:left w:val="none" w:sz="0" w:space="0" w:color="auto"/>
                <w:bottom w:val="none" w:sz="0" w:space="0" w:color="auto"/>
                <w:right w:val="none" w:sz="0" w:space="0" w:color="auto"/>
              </w:divBdr>
            </w:div>
            <w:div w:id="1926104922">
              <w:marLeft w:val="0"/>
              <w:marRight w:val="0"/>
              <w:marTop w:val="0"/>
              <w:marBottom w:val="0"/>
              <w:divBdr>
                <w:top w:val="none" w:sz="0" w:space="0" w:color="auto"/>
                <w:left w:val="none" w:sz="0" w:space="0" w:color="auto"/>
                <w:bottom w:val="none" w:sz="0" w:space="0" w:color="auto"/>
                <w:right w:val="none" w:sz="0" w:space="0" w:color="auto"/>
              </w:divBdr>
            </w:div>
            <w:div w:id="20767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94973">
      <w:bodyDiv w:val="1"/>
      <w:marLeft w:val="0"/>
      <w:marRight w:val="0"/>
      <w:marTop w:val="0"/>
      <w:marBottom w:val="0"/>
      <w:divBdr>
        <w:top w:val="none" w:sz="0" w:space="0" w:color="auto"/>
        <w:left w:val="none" w:sz="0" w:space="0" w:color="auto"/>
        <w:bottom w:val="none" w:sz="0" w:space="0" w:color="auto"/>
        <w:right w:val="none" w:sz="0" w:space="0" w:color="auto"/>
      </w:divBdr>
    </w:div>
    <w:div w:id="1661545894">
      <w:bodyDiv w:val="1"/>
      <w:marLeft w:val="0"/>
      <w:marRight w:val="0"/>
      <w:marTop w:val="0"/>
      <w:marBottom w:val="0"/>
      <w:divBdr>
        <w:top w:val="none" w:sz="0" w:space="0" w:color="auto"/>
        <w:left w:val="none" w:sz="0" w:space="0" w:color="auto"/>
        <w:bottom w:val="none" w:sz="0" w:space="0" w:color="auto"/>
        <w:right w:val="none" w:sz="0" w:space="0" w:color="auto"/>
      </w:divBdr>
    </w:div>
    <w:div w:id="1661611901">
      <w:bodyDiv w:val="1"/>
      <w:marLeft w:val="0"/>
      <w:marRight w:val="0"/>
      <w:marTop w:val="0"/>
      <w:marBottom w:val="0"/>
      <w:divBdr>
        <w:top w:val="none" w:sz="0" w:space="0" w:color="auto"/>
        <w:left w:val="none" w:sz="0" w:space="0" w:color="auto"/>
        <w:bottom w:val="none" w:sz="0" w:space="0" w:color="auto"/>
        <w:right w:val="none" w:sz="0" w:space="0" w:color="auto"/>
      </w:divBdr>
    </w:div>
    <w:div w:id="1662002212">
      <w:bodyDiv w:val="1"/>
      <w:marLeft w:val="0"/>
      <w:marRight w:val="0"/>
      <w:marTop w:val="0"/>
      <w:marBottom w:val="0"/>
      <w:divBdr>
        <w:top w:val="none" w:sz="0" w:space="0" w:color="auto"/>
        <w:left w:val="none" w:sz="0" w:space="0" w:color="auto"/>
        <w:bottom w:val="none" w:sz="0" w:space="0" w:color="auto"/>
        <w:right w:val="none" w:sz="0" w:space="0" w:color="auto"/>
      </w:divBdr>
    </w:div>
    <w:div w:id="1663269065">
      <w:bodyDiv w:val="1"/>
      <w:marLeft w:val="0"/>
      <w:marRight w:val="0"/>
      <w:marTop w:val="0"/>
      <w:marBottom w:val="0"/>
      <w:divBdr>
        <w:top w:val="none" w:sz="0" w:space="0" w:color="auto"/>
        <w:left w:val="none" w:sz="0" w:space="0" w:color="auto"/>
        <w:bottom w:val="none" w:sz="0" w:space="0" w:color="auto"/>
        <w:right w:val="none" w:sz="0" w:space="0" w:color="auto"/>
      </w:divBdr>
    </w:div>
    <w:div w:id="1682850010">
      <w:bodyDiv w:val="1"/>
      <w:marLeft w:val="0"/>
      <w:marRight w:val="0"/>
      <w:marTop w:val="0"/>
      <w:marBottom w:val="0"/>
      <w:divBdr>
        <w:top w:val="none" w:sz="0" w:space="0" w:color="auto"/>
        <w:left w:val="none" w:sz="0" w:space="0" w:color="auto"/>
        <w:bottom w:val="none" w:sz="0" w:space="0" w:color="auto"/>
        <w:right w:val="none" w:sz="0" w:space="0" w:color="auto"/>
      </w:divBdr>
    </w:div>
    <w:div w:id="1687632725">
      <w:bodyDiv w:val="1"/>
      <w:marLeft w:val="0"/>
      <w:marRight w:val="0"/>
      <w:marTop w:val="0"/>
      <w:marBottom w:val="0"/>
      <w:divBdr>
        <w:top w:val="none" w:sz="0" w:space="0" w:color="auto"/>
        <w:left w:val="none" w:sz="0" w:space="0" w:color="auto"/>
        <w:bottom w:val="none" w:sz="0" w:space="0" w:color="auto"/>
        <w:right w:val="none" w:sz="0" w:space="0" w:color="auto"/>
      </w:divBdr>
    </w:div>
    <w:div w:id="1693145926">
      <w:bodyDiv w:val="1"/>
      <w:marLeft w:val="0"/>
      <w:marRight w:val="0"/>
      <w:marTop w:val="0"/>
      <w:marBottom w:val="0"/>
      <w:divBdr>
        <w:top w:val="none" w:sz="0" w:space="0" w:color="auto"/>
        <w:left w:val="none" w:sz="0" w:space="0" w:color="auto"/>
        <w:bottom w:val="none" w:sz="0" w:space="0" w:color="auto"/>
        <w:right w:val="none" w:sz="0" w:space="0" w:color="auto"/>
      </w:divBdr>
    </w:div>
    <w:div w:id="1693342160">
      <w:bodyDiv w:val="1"/>
      <w:marLeft w:val="0"/>
      <w:marRight w:val="0"/>
      <w:marTop w:val="0"/>
      <w:marBottom w:val="0"/>
      <w:divBdr>
        <w:top w:val="none" w:sz="0" w:space="0" w:color="auto"/>
        <w:left w:val="none" w:sz="0" w:space="0" w:color="auto"/>
        <w:bottom w:val="none" w:sz="0" w:space="0" w:color="auto"/>
        <w:right w:val="none" w:sz="0" w:space="0" w:color="auto"/>
      </w:divBdr>
    </w:div>
    <w:div w:id="1695644335">
      <w:bodyDiv w:val="1"/>
      <w:marLeft w:val="0"/>
      <w:marRight w:val="0"/>
      <w:marTop w:val="0"/>
      <w:marBottom w:val="0"/>
      <w:divBdr>
        <w:top w:val="none" w:sz="0" w:space="0" w:color="auto"/>
        <w:left w:val="none" w:sz="0" w:space="0" w:color="auto"/>
        <w:bottom w:val="none" w:sz="0" w:space="0" w:color="auto"/>
        <w:right w:val="none" w:sz="0" w:space="0" w:color="auto"/>
      </w:divBdr>
    </w:div>
    <w:div w:id="1697464960">
      <w:bodyDiv w:val="1"/>
      <w:marLeft w:val="0"/>
      <w:marRight w:val="0"/>
      <w:marTop w:val="0"/>
      <w:marBottom w:val="0"/>
      <w:divBdr>
        <w:top w:val="none" w:sz="0" w:space="0" w:color="auto"/>
        <w:left w:val="none" w:sz="0" w:space="0" w:color="auto"/>
        <w:bottom w:val="none" w:sz="0" w:space="0" w:color="auto"/>
        <w:right w:val="none" w:sz="0" w:space="0" w:color="auto"/>
      </w:divBdr>
    </w:div>
    <w:div w:id="1700279939">
      <w:bodyDiv w:val="1"/>
      <w:marLeft w:val="0"/>
      <w:marRight w:val="0"/>
      <w:marTop w:val="0"/>
      <w:marBottom w:val="0"/>
      <w:divBdr>
        <w:top w:val="none" w:sz="0" w:space="0" w:color="auto"/>
        <w:left w:val="none" w:sz="0" w:space="0" w:color="auto"/>
        <w:bottom w:val="none" w:sz="0" w:space="0" w:color="auto"/>
        <w:right w:val="none" w:sz="0" w:space="0" w:color="auto"/>
      </w:divBdr>
      <w:divsChild>
        <w:div w:id="117116268">
          <w:marLeft w:val="0"/>
          <w:marRight w:val="0"/>
          <w:marTop w:val="0"/>
          <w:marBottom w:val="0"/>
          <w:divBdr>
            <w:top w:val="none" w:sz="0" w:space="0" w:color="auto"/>
            <w:left w:val="none" w:sz="0" w:space="0" w:color="auto"/>
            <w:bottom w:val="none" w:sz="0" w:space="0" w:color="auto"/>
            <w:right w:val="none" w:sz="0" w:space="0" w:color="auto"/>
          </w:divBdr>
          <w:divsChild>
            <w:div w:id="92828426">
              <w:marLeft w:val="0"/>
              <w:marRight w:val="0"/>
              <w:marTop w:val="0"/>
              <w:marBottom w:val="0"/>
              <w:divBdr>
                <w:top w:val="none" w:sz="0" w:space="0" w:color="auto"/>
                <w:left w:val="none" w:sz="0" w:space="0" w:color="auto"/>
                <w:bottom w:val="none" w:sz="0" w:space="0" w:color="auto"/>
                <w:right w:val="none" w:sz="0" w:space="0" w:color="auto"/>
              </w:divBdr>
            </w:div>
            <w:div w:id="283387879">
              <w:marLeft w:val="0"/>
              <w:marRight w:val="0"/>
              <w:marTop w:val="0"/>
              <w:marBottom w:val="0"/>
              <w:divBdr>
                <w:top w:val="none" w:sz="0" w:space="0" w:color="auto"/>
                <w:left w:val="none" w:sz="0" w:space="0" w:color="auto"/>
                <w:bottom w:val="none" w:sz="0" w:space="0" w:color="auto"/>
                <w:right w:val="none" w:sz="0" w:space="0" w:color="auto"/>
              </w:divBdr>
            </w:div>
            <w:div w:id="501627503">
              <w:marLeft w:val="0"/>
              <w:marRight w:val="0"/>
              <w:marTop w:val="0"/>
              <w:marBottom w:val="0"/>
              <w:divBdr>
                <w:top w:val="none" w:sz="0" w:space="0" w:color="auto"/>
                <w:left w:val="none" w:sz="0" w:space="0" w:color="auto"/>
                <w:bottom w:val="none" w:sz="0" w:space="0" w:color="auto"/>
                <w:right w:val="none" w:sz="0" w:space="0" w:color="auto"/>
              </w:divBdr>
            </w:div>
            <w:div w:id="675426823">
              <w:marLeft w:val="0"/>
              <w:marRight w:val="0"/>
              <w:marTop w:val="0"/>
              <w:marBottom w:val="0"/>
              <w:divBdr>
                <w:top w:val="none" w:sz="0" w:space="0" w:color="auto"/>
                <w:left w:val="none" w:sz="0" w:space="0" w:color="auto"/>
                <w:bottom w:val="none" w:sz="0" w:space="0" w:color="auto"/>
                <w:right w:val="none" w:sz="0" w:space="0" w:color="auto"/>
              </w:divBdr>
            </w:div>
            <w:div w:id="704795948">
              <w:marLeft w:val="0"/>
              <w:marRight w:val="0"/>
              <w:marTop w:val="0"/>
              <w:marBottom w:val="0"/>
              <w:divBdr>
                <w:top w:val="none" w:sz="0" w:space="0" w:color="auto"/>
                <w:left w:val="none" w:sz="0" w:space="0" w:color="auto"/>
                <w:bottom w:val="none" w:sz="0" w:space="0" w:color="auto"/>
                <w:right w:val="none" w:sz="0" w:space="0" w:color="auto"/>
              </w:divBdr>
            </w:div>
            <w:div w:id="793449917">
              <w:marLeft w:val="0"/>
              <w:marRight w:val="0"/>
              <w:marTop w:val="0"/>
              <w:marBottom w:val="0"/>
              <w:divBdr>
                <w:top w:val="none" w:sz="0" w:space="0" w:color="auto"/>
                <w:left w:val="none" w:sz="0" w:space="0" w:color="auto"/>
                <w:bottom w:val="none" w:sz="0" w:space="0" w:color="auto"/>
                <w:right w:val="none" w:sz="0" w:space="0" w:color="auto"/>
              </w:divBdr>
            </w:div>
            <w:div w:id="990058730">
              <w:marLeft w:val="0"/>
              <w:marRight w:val="0"/>
              <w:marTop w:val="0"/>
              <w:marBottom w:val="0"/>
              <w:divBdr>
                <w:top w:val="none" w:sz="0" w:space="0" w:color="auto"/>
                <w:left w:val="none" w:sz="0" w:space="0" w:color="auto"/>
                <w:bottom w:val="none" w:sz="0" w:space="0" w:color="auto"/>
                <w:right w:val="none" w:sz="0" w:space="0" w:color="auto"/>
              </w:divBdr>
            </w:div>
            <w:div w:id="1246575531">
              <w:marLeft w:val="0"/>
              <w:marRight w:val="0"/>
              <w:marTop w:val="0"/>
              <w:marBottom w:val="0"/>
              <w:divBdr>
                <w:top w:val="none" w:sz="0" w:space="0" w:color="auto"/>
                <w:left w:val="none" w:sz="0" w:space="0" w:color="auto"/>
                <w:bottom w:val="none" w:sz="0" w:space="0" w:color="auto"/>
                <w:right w:val="none" w:sz="0" w:space="0" w:color="auto"/>
              </w:divBdr>
            </w:div>
            <w:div w:id="1261571610">
              <w:marLeft w:val="0"/>
              <w:marRight w:val="0"/>
              <w:marTop w:val="0"/>
              <w:marBottom w:val="0"/>
              <w:divBdr>
                <w:top w:val="none" w:sz="0" w:space="0" w:color="auto"/>
                <w:left w:val="none" w:sz="0" w:space="0" w:color="auto"/>
                <w:bottom w:val="none" w:sz="0" w:space="0" w:color="auto"/>
                <w:right w:val="none" w:sz="0" w:space="0" w:color="auto"/>
              </w:divBdr>
            </w:div>
            <w:div w:id="1282225435">
              <w:marLeft w:val="0"/>
              <w:marRight w:val="0"/>
              <w:marTop w:val="0"/>
              <w:marBottom w:val="0"/>
              <w:divBdr>
                <w:top w:val="none" w:sz="0" w:space="0" w:color="auto"/>
                <w:left w:val="none" w:sz="0" w:space="0" w:color="auto"/>
                <w:bottom w:val="none" w:sz="0" w:space="0" w:color="auto"/>
                <w:right w:val="none" w:sz="0" w:space="0" w:color="auto"/>
              </w:divBdr>
            </w:div>
            <w:div w:id="1374892170">
              <w:marLeft w:val="0"/>
              <w:marRight w:val="0"/>
              <w:marTop w:val="0"/>
              <w:marBottom w:val="0"/>
              <w:divBdr>
                <w:top w:val="none" w:sz="0" w:space="0" w:color="auto"/>
                <w:left w:val="none" w:sz="0" w:space="0" w:color="auto"/>
                <w:bottom w:val="none" w:sz="0" w:space="0" w:color="auto"/>
                <w:right w:val="none" w:sz="0" w:space="0" w:color="auto"/>
              </w:divBdr>
            </w:div>
            <w:div w:id="1469283279">
              <w:marLeft w:val="0"/>
              <w:marRight w:val="0"/>
              <w:marTop w:val="0"/>
              <w:marBottom w:val="0"/>
              <w:divBdr>
                <w:top w:val="none" w:sz="0" w:space="0" w:color="auto"/>
                <w:left w:val="none" w:sz="0" w:space="0" w:color="auto"/>
                <w:bottom w:val="none" w:sz="0" w:space="0" w:color="auto"/>
                <w:right w:val="none" w:sz="0" w:space="0" w:color="auto"/>
              </w:divBdr>
            </w:div>
            <w:div w:id="1495605883">
              <w:marLeft w:val="0"/>
              <w:marRight w:val="0"/>
              <w:marTop w:val="0"/>
              <w:marBottom w:val="0"/>
              <w:divBdr>
                <w:top w:val="none" w:sz="0" w:space="0" w:color="auto"/>
                <w:left w:val="none" w:sz="0" w:space="0" w:color="auto"/>
                <w:bottom w:val="none" w:sz="0" w:space="0" w:color="auto"/>
                <w:right w:val="none" w:sz="0" w:space="0" w:color="auto"/>
              </w:divBdr>
            </w:div>
            <w:div w:id="1578325302">
              <w:marLeft w:val="0"/>
              <w:marRight w:val="0"/>
              <w:marTop w:val="0"/>
              <w:marBottom w:val="0"/>
              <w:divBdr>
                <w:top w:val="none" w:sz="0" w:space="0" w:color="auto"/>
                <w:left w:val="none" w:sz="0" w:space="0" w:color="auto"/>
                <w:bottom w:val="none" w:sz="0" w:space="0" w:color="auto"/>
                <w:right w:val="none" w:sz="0" w:space="0" w:color="auto"/>
              </w:divBdr>
            </w:div>
            <w:div w:id="1703357049">
              <w:marLeft w:val="0"/>
              <w:marRight w:val="0"/>
              <w:marTop w:val="0"/>
              <w:marBottom w:val="0"/>
              <w:divBdr>
                <w:top w:val="none" w:sz="0" w:space="0" w:color="auto"/>
                <w:left w:val="none" w:sz="0" w:space="0" w:color="auto"/>
                <w:bottom w:val="none" w:sz="0" w:space="0" w:color="auto"/>
                <w:right w:val="none" w:sz="0" w:space="0" w:color="auto"/>
              </w:divBdr>
            </w:div>
            <w:div w:id="1725564734">
              <w:marLeft w:val="0"/>
              <w:marRight w:val="0"/>
              <w:marTop w:val="0"/>
              <w:marBottom w:val="0"/>
              <w:divBdr>
                <w:top w:val="none" w:sz="0" w:space="0" w:color="auto"/>
                <w:left w:val="none" w:sz="0" w:space="0" w:color="auto"/>
                <w:bottom w:val="none" w:sz="0" w:space="0" w:color="auto"/>
                <w:right w:val="none" w:sz="0" w:space="0" w:color="auto"/>
              </w:divBdr>
            </w:div>
            <w:div w:id="1730153535">
              <w:marLeft w:val="0"/>
              <w:marRight w:val="0"/>
              <w:marTop w:val="0"/>
              <w:marBottom w:val="0"/>
              <w:divBdr>
                <w:top w:val="none" w:sz="0" w:space="0" w:color="auto"/>
                <w:left w:val="none" w:sz="0" w:space="0" w:color="auto"/>
                <w:bottom w:val="none" w:sz="0" w:space="0" w:color="auto"/>
                <w:right w:val="none" w:sz="0" w:space="0" w:color="auto"/>
              </w:divBdr>
            </w:div>
            <w:div w:id="205746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38759">
      <w:bodyDiv w:val="1"/>
      <w:marLeft w:val="0"/>
      <w:marRight w:val="0"/>
      <w:marTop w:val="0"/>
      <w:marBottom w:val="0"/>
      <w:divBdr>
        <w:top w:val="none" w:sz="0" w:space="0" w:color="auto"/>
        <w:left w:val="none" w:sz="0" w:space="0" w:color="auto"/>
        <w:bottom w:val="none" w:sz="0" w:space="0" w:color="auto"/>
        <w:right w:val="none" w:sz="0" w:space="0" w:color="auto"/>
      </w:divBdr>
    </w:div>
    <w:div w:id="1717312862">
      <w:bodyDiv w:val="1"/>
      <w:marLeft w:val="0"/>
      <w:marRight w:val="0"/>
      <w:marTop w:val="0"/>
      <w:marBottom w:val="0"/>
      <w:divBdr>
        <w:top w:val="none" w:sz="0" w:space="0" w:color="auto"/>
        <w:left w:val="none" w:sz="0" w:space="0" w:color="auto"/>
        <w:bottom w:val="none" w:sz="0" w:space="0" w:color="auto"/>
        <w:right w:val="none" w:sz="0" w:space="0" w:color="auto"/>
      </w:divBdr>
    </w:div>
    <w:div w:id="1720278584">
      <w:bodyDiv w:val="1"/>
      <w:marLeft w:val="0"/>
      <w:marRight w:val="0"/>
      <w:marTop w:val="0"/>
      <w:marBottom w:val="0"/>
      <w:divBdr>
        <w:top w:val="none" w:sz="0" w:space="0" w:color="auto"/>
        <w:left w:val="none" w:sz="0" w:space="0" w:color="auto"/>
        <w:bottom w:val="none" w:sz="0" w:space="0" w:color="auto"/>
        <w:right w:val="none" w:sz="0" w:space="0" w:color="auto"/>
      </w:divBdr>
    </w:div>
    <w:div w:id="1720667105">
      <w:bodyDiv w:val="1"/>
      <w:marLeft w:val="0"/>
      <w:marRight w:val="0"/>
      <w:marTop w:val="0"/>
      <w:marBottom w:val="0"/>
      <w:divBdr>
        <w:top w:val="none" w:sz="0" w:space="0" w:color="auto"/>
        <w:left w:val="none" w:sz="0" w:space="0" w:color="auto"/>
        <w:bottom w:val="none" w:sz="0" w:space="0" w:color="auto"/>
        <w:right w:val="none" w:sz="0" w:space="0" w:color="auto"/>
      </w:divBdr>
      <w:divsChild>
        <w:div w:id="1999923340">
          <w:marLeft w:val="0"/>
          <w:marRight w:val="0"/>
          <w:marTop w:val="0"/>
          <w:marBottom w:val="0"/>
          <w:divBdr>
            <w:top w:val="none" w:sz="0" w:space="0" w:color="auto"/>
            <w:left w:val="none" w:sz="0" w:space="0" w:color="auto"/>
            <w:bottom w:val="none" w:sz="0" w:space="0" w:color="auto"/>
            <w:right w:val="none" w:sz="0" w:space="0" w:color="auto"/>
          </w:divBdr>
          <w:divsChild>
            <w:div w:id="1203322620">
              <w:marLeft w:val="0"/>
              <w:marRight w:val="0"/>
              <w:marTop w:val="0"/>
              <w:marBottom w:val="0"/>
              <w:divBdr>
                <w:top w:val="none" w:sz="0" w:space="0" w:color="auto"/>
                <w:left w:val="none" w:sz="0" w:space="0" w:color="auto"/>
                <w:bottom w:val="none" w:sz="0" w:space="0" w:color="auto"/>
                <w:right w:val="none" w:sz="0" w:space="0" w:color="auto"/>
              </w:divBdr>
            </w:div>
            <w:div w:id="1210260198">
              <w:marLeft w:val="0"/>
              <w:marRight w:val="0"/>
              <w:marTop w:val="0"/>
              <w:marBottom w:val="0"/>
              <w:divBdr>
                <w:top w:val="none" w:sz="0" w:space="0" w:color="auto"/>
                <w:left w:val="none" w:sz="0" w:space="0" w:color="auto"/>
                <w:bottom w:val="none" w:sz="0" w:space="0" w:color="auto"/>
                <w:right w:val="none" w:sz="0" w:space="0" w:color="auto"/>
              </w:divBdr>
            </w:div>
            <w:div w:id="1723018536">
              <w:marLeft w:val="0"/>
              <w:marRight w:val="0"/>
              <w:marTop w:val="0"/>
              <w:marBottom w:val="0"/>
              <w:divBdr>
                <w:top w:val="none" w:sz="0" w:space="0" w:color="auto"/>
                <w:left w:val="none" w:sz="0" w:space="0" w:color="auto"/>
                <w:bottom w:val="none" w:sz="0" w:space="0" w:color="auto"/>
                <w:right w:val="none" w:sz="0" w:space="0" w:color="auto"/>
              </w:divBdr>
            </w:div>
            <w:div w:id="20027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3318">
      <w:bodyDiv w:val="1"/>
      <w:marLeft w:val="0"/>
      <w:marRight w:val="0"/>
      <w:marTop w:val="0"/>
      <w:marBottom w:val="0"/>
      <w:divBdr>
        <w:top w:val="none" w:sz="0" w:space="0" w:color="auto"/>
        <w:left w:val="none" w:sz="0" w:space="0" w:color="auto"/>
        <w:bottom w:val="none" w:sz="0" w:space="0" w:color="auto"/>
        <w:right w:val="none" w:sz="0" w:space="0" w:color="auto"/>
      </w:divBdr>
      <w:divsChild>
        <w:div w:id="1870752581">
          <w:marLeft w:val="0"/>
          <w:marRight w:val="0"/>
          <w:marTop w:val="0"/>
          <w:marBottom w:val="0"/>
          <w:divBdr>
            <w:top w:val="none" w:sz="0" w:space="0" w:color="auto"/>
            <w:left w:val="none" w:sz="0" w:space="0" w:color="auto"/>
            <w:bottom w:val="none" w:sz="0" w:space="0" w:color="auto"/>
            <w:right w:val="none" w:sz="0" w:space="0" w:color="auto"/>
          </w:divBdr>
          <w:divsChild>
            <w:div w:id="1155759379">
              <w:marLeft w:val="0"/>
              <w:marRight w:val="0"/>
              <w:marTop w:val="0"/>
              <w:marBottom w:val="0"/>
              <w:divBdr>
                <w:top w:val="none" w:sz="0" w:space="0" w:color="auto"/>
                <w:left w:val="none" w:sz="0" w:space="0" w:color="auto"/>
                <w:bottom w:val="none" w:sz="0" w:space="0" w:color="auto"/>
                <w:right w:val="none" w:sz="0" w:space="0" w:color="auto"/>
              </w:divBdr>
            </w:div>
            <w:div w:id="1472358396">
              <w:marLeft w:val="0"/>
              <w:marRight w:val="0"/>
              <w:marTop w:val="0"/>
              <w:marBottom w:val="0"/>
              <w:divBdr>
                <w:top w:val="none" w:sz="0" w:space="0" w:color="auto"/>
                <w:left w:val="none" w:sz="0" w:space="0" w:color="auto"/>
                <w:bottom w:val="none" w:sz="0" w:space="0" w:color="auto"/>
                <w:right w:val="none" w:sz="0" w:space="0" w:color="auto"/>
              </w:divBdr>
            </w:div>
            <w:div w:id="1656299475">
              <w:marLeft w:val="0"/>
              <w:marRight w:val="0"/>
              <w:marTop w:val="0"/>
              <w:marBottom w:val="0"/>
              <w:divBdr>
                <w:top w:val="none" w:sz="0" w:space="0" w:color="auto"/>
                <w:left w:val="none" w:sz="0" w:space="0" w:color="auto"/>
                <w:bottom w:val="none" w:sz="0" w:space="0" w:color="auto"/>
                <w:right w:val="none" w:sz="0" w:space="0" w:color="auto"/>
              </w:divBdr>
            </w:div>
            <w:div w:id="169950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6557">
      <w:bodyDiv w:val="1"/>
      <w:marLeft w:val="0"/>
      <w:marRight w:val="0"/>
      <w:marTop w:val="0"/>
      <w:marBottom w:val="0"/>
      <w:divBdr>
        <w:top w:val="none" w:sz="0" w:space="0" w:color="auto"/>
        <w:left w:val="none" w:sz="0" w:space="0" w:color="auto"/>
        <w:bottom w:val="none" w:sz="0" w:space="0" w:color="auto"/>
        <w:right w:val="none" w:sz="0" w:space="0" w:color="auto"/>
      </w:divBdr>
    </w:div>
    <w:div w:id="1728990257">
      <w:bodyDiv w:val="1"/>
      <w:marLeft w:val="0"/>
      <w:marRight w:val="0"/>
      <w:marTop w:val="0"/>
      <w:marBottom w:val="0"/>
      <w:divBdr>
        <w:top w:val="none" w:sz="0" w:space="0" w:color="auto"/>
        <w:left w:val="none" w:sz="0" w:space="0" w:color="auto"/>
        <w:bottom w:val="none" w:sz="0" w:space="0" w:color="auto"/>
        <w:right w:val="none" w:sz="0" w:space="0" w:color="auto"/>
      </w:divBdr>
    </w:div>
    <w:div w:id="1731883920">
      <w:bodyDiv w:val="1"/>
      <w:marLeft w:val="0"/>
      <w:marRight w:val="0"/>
      <w:marTop w:val="0"/>
      <w:marBottom w:val="0"/>
      <w:divBdr>
        <w:top w:val="none" w:sz="0" w:space="0" w:color="auto"/>
        <w:left w:val="none" w:sz="0" w:space="0" w:color="auto"/>
        <w:bottom w:val="none" w:sz="0" w:space="0" w:color="auto"/>
        <w:right w:val="none" w:sz="0" w:space="0" w:color="auto"/>
      </w:divBdr>
      <w:divsChild>
        <w:div w:id="101802270">
          <w:marLeft w:val="0"/>
          <w:marRight w:val="0"/>
          <w:marTop w:val="0"/>
          <w:marBottom w:val="0"/>
          <w:divBdr>
            <w:top w:val="none" w:sz="0" w:space="0" w:color="auto"/>
            <w:left w:val="none" w:sz="0" w:space="0" w:color="auto"/>
            <w:bottom w:val="none" w:sz="0" w:space="0" w:color="auto"/>
            <w:right w:val="none" w:sz="0" w:space="0" w:color="auto"/>
          </w:divBdr>
          <w:divsChild>
            <w:div w:id="78644134">
              <w:marLeft w:val="0"/>
              <w:marRight w:val="0"/>
              <w:marTop w:val="0"/>
              <w:marBottom w:val="0"/>
              <w:divBdr>
                <w:top w:val="none" w:sz="0" w:space="0" w:color="auto"/>
                <w:left w:val="none" w:sz="0" w:space="0" w:color="auto"/>
                <w:bottom w:val="none" w:sz="0" w:space="0" w:color="auto"/>
                <w:right w:val="none" w:sz="0" w:space="0" w:color="auto"/>
              </w:divBdr>
            </w:div>
            <w:div w:id="107747594">
              <w:marLeft w:val="0"/>
              <w:marRight w:val="0"/>
              <w:marTop w:val="0"/>
              <w:marBottom w:val="0"/>
              <w:divBdr>
                <w:top w:val="none" w:sz="0" w:space="0" w:color="auto"/>
                <w:left w:val="none" w:sz="0" w:space="0" w:color="auto"/>
                <w:bottom w:val="none" w:sz="0" w:space="0" w:color="auto"/>
                <w:right w:val="none" w:sz="0" w:space="0" w:color="auto"/>
              </w:divBdr>
            </w:div>
            <w:div w:id="233859243">
              <w:marLeft w:val="0"/>
              <w:marRight w:val="0"/>
              <w:marTop w:val="0"/>
              <w:marBottom w:val="0"/>
              <w:divBdr>
                <w:top w:val="none" w:sz="0" w:space="0" w:color="auto"/>
                <w:left w:val="none" w:sz="0" w:space="0" w:color="auto"/>
                <w:bottom w:val="none" w:sz="0" w:space="0" w:color="auto"/>
                <w:right w:val="none" w:sz="0" w:space="0" w:color="auto"/>
              </w:divBdr>
            </w:div>
            <w:div w:id="256789317">
              <w:marLeft w:val="0"/>
              <w:marRight w:val="0"/>
              <w:marTop w:val="0"/>
              <w:marBottom w:val="0"/>
              <w:divBdr>
                <w:top w:val="none" w:sz="0" w:space="0" w:color="auto"/>
                <w:left w:val="none" w:sz="0" w:space="0" w:color="auto"/>
                <w:bottom w:val="none" w:sz="0" w:space="0" w:color="auto"/>
                <w:right w:val="none" w:sz="0" w:space="0" w:color="auto"/>
              </w:divBdr>
            </w:div>
            <w:div w:id="283855443">
              <w:marLeft w:val="0"/>
              <w:marRight w:val="0"/>
              <w:marTop w:val="0"/>
              <w:marBottom w:val="0"/>
              <w:divBdr>
                <w:top w:val="none" w:sz="0" w:space="0" w:color="auto"/>
                <w:left w:val="none" w:sz="0" w:space="0" w:color="auto"/>
                <w:bottom w:val="none" w:sz="0" w:space="0" w:color="auto"/>
                <w:right w:val="none" w:sz="0" w:space="0" w:color="auto"/>
              </w:divBdr>
            </w:div>
            <w:div w:id="340935943">
              <w:marLeft w:val="0"/>
              <w:marRight w:val="0"/>
              <w:marTop w:val="0"/>
              <w:marBottom w:val="0"/>
              <w:divBdr>
                <w:top w:val="none" w:sz="0" w:space="0" w:color="auto"/>
                <w:left w:val="none" w:sz="0" w:space="0" w:color="auto"/>
                <w:bottom w:val="none" w:sz="0" w:space="0" w:color="auto"/>
                <w:right w:val="none" w:sz="0" w:space="0" w:color="auto"/>
              </w:divBdr>
            </w:div>
            <w:div w:id="430702698">
              <w:marLeft w:val="0"/>
              <w:marRight w:val="0"/>
              <w:marTop w:val="0"/>
              <w:marBottom w:val="0"/>
              <w:divBdr>
                <w:top w:val="none" w:sz="0" w:space="0" w:color="auto"/>
                <w:left w:val="none" w:sz="0" w:space="0" w:color="auto"/>
                <w:bottom w:val="none" w:sz="0" w:space="0" w:color="auto"/>
                <w:right w:val="none" w:sz="0" w:space="0" w:color="auto"/>
              </w:divBdr>
            </w:div>
            <w:div w:id="452675505">
              <w:marLeft w:val="0"/>
              <w:marRight w:val="0"/>
              <w:marTop w:val="0"/>
              <w:marBottom w:val="0"/>
              <w:divBdr>
                <w:top w:val="none" w:sz="0" w:space="0" w:color="auto"/>
                <w:left w:val="none" w:sz="0" w:space="0" w:color="auto"/>
                <w:bottom w:val="none" w:sz="0" w:space="0" w:color="auto"/>
                <w:right w:val="none" w:sz="0" w:space="0" w:color="auto"/>
              </w:divBdr>
            </w:div>
            <w:div w:id="490028526">
              <w:marLeft w:val="0"/>
              <w:marRight w:val="0"/>
              <w:marTop w:val="0"/>
              <w:marBottom w:val="0"/>
              <w:divBdr>
                <w:top w:val="none" w:sz="0" w:space="0" w:color="auto"/>
                <w:left w:val="none" w:sz="0" w:space="0" w:color="auto"/>
                <w:bottom w:val="none" w:sz="0" w:space="0" w:color="auto"/>
                <w:right w:val="none" w:sz="0" w:space="0" w:color="auto"/>
              </w:divBdr>
            </w:div>
            <w:div w:id="503402531">
              <w:marLeft w:val="0"/>
              <w:marRight w:val="0"/>
              <w:marTop w:val="0"/>
              <w:marBottom w:val="0"/>
              <w:divBdr>
                <w:top w:val="none" w:sz="0" w:space="0" w:color="auto"/>
                <w:left w:val="none" w:sz="0" w:space="0" w:color="auto"/>
                <w:bottom w:val="none" w:sz="0" w:space="0" w:color="auto"/>
                <w:right w:val="none" w:sz="0" w:space="0" w:color="auto"/>
              </w:divBdr>
            </w:div>
            <w:div w:id="673067929">
              <w:marLeft w:val="0"/>
              <w:marRight w:val="0"/>
              <w:marTop w:val="0"/>
              <w:marBottom w:val="0"/>
              <w:divBdr>
                <w:top w:val="none" w:sz="0" w:space="0" w:color="auto"/>
                <w:left w:val="none" w:sz="0" w:space="0" w:color="auto"/>
                <w:bottom w:val="none" w:sz="0" w:space="0" w:color="auto"/>
                <w:right w:val="none" w:sz="0" w:space="0" w:color="auto"/>
              </w:divBdr>
            </w:div>
            <w:div w:id="891697269">
              <w:marLeft w:val="0"/>
              <w:marRight w:val="0"/>
              <w:marTop w:val="0"/>
              <w:marBottom w:val="0"/>
              <w:divBdr>
                <w:top w:val="none" w:sz="0" w:space="0" w:color="auto"/>
                <w:left w:val="none" w:sz="0" w:space="0" w:color="auto"/>
                <w:bottom w:val="none" w:sz="0" w:space="0" w:color="auto"/>
                <w:right w:val="none" w:sz="0" w:space="0" w:color="auto"/>
              </w:divBdr>
            </w:div>
            <w:div w:id="985816293">
              <w:marLeft w:val="0"/>
              <w:marRight w:val="0"/>
              <w:marTop w:val="0"/>
              <w:marBottom w:val="0"/>
              <w:divBdr>
                <w:top w:val="none" w:sz="0" w:space="0" w:color="auto"/>
                <w:left w:val="none" w:sz="0" w:space="0" w:color="auto"/>
                <w:bottom w:val="none" w:sz="0" w:space="0" w:color="auto"/>
                <w:right w:val="none" w:sz="0" w:space="0" w:color="auto"/>
              </w:divBdr>
            </w:div>
            <w:div w:id="1005327382">
              <w:marLeft w:val="0"/>
              <w:marRight w:val="0"/>
              <w:marTop w:val="0"/>
              <w:marBottom w:val="0"/>
              <w:divBdr>
                <w:top w:val="none" w:sz="0" w:space="0" w:color="auto"/>
                <w:left w:val="none" w:sz="0" w:space="0" w:color="auto"/>
                <w:bottom w:val="none" w:sz="0" w:space="0" w:color="auto"/>
                <w:right w:val="none" w:sz="0" w:space="0" w:color="auto"/>
              </w:divBdr>
            </w:div>
            <w:div w:id="1034573180">
              <w:marLeft w:val="0"/>
              <w:marRight w:val="0"/>
              <w:marTop w:val="0"/>
              <w:marBottom w:val="0"/>
              <w:divBdr>
                <w:top w:val="none" w:sz="0" w:space="0" w:color="auto"/>
                <w:left w:val="none" w:sz="0" w:space="0" w:color="auto"/>
                <w:bottom w:val="none" w:sz="0" w:space="0" w:color="auto"/>
                <w:right w:val="none" w:sz="0" w:space="0" w:color="auto"/>
              </w:divBdr>
            </w:div>
            <w:div w:id="1076515220">
              <w:marLeft w:val="0"/>
              <w:marRight w:val="0"/>
              <w:marTop w:val="0"/>
              <w:marBottom w:val="0"/>
              <w:divBdr>
                <w:top w:val="none" w:sz="0" w:space="0" w:color="auto"/>
                <w:left w:val="none" w:sz="0" w:space="0" w:color="auto"/>
                <w:bottom w:val="none" w:sz="0" w:space="0" w:color="auto"/>
                <w:right w:val="none" w:sz="0" w:space="0" w:color="auto"/>
              </w:divBdr>
            </w:div>
            <w:div w:id="1082065827">
              <w:marLeft w:val="0"/>
              <w:marRight w:val="0"/>
              <w:marTop w:val="0"/>
              <w:marBottom w:val="0"/>
              <w:divBdr>
                <w:top w:val="none" w:sz="0" w:space="0" w:color="auto"/>
                <w:left w:val="none" w:sz="0" w:space="0" w:color="auto"/>
                <w:bottom w:val="none" w:sz="0" w:space="0" w:color="auto"/>
                <w:right w:val="none" w:sz="0" w:space="0" w:color="auto"/>
              </w:divBdr>
            </w:div>
            <w:div w:id="1168642534">
              <w:marLeft w:val="0"/>
              <w:marRight w:val="0"/>
              <w:marTop w:val="0"/>
              <w:marBottom w:val="0"/>
              <w:divBdr>
                <w:top w:val="none" w:sz="0" w:space="0" w:color="auto"/>
                <w:left w:val="none" w:sz="0" w:space="0" w:color="auto"/>
                <w:bottom w:val="none" w:sz="0" w:space="0" w:color="auto"/>
                <w:right w:val="none" w:sz="0" w:space="0" w:color="auto"/>
              </w:divBdr>
            </w:div>
            <w:div w:id="1180389403">
              <w:marLeft w:val="0"/>
              <w:marRight w:val="0"/>
              <w:marTop w:val="0"/>
              <w:marBottom w:val="0"/>
              <w:divBdr>
                <w:top w:val="none" w:sz="0" w:space="0" w:color="auto"/>
                <w:left w:val="none" w:sz="0" w:space="0" w:color="auto"/>
                <w:bottom w:val="none" w:sz="0" w:space="0" w:color="auto"/>
                <w:right w:val="none" w:sz="0" w:space="0" w:color="auto"/>
              </w:divBdr>
            </w:div>
            <w:div w:id="1200430567">
              <w:marLeft w:val="0"/>
              <w:marRight w:val="0"/>
              <w:marTop w:val="0"/>
              <w:marBottom w:val="0"/>
              <w:divBdr>
                <w:top w:val="none" w:sz="0" w:space="0" w:color="auto"/>
                <w:left w:val="none" w:sz="0" w:space="0" w:color="auto"/>
                <w:bottom w:val="none" w:sz="0" w:space="0" w:color="auto"/>
                <w:right w:val="none" w:sz="0" w:space="0" w:color="auto"/>
              </w:divBdr>
            </w:div>
            <w:div w:id="1551183770">
              <w:marLeft w:val="0"/>
              <w:marRight w:val="0"/>
              <w:marTop w:val="0"/>
              <w:marBottom w:val="0"/>
              <w:divBdr>
                <w:top w:val="none" w:sz="0" w:space="0" w:color="auto"/>
                <w:left w:val="none" w:sz="0" w:space="0" w:color="auto"/>
                <w:bottom w:val="none" w:sz="0" w:space="0" w:color="auto"/>
                <w:right w:val="none" w:sz="0" w:space="0" w:color="auto"/>
              </w:divBdr>
            </w:div>
            <w:div w:id="1640186333">
              <w:marLeft w:val="0"/>
              <w:marRight w:val="0"/>
              <w:marTop w:val="0"/>
              <w:marBottom w:val="0"/>
              <w:divBdr>
                <w:top w:val="none" w:sz="0" w:space="0" w:color="auto"/>
                <w:left w:val="none" w:sz="0" w:space="0" w:color="auto"/>
                <w:bottom w:val="none" w:sz="0" w:space="0" w:color="auto"/>
                <w:right w:val="none" w:sz="0" w:space="0" w:color="auto"/>
              </w:divBdr>
            </w:div>
            <w:div w:id="1711607403">
              <w:marLeft w:val="0"/>
              <w:marRight w:val="0"/>
              <w:marTop w:val="0"/>
              <w:marBottom w:val="0"/>
              <w:divBdr>
                <w:top w:val="none" w:sz="0" w:space="0" w:color="auto"/>
                <w:left w:val="none" w:sz="0" w:space="0" w:color="auto"/>
                <w:bottom w:val="none" w:sz="0" w:space="0" w:color="auto"/>
                <w:right w:val="none" w:sz="0" w:space="0" w:color="auto"/>
              </w:divBdr>
            </w:div>
            <w:div w:id="1721634595">
              <w:marLeft w:val="0"/>
              <w:marRight w:val="0"/>
              <w:marTop w:val="0"/>
              <w:marBottom w:val="0"/>
              <w:divBdr>
                <w:top w:val="none" w:sz="0" w:space="0" w:color="auto"/>
                <w:left w:val="none" w:sz="0" w:space="0" w:color="auto"/>
                <w:bottom w:val="none" w:sz="0" w:space="0" w:color="auto"/>
                <w:right w:val="none" w:sz="0" w:space="0" w:color="auto"/>
              </w:divBdr>
            </w:div>
            <w:div w:id="1927573682">
              <w:marLeft w:val="0"/>
              <w:marRight w:val="0"/>
              <w:marTop w:val="0"/>
              <w:marBottom w:val="0"/>
              <w:divBdr>
                <w:top w:val="none" w:sz="0" w:space="0" w:color="auto"/>
                <w:left w:val="none" w:sz="0" w:space="0" w:color="auto"/>
                <w:bottom w:val="none" w:sz="0" w:space="0" w:color="auto"/>
                <w:right w:val="none" w:sz="0" w:space="0" w:color="auto"/>
              </w:divBdr>
            </w:div>
            <w:div w:id="1935939976">
              <w:marLeft w:val="0"/>
              <w:marRight w:val="0"/>
              <w:marTop w:val="0"/>
              <w:marBottom w:val="0"/>
              <w:divBdr>
                <w:top w:val="none" w:sz="0" w:space="0" w:color="auto"/>
                <w:left w:val="none" w:sz="0" w:space="0" w:color="auto"/>
                <w:bottom w:val="none" w:sz="0" w:space="0" w:color="auto"/>
                <w:right w:val="none" w:sz="0" w:space="0" w:color="auto"/>
              </w:divBdr>
            </w:div>
            <w:div w:id="1995255651">
              <w:marLeft w:val="0"/>
              <w:marRight w:val="0"/>
              <w:marTop w:val="0"/>
              <w:marBottom w:val="0"/>
              <w:divBdr>
                <w:top w:val="none" w:sz="0" w:space="0" w:color="auto"/>
                <w:left w:val="none" w:sz="0" w:space="0" w:color="auto"/>
                <w:bottom w:val="none" w:sz="0" w:space="0" w:color="auto"/>
                <w:right w:val="none" w:sz="0" w:space="0" w:color="auto"/>
              </w:divBdr>
            </w:div>
            <w:div w:id="2040474901">
              <w:marLeft w:val="0"/>
              <w:marRight w:val="0"/>
              <w:marTop w:val="0"/>
              <w:marBottom w:val="0"/>
              <w:divBdr>
                <w:top w:val="none" w:sz="0" w:space="0" w:color="auto"/>
                <w:left w:val="none" w:sz="0" w:space="0" w:color="auto"/>
                <w:bottom w:val="none" w:sz="0" w:space="0" w:color="auto"/>
                <w:right w:val="none" w:sz="0" w:space="0" w:color="auto"/>
              </w:divBdr>
            </w:div>
            <w:div w:id="21034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29290">
      <w:bodyDiv w:val="1"/>
      <w:marLeft w:val="0"/>
      <w:marRight w:val="0"/>
      <w:marTop w:val="0"/>
      <w:marBottom w:val="0"/>
      <w:divBdr>
        <w:top w:val="none" w:sz="0" w:space="0" w:color="auto"/>
        <w:left w:val="none" w:sz="0" w:space="0" w:color="auto"/>
        <w:bottom w:val="none" w:sz="0" w:space="0" w:color="auto"/>
        <w:right w:val="none" w:sz="0" w:space="0" w:color="auto"/>
      </w:divBdr>
      <w:divsChild>
        <w:div w:id="2088452990">
          <w:marLeft w:val="0"/>
          <w:marRight w:val="0"/>
          <w:marTop w:val="0"/>
          <w:marBottom w:val="0"/>
          <w:divBdr>
            <w:top w:val="none" w:sz="0" w:space="0" w:color="auto"/>
            <w:left w:val="none" w:sz="0" w:space="0" w:color="auto"/>
            <w:bottom w:val="none" w:sz="0" w:space="0" w:color="auto"/>
            <w:right w:val="none" w:sz="0" w:space="0" w:color="auto"/>
          </w:divBdr>
          <w:divsChild>
            <w:div w:id="172637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7338">
      <w:bodyDiv w:val="1"/>
      <w:marLeft w:val="0"/>
      <w:marRight w:val="0"/>
      <w:marTop w:val="0"/>
      <w:marBottom w:val="0"/>
      <w:divBdr>
        <w:top w:val="none" w:sz="0" w:space="0" w:color="auto"/>
        <w:left w:val="none" w:sz="0" w:space="0" w:color="auto"/>
        <w:bottom w:val="none" w:sz="0" w:space="0" w:color="auto"/>
        <w:right w:val="none" w:sz="0" w:space="0" w:color="auto"/>
      </w:divBdr>
    </w:div>
    <w:div w:id="1747222432">
      <w:bodyDiv w:val="1"/>
      <w:marLeft w:val="0"/>
      <w:marRight w:val="0"/>
      <w:marTop w:val="0"/>
      <w:marBottom w:val="0"/>
      <w:divBdr>
        <w:top w:val="none" w:sz="0" w:space="0" w:color="auto"/>
        <w:left w:val="none" w:sz="0" w:space="0" w:color="auto"/>
        <w:bottom w:val="none" w:sz="0" w:space="0" w:color="auto"/>
        <w:right w:val="none" w:sz="0" w:space="0" w:color="auto"/>
      </w:divBdr>
    </w:div>
    <w:div w:id="1749308042">
      <w:bodyDiv w:val="1"/>
      <w:marLeft w:val="0"/>
      <w:marRight w:val="0"/>
      <w:marTop w:val="0"/>
      <w:marBottom w:val="0"/>
      <w:divBdr>
        <w:top w:val="none" w:sz="0" w:space="0" w:color="auto"/>
        <w:left w:val="none" w:sz="0" w:space="0" w:color="auto"/>
        <w:bottom w:val="none" w:sz="0" w:space="0" w:color="auto"/>
        <w:right w:val="none" w:sz="0" w:space="0" w:color="auto"/>
      </w:divBdr>
    </w:div>
    <w:div w:id="1750467225">
      <w:bodyDiv w:val="1"/>
      <w:marLeft w:val="0"/>
      <w:marRight w:val="0"/>
      <w:marTop w:val="0"/>
      <w:marBottom w:val="0"/>
      <w:divBdr>
        <w:top w:val="none" w:sz="0" w:space="0" w:color="auto"/>
        <w:left w:val="none" w:sz="0" w:space="0" w:color="auto"/>
        <w:bottom w:val="none" w:sz="0" w:space="0" w:color="auto"/>
        <w:right w:val="none" w:sz="0" w:space="0" w:color="auto"/>
      </w:divBdr>
    </w:div>
    <w:div w:id="1751851125">
      <w:bodyDiv w:val="1"/>
      <w:marLeft w:val="0"/>
      <w:marRight w:val="0"/>
      <w:marTop w:val="0"/>
      <w:marBottom w:val="0"/>
      <w:divBdr>
        <w:top w:val="none" w:sz="0" w:space="0" w:color="auto"/>
        <w:left w:val="none" w:sz="0" w:space="0" w:color="auto"/>
        <w:bottom w:val="none" w:sz="0" w:space="0" w:color="auto"/>
        <w:right w:val="none" w:sz="0" w:space="0" w:color="auto"/>
      </w:divBdr>
    </w:div>
    <w:div w:id="1752654546">
      <w:bodyDiv w:val="1"/>
      <w:marLeft w:val="0"/>
      <w:marRight w:val="0"/>
      <w:marTop w:val="0"/>
      <w:marBottom w:val="0"/>
      <w:divBdr>
        <w:top w:val="none" w:sz="0" w:space="0" w:color="auto"/>
        <w:left w:val="none" w:sz="0" w:space="0" w:color="auto"/>
        <w:bottom w:val="none" w:sz="0" w:space="0" w:color="auto"/>
        <w:right w:val="none" w:sz="0" w:space="0" w:color="auto"/>
      </w:divBdr>
    </w:div>
    <w:div w:id="1753042362">
      <w:bodyDiv w:val="1"/>
      <w:marLeft w:val="0"/>
      <w:marRight w:val="0"/>
      <w:marTop w:val="0"/>
      <w:marBottom w:val="0"/>
      <w:divBdr>
        <w:top w:val="none" w:sz="0" w:space="0" w:color="auto"/>
        <w:left w:val="none" w:sz="0" w:space="0" w:color="auto"/>
        <w:bottom w:val="none" w:sz="0" w:space="0" w:color="auto"/>
        <w:right w:val="none" w:sz="0" w:space="0" w:color="auto"/>
      </w:divBdr>
    </w:div>
    <w:div w:id="1766727050">
      <w:bodyDiv w:val="1"/>
      <w:marLeft w:val="0"/>
      <w:marRight w:val="0"/>
      <w:marTop w:val="0"/>
      <w:marBottom w:val="0"/>
      <w:divBdr>
        <w:top w:val="none" w:sz="0" w:space="0" w:color="auto"/>
        <w:left w:val="none" w:sz="0" w:space="0" w:color="auto"/>
        <w:bottom w:val="none" w:sz="0" w:space="0" w:color="auto"/>
        <w:right w:val="none" w:sz="0" w:space="0" w:color="auto"/>
      </w:divBdr>
      <w:divsChild>
        <w:div w:id="472993054">
          <w:marLeft w:val="0"/>
          <w:marRight w:val="0"/>
          <w:marTop w:val="0"/>
          <w:marBottom w:val="0"/>
          <w:divBdr>
            <w:top w:val="none" w:sz="0" w:space="0" w:color="auto"/>
            <w:left w:val="none" w:sz="0" w:space="0" w:color="auto"/>
            <w:bottom w:val="none" w:sz="0" w:space="0" w:color="auto"/>
            <w:right w:val="none" w:sz="0" w:space="0" w:color="auto"/>
          </w:divBdr>
          <w:divsChild>
            <w:div w:id="2114157270">
              <w:marLeft w:val="-150"/>
              <w:marRight w:val="-150"/>
              <w:marTop w:val="0"/>
              <w:marBottom w:val="0"/>
              <w:divBdr>
                <w:top w:val="none" w:sz="0" w:space="0" w:color="auto"/>
                <w:left w:val="none" w:sz="0" w:space="0" w:color="auto"/>
                <w:bottom w:val="none" w:sz="0" w:space="0" w:color="auto"/>
                <w:right w:val="none" w:sz="0" w:space="0" w:color="auto"/>
              </w:divBdr>
              <w:divsChild>
                <w:div w:id="2053571744">
                  <w:marLeft w:val="0"/>
                  <w:marRight w:val="0"/>
                  <w:marTop w:val="0"/>
                  <w:marBottom w:val="0"/>
                  <w:divBdr>
                    <w:top w:val="none" w:sz="0" w:space="0" w:color="auto"/>
                    <w:left w:val="none" w:sz="0" w:space="0" w:color="auto"/>
                    <w:bottom w:val="none" w:sz="0" w:space="0" w:color="auto"/>
                    <w:right w:val="none" w:sz="0" w:space="0" w:color="auto"/>
                  </w:divBdr>
                  <w:divsChild>
                    <w:div w:id="76974161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478229051">
          <w:marLeft w:val="0"/>
          <w:marRight w:val="0"/>
          <w:marTop w:val="0"/>
          <w:marBottom w:val="0"/>
          <w:divBdr>
            <w:top w:val="none" w:sz="0" w:space="0" w:color="auto"/>
            <w:left w:val="none" w:sz="0" w:space="0" w:color="auto"/>
            <w:bottom w:val="none" w:sz="0" w:space="0" w:color="auto"/>
            <w:right w:val="none" w:sz="0" w:space="0" w:color="auto"/>
          </w:divBdr>
          <w:divsChild>
            <w:div w:id="1093167532">
              <w:marLeft w:val="-150"/>
              <w:marRight w:val="-150"/>
              <w:marTop w:val="0"/>
              <w:marBottom w:val="0"/>
              <w:divBdr>
                <w:top w:val="none" w:sz="0" w:space="0" w:color="auto"/>
                <w:left w:val="none" w:sz="0" w:space="0" w:color="auto"/>
                <w:bottom w:val="none" w:sz="0" w:space="0" w:color="auto"/>
                <w:right w:val="none" w:sz="0" w:space="0" w:color="auto"/>
              </w:divBdr>
              <w:divsChild>
                <w:div w:id="957299975">
                  <w:marLeft w:val="0"/>
                  <w:marRight w:val="0"/>
                  <w:marTop w:val="0"/>
                  <w:marBottom w:val="0"/>
                  <w:divBdr>
                    <w:top w:val="none" w:sz="0" w:space="0" w:color="auto"/>
                    <w:left w:val="none" w:sz="0" w:space="0" w:color="auto"/>
                    <w:bottom w:val="none" w:sz="0" w:space="0" w:color="auto"/>
                    <w:right w:val="none" w:sz="0" w:space="0" w:color="auto"/>
                  </w:divBdr>
                  <w:divsChild>
                    <w:div w:id="129101711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957612445">
          <w:marLeft w:val="0"/>
          <w:marRight w:val="0"/>
          <w:marTop w:val="0"/>
          <w:marBottom w:val="0"/>
          <w:divBdr>
            <w:top w:val="none" w:sz="0" w:space="0" w:color="auto"/>
            <w:left w:val="none" w:sz="0" w:space="0" w:color="auto"/>
            <w:bottom w:val="none" w:sz="0" w:space="0" w:color="auto"/>
            <w:right w:val="none" w:sz="0" w:space="0" w:color="auto"/>
          </w:divBdr>
          <w:divsChild>
            <w:div w:id="1512336867">
              <w:marLeft w:val="-150"/>
              <w:marRight w:val="-150"/>
              <w:marTop w:val="0"/>
              <w:marBottom w:val="0"/>
              <w:divBdr>
                <w:top w:val="none" w:sz="0" w:space="0" w:color="auto"/>
                <w:left w:val="none" w:sz="0" w:space="0" w:color="auto"/>
                <w:bottom w:val="none" w:sz="0" w:space="0" w:color="auto"/>
                <w:right w:val="none" w:sz="0" w:space="0" w:color="auto"/>
              </w:divBdr>
              <w:divsChild>
                <w:div w:id="1249146881">
                  <w:marLeft w:val="0"/>
                  <w:marRight w:val="0"/>
                  <w:marTop w:val="0"/>
                  <w:marBottom w:val="0"/>
                  <w:divBdr>
                    <w:top w:val="none" w:sz="0" w:space="0" w:color="auto"/>
                    <w:left w:val="none" w:sz="0" w:space="0" w:color="auto"/>
                    <w:bottom w:val="none" w:sz="0" w:space="0" w:color="auto"/>
                    <w:right w:val="none" w:sz="0" w:space="0" w:color="auto"/>
                  </w:divBdr>
                  <w:divsChild>
                    <w:div w:id="14721460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967013072">
          <w:marLeft w:val="0"/>
          <w:marRight w:val="0"/>
          <w:marTop w:val="0"/>
          <w:marBottom w:val="0"/>
          <w:divBdr>
            <w:top w:val="none" w:sz="0" w:space="0" w:color="auto"/>
            <w:left w:val="none" w:sz="0" w:space="0" w:color="auto"/>
            <w:bottom w:val="none" w:sz="0" w:space="0" w:color="auto"/>
            <w:right w:val="none" w:sz="0" w:space="0" w:color="auto"/>
          </w:divBdr>
          <w:divsChild>
            <w:div w:id="2130396360">
              <w:marLeft w:val="-150"/>
              <w:marRight w:val="-150"/>
              <w:marTop w:val="0"/>
              <w:marBottom w:val="0"/>
              <w:divBdr>
                <w:top w:val="none" w:sz="0" w:space="0" w:color="auto"/>
                <w:left w:val="none" w:sz="0" w:space="0" w:color="auto"/>
                <w:bottom w:val="none" w:sz="0" w:space="0" w:color="auto"/>
                <w:right w:val="none" w:sz="0" w:space="0" w:color="auto"/>
              </w:divBdr>
              <w:divsChild>
                <w:div w:id="687754639">
                  <w:marLeft w:val="0"/>
                  <w:marRight w:val="0"/>
                  <w:marTop w:val="0"/>
                  <w:marBottom w:val="0"/>
                  <w:divBdr>
                    <w:top w:val="none" w:sz="0" w:space="0" w:color="auto"/>
                    <w:left w:val="none" w:sz="0" w:space="0" w:color="auto"/>
                    <w:bottom w:val="none" w:sz="0" w:space="0" w:color="auto"/>
                    <w:right w:val="none" w:sz="0" w:space="0" w:color="auto"/>
                  </w:divBdr>
                  <w:divsChild>
                    <w:div w:id="131919121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295525999">
          <w:marLeft w:val="0"/>
          <w:marRight w:val="0"/>
          <w:marTop w:val="0"/>
          <w:marBottom w:val="0"/>
          <w:divBdr>
            <w:top w:val="none" w:sz="0" w:space="0" w:color="auto"/>
            <w:left w:val="none" w:sz="0" w:space="0" w:color="auto"/>
            <w:bottom w:val="none" w:sz="0" w:space="0" w:color="auto"/>
            <w:right w:val="none" w:sz="0" w:space="0" w:color="auto"/>
          </w:divBdr>
          <w:divsChild>
            <w:div w:id="970942129">
              <w:marLeft w:val="-150"/>
              <w:marRight w:val="-150"/>
              <w:marTop w:val="0"/>
              <w:marBottom w:val="0"/>
              <w:divBdr>
                <w:top w:val="none" w:sz="0" w:space="0" w:color="auto"/>
                <w:left w:val="none" w:sz="0" w:space="0" w:color="auto"/>
                <w:bottom w:val="none" w:sz="0" w:space="0" w:color="auto"/>
                <w:right w:val="none" w:sz="0" w:space="0" w:color="auto"/>
              </w:divBdr>
              <w:divsChild>
                <w:div w:id="2129473007">
                  <w:marLeft w:val="0"/>
                  <w:marRight w:val="0"/>
                  <w:marTop w:val="0"/>
                  <w:marBottom w:val="0"/>
                  <w:divBdr>
                    <w:top w:val="none" w:sz="0" w:space="0" w:color="auto"/>
                    <w:left w:val="none" w:sz="0" w:space="0" w:color="auto"/>
                    <w:bottom w:val="none" w:sz="0" w:space="0" w:color="auto"/>
                    <w:right w:val="none" w:sz="0" w:space="0" w:color="auto"/>
                  </w:divBdr>
                  <w:divsChild>
                    <w:div w:id="440761072">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822429053">
          <w:marLeft w:val="0"/>
          <w:marRight w:val="0"/>
          <w:marTop w:val="0"/>
          <w:marBottom w:val="0"/>
          <w:divBdr>
            <w:top w:val="none" w:sz="0" w:space="0" w:color="auto"/>
            <w:left w:val="none" w:sz="0" w:space="0" w:color="auto"/>
            <w:bottom w:val="none" w:sz="0" w:space="0" w:color="auto"/>
            <w:right w:val="none" w:sz="0" w:space="0" w:color="auto"/>
          </w:divBdr>
          <w:divsChild>
            <w:div w:id="1249920815">
              <w:marLeft w:val="-150"/>
              <w:marRight w:val="-150"/>
              <w:marTop w:val="0"/>
              <w:marBottom w:val="0"/>
              <w:divBdr>
                <w:top w:val="none" w:sz="0" w:space="0" w:color="auto"/>
                <w:left w:val="none" w:sz="0" w:space="0" w:color="auto"/>
                <w:bottom w:val="none" w:sz="0" w:space="0" w:color="auto"/>
                <w:right w:val="none" w:sz="0" w:space="0" w:color="auto"/>
              </w:divBdr>
              <w:divsChild>
                <w:div w:id="373770284">
                  <w:marLeft w:val="0"/>
                  <w:marRight w:val="0"/>
                  <w:marTop w:val="0"/>
                  <w:marBottom w:val="0"/>
                  <w:divBdr>
                    <w:top w:val="none" w:sz="0" w:space="0" w:color="auto"/>
                    <w:left w:val="none" w:sz="0" w:space="0" w:color="auto"/>
                    <w:bottom w:val="none" w:sz="0" w:space="0" w:color="auto"/>
                    <w:right w:val="none" w:sz="0" w:space="0" w:color="auto"/>
                  </w:divBdr>
                  <w:divsChild>
                    <w:div w:id="48042229">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1769110151">
      <w:bodyDiv w:val="1"/>
      <w:marLeft w:val="0"/>
      <w:marRight w:val="0"/>
      <w:marTop w:val="0"/>
      <w:marBottom w:val="0"/>
      <w:divBdr>
        <w:top w:val="none" w:sz="0" w:space="0" w:color="auto"/>
        <w:left w:val="none" w:sz="0" w:space="0" w:color="auto"/>
        <w:bottom w:val="none" w:sz="0" w:space="0" w:color="auto"/>
        <w:right w:val="none" w:sz="0" w:space="0" w:color="auto"/>
      </w:divBdr>
      <w:divsChild>
        <w:div w:id="1455638096">
          <w:marLeft w:val="0"/>
          <w:marRight w:val="0"/>
          <w:marTop w:val="0"/>
          <w:marBottom w:val="0"/>
          <w:divBdr>
            <w:top w:val="none" w:sz="0" w:space="0" w:color="auto"/>
            <w:left w:val="none" w:sz="0" w:space="0" w:color="auto"/>
            <w:bottom w:val="none" w:sz="0" w:space="0" w:color="auto"/>
            <w:right w:val="none" w:sz="0" w:space="0" w:color="auto"/>
          </w:divBdr>
        </w:div>
        <w:div w:id="2057780261">
          <w:marLeft w:val="0"/>
          <w:marRight w:val="0"/>
          <w:marTop w:val="0"/>
          <w:marBottom w:val="0"/>
          <w:divBdr>
            <w:top w:val="none" w:sz="0" w:space="0" w:color="auto"/>
            <w:left w:val="none" w:sz="0" w:space="0" w:color="auto"/>
            <w:bottom w:val="none" w:sz="0" w:space="0" w:color="auto"/>
            <w:right w:val="none" w:sz="0" w:space="0" w:color="auto"/>
          </w:divBdr>
        </w:div>
        <w:div w:id="2117553778">
          <w:marLeft w:val="0"/>
          <w:marRight w:val="0"/>
          <w:marTop w:val="0"/>
          <w:marBottom w:val="0"/>
          <w:divBdr>
            <w:top w:val="none" w:sz="0" w:space="0" w:color="auto"/>
            <w:left w:val="none" w:sz="0" w:space="0" w:color="auto"/>
            <w:bottom w:val="none" w:sz="0" w:space="0" w:color="auto"/>
            <w:right w:val="none" w:sz="0" w:space="0" w:color="auto"/>
          </w:divBdr>
        </w:div>
      </w:divsChild>
    </w:div>
    <w:div w:id="1776171046">
      <w:bodyDiv w:val="1"/>
      <w:marLeft w:val="0"/>
      <w:marRight w:val="0"/>
      <w:marTop w:val="0"/>
      <w:marBottom w:val="0"/>
      <w:divBdr>
        <w:top w:val="none" w:sz="0" w:space="0" w:color="auto"/>
        <w:left w:val="none" w:sz="0" w:space="0" w:color="auto"/>
        <w:bottom w:val="none" w:sz="0" w:space="0" w:color="auto"/>
        <w:right w:val="none" w:sz="0" w:space="0" w:color="auto"/>
      </w:divBdr>
    </w:div>
    <w:div w:id="1776439876">
      <w:bodyDiv w:val="1"/>
      <w:marLeft w:val="0"/>
      <w:marRight w:val="0"/>
      <w:marTop w:val="0"/>
      <w:marBottom w:val="0"/>
      <w:divBdr>
        <w:top w:val="none" w:sz="0" w:space="0" w:color="auto"/>
        <w:left w:val="none" w:sz="0" w:space="0" w:color="auto"/>
        <w:bottom w:val="none" w:sz="0" w:space="0" w:color="auto"/>
        <w:right w:val="none" w:sz="0" w:space="0" w:color="auto"/>
      </w:divBdr>
    </w:div>
    <w:div w:id="1777284036">
      <w:bodyDiv w:val="1"/>
      <w:marLeft w:val="0"/>
      <w:marRight w:val="0"/>
      <w:marTop w:val="0"/>
      <w:marBottom w:val="0"/>
      <w:divBdr>
        <w:top w:val="none" w:sz="0" w:space="0" w:color="auto"/>
        <w:left w:val="none" w:sz="0" w:space="0" w:color="auto"/>
        <w:bottom w:val="none" w:sz="0" w:space="0" w:color="auto"/>
        <w:right w:val="none" w:sz="0" w:space="0" w:color="auto"/>
      </w:divBdr>
    </w:div>
    <w:div w:id="1778526969">
      <w:bodyDiv w:val="1"/>
      <w:marLeft w:val="0"/>
      <w:marRight w:val="0"/>
      <w:marTop w:val="0"/>
      <w:marBottom w:val="0"/>
      <w:divBdr>
        <w:top w:val="none" w:sz="0" w:space="0" w:color="auto"/>
        <w:left w:val="none" w:sz="0" w:space="0" w:color="auto"/>
        <w:bottom w:val="none" w:sz="0" w:space="0" w:color="auto"/>
        <w:right w:val="none" w:sz="0" w:space="0" w:color="auto"/>
      </w:divBdr>
      <w:divsChild>
        <w:div w:id="60446936">
          <w:marLeft w:val="0"/>
          <w:marRight w:val="0"/>
          <w:marTop w:val="0"/>
          <w:marBottom w:val="0"/>
          <w:divBdr>
            <w:top w:val="none" w:sz="0" w:space="0" w:color="auto"/>
            <w:left w:val="none" w:sz="0" w:space="0" w:color="auto"/>
            <w:bottom w:val="none" w:sz="0" w:space="0" w:color="auto"/>
            <w:right w:val="none" w:sz="0" w:space="0" w:color="auto"/>
          </w:divBdr>
        </w:div>
        <w:div w:id="92094891">
          <w:marLeft w:val="0"/>
          <w:marRight w:val="0"/>
          <w:marTop w:val="0"/>
          <w:marBottom w:val="0"/>
          <w:divBdr>
            <w:top w:val="none" w:sz="0" w:space="0" w:color="auto"/>
            <w:left w:val="none" w:sz="0" w:space="0" w:color="auto"/>
            <w:bottom w:val="none" w:sz="0" w:space="0" w:color="auto"/>
            <w:right w:val="none" w:sz="0" w:space="0" w:color="auto"/>
          </w:divBdr>
        </w:div>
        <w:div w:id="648902313">
          <w:marLeft w:val="0"/>
          <w:marRight w:val="0"/>
          <w:marTop w:val="0"/>
          <w:marBottom w:val="0"/>
          <w:divBdr>
            <w:top w:val="none" w:sz="0" w:space="0" w:color="auto"/>
            <w:left w:val="none" w:sz="0" w:space="0" w:color="auto"/>
            <w:bottom w:val="none" w:sz="0" w:space="0" w:color="auto"/>
            <w:right w:val="none" w:sz="0" w:space="0" w:color="auto"/>
          </w:divBdr>
        </w:div>
        <w:div w:id="1300651190">
          <w:marLeft w:val="0"/>
          <w:marRight w:val="0"/>
          <w:marTop w:val="0"/>
          <w:marBottom w:val="0"/>
          <w:divBdr>
            <w:top w:val="none" w:sz="0" w:space="0" w:color="auto"/>
            <w:left w:val="none" w:sz="0" w:space="0" w:color="auto"/>
            <w:bottom w:val="none" w:sz="0" w:space="0" w:color="auto"/>
            <w:right w:val="none" w:sz="0" w:space="0" w:color="auto"/>
          </w:divBdr>
        </w:div>
        <w:div w:id="1365596633">
          <w:marLeft w:val="0"/>
          <w:marRight w:val="0"/>
          <w:marTop w:val="0"/>
          <w:marBottom w:val="0"/>
          <w:divBdr>
            <w:top w:val="none" w:sz="0" w:space="0" w:color="auto"/>
            <w:left w:val="none" w:sz="0" w:space="0" w:color="auto"/>
            <w:bottom w:val="none" w:sz="0" w:space="0" w:color="auto"/>
            <w:right w:val="none" w:sz="0" w:space="0" w:color="auto"/>
          </w:divBdr>
        </w:div>
        <w:div w:id="1554191430">
          <w:marLeft w:val="0"/>
          <w:marRight w:val="0"/>
          <w:marTop w:val="0"/>
          <w:marBottom w:val="0"/>
          <w:divBdr>
            <w:top w:val="none" w:sz="0" w:space="0" w:color="auto"/>
            <w:left w:val="none" w:sz="0" w:space="0" w:color="auto"/>
            <w:bottom w:val="none" w:sz="0" w:space="0" w:color="auto"/>
            <w:right w:val="none" w:sz="0" w:space="0" w:color="auto"/>
          </w:divBdr>
        </w:div>
        <w:div w:id="1784611717">
          <w:marLeft w:val="0"/>
          <w:marRight w:val="0"/>
          <w:marTop w:val="0"/>
          <w:marBottom w:val="0"/>
          <w:divBdr>
            <w:top w:val="none" w:sz="0" w:space="0" w:color="auto"/>
            <w:left w:val="none" w:sz="0" w:space="0" w:color="auto"/>
            <w:bottom w:val="none" w:sz="0" w:space="0" w:color="auto"/>
            <w:right w:val="none" w:sz="0" w:space="0" w:color="auto"/>
          </w:divBdr>
        </w:div>
        <w:div w:id="1981305885">
          <w:marLeft w:val="0"/>
          <w:marRight w:val="0"/>
          <w:marTop w:val="0"/>
          <w:marBottom w:val="0"/>
          <w:divBdr>
            <w:top w:val="none" w:sz="0" w:space="0" w:color="auto"/>
            <w:left w:val="none" w:sz="0" w:space="0" w:color="auto"/>
            <w:bottom w:val="none" w:sz="0" w:space="0" w:color="auto"/>
            <w:right w:val="none" w:sz="0" w:space="0" w:color="auto"/>
          </w:divBdr>
        </w:div>
      </w:divsChild>
    </w:div>
    <w:div w:id="1779059862">
      <w:bodyDiv w:val="1"/>
      <w:marLeft w:val="0"/>
      <w:marRight w:val="0"/>
      <w:marTop w:val="0"/>
      <w:marBottom w:val="0"/>
      <w:divBdr>
        <w:top w:val="none" w:sz="0" w:space="0" w:color="auto"/>
        <w:left w:val="none" w:sz="0" w:space="0" w:color="auto"/>
        <w:bottom w:val="none" w:sz="0" w:space="0" w:color="auto"/>
        <w:right w:val="none" w:sz="0" w:space="0" w:color="auto"/>
      </w:divBdr>
    </w:div>
    <w:div w:id="1789348420">
      <w:bodyDiv w:val="1"/>
      <w:marLeft w:val="0"/>
      <w:marRight w:val="0"/>
      <w:marTop w:val="0"/>
      <w:marBottom w:val="0"/>
      <w:divBdr>
        <w:top w:val="none" w:sz="0" w:space="0" w:color="auto"/>
        <w:left w:val="none" w:sz="0" w:space="0" w:color="auto"/>
        <w:bottom w:val="none" w:sz="0" w:space="0" w:color="auto"/>
        <w:right w:val="none" w:sz="0" w:space="0" w:color="auto"/>
      </w:divBdr>
    </w:div>
    <w:div w:id="1792826116">
      <w:bodyDiv w:val="1"/>
      <w:marLeft w:val="0"/>
      <w:marRight w:val="0"/>
      <w:marTop w:val="0"/>
      <w:marBottom w:val="0"/>
      <w:divBdr>
        <w:top w:val="none" w:sz="0" w:space="0" w:color="auto"/>
        <w:left w:val="none" w:sz="0" w:space="0" w:color="auto"/>
        <w:bottom w:val="none" w:sz="0" w:space="0" w:color="auto"/>
        <w:right w:val="none" w:sz="0" w:space="0" w:color="auto"/>
      </w:divBdr>
    </w:div>
    <w:div w:id="1794446917">
      <w:bodyDiv w:val="1"/>
      <w:marLeft w:val="0"/>
      <w:marRight w:val="0"/>
      <w:marTop w:val="0"/>
      <w:marBottom w:val="0"/>
      <w:divBdr>
        <w:top w:val="none" w:sz="0" w:space="0" w:color="auto"/>
        <w:left w:val="none" w:sz="0" w:space="0" w:color="auto"/>
        <w:bottom w:val="none" w:sz="0" w:space="0" w:color="auto"/>
        <w:right w:val="none" w:sz="0" w:space="0" w:color="auto"/>
      </w:divBdr>
    </w:div>
    <w:div w:id="1795365491">
      <w:bodyDiv w:val="1"/>
      <w:marLeft w:val="0"/>
      <w:marRight w:val="0"/>
      <w:marTop w:val="0"/>
      <w:marBottom w:val="0"/>
      <w:divBdr>
        <w:top w:val="none" w:sz="0" w:space="0" w:color="auto"/>
        <w:left w:val="none" w:sz="0" w:space="0" w:color="auto"/>
        <w:bottom w:val="none" w:sz="0" w:space="0" w:color="auto"/>
        <w:right w:val="none" w:sz="0" w:space="0" w:color="auto"/>
      </w:divBdr>
    </w:div>
    <w:div w:id="1798600677">
      <w:bodyDiv w:val="1"/>
      <w:marLeft w:val="0"/>
      <w:marRight w:val="0"/>
      <w:marTop w:val="0"/>
      <w:marBottom w:val="0"/>
      <w:divBdr>
        <w:top w:val="none" w:sz="0" w:space="0" w:color="auto"/>
        <w:left w:val="none" w:sz="0" w:space="0" w:color="auto"/>
        <w:bottom w:val="none" w:sz="0" w:space="0" w:color="auto"/>
        <w:right w:val="none" w:sz="0" w:space="0" w:color="auto"/>
      </w:divBdr>
    </w:div>
    <w:div w:id="1804736136">
      <w:bodyDiv w:val="1"/>
      <w:marLeft w:val="0"/>
      <w:marRight w:val="0"/>
      <w:marTop w:val="0"/>
      <w:marBottom w:val="0"/>
      <w:divBdr>
        <w:top w:val="none" w:sz="0" w:space="0" w:color="auto"/>
        <w:left w:val="none" w:sz="0" w:space="0" w:color="auto"/>
        <w:bottom w:val="none" w:sz="0" w:space="0" w:color="auto"/>
        <w:right w:val="none" w:sz="0" w:space="0" w:color="auto"/>
      </w:divBdr>
    </w:div>
    <w:div w:id="1813398969">
      <w:bodyDiv w:val="1"/>
      <w:marLeft w:val="0"/>
      <w:marRight w:val="0"/>
      <w:marTop w:val="0"/>
      <w:marBottom w:val="0"/>
      <w:divBdr>
        <w:top w:val="none" w:sz="0" w:space="0" w:color="auto"/>
        <w:left w:val="none" w:sz="0" w:space="0" w:color="auto"/>
        <w:bottom w:val="none" w:sz="0" w:space="0" w:color="auto"/>
        <w:right w:val="none" w:sz="0" w:space="0" w:color="auto"/>
      </w:divBdr>
    </w:div>
    <w:div w:id="1819420753">
      <w:bodyDiv w:val="1"/>
      <w:marLeft w:val="0"/>
      <w:marRight w:val="0"/>
      <w:marTop w:val="0"/>
      <w:marBottom w:val="0"/>
      <w:divBdr>
        <w:top w:val="none" w:sz="0" w:space="0" w:color="auto"/>
        <w:left w:val="none" w:sz="0" w:space="0" w:color="auto"/>
        <w:bottom w:val="none" w:sz="0" w:space="0" w:color="auto"/>
        <w:right w:val="none" w:sz="0" w:space="0" w:color="auto"/>
      </w:divBdr>
    </w:div>
    <w:div w:id="1819955363">
      <w:bodyDiv w:val="1"/>
      <w:marLeft w:val="0"/>
      <w:marRight w:val="0"/>
      <w:marTop w:val="0"/>
      <w:marBottom w:val="0"/>
      <w:divBdr>
        <w:top w:val="none" w:sz="0" w:space="0" w:color="auto"/>
        <w:left w:val="none" w:sz="0" w:space="0" w:color="auto"/>
        <w:bottom w:val="none" w:sz="0" w:space="0" w:color="auto"/>
        <w:right w:val="none" w:sz="0" w:space="0" w:color="auto"/>
      </w:divBdr>
    </w:div>
    <w:div w:id="1821264316">
      <w:bodyDiv w:val="1"/>
      <w:marLeft w:val="0"/>
      <w:marRight w:val="0"/>
      <w:marTop w:val="0"/>
      <w:marBottom w:val="0"/>
      <w:divBdr>
        <w:top w:val="none" w:sz="0" w:space="0" w:color="auto"/>
        <w:left w:val="none" w:sz="0" w:space="0" w:color="auto"/>
        <w:bottom w:val="none" w:sz="0" w:space="0" w:color="auto"/>
        <w:right w:val="none" w:sz="0" w:space="0" w:color="auto"/>
      </w:divBdr>
    </w:div>
    <w:div w:id="1826165823">
      <w:bodyDiv w:val="1"/>
      <w:marLeft w:val="0"/>
      <w:marRight w:val="0"/>
      <w:marTop w:val="0"/>
      <w:marBottom w:val="0"/>
      <w:divBdr>
        <w:top w:val="none" w:sz="0" w:space="0" w:color="auto"/>
        <w:left w:val="none" w:sz="0" w:space="0" w:color="auto"/>
        <w:bottom w:val="none" w:sz="0" w:space="0" w:color="auto"/>
        <w:right w:val="none" w:sz="0" w:space="0" w:color="auto"/>
      </w:divBdr>
    </w:div>
    <w:div w:id="1832521218">
      <w:bodyDiv w:val="1"/>
      <w:marLeft w:val="0"/>
      <w:marRight w:val="0"/>
      <w:marTop w:val="0"/>
      <w:marBottom w:val="0"/>
      <w:divBdr>
        <w:top w:val="none" w:sz="0" w:space="0" w:color="auto"/>
        <w:left w:val="none" w:sz="0" w:space="0" w:color="auto"/>
        <w:bottom w:val="none" w:sz="0" w:space="0" w:color="auto"/>
        <w:right w:val="none" w:sz="0" w:space="0" w:color="auto"/>
      </w:divBdr>
    </w:div>
    <w:div w:id="1836530459">
      <w:bodyDiv w:val="1"/>
      <w:marLeft w:val="0"/>
      <w:marRight w:val="0"/>
      <w:marTop w:val="0"/>
      <w:marBottom w:val="0"/>
      <w:divBdr>
        <w:top w:val="none" w:sz="0" w:space="0" w:color="auto"/>
        <w:left w:val="none" w:sz="0" w:space="0" w:color="auto"/>
        <w:bottom w:val="none" w:sz="0" w:space="0" w:color="auto"/>
        <w:right w:val="none" w:sz="0" w:space="0" w:color="auto"/>
      </w:divBdr>
      <w:divsChild>
        <w:div w:id="39862973">
          <w:marLeft w:val="0"/>
          <w:marRight w:val="0"/>
          <w:marTop w:val="0"/>
          <w:marBottom w:val="0"/>
          <w:divBdr>
            <w:top w:val="none" w:sz="0" w:space="0" w:color="auto"/>
            <w:left w:val="none" w:sz="0" w:space="0" w:color="auto"/>
            <w:bottom w:val="none" w:sz="0" w:space="0" w:color="auto"/>
            <w:right w:val="none" w:sz="0" w:space="0" w:color="auto"/>
          </w:divBdr>
        </w:div>
        <w:div w:id="97870171">
          <w:marLeft w:val="0"/>
          <w:marRight w:val="0"/>
          <w:marTop w:val="0"/>
          <w:marBottom w:val="0"/>
          <w:divBdr>
            <w:top w:val="none" w:sz="0" w:space="0" w:color="auto"/>
            <w:left w:val="none" w:sz="0" w:space="0" w:color="auto"/>
            <w:bottom w:val="none" w:sz="0" w:space="0" w:color="auto"/>
            <w:right w:val="none" w:sz="0" w:space="0" w:color="auto"/>
          </w:divBdr>
        </w:div>
        <w:div w:id="776292505">
          <w:marLeft w:val="0"/>
          <w:marRight w:val="0"/>
          <w:marTop w:val="0"/>
          <w:marBottom w:val="0"/>
          <w:divBdr>
            <w:top w:val="none" w:sz="0" w:space="0" w:color="auto"/>
            <w:left w:val="none" w:sz="0" w:space="0" w:color="auto"/>
            <w:bottom w:val="none" w:sz="0" w:space="0" w:color="auto"/>
            <w:right w:val="none" w:sz="0" w:space="0" w:color="auto"/>
          </w:divBdr>
        </w:div>
        <w:div w:id="809983472">
          <w:marLeft w:val="0"/>
          <w:marRight w:val="0"/>
          <w:marTop w:val="0"/>
          <w:marBottom w:val="0"/>
          <w:divBdr>
            <w:top w:val="none" w:sz="0" w:space="0" w:color="auto"/>
            <w:left w:val="none" w:sz="0" w:space="0" w:color="auto"/>
            <w:bottom w:val="none" w:sz="0" w:space="0" w:color="auto"/>
            <w:right w:val="none" w:sz="0" w:space="0" w:color="auto"/>
          </w:divBdr>
        </w:div>
        <w:div w:id="1810394827">
          <w:marLeft w:val="0"/>
          <w:marRight w:val="0"/>
          <w:marTop w:val="0"/>
          <w:marBottom w:val="0"/>
          <w:divBdr>
            <w:top w:val="none" w:sz="0" w:space="0" w:color="auto"/>
            <w:left w:val="none" w:sz="0" w:space="0" w:color="auto"/>
            <w:bottom w:val="none" w:sz="0" w:space="0" w:color="auto"/>
            <w:right w:val="none" w:sz="0" w:space="0" w:color="auto"/>
          </w:divBdr>
        </w:div>
      </w:divsChild>
    </w:div>
    <w:div w:id="1837570060">
      <w:bodyDiv w:val="1"/>
      <w:marLeft w:val="0"/>
      <w:marRight w:val="0"/>
      <w:marTop w:val="0"/>
      <w:marBottom w:val="0"/>
      <w:divBdr>
        <w:top w:val="none" w:sz="0" w:space="0" w:color="auto"/>
        <w:left w:val="none" w:sz="0" w:space="0" w:color="auto"/>
        <w:bottom w:val="none" w:sz="0" w:space="0" w:color="auto"/>
        <w:right w:val="none" w:sz="0" w:space="0" w:color="auto"/>
      </w:divBdr>
    </w:div>
    <w:div w:id="1840273774">
      <w:bodyDiv w:val="1"/>
      <w:marLeft w:val="0"/>
      <w:marRight w:val="0"/>
      <w:marTop w:val="0"/>
      <w:marBottom w:val="0"/>
      <w:divBdr>
        <w:top w:val="none" w:sz="0" w:space="0" w:color="auto"/>
        <w:left w:val="none" w:sz="0" w:space="0" w:color="auto"/>
        <w:bottom w:val="none" w:sz="0" w:space="0" w:color="auto"/>
        <w:right w:val="none" w:sz="0" w:space="0" w:color="auto"/>
      </w:divBdr>
    </w:div>
    <w:div w:id="1842231648">
      <w:bodyDiv w:val="1"/>
      <w:marLeft w:val="0"/>
      <w:marRight w:val="0"/>
      <w:marTop w:val="0"/>
      <w:marBottom w:val="0"/>
      <w:divBdr>
        <w:top w:val="none" w:sz="0" w:space="0" w:color="auto"/>
        <w:left w:val="none" w:sz="0" w:space="0" w:color="auto"/>
        <w:bottom w:val="none" w:sz="0" w:space="0" w:color="auto"/>
        <w:right w:val="none" w:sz="0" w:space="0" w:color="auto"/>
      </w:divBdr>
      <w:divsChild>
        <w:div w:id="1493792749">
          <w:marLeft w:val="0"/>
          <w:marRight w:val="0"/>
          <w:marTop w:val="0"/>
          <w:marBottom w:val="0"/>
          <w:divBdr>
            <w:top w:val="none" w:sz="0" w:space="0" w:color="auto"/>
            <w:left w:val="none" w:sz="0" w:space="0" w:color="auto"/>
            <w:bottom w:val="none" w:sz="0" w:space="0" w:color="auto"/>
            <w:right w:val="none" w:sz="0" w:space="0" w:color="auto"/>
          </w:divBdr>
          <w:divsChild>
            <w:div w:id="56443454">
              <w:marLeft w:val="0"/>
              <w:marRight w:val="0"/>
              <w:marTop w:val="0"/>
              <w:marBottom w:val="0"/>
              <w:divBdr>
                <w:top w:val="none" w:sz="0" w:space="0" w:color="auto"/>
                <w:left w:val="none" w:sz="0" w:space="0" w:color="auto"/>
                <w:bottom w:val="none" w:sz="0" w:space="0" w:color="auto"/>
                <w:right w:val="none" w:sz="0" w:space="0" w:color="auto"/>
              </w:divBdr>
            </w:div>
            <w:div w:id="165025258">
              <w:marLeft w:val="0"/>
              <w:marRight w:val="0"/>
              <w:marTop w:val="0"/>
              <w:marBottom w:val="0"/>
              <w:divBdr>
                <w:top w:val="none" w:sz="0" w:space="0" w:color="auto"/>
                <w:left w:val="none" w:sz="0" w:space="0" w:color="auto"/>
                <w:bottom w:val="none" w:sz="0" w:space="0" w:color="auto"/>
                <w:right w:val="none" w:sz="0" w:space="0" w:color="auto"/>
              </w:divBdr>
            </w:div>
            <w:div w:id="309135400">
              <w:marLeft w:val="0"/>
              <w:marRight w:val="0"/>
              <w:marTop w:val="0"/>
              <w:marBottom w:val="0"/>
              <w:divBdr>
                <w:top w:val="none" w:sz="0" w:space="0" w:color="auto"/>
                <w:left w:val="none" w:sz="0" w:space="0" w:color="auto"/>
                <w:bottom w:val="none" w:sz="0" w:space="0" w:color="auto"/>
                <w:right w:val="none" w:sz="0" w:space="0" w:color="auto"/>
              </w:divBdr>
            </w:div>
            <w:div w:id="491410216">
              <w:marLeft w:val="0"/>
              <w:marRight w:val="0"/>
              <w:marTop w:val="0"/>
              <w:marBottom w:val="0"/>
              <w:divBdr>
                <w:top w:val="none" w:sz="0" w:space="0" w:color="auto"/>
                <w:left w:val="none" w:sz="0" w:space="0" w:color="auto"/>
                <w:bottom w:val="none" w:sz="0" w:space="0" w:color="auto"/>
                <w:right w:val="none" w:sz="0" w:space="0" w:color="auto"/>
              </w:divBdr>
            </w:div>
            <w:div w:id="507644511">
              <w:marLeft w:val="0"/>
              <w:marRight w:val="0"/>
              <w:marTop w:val="0"/>
              <w:marBottom w:val="0"/>
              <w:divBdr>
                <w:top w:val="none" w:sz="0" w:space="0" w:color="auto"/>
                <w:left w:val="none" w:sz="0" w:space="0" w:color="auto"/>
                <w:bottom w:val="none" w:sz="0" w:space="0" w:color="auto"/>
                <w:right w:val="none" w:sz="0" w:space="0" w:color="auto"/>
              </w:divBdr>
            </w:div>
            <w:div w:id="539325966">
              <w:marLeft w:val="0"/>
              <w:marRight w:val="0"/>
              <w:marTop w:val="0"/>
              <w:marBottom w:val="0"/>
              <w:divBdr>
                <w:top w:val="none" w:sz="0" w:space="0" w:color="auto"/>
                <w:left w:val="none" w:sz="0" w:space="0" w:color="auto"/>
                <w:bottom w:val="none" w:sz="0" w:space="0" w:color="auto"/>
                <w:right w:val="none" w:sz="0" w:space="0" w:color="auto"/>
              </w:divBdr>
            </w:div>
            <w:div w:id="560751653">
              <w:marLeft w:val="0"/>
              <w:marRight w:val="0"/>
              <w:marTop w:val="0"/>
              <w:marBottom w:val="0"/>
              <w:divBdr>
                <w:top w:val="none" w:sz="0" w:space="0" w:color="auto"/>
                <w:left w:val="none" w:sz="0" w:space="0" w:color="auto"/>
                <w:bottom w:val="none" w:sz="0" w:space="0" w:color="auto"/>
                <w:right w:val="none" w:sz="0" w:space="0" w:color="auto"/>
              </w:divBdr>
            </w:div>
            <w:div w:id="662390202">
              <w:marLeft w:val="0"/>
              <w:marRight w:val="0"/>
              <w:marTop w:val="0"/>
              <w:marBottom w:val="0"/>
              <w:divBdr>
                <w:top w:val="none" w:sz="0" w:space="0" w:color="auto"/>
                <w:left w:val="none" w:sz="0" w:space="0" w:color="auto"/>
                <w:bottom w:val="none" w:sz="0" w:space="0" w:color="auto"/>
                <w:right w:val="none" w:sz="0" w:space="0" w:color="auto"/>
              </w:divBdr>
            </w:div>
            <w:div w:id="759715523">
              <w:marLeft w:val="0"/>
              <w:marRight w:val="0"/>
              <w:marTop w:val="0"/>
              <w:marBottom w:val="0"/>
              <w:divBdr>
                <w:top w:val="none" w:sz="0" w:space="0" w:color="auto"/>
                <w:left w:val="none" w:sz="0" w:space="0" w:color="auto"/>
                <w:bottom w:val="none" w:sz="0" w:space="0" w:color="auto"/>
                <w:right w:val="none" w:sz="0" w:space="0" w:color="auto"/>
              </w:divBdr>
            </w:div>
            <w:div w:id="827135686">
              <w:marLeft w:val="0"/>
              <w:marRight w:val="0"/>
              <w:marTop w:val="0"/>
              <w:marBottom w:val="0"/>
              <w:divBdr>
                <w:top w:val="none" w:sz="0" w:space="0" w:color="auto"/>
                <w:left w:val="none" w:sz="0" w:space="0" w:color="auto"/>
                <w:bottom w:val="none" w:sz="0" w:space="0" w:color="auto"/>
                <w:right w:val="none" w:sz="0" w:space="0" w:color="auto"/>
              </w:divBdr>
            </w:div>
            <w:div w:id="1205679307">
              <w:marLeft w:val="0"/>
              <w:marRight w:val="0"/>
              <w:marTop w:val="0"/>
              <w:marBottom w:val="0"/>
              <w:divBdr>
                <w:top w:val="none" w:sz="0" w:space="0" w:color="auto"/>
                <w:left w:val="none" w:sz="0" w:space="0" w:color="auto"/>
                <w:bottom w:val="none" w:sz="0" w:space="0" w:color="auto"/>
                <w:right w:val="none" w:sz="0" w:space="0" w:color="auto"/>
              </w:divBdr>
            </w:div>
            <w:div w:id="1384137799">
              <w:marLeft w:val="0"/>
              <w:marRight w:val="0"/>
              <w:marTop w:val="0"/>
              <w:marBottom w:val="0"/>
              <w:divBdr>
                <w:top w:val="none" w:sz="0" w:space="0" w:color="auto"/>
                <w:left w:val="none" w:sz="0" w:space="0" w:color="auto"/>
                <w:bottom w:val="none" w:sz="0" w:space="0" w:color="auto"/>
                <w:right w:val="none" w:sz="0" w:space="0" w:color="auto"/>
              </w:divBdr>
            </w:div>
            <w:div w:id="1443113018">
              <w:marLeft w:val="0"/>
              <w:marRight w:val="0"/>
              <w:marTop w:val="0"/>
              <w:marBottom w:val="0"/>
              <w:divBdr>
                <w:top w:val="none" w:sz="0" w:space="0" w:color="auto"/>
                <w:left w:val="none" w:sz="0" w:space="0" w:color="auto"/>
                <w:bottom w:val="none" w:sz="0" w:space="0" w:color="auto"/>
                <w:right w:val="none" w:sz="0" w:space="0" w:color="auto"/>
              </w:divBdr>
            </w:div>
            <w:div w:id="1531915517">
              <w:marLeft w:val="0"/>
              <w:marRight w:val="0"/>
              <w:marTop w:val="0"/>
              <w:marBottom w:val="0"/>
              <w:divBdr>
                <w:top w:val="none" w:sz="0" w:space="0" w:color="auto"/>
                <w:left w:val="none" w:sz="0" w:space="0" w:color="auto"/>
                <w:bottom w:val="none" w:sz="0" w:space="0" w:color="auto"/>
                <w:right w:val="none" w:sz="0" w:space="0" w:color="auto"/>
              </w:divBdr>
            </w:div>
            <w:div w:id="1554076253">
              <w:marLeft w:val="0"/>
              <w:marRight w:val="0"/>
              <w:marTop w:val="0"/>
              <w:marBottom w:val="0"/>
              <w:divBdr>
                <w:top w:val="none" w:sz="0" w:space="0" w:color="auto"/>
                <w:left w:val="none" w:sz="0" w:space="0" w:color="auto"/>
                <w:bottom w:val="none" w:sz="0" w:space="0" w:color="auto"/>
                <w:right w:val="none" w:sz="0" w:space="0" w:color="auto"/>
              </w:divBdr>
            </w:div>
            <w:div w:id="1805082144">
              <w:marLeft w:val="0"/>
              <w:marRight w:val="0"/>
              <w:marTop w:val="0"/>
              <w:marBottom w:val="0"/>
              <w:divBdr>
                <w:top w:val="none" w:sz="0" w:space="0" w:color="auto"/>
                <w:left w:val="none" w:sz="0" w:space="0" w:color="auto"/>
                <w:bottom w:val="none" w:sz="0" w:space="0" w:color="auto"/>
                <w:right w:val="none" w:sz="0" w:space="0" w:color="auto"/>
              </w:divBdr>
            </w:div>
            <w:div w:id="1898054399">
              <w:marLeft w:val="0"/>
              <w:marRight w:val="0"/>
              <w:marTop w:val="0"/>
              <w:marBottom w:val="0"/>
              <w:divBdr>
                <w:top w:val="none" w:sz="0" w:space="0" w:color="auto"/>
                <w:left w:val="none" w:sz="0" w:space="0" w:color="auto"/>
                <w:bottom w:val="none" w:sz="0" w:space="0" w:color="auto"/>
                <w:right w:val="none" w:sz="0" w:space="0" w:color="auto"/>
              </w:divBdr>
            </w:div>
            <w:div w:id="1905942736">
              <w:marLeft w:val="0"/>
              <w:marRight w:val="0"/>
              <w:marTop w:val="0"/>
              <w:marBottom w:val="0"/>
              <w:divBdr>
                <w:top w:val="none" w:sz="0" w:space="0" w:color="auto"/>
                <w:left w:val="none" w:sz="0" w:space="0" w:color="auto"/>
                <w:bottom w:val="none" w:sz="0" w:space="0" w:color="auto"/>
                <w:right w:val="none" w:sz="0" w:space="0" w:color="auto"/>
              </w:divBdr>
            </w:div>
            <w:div w:id="1987662856">
              <w:marLeft w:val="0"/>
              <w:marRight w:val="0"/>
              <w:marTop w:val="0"/>
              <w:marBottom w:val="0"/>
              <w:divBdr>
                <w:top w:val="none" w:sz="0" w:space="0" w:color="auto"/>
                <w:left w:val="none" w:sz="0" w:space="0" w:color="auto"/>
                <w:bottom w:val="none" w:sz="0" w:space="0" w:color="auto"/>
                <w:right w:val="none" w:sz="0" w:space="0" w:color="auto"/>
              </w:divBdr>
            </w:div>
            <w:div w:id="2089374948">
              <w:marLeft w:val="0"/>
              <w:marRight w:val="0"/>
              <w:marTop w:val="0"/>
              <w:marBottom w:val="0"/>
              <w:divBdr>
                <w:top w:val="none" w:sz="0" w:space="0" w:color="auto"/>
                <w:left w:val="none" w:sz="0" w:space="0" w:color="auto"/>
                <w:bottom w:val="none" w:sz="0" w:space="0" w:color="auto"/>
                <w:right w:val="none" w:sz="0" w:space="0" w:color="auto"/>
              </w:divBdr>
            </w:div>
            <w:div w:id="213648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5366">
      <w:bodyDiv w:val="1"/>
      <w:marLeft w:val="0"/>
      <w:marRight w:val="0"/>
      <w:marTop w:val="0"/>
      <w:marBottom w:val="0"/>
      <w:divBdr>
        <w:top w:val="none" w:sz="0" w:space="0" w:color="auto"/>
        <w:left w:val="none" w:sz="0" w:space="0" w:color="auto"/>
        <w:bottom w:val="none" w:sz="0" w:space="0" w:color="auto"/>
        <w:right w:val="none" w:sz="0" w:space="0" w:color="auto"/>
      </w:divBdr>
    </w:div>
    <w:div w:id="1842769433">
      <w:bodyDiv w:val="1"/>
      <w:marLeft w:val="0"/>
      <w:marRight w:val="0"/>
      <w:marTop w:val="0"/>
      <w:marBottom w:val="0"/>
      <w:divBdr>
        <w:top w:val="none" w:sz="0" w:space="0" w:color="auto"/>
        <w:left w:val="none" w:sz="0" w:space="0" w:color="auto"/>
        <w:bottom w:val="none" w:sz="0" w:space="0" w:color="auto"/>
        <w:right w:val="none" w:sz="0" w:space="0" w:color="auto"/>
      </w:divBdr>
      <w:divsChild>
        <w:div w:id="97456706">
          <w:marLeft w:val="0"/>
          <w:marRight w:val="0"/>
          <w:marTop w:val="0"/>
          <w:marBottom w:val="0"/>
          <w:divBdr>
            <w:top w:val="none" w:sz="0" w:space="0" w:color="auto"/>
            <w:left w:val="none" w:sz="0" w:space="0" w:color="auto"/>
            <w:bottom w:val="none" w:sz="0" w:space="0" w:color="auto"/>
            <w:right w:val="none" w:sz="0" w:space="0" w:color="auto"/>
          </w:divBdr>
        </w:div>
      </w:divsChild>
    </w:div>
    <w:div w:id="1846749025">
      <w:bodyDiv w:val="1"/>
      <w:marLeft w:val="0"/>
      <w:marRight w:val="0"/>
      <w:marTop w:val="0"/>
      <w:marBottom w:val="0"/>
      <w:divBdr>
        <w:top w:val="none" w:sz="0" w:space="0" w:color="auto"/>
        <w:left w:val="none" w:sz="0" w:space="0" w:color="auto"/>
        <w:bottom w:val="none" w:sz="0" w:space="0" w:color="auto"/>
        <w:right w:val="none" w:sz="0" w:space="0" w:color="auto"/>
      </w:divBdr>
    </w:div>
    <w:div w:id="1849130472">
      <w:bodyDiv w:val="1"/>
      <w:marLeft w:val="0"/>
      <w:marRight w:val="0"/>
      <w:marTop w:val="0"/>
      <w:marBottom w:val="0"/>
      <w:divBdr>
        <w:top w:val="none" w:sz="0" w:space="0" w:color="auto"/>
        <w:left w:val="none" w:sz="0" w:space="0" w:color="auto"/>
        <w:bottom w:val="none" w:sz="0" w:space="0" w:color="auto"/>
        <w:right w:val="none" w:sz="0" w:space="0" w:color="auto"/>
      </w:divBdr>
      <w:divsChild>
        <w:div w:id="1540052851">
          <w:marLeft w:val="0"/>
          <w:marRight w:val="0"/>
          <w:marTop w:val="0"/>
          <w:marBottom w:val="0"/>
          <w:divBdr>
            <w:top w:val="none" w:sz="0" w:space="0" w:color="auto"/>
            <w:left w:val="none" w:sz="0" w:space="0" w:color="auto"/>
            <w:bottom w:val="none" w:sz="0" w:space="0" w:color="auto"/>
            <w:right w:val="none" w:sz="0" w:space="0" w:color="auto"/>
          </w:divBdr>
          <w:divsChild>
            <w:div w:id="5403357">
              <w:marLeft w:val="0"/>
              <w:marRight w:val="0"/>
              <w:marTop w:val="0"/>
              <w:marBottom w:val="0"/>
              <w:divBdr>
                <w:top w:val="none" w:sz="0" w:space="0" w:color="auto"/>
                <w:left w:val="none" w:sz="0" w:space="0" w:color="auto"/>
                <w:bottom w:val="none" w:sz="0" w:space="0" w:color="auto"/>
                <w:right w:val="none" w:sz="0" w:space="0" w:color="auto"/>
              </w:divBdr>
            </w:div>
            <w:div w:id="188106711">
              <w:marLeft w:val="0"/>
              <w:marRight w:val="0"/>
              <w:marTop w:val="0"/>
              <w:marBottom w:val="0"/>
              <w:divBdr>
                <w:top w:val="none" w:sz="0" w:space="0" w:color="auto"/>
                <w:left w:val="none" w:sz="0" w:space="0" w:color="auto"/>
                <w:bottom w:val="none" w:sz="0" w:space="0" w:color="auto"/>
                <w:right w:val="none" w:sz="0" w:space="0" w:color="auto"/>
              </w:divBdr>
            </w:div>
            <w:div w:id="258875697">
              <w:marLeft w:val="0"/>
              <w:marRight w:val="0"/>
              <w:marTop w:val="0"/>
              <w:marBottom w:val="0"/>
              <w:divBdr>
                <w:top w:val="none" w:sz="0" w:space="0" w:color="auto"/>
                <w:left w:val="none" w:sz="0" w:space="0" w:color="auto"/>
                <w:bottom w:val="none" w:sz="0" w:space="0" w:color="auto"/>
                <w:right w:val="none" w:sz="0" w:space="0" w:color="auto"/>
              </w:divBdr>
            </w:div>
            <w:div w:id="280456480">
              <w:marLeft w:val="0"/>
              <w:marRight w:val="0"/>
              <w:marTop w:val="0"/>
              <w:marBottom w:val="0"/>
              <w:divBdr>
                <w:top w:val="none" w:sz="0" w:space="0" w:color="auto"/>
                <w:left w:val="none" w:sz="0" w:space="0" w:color="auto"/>
                <w:bottom w:val="none" w:sz="0" w:space="0" w:color="auto"/>
                <w:right w:val="none" w:sz="0" w:space="0" w:color="auto"/>
              </w:divBdr>
            </w:div>
            <w:div w:id="318458276">
              <w:marLeft w:val="0"/>
              <w:marRight w:val="0"/>
              <w:marTop w:val="0"/>
              <w:marBottom w:val="0"/>
              <w:divBdr>
                <w:top w:val="none" w:sz="0" w:space="0" w:color="auto"/>
                <w:left w:val="none" w:sz="0" w:space="0" w:color="auto"/>
                <w:bottom w:val="none" w:sz="0" w:space="0" w:color="auto"/>
                <w:right w:val="none" w:sz="0" w:space="0" w:color="auto"/>
              </w:divBdr>
            </w:div>
            <w:div w:id="340395172">
              <w:marLeft w:val="0"/>
              <w:marRight w:val="0"/>
              <w:marTop w:val="0"/>
              <w:marBottom w:val="0"/>
              <w:divBdr>
                <w:top w:val="none" w:sz="0" w:space="0" w:color="auto"/>
                <w:left w:val="none" w:sz="0" w:space="0" w:color="auto"/>
                <w:bottom w:val="none" w:sz="0" w:space="0" w:color="auto"/>
                <w:right w:val="none" w:sz="0" w:space="0" w:color="auto"/>
              </w:divBdr>
            </w:div>
            <w:div w:id="370158268">
              <w:marLeft w:val="0"/>
              <w:marRight w:val="0"/>
              <w:marTop w:val="0"/>
              <w:marBottom w:val="0"/>
              <w:divBdr>
                <w:top w:val="none" w:sz="0" w:space="0" w:color="auto"/>
                <w:left w:val="none" w:sz="0" w:space="0" w:color="auto"/>
                <w:bottom w:val="none" w:sz="0" w:space="0" w:color="auto"/>
                <w:right w:val="none" w:sz="0" w:space="0" w:color="auto"/>
              </w:divBdr>
            </w:div>
            <w:div w:id="413479511">
              <w:marLeft w:val="0"/>
              <w:marRight w:val="0"/>
              <w:marTop w:val="0"/>
              <w:marBottom w:val="0"/>
              <w:divBdr>
                <w:top w:val="none" w:sz="0" w:space="0" w:color="auto"/>
                <w:left w:val="none" w:sz="0" w:space="0" w:color="auto"/>
                <w:bottom w:val="none" w:sz="0" w:space="0" w:color="auto"/>
                <w:right w:val="none" w:sz="0" w:space="0" w:color="auto"/>
              </w:divBdr>
            </w:div>
            <w:div w:id="461121840">
              <w:marLeft w:val="0"/>
              <w:marRight w:val="0"/>
              <w:marTop w:val="0"/>
              <w:marBottom w:val="0"/>
              <w:divBdr>
                <w:top w:val="none" w:sz="0" w:space="0" w:color="auto"/>
                <w:left w:val="none" w:sz="0" w:space="0" w:color="auto"/>
                <w:bottom w:val="none" w:sz="0" w:space="0" w:color="auto"/>
                <w:right w:val="none" w:sz="0" w:space="0" w:color="auto"/>
              </w:divBdr>
            </w:div>
            <w:div w:id="478349793">
              <w:marLeft w:val="0"/>
              <w:marRight w:val="0"/>
              <w:marTop w:val="0"/>
              <w:marBottom w:val="0"/>
              <w:divBdr>
                <w:top w:val="none" w:sz="0" w:space="0" w:color="auto"/>
                <w:left w:val="none" w:sz="0" w:space="0" w:color="auto"/>
                <w:bottom w:val="none" w:sz="0" w:space="0" w:color="auto"/>
                <w:right w:val="none" w:sz="0" w:space="0" w:color="auto"/>
              </w:divBdr>
            </w:div>
            <w:div w:id="497841614">
              <w:marLeft w:val="0"/>
              <w:marRight w:val="0"/>
              <w:marTop w:val="0"/>
              <w:marBottom w:val="0"/>
              <w:divBdr>
                <w:top w:val="none" w:sz="0" w:space="0" w:color="auto"/>
                <w:left w:val="none" w:sz="0" w:space="0" w:color="auto"/>
                <w:bottom w:val="none" w:sz="0" w:space="0" w:color="auto"/>
                <w:right w:val="none" w:sz="0" w:space="0" w:color="auto"/>
              </w:divBdr>
            </w:div>
            <w:div w:id="577132077">
              <w:marLeft w:val="0"/>
              <w:marRight w:val="0"/>
              <w:marTop w:val="0"/>
              <w:marBottom w:val="0"/>
              <w:divBdr>
                <w:top w:val="none" w:sz="0" w:space="0" w:color="auto"/>
                <w:left w:val="none" w:sz="0" w:space="0" w:color="auto"/>
                <w:bottom w:val="none" w:sz="0" w:space="0" w:color="auto"/>
                <w:right w:val="none" w:sz="0" w:space="0" w:color="auto"/>
              </w:divBdr>
            </w:div>
            <w:div w:id="699359942">
              <w:marLeft w:val="0"/>
              <w:marRight w:val="0"/>
              <w:marTop w:val="0"/>
              <w:marBottom w:val="0"/>
              <w:divBdr>
                <w:top w:val="none" w:sz="0" w:space="0" w:color="auto"/>
                <w:left w:val="none" w:sz="0" w:space="0" w:color="auto"/>
                <w:bottom w:val="none" w:sz="0" w:space="0" w:color="auto"/>
                <w:right w:val="none" w:sz="0" w:space="0" w:color="auto"/>
              </w:divBdr>
            </w:div>
            <w:div w:id="731199921">
              <w:marLeft w:val="0"/>
              <w:marRight w:val="0"/>
              <w:marTop w:val="0"/>
              <w:marBottom w:val="0"/>
              <w:divBdr>
                <w:top w:val="none" w:sz="0" w:space="0" w:color="auto"/>
                <w:left w:val="none" w:sz="0" w:space="0" w:color="auto"/>
                <w:bottom w:val="none" w:sz="0" w:space="0" w:color="auto"/>
                <w:right w:val="none" w:sz="0" w:space="0" w:color="auto"/>
              </w:divBdr>
            </w:div>
            <w:div w:id="786657635">
              <w:marLeft w:val="0"/>
              <w:marRight w:val="0"/>
              <w:marTop w:val="0"/>
              <w:marBottom w:val="0"/>
              <w:divBdr>
                <w:top w:val="none" w:sz="0" w:space="0" w:color="auto"/>
                <w:left w:val="none" w:sz="0" w:space="0" w:color="auto"/>
                <w:bottom w:val="none" w:sz="0" w:space="0" w:color="auto"/>
                <w:right w:val="none" w:sz="0" w:space="0" w:color="auto"/>
              </w:divBdr>
            </w:div>
            <w:div w:id="807209462">
              <w:marLeft w:val="0"/>
              <w:marRight w:val="0"/>
              <w:marTop w:val="0"/>
              <w:marBottom w:val="0"/>
              <w:divBdr>
                <w:top w:val="none" w:sz="0" w:space="0" w:color="auto"/>
                <w:left w:val="none" w:sz="0" w:space="0" w:color="auto"/>
                <w:bottom w:val="none" w:sz="0" w:space="0" w:color="auto"/>
                <w:right w:val="none" w:sz="0" w:space="0" w:color="auto"/>
              </w:divBdr>
            </w:div>
            <w:div w:id="838665962">
              <w:marLeft w:val="0"/>
              <w:marRight w:val="0"/>
              <w:marTop w:val="0"/>
              <w:marBottom w:val="0"/>
              <w:divBdr>
                <w:top w:val="none" w:sz="0" w:space="0" w:color="auto"/>
                <w:left w:val="none" w:sz="0" w:space="0" w:color="auto"/>
                <w:bottom w:val="none" w:sz="0" w:space="0" w:color="auto"/>
                <w:right w:val="none" w:sz="0" w:space="0" w:color="auto"/>
              </w:divBdr>
            </w:div>
            <w:div w:id="858665656">
              <w:marLeft w:val="0"/>
              <w:marRight w:val="0"/>
              <w:marTop w:val="0"/>
              <w:marBottom w:val="0"/>
              <w:divBdr>
                <w:top w:val="none" w:sz="0" w:space="0" w:color="auto"/>
                <w:left w:val="none" w:sz="0" w:space="0" w:color="auto"/>
                <w:bottom w:val="none" w:sz="0" w:space="0" w:color="auto"/>
                <w:right w:val="none" w:sz="0" w:space="0" w:color="auto"/>
              </w:divBdr>
            </w:div>
            <w:div w:id="1005977859">
              <w:marLeft w:val="0"/>
              <w:marRight w:val="0"/>
              <w:marTop w:val="0"/>
              <w:marBottom w:val="0"/>
              <w:divBdr>
                <w:top w:val="none" w:sz="0" w:space="0" w:color="auto"/>
                <w:left w:val="none" w:sz="0" w:space="0" w:color="auto"/>
                <w:bottom w:val="none" w:sz="0" w:space="0" w:color="auto"/>
                <w:right w:val="none" w:sz="0" w:space="0" w:color="auto"/>
              </w:divBdr>
            </w:div>
            <w:div w:id="1019307426">
              <w:marLeft w:val="0"/>
              <w:marRight w:val="0"/>
              <w:marTop w:val="0"/>
              <w:marBottom w:val="0"/>
              <w:divBdr>
                <w:top w:val="none" w:sz="0" w:space="0" w:color="auto"/>
                <w:left w:val="none" w:sz="0" w:space="0" w:color="auto"/>
                <w:bottom w:val="none" w:sz="0" w:space="0" w:color="auto"/>
                <w:right w:val="none" w:sz="0" w:space="0" w:color="auto"/>
              </w:divBdr>
            </w:div>
            <w:div w:id="1054890183">
              <w:marLeft w:val="0"/>
              <w:marRight w:val="0"/>
              <w:marTop w:val="0"/>
              <w:marBottom w:val="0"/>
              <w:divBdr>
                <w:top w:val="none" w:sz="0" w:space="0" w:color="auto"/>
                <w:left w:val="none" w:sz="0" w:space="0" w:color="auto"/>
                <w:bottom w:val="none" w:sz="0" w:space="0" w:color="auto"/>
                <w:right w:val="none" w:sz="0" w:space="0" w:color="auto"/>
              </w:divBdr>
            </w:div>
            <w:div w:id="1159006679">
              <w:marLeft w:val="0"/>
              <w:marRight w:val="0"/>
              <w:marTop w:val="0"/>
              <w:marBottom w:val="0"/>
              <w:divBdr>
                <w:top w:val="none" w:sz="0" w:space="0" w:color="auto"/>
                <w:left w:val="none" w:sz="0" w:space="0" w:color="auto"/>
                <w:bottom w:val="none" w:sz="0" w:space="0" w:color="auto"/>
                <w:right w:val="none" w:sz="0" w:space="0" w:color="auto"/>
              </w:divBdr>
            </w:div>
            <w:div w:id="1297104501">
              <w:marLeft w:val="0"/>
              <w:marRight w:val="0"/>
              <w:marTop w:val="0"/>
              <w:marBottom w:val="0"/>
              <w:divBdr>
                <w:top w:val="none" w:sz="0" w:space="0" w:color="auto"/>
                <w:left w:val="none" w:sz="0" w:space="0" w:color="auto"/>
                <w:bottom w:val="none" w:sz="0" w:space="0" w:color="auto"/>
                <w:right w:val="none" w:sz="0" w:space="0" w:color="auto"/>
              </w:divBdr>
            </w:div>
            <w:div w:id="1313486029">
              <w:marLeft w:val="0"/>
              <w:marRight w:val="0"/>
              <w:marTop w:val="0"/>
              <w:marBottom w:val="0"/>
              <w:divBdr>
                <w:top w:val="none" w:sz="0" w:space="0" w:color="auto"/>
                <w:left w:val="none" w:sz="0" w:space="0" w:color="auto"/>
                <w:bottom w:val="none" w:sz="0" w:space="0" w:color="auto"/>
                <w:right w:val="none" w:sz="0" w:space="0" w:color="auto"/>
              </w:divBdr>
            </w:div>
            <w:div w:id="1358579218">
              <w:marLeft w:val="0"/>
              <w:marRight w:val="0"/>
              <w:marTop w:val="0"/>
              <w:marBottom w:val="0"/>
              <w:divBdr>
                <w:top w:val="none" w:sz="0" w:space="0" w:color="auto"/>
                <w:left w:val="none" w:sz="0" w:space="0" w:color="auto"/>
                <w:bottom w:val="none" w:sz="0" w:space="0" w:color="auto"/>
                <w:right w:val="none" w:sz="0" w:space="0" w:color="auto"/>
              </w:divBdr>
            </w:div>
            <w:div w:id="1712076151">
              <w:marLeft w:val="0"/>
              <w:marRight w:val="0"/>
              <w:marTop w:val="0"/>
              <w:marBottom w:val="0"/>
              <w:divBdr>
                <w:top w:val="none" w:sz="0" w:space="0" w:color="auto"/>
                <w:left w:val="none" w:sz="0" w:space="0" w:color="auto"/>
                <w:bottom w:val="none" w:sz="0" w:space="0" w:color="auto"/>
                <w:right w:val="none" w:sz="0" w:space="0" w:color="auto"/>
              </w:divBdr>
            </w:div>
            <w:div w:id="1852059352">
              <w:marLeft w:val="0"/>
              <w:marRight w:val="0"/>
              <w:marTop w:val="0"/>
              <w:marBottom w:val="0"/>
              <w:divBdr>
                <w:top w:val="none" w:sz="0" w:space="0" w:color="auto"/>
                <w:left w:val="none" w:sz="0" w:space="0" w:color="auto"/>
                <w:bottom w:val="none" w:sz="0" w:space="0" w:color="auto"/>
                <w:right w:val="none" w:sz="0" w:space="0" w:color="auto"/>
              </w:divBdr>
            </w:div>
            <w:div w:id="2102946561">
              <w:marLeft w:val="0"/>
              <w:marRight w:val="0"/>
              <w:marTop w:val="0"/>
              <w:marBottom w:val="0"/>
              <w:divBdr>
                <w:top w:val="none" w:sz="0" w:space="0" w:color="auto"/>
                <w:left w:val="none" w:sz="0" w:space="0" w:color="auto"/>
                <w:bottom w:val="none" w:sz="0" w:space="0" w:color="auto"/>
                <w:right w:val="none" w:sz="0" w:space="0" w:color="auto"/>
              </w:divBdr>
            </w:div>
            <w:div w:id="214369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73441">
      <w:bodyDiv w:val="1"/>
      <w:marLeft w:val="0"/>
      <w:marRight w:val="0"/>
      <w:marTop w:val="0"/>
      <w:marBottom w:val="0"/>
      <w:divBdr>
        <w:top w:val="none" w:sz="0" w:space="0" w:color="auto"/>
        <w:left w:val="none" w:sz="0" w:space="0" w:color="auto"/>
        <w:bottom w:val="none" w:sz="0" w:space="0" w:color="auto"/>
        <w:right w:val="none" w:sz="0" w:space="0" w:color="auto"/>
      </w:divBdr>
    </w:div>
    <w:div w:id="1876427064">
      <w:bodyDiv w:val="1"/>
      <w:marLeft w:val="0"/>
      <w:marRight w:val="0"/>
      <w:marTop w:val="0"/>
      <w:marBottom w:val="0"/>
      <w:divBdr>
        <w:top w:val="none" w:sz="0" w:space="0" w:color="auto"/>
        <w:left w:val="none" w:sz="0" w:space="0" w:color="auto"/>
        <w:bottom w:val="none" w:sz="0" w:space="0" w:color="auto"/>
        <w:right w:val="none" w:sz="0" w:space="0" w:color="auto"/>
      </w:divBdr>
    </w:div>
    <w:div w:id="1877086436">
      <w:bodyDiv w:val="1"/>
      <w:marLeft w:val="0"/>
      <w:marRight w:val="0"/>
      <w:marTop w:val="0"/>
      <w:marBottom w:val="0"/>
      <w:divBdr>
        <w:top w:val="none" w:sz="0" w:space="0" w:color="auto"/>
        <w:left w:val="none" w:sz="0" w:space="0" w:color="auto"/>
        <w:bottom w:val="none" w:sz="0" w:space="0" w:color="auto"/>
        <w:right w:val="none" w:sz="0" w:space="0" w:color="auto"/>
      </w:divBdr>
    </w:div>
    <w:div w:id="1879121924">
      <w:bodyDiv w:val="1"/>
      <w:marLeft w:val="0"/>
      <w:marRight w:val="0"/>
      <w:marTop w:val="0"/>
      <w:marBottom w:val="0"/>
      <w:divBdr>
        <w:top w:val="none" w:sz="0" w:space="0" w:color="auto"/>
        <w:left w:val="none" w:sz="0" w:space="0" w:color="auto"/>
        <w:bottom w:val="none" w:sz="0" w:space="0" w:color="auto"/>
        <w:right w:val="none" w:sz="0" w:space="0" w:color="auto"/>
      </w:divBdr>
    </w:div>
    <w:div w:id="1880585018">
      <w:bodyDiv w:val="1"/>
      <w:marLeft w:val="0"/>
      <w:marRight w:val="0"/>
      <w:marTop w:val="0"/>
      <w:marBottom w:val="0"/>
      <w:divBdr>
        <w:top w:val="none" w:sz="0" w:space="0" w:color="auto"/>
        <w:left w:val="none" w:sz="0" w:space="0" w:color="auto"/>
        <w:bottom w:val="none" w:sz="0" w:space="0" w:color="auto"/>
        <w:right w:val="none" w:sz="0" w:space="0" w:color="auto"/>
      </w:divBdr>
    </w:div>
    <w:div w:id="1886022041">
      <w:bodyDiv w:val="1"/>
      <w:marLeft w:val="0"/>
      <w:marRight w:val="0"/>
      <w:marTop w:val="0"/>
      <w:marBottom w:val="0"/>
      <w:divBdr>
        <w:top w:val="none" w:sz="0" w:space="0" w:color="auto"/>
        <w:left w:val="none" w:sz="0" w:space="0" w:color="auto"/>
        <w:bottom w:val="none" w:sz="0" w:space="0" w:color="auto"/>
        <w:right w:val="none" w:sz="0" w:space="0" w:color="auto"/>
      </w:divBdr>
      <w:divsChild>
        <w:div w:id="334502319">
          <w:marLeft w:val="0"/>
          <w:marRight w:val="0"/>
          <w:marTop w:val="0"/>
          <w:marBottom w:val="0"/>
          <w:divBdr>
            <w:top w:val="none" w:sz="0" w:space="0" w:color="auto"/>
            <w:left w:val="none" w:sz="0" w:space="0" w:color="auto"/>
            <w:bottom w:val="none" w:sz="0" w:space="0" w:color="auto"/>
            <w:right w:val="none" w:sz="0" w:space="0" w:color="auto"/>
          </w:divBdr>
          <w:divsChild>
            <w:div w:id="174463387">
              <w:marLeft w:val="0"/>
              <w:marRight w:val="0"/>
              <w:marTop w:val="0"/>
              <w:marBottom w:val="0"/>
              <w:divBdr>
                <w:top w:val="none" w:sz="0" w:space="0" w:color="auto"/>
                <w:left w:val="none" w:sz="0" w:space="0" w:color="auto"/>
                <w:bottom w:val="none" w:sz="0" w:space="0" w:color="auto"/>
                <w:right w:val="none" w:sz="0" w:space="0" w:color="auto"/>
              </w:divBdr>
            </w:div>
            <w:div w:id="518391770">
              <w:marLeft w:val="0"/>
              <w:marRight w:val="0"/>
              <w:marTop w:val="0"/>
              <w:marBottom w:val="0"/>
              <w:divBdr>
                <w:top w:val="none" w:sz="0" w:space="0" w:color="auto"/>
                <w:left w:val="none" w:sz="0" w:space="0" w:color="auto"/>
                <w:bottom w:val="none" w:sz="0" w:space="0" w:color="auto"/>
                <w:right w:val="none" w:sz="0" w:space="0" w:color="auto"/>
              </w:divBdr>
            </w:div>
            <w:div w:id="729422872">
              <w:marLeft w:val="0"/>
              <w:marRight w:val="0"/>
              <w:marTop w:val="0"/>
              <w:marBottom w:val="0"/>
              <w:divBdr>
                <w:top w:val="none" w:sz="0" w:space="0" w:color="auto"/>
                <w:left w:val="none" w:sz="0" w:space="0" w:color="auto"/>
                <w:bottom w:val="none" w:sz="0" w:space="0" w:color="auto"/>
                <w:right w:val="none" w:sz="0" w:space="0" w:color="auto"/>
              </w:divBdr>
            </w:div>
            <w:div w:id="863640529">
              <w:marLeft w:val="0"/>
              <w:marRight w:val="0"/>
              <w:marTop w:val="0"/>
              <w:marBottom w:val="0"/>
              <w:divBdr>
                <w:top w:val="none" w:sz="0" w:space="0" w:color="auto"/>
                <w:left w:val="none" w:sz="0" w:space="0" w:color="auto"/>
                <w:bottom w:val="none" w:sz="0" w:space="0" w:color="auto"/>
                <w:right w:val="none" w:sz="0" w:space="0" w:color="auto"/>
              </w:divBdr>
            </w:div>
            <w:div w:id="1032340665">
              <w:marLeft w:val="0"/>
              <w:marRight w:val="0"/>
              <w:marTop w:val="0"/>
              <w:marBottom w:val="0"/>
              <w:divBdr>
                <w:top w:val="none" w:sz="0" w:space="0" w:color="auto"/>
                <w:left w:val="none" w:sz="0" w:space="0" w:color="auto"/>
                <w:bottom w:val="none" w:sz="0" w:space="0" w:color="auto"/>
                <w:right w:val="none" w:sz="0" w:space="0" w:color="auto"/>
              </w:divBdr>
            </w:div>
            <w:div w:id="1294678708">
              <w:marLeft w:val="0"/>
              <w:marRight w:val="0"/>
              <w:marTop w:val="0"/>
              <w:marBottom w:val="0"/>
              <w:divBdr>
                <w:top w:val="none" w:sz="0" w:space="0" w:color="auto"/>
                <w:left w:val="none" w:sz="0" w:space="0" w:color="auto"/>
                <w:bottom w:val="none" w:sz="0" w:space="0" w:color="auto"/>
                <w:right w:val="none" w:sz="0" w:space="0" w:color="auto"/>
              </w:divBdr>
            </w:div>
            <w:div w:id="1321958488">
              <w:marLeft w:val="0"/>
              <w:marRight w:val="0"/>
              <w:marTop w:val="0"/>
              <w:marBottom w:val="0"/>
              <w:divBdr>
                <w:top w:val="none" w:sz="0" w:space="0" w:color="auto"/>
                <w:left w:val="none" w:sz="0" w:space="0" w:color="auto"/>
                <w:bottom w:val="none" w:sz="0" w:space="0" w:color="auto"/>
                <w:right w:val="none" w:sz="0" w:space="0" w:color="auto"/>
              </w:divBdr>
            </w:div>
            <w:div w:id="1411194453">
              <w:marLeft w:val="0"/>
              <w:marRight w:val="0"/>
              <w:marTop w:val="0"/>
              <w:marBottom w:val="0"/>
              <w:divBdr>
                <w:top w:val="none" w:sz="0" w:space="0" w:color="auto"/>
                <w:left w:val="none" w:sz="0" w:space="0" w:color="auto"/>
                <w:bottom w:val="none" w:sz="0" w:space="0" w:color="auto"/>
                <w:right w:val="none" w:sz="0" w:space="0" w:color="auto"/>
              </w:divBdr>
            </w:div>
            <w:div w:id="1509907978">
              <w:marLeft w:val="0"/>
              <w:marRight w:val="0"/>
              <w:marTop w:val="0"/>
              <w:marBottom w:val="0"/>
              <w:divBdr>
                <w:top w:val="none" w:sz="0" w:space="0" w:color="auto"/>
                <w:left w:val="none" w:sz="0" w:space="0" w:color="auto"/>
                <w:bottom w:val="none" w:sz="0" w:space="0" w:color="auto"/>
                <w:right w:val="none" w:sz="0" w:space="0" w:color="auto"/>
              </w:divBdr>
            </w:div>
            <w:div w:id="185834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81694">
      <w:bodyDiv w:val="1"/>
      <w:marLeft w:val="0"/>
      <w:marRight w:val="0"/>
      <w:marTop w:val="0"/>
      <w:marBottom w:val="0"/>
      <w:divBdr>
        <w:top w:val="none" w:sz="0" w:space="0" w:color="auto"/>
        <w:left w:val="none" w:sz="0" w:space="0" w:color="auto"/>
        <w:bottom w:val="none" w:sz="0" w:space="0" w:color="auto"/>
        <w:right w:val="none" w:sz="0" w:space="0" w:color="auto"/>
      </w:divBdr>
    </w:div>
    <w:div w:id="1898515561">
      <w:bodyDiv w:val="1"/>
      <w:marLeft w:val="0"/>
      <w:marRight w:val="0"/>
      <w:marTop w:val="0"/>
      <w:marBottom w:val="0"/>
      <w:divBdr>
        <w:top w:val="none" w:sz="0" w:space="0" w:color="auto"/>
        <w:left w:val="none" w:sz="0" w:space="0" w:color="auto"/>
        <w:bottom w:val="none" w:sz="0" w:space="0" w:color="auto"/>
        <w:right w:val="none" w:sz="0" w:space="0" w:color="auto"/>
      </w:divBdr>
    </w:div>
    <w:div w:id="1906182352">
      <w:bodyDiv w:val="1"/>
      <w:marLeft w:val="0"/>
      <w:marRight w:val="0"/>
      <w:marTop w:val="0"/>
      <w:marBottom w:val="0"/>
      <w:divBdr>
        <w:top w:val="none" w:sz="0" w:space="0" w:color="auto"/>
        <w:left w:val="none" w:sz="0" w:space="0" w:color="auto"/>
        <w:bottom w:val="none" w:sz="0" w:space="0" w:color="auto"/>
        <w:right w:val="none" w:sz="0" w:space="0" w:color="auto"/>
      </w:divBdr>
    </w:div>
    <w:div w:id="1910573785">
      <w:bodyDiv w:val="1"/>
      <w:marLeft w:val="0"/>
      <w:marRight w:val="0"/>
      <w:marTop w:val="0"/>
      <w:marBottom w:val="0"/>
      <w:divBdr>
        <w:top w:val="none" w:sz="0" w:space="0" w:color="auto"/>
        <w:left w:val="none" w:sz="0" w:space="0" w:color="auto"/>
        <w:bottom w:val="none" w:sz="0" w:space="0" w:color="auto"/>
        <w:right w:val="none" w:sz="0" w:space="0" w:color="auto"/>
      </w:divBdr>
      <w:divsChild>
        <w:div w:id="1115171279">
          <w:marLeft w:val="0"/>
          <w:marRight w:val="0"/>
          <w:marTop w:val="0"/>
          <w:marBottom w:val="0"/>
          <w:divBdr>
            <w:top w:val="none" w:sz="0" w:space="0" w:color="auto"/>
            <w:left w:val="none" w:sz="0" w:space="0" w:color="auto"/>
            <w:bottom w:val="none" w:sz="0" w:space="0" w:color="auto"/>
            <w:right w:val="none" w:sz="0" w:space="0" w:color="auto"/>
          </w:divBdr>
          <w:divsChild>
            <w:div w:id="166477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0797">
      <w:bodyDiv w:val="1"/>
      <w:marLeft w:val="0"/>
      <w:marRight w:val="0"/>
      <w:marTop w:val="0"/>
      <w:marBottom w:val="0"/>
      <w:divBdr>
        <w:top w:val="none" w:sz="0" w:space="0" w:color="auto"/>
        <w:left w:val="none" w:sz="0" w:space="0" w:color="auto"/>
        <w:bottom w:val="none" w:sz="0" w:space="0" w:color="auto"/>
        <w:right w:val="none" w:sz="0" w:space="0" w:color="auto"/>
      </w:divBdr>
    </w:div>
    <w:div w:id="1915771244">
      <w:bodyDiv w:val="1"/>
      <w:marLeft w:val="0"/>
      <w:marRight w:val="0"/>
      <w:marTop w:val="0"/>
      <w:marBottom w:val="0"/>
      <w:divBdr>
        <w:top w:val="none" w:sz="0" w:space="0" w:color="auto"/>
        <w:left w:val="none" w:sz="0" w:space="0" w:color="auto"/>
        <w:bottom w:val="none" w:sz="0" w:space="0" w:color="auto"/>
        <w:right w:val="none" w:sz="0" w:space="0" w:color="auto"/>
      </w:divBdr>
    </w:div>
    <w:div w:id="1918856655">
      <w:bodyDiv w:val="1"/>
      <w:marLeft w:val="0"/>
      <w:marRight w:val="0"/>
      <w:marTop w:val="0"/>
      <w:marBottom w:val="0"/>
      <w:divBdr>
        <w:top w:val="none" w:sz="0" w:space="0" w:color="auto"/>
        <w:left w:val="none" w:sz="0" w:space="0" w:color="auto"/>
        <w:bottom w:val="none" w:sz="0" w:space="0" w:color="auto"/>
        <w:right w:val="none" w:sz="0" w:space="0" w:color="auto"/>
      </w:divBdr>
    </w:div>
    <w:div w:id="1919973847">
      <w:bodyDiv w:val="1"/>
      <w:marLeft w:val="0"/>
      <w:marRight w:val="0"/>
      <w:marTop w:val="0"/>
      <w:marBottom w:val="0"/>
      <w:divBdr>
        <w:top w:val="none" w:sz="0" w:space="0" w:color="auto"/>
        <w:left w:val="none" w:sz="0" w:space="0" w:color="auto"/>
        <w:bottom w:val="none" w:sz="0" w:space="0" w:color="auto"/>
        <w:right w:val="none" w:sz="0" w:space="0" w:color="auto"/>
      </w:divBdr>
    </w:div>
    <w:div w:id="1929532604">
      <w:bodyDiv w:val="1"/>
      <w:marLeft w:val="0"/>
      <w:marRight w:val="0"/>
      <w:marTop w:val="0"/>
      <w:marBottom w:val="0"/>
      <w:divBdr>
        <w:top w:val="none" w:sz="0" w:space="0" w:color="auto"/>
        <w:left w:val="none" w:sz="0" w:space="0" w:color="auto"/>
        <w:bottom w:val="none" w:sz="0" w:space="0" w:color="auto"/>
        <w:right w:val="none" w:sz="0" w:space="0" w:color="auto"/>
      </w:divBdr>
      <w:divsChild>
        <w:div w:id="854343520">
          <w:marLeft w:val="0"/>
          <w:marRight w:val="0"/>
          <w:marTop w:val="0"/>
          <w:marBottom w:val="0"/>
          <w:divBdr>
            <w:top w:val="none" w:sz="0" w:space="0" w:color="auto"/>
            <w:left w:val="none" w:sz="0" w:space="0" w:color="auto"/>
            <w:bottom w:val="none" w:sz="0" w:space="0" w:color="auto"/>
            <w:right w:val="none" w:sz="0" w:space="0" w:color="auto"/>
          </w:divBdr>
          <w:divsChild>
            <w:div w:id="54084088">
              <w:marLeft w:val="0"/>
              <w:marRight w:val="0"/>
              <w:marTop w:val="0"/>
              <w:marBottom w:val="0"/>
              <w:divBdr>
                <w:top w:val="none" w:sz="0" w:space="0" w:color="auto"/>
                <w:left w:val="none" w:sz="0" w:space="0" w:color="auto"/>
                <w:bottom w:val="none" w:sz="0" w:space="0" w:color="auto"/>
                <w:right w:val="none" w:sz="0" w:space="0" w:color="auto"/>
              </w:divBdr>
            </w:div>
            <w:div w:id="139078218">
              <w:marLeft w:val="0"/>
              <w:marRight w:val="0"/>
              <w:marTop w:val="0"/>
              <w:marBottom w:val="0"/>
              <w:divBdr>
                <w:top w:val="none" w:sz="0" w:space="0" w:color="auto"/>
                <w:left w:val="none" w:sz="0" w:space="0" w:color="auto"/>
                <w:bottom w:val="none" w:sz="0" w:space="0" w:color="auto"/>
                <w:right w:val="none" w:sz="0" w:space="0" w:color="auto"/>
              </w:divBdr>
            </w:div>
            <w:div w:id="482739395">
              <w:marLeft w:val="0"/>
              <w:marRight w:val="0"/>
              <w:marTop w:val="0"/>
              <w:marBottom w:val="0"/>
              <w:divBdr>
                <w:top w:val="none" w:sz="0" w:space="0" w:color="auto"/>
                <w:left w:val="none" w:sz="0" w:space="0" w:color="auto"/>
                <w:bottom w:val="none" w:sz="0" w:space="0" w:color="auto"/>
                <w:right w:val="none" w:sz="0" w:space="0" w:color="auto"/>
              </w:divBdr>
            </w:div>
            <w:div w:id="733159901">
              <w:marLeft w:val="0"/>
              <w:marRight w:val="0"/>
              <w:marTop w:val="0"/>
              <w:marBottom w:val="0"/>
              <w:divBdr>
                <w:top w:val="none" w:sz="0" w:space="0" w:color="auto"/>
                <w:left w:val="none" w:sz="0" w:space="0" w:color="auto"/>
                <w:bottom w:val="none" w:sz="0" w:space="0" w:color="auto"/>
                <w:right w:val="none" w:sz="0" w:space="0" w:color="auto"/>
              </w:divBdr>
            </w:div>
            <w:div w:id="785778421">
              <w:marLeft w:val="0"/>
              <w:marRight w:val="0"/>
              <w:marTop w:val="0"/>
              <w:marBottom w:val="0"/>
              <w:divBdr>
                <w:top w:val="none" w:sz="0" w:space="0" w:color="auto"/>
                <w:left w:val="none" w:sz="0" w:space="0" w:color="auto"/>
                <w:bottom w:val="none" w:sz="0" w:space="0" w:color="auto"/>
                <w:right w:val="none" w:sz="0" w:space="0" w:color="auto"/>
              </w:divBdr>
            </w:div>
            <w:div w:id="854226000">
              <w:marLeft w:val="0"/>
              <w:marRight w:val="0"/>
              <w:marTop w:val="0"/>
              <w:marBottom w:val="0"/>
              <w:divBdr>
                <w:top w:val="none" w:sz="0" w:space="0" w:color="auto"/>
                <w:left w:val="none" w:sz="0" w:space="0" w:color="auto"/>
                <w:bottom w:val="none" w:sz="0" w:space="0" w:color="auto"/>
                <w:right w:val="none" w:sz="0" w:space="0" w:color="auto"/>
              </w:divBdr>
            </w:div>
            <w:div w:id="970786216">
              <w:marLeft w:val="0"/>
              <w:marRight w:val="0"/>
              <w:marTop w:val="0"/>
              <w:marBottom w:val="0"/>
              <w:divBdr>
                <w:top w:val="none" w:sz="0" w:space="0" w:color="auto"/>
                <w:left w:val="none" w:sz="0" w:space="0" w:color="auto"/>
                <w:bottom w:val="none" w:sz="0" w:space="0" w:color="auto"/>
                <w:right w:val="none" w:sz="0" w:space="0" w:color="auto"/>
              </w:divBdr>
            </w:div>
            <w:div w:id="984361768">
              <w:marLeft w:val="0"/>
              <w:marRight w:val="0"/>
              <w:marTop w:val="0"/>
              <w:marBottom w:val="0"/>
              <w:divBdr>
                <w:top w:val="none" w:sz="0" w:space="0" w:color="auto"/>
                <w:left w:val="none" w:sz="0" w:space="0" w:color="auto"/>
                <w:bottom w:val="none" w:sz="0" w:space="0" w:color="auto"/>
                <w:right w:val="none" w:sz="0" w:space="0" w:color="auto"/>
              </w:divBdr>
            </w:div>
            <w:div w:id="1106996760">
              <w:marLeft w:val="0"/>
              <w:marRight w:val="0"/>
              <w:marTop w:val="0"/>
              <w:marBottom w:val="0"/>
              <w:divBdr>
                <w:top w:val="none" w:sz="0" w:space="0" w:color="auto"/>
                <w:left w:val="none" w:sz="0" w:space="0" w:color="auto"/>
                <w:bottom w:val="none" w:sz="0" w:space="0" w:color="auto"/>
                <w:right w:val="none" w:sz="0" w:space="0" w:color="auto"/>
              </w:divBdr>
            </w:div>
            <w:div w:id="1139224268">
              <w:marLeft w:val="0"/>
              <w:marRight w:val="0"/>
              <w:marTop w:val="0"/>
              <w:marBottom w:val="0"/>
              <w:divBdr>
                <w:top w:val="none" w:sz="0" w:space="0" w:color="auto"/>
                <w:left w:val="none" w:sz="0" w:space="0" w:color="auto"/>
                <w:bottom w:val="none" w:sz="0" w:space="0" w:color="auto"/>
                <w:right w:val="none" w:sz="0" w:space="0" w:color="auto"/>
              </w:divBdr>
            </w:div>
            <w:div w:id="1335457995">
              <w:marLeft w:val="0"/>
              <w:marRight w:val="0"/>
              <w:marTop w:val="0"/>
              <w:marBottom w:val="0"/>
              <w:divBdr>
                <w:top w:val="none" w:sz="0" w:space="0" w:color="auto"/>
                <w:left w:val="none" w:sz="0" w:space="0" w:color="auto"/>
                <w:bottom w:val="none" w:sz="0" w:space="0" w:color="auto"/>
                <w:right w:val="none" w:sz="0" w:space="0" w:color="auto"/>
              </w:divBdr>
            </w:div>
            <w:div w:id="1713845883">
              <w:marLeft w:val="0"/>
              <w:marRight w:val="0"/>
              <w:marTop w:val="0"/>
              <w:marBottom w:val="0"/>
              <w:divBdr>
                <w:top w:val="none" w:sz="0" w:space="0" w:color="auto"/>
                <w:left w:val="none" w:sz="0" w:space="0" w:color="auto"/>
                <w:bottom w:val="none" w:sz="0" w:space="0" w:color="auto"/>
                <w:right w:val="none" w:sz="0" w:space="0" w:color="auto"/>
              </w:divBdr>
            </w:div>
            <w:div w:id="1722510257">
              <w:marLeft w:val="0"/>
              <w:marRight w:val="0"/>
              <w:marTop w:val="0"/>
              <w:marBottom w:val="0"/>
              <w:divBdr>
                <w:top w:val="none" w:sz="0" w:space="0" w:color="auto"/>
                <w:left w:val="none" w:sz="0" w:space="0" w:color="auto"/>
                <w:bottom w:val="none" w:sz="0" w:space="0" w:color="auto"/>
                <w:right w:val="none" w:sz="0" w:space="0" w:color="auto"/>
              </w:divBdr>
            </w:div>
            <w:div w:id="182007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55709">
      <w:bodyDiv w:val="1"/>
      <w:marLeft w:val="0"/>
      <w:marRight w:val="0"/>
      <w:marTop w:val="0"/>
      <w:marBottom w:val="0"/>
      <w:divBdr>
        <w:top w:val="none" w:sz="0" w:space="0" w:color="auto"/>
        <w:left w:val="none" w:sz="0" w:space="0" w:color="auto"/>
        <w:bottom w:val="none" w:sz="0" w:space="0" w:color="auto"/>
        <w:right w:val="none" w:sz="0" w:space="0" w:color="auto"/>
      </w:divBdr>
    </w:div>
    <w:div w:id="1935085660">
      <w:bodyDiv w:val="1"/>
      <w:marLeft w:val="0"/>
      <w:marRight w:val="0"/>
      <w:marTop w:val="0"/>
      <w:marBottom w:val="0"/>
      <w:divBdr>
        <w:top w:val="none" w:sz="0" w:space="0" w:color="auto"/>
        <w:left w:val="none" w:sz="0" w:space="0" w:color="auto"/>
        <w:bottom w:val="none" w:sz="0" w:space="0" w:color="auto"/>
        <w:right w:val="none" w:sz="0" w:space="0" w:color="auto"/>
      </w:divBdr>
      <w:divsChild>
        <w:div w:id="417094061">
          <w:marLeft w:val="0"/>
          <w:marRight w:val="0"/>
          <w:marTop w:val="0"/>
          <w:marBottom w:val="0"/>
          <w:divBdr>
            <w:top w:val="none" w:sz="0" w:space="0" w:color="auto"/>
            <w:left w:val="none" w:sz="0" w:space="0" w:color="auto"/>
            <w:bottom w:val="none" w:sz="0" w:space="0" w:color="auto"/>
            <w:right w:val="none" w:sz="0" w:space="0" w:color="auto"/>
          </w:divBdr>
          <w:divsChild>
            <w:div w:id="1410152709">
              <w:marLeft w:val="0"/>
              <w:marRight w:val="0"/>
              <w:marTop w:val="0"/>
              <w:marBottom w:val="0"/>
              <w:divBdr>
                <w:top w:val="none" w:sz="0" w:space="0" w:color="auto"/>
                <w:left w:val="none" w:sz="0" w:space="0" w:color="auto"/>
                <w:bottom w:val="none" w:sz="0" w:space="0" w:color="auto"/>
                <w:right w:val="none" w:sz="0" w:space="0" w:color="auto"/>
              </w:divBdr>
            </w:div>
            <w:div w:id="1513715472">
              <w:marLeft w:val="0"/>
              <w:marRight w:val="0"/>
              <w:marTop w:val="0"/>
              <w:marBottom w:val="0"/>
              <w:divBdr>
                <w:top w:val="none" w:sz="0" w:space="0" w:color="auto"/>
                <w:left w:val="none" w:sz="0" w:space="0" w:color="auto"/>
                <w:bottom w:val="none" w:sz="0" w:space="0" w:color="auto"/>
                <w:right w:val="none" w:sz="0" w:space="0" w:color="auto"/>
              </w:divBdr>
            </w:div>
            <w:div w:id="1915047490">
              <w:marLeft w:val="0"/>
              <w:marRight w:val="0"/>
              <w:marTop w:val="0"/>
              <w:marBottom w:val="0"/>
              <w:divBdr>
                <w:top w:val="none" w:sz="0" w:space="0" w:color="auto"/>
                <w:left w:val="none" w:sz="0" w:space="0" w:color="auto"/>
                <w:bottom w:val="none" w:sz="0" w:space="0" w:color="auto"/>
                <w:right w:val="none" w:sz="0" w:space="0" w:color="auto"/>
              </w:divBdr>
            </w:div>
            <w:div w:id="209697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8098">
      <w:bodyDiv w:val="1"/>
      <w:marLeft w:val="0"/>
      <w:marRight w:val="0"/>
      <w:marTop w:val="0"/>
      <w:marBottom w:val="0"/>
      <w:divBdr>
        <w:top w:val="none" w:sz="0" w:space="0" w:color="auto"/>
        <w:left w:val="none" w:sz="0" w:space="0" w:color="auto"/>
        <w:bottom w:val="none" w:sz="0" w:space="0" w:color="auto"/>
        <w:right w:val="none" w:sz="0" w:space="0" w:color="auto"/>
      </w:divBdr>
    </w:div>
    <w:div w:id="1938251081">
      <w:bodyDiv w:val="1"/>
      <w:marLeft w:val="0"/>
      <w:marRight w:val="0"/>
      <w:marTop w:val="0"/>
      <w:marBottom w:val="0"/>
      <w:divBdr>
        <w:top w:val="none" w:sz="0" w:space="0" w:color="auto"/>
        <w:left w:val="none" w:sz="0" w:space="0" w:color="auto"/>
        <w:bottom w:val="none" w:sz="0" w:space="0" w:color="auto"/>
        <w:right w:val="none" w:sz="0" w:space="0" w:color="auto"/>
      </w:divBdr>
    </w:div>
    <w:div w:id="1943413087">
      <w:bodyDiv w:val="1"/>
      <w:marLeft w:val="0"/>
      <w:marRight w:val="0"/>
      <w:marTop w:val="0"/>
      <w:marBottom w:val="0"/>
      <w:divBdr>
        <w:top w:val="none" w:sz="0" w:space="0" w:color="auto"/>
        <w:left w:val="none" w:sz="0" w:space="0" w:color="auto"/>
        <w:bottom w:val="none" w:sz="0" w:space="0" w:color="auto"/>
        <w:right w:val="none" w:sz="0" w:space="0" w:color="auto"/>
      </w:divBdr>
    </w:div>
    <w:div w:id="1947694344">
      <w:bodyDiv w:val="1"/>
      <w:marLeft w:val="0"/>
      <w:marRight w:val="0"/>
      <w:marTop w:val="0"/>
      <w:marBottom w:val="0"/>
      <w:divBdr>
        <w:top w:val="none" w:sz="0" w:space="0" w:color="auto"/>
        <w:left w:val="none" w:sz="0" w:space="0" w:color="auto"/>
        <w:bottom w:val="none" w:sz="0" w:space="0" w:color="auto"/>
        <w:right w:val="none" w:sz="0" w:space="0" w:color="auto"/>
      </w:divBdr>
      <w:divsChild>
        <w:div w:id="47148173">
          <w:marLeft w:val="360"/>
          <w:marRight w:val="0"/>
          <w:marTop w:val="200"/>
          <w:marBottom w:val="160"/>
          <w:divBdr>
            <w:top w:val="none" w:sz="0" w:space="0" w:color="auto"/>
            <w:left w:val="none" w:sz="0" w:space="0" w:color="auto"/>
            <w:bottom w:val="none" w:sz="0" w:space="0" w:color="auto"/>
            <w:right w:val="none" w:sz="0" w:space="0" w:color="auto"/>
          </w:divBdr>
        </w:div>
      </w:divsChild>
    </w:div>
    <w:div w:id="1950238349">
      <w:bodyDiv w:val="1"/>
      <w:marLeft w:val="0"/>
      <w:marRight w:val="0"/>
      <w:marTop w:val="0"/>
      <w:marBottom w:val="0"/>
      <w:divBdr>
        <w:top w:val="none" w:sz="0" w:space="0" w:color="auto"/>
        <w:left w:val="none" w:sz="0" w:space="0" w:color="auto"/>
        <w:bottom w:val="none" w:sz="0" w:space="0" w:color="auto"/>
        <w:right w:val="none" w:sz="0" w:space="0" w:color="auto"/>
      </w:divBdr>
      <w:divsChild>
        <w:div w:id="339090054">
          <w:marLeft w:val="0"/>
          <w:marRight w:val="0"/>
          <w:marTop w:val="0"/>
          <w:marBottom w:val="0"/>
          <w:divBdr>
            <w:top w:val="none" w:sz="0" w:space="0" w:color="auto"/>
            <w:left w:val="none" w:sz="0" w:space="0" w:color="auto"/>
            <w:bottom w:val="none" w:sz="0" w:space="0" w:color="auto"/>
            <w:right w:val="none" w:sz="0" w:space="0" w:color="auto"/>
          </w:divBdr>
          <w:divsChild>
            <w:div w:id="1940142478">
              <w:marLeft w:val="-150"/>
              <w:marRight w:val="-150"/>
              <w:marTop w:val="0"/>
              <w:marBottom w:val="0"/>
              <w:divBdr>
                <w:top w:val="none" w:sz="0" w:space="0" w:color="auto"/>
                <w:left w:val="none" w:sz="0" w:space="0" w:color="auto"/>
                <w:bottom w:val="none" w:sz="0" w:space="0" w:color="auto"/>
                <w:right w:val="none" w:sz="0" w:space="0" w:color="auto"/>
              </w:divBdr>
              <w:divsChild>
                <w:div w:id="1697535482">
                  <w:marLeft w:val="0"/>
                  <w:marRight w:val="0"/>
                  <w:marTop w:val="0"/>
                  <w:marBottom w:val="0"/>
                  <w:divBdr>
                    <w:top w:val="none" w:sz="0" w:space="0" w:color="auto"/>
                    <w:left w:val="none" w:sz="0" w:space="0" w:color="auto"/>
                    <w:bottom w:val="none" w:sz="0" w:space="0" w:color="auto"/>
                    <w:right w:val="none" w:sz="0" w:space="0" w:color="auto"/>
                  </w:divBdr>
                  <w:divsChild>
                    <w:div w:id="78381302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747264439">
          <w:marLeft w:val="0"/>
          <w:marRight w:val="0"/>
          <w:marTop w:val="0"/>
          <w:marBottom w:val="0"/>
          <w:divBdr>
            <w:top w:val="none" w:sz="0" w:space="0" w:color="auto"/>
            <w:left w:val="none" w:sz="0" w:space="0" w:color="auto"/>
            <w:bottom w:val="none" w:sz="0" w:space="0" w:color="auto"/>
            <w:right w:val="none" w:sz="0" w:space="0" w:color="auto"/>
          </w:divBdr>
          <w:divsChild>
            <w:div w:id="1168520677">
              <w:marLeft w:val="-150"/>
              <w:marRight w:val="-150"/>
              <w:marTop w:val="0"/>
              <w:marBottom w:val="0"/>
              <w:divBdr>
                <w:top w:val="none" w:sz="0" w:space="0" w:color="auto"/>
                <w:left w:val="none" w:sz="0" w:space="0" w:color="auto"/>
                <w:bottom w:val="none" w:sz="0" w:space="0" w:color="auto"/>
                <w:right w:val="none" w:sz="0" w:space="0" w:color="auto"/>
              </w:divBdr>
              <w:divsChild>
                <w:div w:id="1054233027">
                  <w:marLeft w:val="0"/>
                  <w:marRight w:val="0"/>
                  <w:marTop w:val="0"/>
                  <w:marBottom w:val="0"/>
                  <w:divBdr>
                    <w:top w:val="none" w:sz="0" w:space="0" w:color="auto"/>
                    <w:left w:val="none" w:sz="0" w:space="0" w:color="auto"/>
                    <w:bottom w:val="none" w:sz="0" w:space="0" w:color="auto"/>
                    <w:right w:val="none" w:sz="0" w:space="0" w:color="auto"/>
                  </w:divBdr>
                  <w:divsChild>
                    <w:div w:id="88186303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555194253">
          <w:marLeft w:val="0"/>
          <w:marRight w:val="0"/>
          <w:marTop w:val="0"/>
          <w:marBottom w:val="0"/>
          <w:divBdr>
            <w:top w:val="none" w:sz="0" w:space="0" w:color="auto"/>
            <w:left w:val="none" w:sz="0" w:space="0" w:color="auto"/>
            <w:bottom w:val="none" w:sz="0" w:space="0" w:color="auto"/>
            <w:right w:val="none" w:sz="0" w:space="0" w:color="auto"/>
          </w:divBdr>
          <w:divsChild>
            <w:div w:id="210921131">
              <w:marLeft w:val="-150"/>
              <w:marRight w:val="-150"/>
              <w:marTop w:val="0"/>
              <w:marBottom w:val="0"/>
              <w:divBdr>
                <w:top w:val="none" w:sz="0" w:space="0" w:color="auto"/>
                <w:left w:val="none" w:sz="0" w:space="0" w:color="auto"/>
                <w:bottom w:val="none" w:sz="0" w:space="0" w:color="auto"/>
                <w:right w:val="none" w:sz="0" w:space="0" w:color="auto"/>
              </w:divBdr>
              <w:divsChild>
                <w:div w:id="731925663">
                  <w:marLeft w:val="0"/>
                  <w:marRight w:val="0"/>
                  <w:marTop w:val="0"/>
                  <w:marBottom w:val="0"/>
                  <w:divBdr>
                    <w:top w:val="none" w:sz="0" w:space="0" w:color="auto"/>
                    <w:left w:val="none" w:sz="0" w:space="0" w:color="auto"/>
                    <w:bottom w:val="none" w:sz="0" w:space="0" w:color="auto"/>
                    <w:right w:val="none" w:sz="0" w:space="0" w:color="auto"/>
                  </w:divBdr>
                  <w:divsChild>
                    <w:div w:id="37127260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747876740">
          <w:marLeft w:val="0"/>
          <w:marRight w:val="0"/>
          <w:marTop w:val="0"/>
          <w:marBottom w:val="0"/>
          <w:divBdr>
            <w:top w:val="none" w:sz="0" w:space="0" w:color="auto"/>
            <w:left w:val="none" w:sz="0" w:space="0" w:color="auto"/>
            <w:bottom w:val="none" w:sz="0" w:space="0" w:color="auto"/>
            <w:right w:val="none" w:sz="0" w:space="0" w:color="auto"/>
          </w:divBdr>
          <w:divsChild>
            <w:div w:id="1360546000">
              <w:marLeft w:val="-150"/>
              <w:marRight w:val="-150"/>
              <w:marTop w:val="0"/>
              <w:marBottom w:val="0"/>
              <w:divBdr>
                <w:top w:val="none" w:sz="0" w:space="0" w:color="auto"/>
                <w:left w:val="none" w:sz="0" w:space="0" w:color="auto"/>
                <w:bottom w:val="none" w:sz="0" w:space="0" w:color="auto"/>
                <w:right w:val="none" w:sz="0" w:space="0" w:color="auto"/>
              </w:divBdr>
              <w:divsChild>
                <w:div w:id="350767064">
                  <w:marLeft w:val="0"/>
                  <w:marRight w:val="0"/>
                  <w:marTop w:val="0"/>
                  <w:marBottom w:val="0"/>
                  <w:divBdr>
                    <w:top w:val="none" w:sz="0" w:space="0" w:color="auto"/>
                    <w:left w:val="none" w:sz="0" w:space="0" w:color="auto"/>
                    <w:bottom w:val="none" w:sz="0" w:space="0" w:color="auto"/>
                    <w:right w:val="none" w:sz="0" w:space="0" w:color="auto"/>
                  </w:divBdr>
                  <w:divsChild>
                    <w:div w:id="5840454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2047413252">
          <w:marLeft w:val="0"/>
          <w:marRight w:val="0"/>
          <w:marTop w:val="0"/>
          <w:marBottom w:val="0"/>
          <w:divBdr>
            <w:top w:val="none" w:sz="0" w:space="0" w:color="auto"/>
            <w:left w:val="none" w:sz="0" w:space="0" w:color="auto"/>
            <w:bottom w:val="none" w:sz="0" w:space="0" w:color="auto"/>
            <w:right w:val="none" w:sz="0" w:space="0" w:color="auto"/>
          </w:divBdr>
          <w:divsChild>
            <w:div w:id="1670712207">
              <w:marLeft w:val="-150"/>
              <w:marRight w:val="-150"/>
              <w:marTop w:val="0"/>
              <w:marBottom w:val="0"/>
              <w:divBdr>
                <w:top w:val="none" w:sz="0" w:space="0" w:color="auto"/>
                <w:left w:val="none" w:sz="0" w:space="0" w:color="auto"/>
                <w:bottom w:val="none" w:sz="0" w:space="0" w:color="auto"/>
                <w:right w:val="none" w:sz="0" w:space="0" w:color="auto"/>
              </w:divBdr>
              <w:divsChild>
                <w:div w:id="1872185024">
                  <w:marLeft w:val="0"/>
                  <w:marRight w:val="0"/>
                  <w:marTop w:val="0"/>
                  <w:marBottom w:val="0"/>
                  <w:divBdr>
                    <w:top w:val="none" w:sz="0" w:space="0" w:color="auto"/>
                    <w:left w:val="none" w:sz="0" w:space="0" w:color="auto"/>
                    <w:bottom w:val="none" w:sz="0" w:space="0" w:color="auto"/>
                    <w:right w:val="none" w:sz="0" w:space="0" w:color="auto"/>
                  </w:divBdr>
                  <w:divsChild>
                    <w:div w:id="173188156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2071414136">
          <w:marLeft w:val="0"/>
          <w:marRight w:val="0"/>
          <w:marTop w:val="0"/>
          <w:marBottom w:val="0"/>
          <w:divBdr>
            <w:top w:val="none" w:sz="0" w:space="0" w:color="auto"/>
            <w:left w:val="none" w:sz="0" w:space="0" w:color="auto"/>
            <w:bottom w:val="none" w:sz="0" w:space="0" w:color="auto"/>
            <w:right w:val="none" w:sz="0" w:space="0" w:color="auto"/>
          </w:divBdr>
          <w:divsChild>
            <w:div w:id="515578515">
              <w:marLeft w:val="-150"/>
              <w:marRight w:val="-150"/>
              <w:marTop w:val="0"/>
              <w:marBottom w:val="0"/>
              <w:divBdr>
                <w:top w:val="none" w:sz="0" w:space="0" w:color="auto"/>
                <w:left w:val="none" w:sz="0" w:space="0" w:color="auto"/>
                <w:bottom w:val="none" w:sz="0" w:space="0" w:color="auto"/>
                <w:right w:val="none" w:sz="0" w:space="0" w:color="auto"/>
              </w:divBdr>
              <w:divsChild>
                <w:div w:id="1998799697">
                  <w:marLeft w:val="0"/>
                  <w:marRight w:val="0"/>
                  <w:marTop w:val="0"/>
                  <w:marBottom w:val="0"/>
                  <w:divBdr>
                    <w:top w:val="none" w:sz="0" w:space="0" w:color="auto"/>
                    <w:left w:val="none" w:sz="0" w:space="0" w:color="auto"/>
                    <w:bottom w:val="none" w:sz="0" w:space="0" w:color="auto"/>
                    <w:right w:val="none" w:sz="0" w:space="0" w:color="auto"/>
                  </w:divBdr>
                  <w:divsChild>
                    <w:div w:id="205137316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1951932550">
      <w:bodyDiv w:val="1"/>
      <w:marLeft w:val="0"/>
      <w:marRight w:val="0"/>
      <w:marTop w:val="0"/>
      <w:marBottom w:val="0"/>
      <w:divBdr>
        <w:top w:val="none" w:sz="0" w:space="0" w:color="auto"/>
        <w:left w:val="none" w:sz="0" w:space="0" w:color="auto"/>
        <w:bottom w:val="none" w:sz="0" w:space="0" w:color="auto"/>
        <w:right w:val="none" w:sz="0" w:space="0" w:color="auto"/>
      </w:divBdr>
    </w:div>
    <w:div w:id="1953658752">
      <w:bodyDiv w:val="1"/>
      <w:marLeft w:val="0"/>
      <w:marRight w:val="0"/>
      <w:marTop w:val="0"/>
      <w:marBottom w:val="0"/>
      <w:divBdr>
        <w:top w:val="none" w:sz="0" w:space="0" w:color="auto"/>
        <w:left w:val="none" w:sz="0" w:space="0" w:color="auto"/>
        <w:bottom w:val="none" w:sz="0" w:space="0" w:color="auto"/>
        <w:right w:val="none" w:sz="0" w:space="0" w:color="auto"/>
      </w:divBdr>
    </w:div>
    <w:div w:id="1962875539">
      <w:bodyDiv w:val="1"/>
      <w:marLeft w:val="0"/>
      <w:marRight w:val="0"/>
      <w:marTop w:val="0"/>
      <w:marBottom w:val="0"/>
      <w:divBdr>
        <w:top w:val="none" w:sz="0" w:space="0" w:color="auto"/>
        <w:left w:val="none" w:sz="0" w:space="0" w:color="auto"/>
        <w:bottom w:val="none" w:sz="0" w:space="0" w:color="auto"/>
        <w:right w:val="none" w:sz="0" w:space="0" w:color="auto"/>
      </w:divBdr>
    </w:div>
    <w:div w:id="1963880895">
      <w:bodyDiv w:val="1"/>
      <w:marLeft w:val="0"/>
      <w:marRight w:val="0"/>
      <w:marTop w:val="0"/>
      <w:marBottom w:val="0"/>
      <w:divBdr>
        <w:top w:val="none" w:sz="0" w:space="0" w:color="auto"/>
        <w:left w:val="none" w:sz="0" w:space="0" w:color="auto"/>
        <w:bottom w:val="none" w:sz="0" w:space="0" w:color="auto"/>
        <w:right w:val="none" w:sz="0" w:space="0" w:color="auto"/>
      </w:divBdr>
    </w:div>
    <w:div w:id="1968781205">
      <w:bodyDiv w:val="1"/>
      <w:marLeft w:val="0"/>
      <w:marRight w:val="0"/>
      <w:marTop w:val="0"/>
      <w:marBottom w:val="0"/>
      <w:divBdr>
        <w:top w:val="none" w:sz="0" w:space="0" w:color="auto"/>
        <w:left w:val="none" w:sz="0" w:space="0" w:color="auto"/>
        <w:bottom w:val="none" w:sz="0" w:space="0" w:color="auto"/>
        <w:right w:val="none" w:sz="0" w:space="0" w:color="auto"/>
      </w:divBdr>
    </w:div>
    <w:div w:id="1973320682">
      <w:bodyDiv w:val="1"/>
      <w:marLeft w:val="0"/>
      <w:marRight w:val="0"/>
      <w:marTop w:val="0"/>
      <w:marBottom w:val="0"/>
      <w:divBdr>
        <w:top w:val="none" w:sz="0" w:space="0" w:color="auto"/>
        <w:left w:val="none" w:sz="0" w:space="0" w:color="auto"/>
        <w:bottom w:val="none" w:sz="0" w:space="0" w:color="auto"/>
        <w:right w:val="none" w:sz="0" w:space="0" w:color="auto"/>
      </w:divBdr>
      <w:divsChild>
        <w:div w:id="2050644978">
          <w:marLeft w:val="0"/>
          <w:marRight w:val="0"/>
          <w:marTop w:val="0"/>
          <w:marBottom w:val="0"/>
          <w:divBdr>
            <w:top w:val="none" w:sz="0" w:space="0" w:color="auto"/>
            <w:left w:val="none" w:sz="0" w:space="0" w:color="auto"/>
            <w:bottom w:val="none" w:sz="0" w:space="0" w:color="auto"/>
            <w:right w:val="none" w:sz="0" w:space="0" w:color="auto"/>
          </w:divBdr>
          <w:divsChild>
            <w:div w:id="966203764">
              <w:marLeft w:val="0"/>
              <w:marRight w:val="0"/>
              <w:marTop w:val="0"/>
              <w:marBottom w:val="0"/>
              <w:divBdr>
                <w:top w:val="none" w:sz="0" w:space="0" w:color="auto"/>
                <w:left w:val="none" w:sz="0" w:space="0" w:color="auto"/>
                <w:bottom w:val="none" w:sz="0" w:space="0" w:color="auto"/>
                <w:right w:val="none" w:sz="0" w:space="0" w:color="auto"/>
              </w:divBdr>
            </w:div>
            <w:div w:id="1540783071">
              <w:marLeft w:val="0"/>
              <w:marRight w:val="0"/>
              <w:marTop w:val="0"/>
              <w:marBottom w:val="0"/>
              <w:divBdr>
                <w:top w:val="none" w:sz="0" w:space="0" w:color="auto"/>
                <w:left w:val="none" w:sz="0" w:space="0" w:color="auto"/>
                <w:bottom w:val="none" w:sz="0" w:space="0" w:color="auto"/>
                <w:right w:val="none" w:sz="0" w:space="0" w:color="auto"/>
              </w:divBdr>
            </w:div>
            <w:div w:id="1670523035">
              <w:marLeft w:val="0"/>
              <w:marRight w:val="0"/>
              <w:marTop w:val="0"/>
              <w:marBottom w:val="0"/>
              <w:divBdr>
                <w:top w:val="none" w:sz="0" w:space="0" w:color="auto"/>
                <w:left w:val="none" w:sz="0" w:space="0" w:color="auto"/>
                <w:bottom w:val="none" w:sz="0" w:space="0" w:color="auto"/>
                <w:right w:val="none" w:sz="0" w:space="0" w:color="auto"/>
              </w:divBdr>
            </w:div>
            <w:div w:id="204100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55561">
      <w:bodyDiv w:val="1"/>
      <w:marLeft w:val="0"/>
      <w:marRight w:val="0"/>
      <w:marTop w:val="0"/>
      <w:marBottom w:val="0"/>
      <w:divBdr>
        <w:top w:val="none" w:sz="0" w:space="0" w:color="auto"/>
        <w:left w:val="none" w:sz="0" w:space="0" w:color="auto"/>
        <w:bottom w:val="none" w:sz="0" w:space="0" w:color="auto"/>
        <w:right w:val="none" w:sz="0" w:space="0" w:color="auto"/>
      </w:divBdr>
      <w:divsChild>
        <w:div w:id="1418673473">
          <w:marLeft w:val="0"/>
          <w:marRight w:val="0"/>
          <w:marTop w:val="0"/>
          <w:marBottom w:val="0"/>
          <w:divBdr>
            <w:top w:val="none" w:sz="0" w:space="0" w:color="auto"/>
            <w:left w:val="none" w:sz="0" w:space="0" w:color="auto"/>
            <w:bottom w:val="none" w:sz="0" w:space="0" w:color="auto"/>
            <w:right w:val="none" w:sz="0" w:space="0" w:color="auto"/>
          </w:divBdr>
          <w:divsChild>
            <w:div w:id="36318690">
              <w:marLeft w:val="0"/>
              <w:marRight w:val="0"/>
              <w:marTop w:val="0"/>
              <w:marBottom w:val="0"/>
              <w:divBdr>
                <w:top w:val="none" w:sz="0" w:space="0" w:color="auto"/>
                <w:left w:val="none" w:sz="0" w:space="0" w:color="auto"/>
                <w:bottom w:val="none" w:sz="0" w:space="0" w:color="auto"/>
                <w:right w:val="none" w:sz="0" w:space="0" w:color="auto"/>
              </w:divBdr>
            </w:div>
            <w:div w:id="77292826">
              <w:marLeft w:val="0"/>
              <w:marRight w:val="0"/>
              <w:marTop w:val="0"/>
              <w:marBottom w:val="0"/>
              <w:divBdr>
                <w:top w:val="none" w:sz="0" w:space="0" w:color="auto"/>
                <w:left w:val="none" w:sz="0" w:space="0" w:color="auto"/>
                <w:bottom w:val="none" w:sz="0" w:space="0" w:color="auto"/>
                <w:right w:val="none" w:sz="0" w:space="0" w:color="auto"/>
              </w:divBdr>
            </w:div>
            <w:div w:id="88081725">
              <w:marLeft w:val="0"/>
              <w:marRight w:val="0"/>
              <w:marTop w:val="0"/>
              <w:marBottom w:val="0"/>
              <w:divBdr>
                <w:top w:val="none" w:sz="0" w:space="0" w:color="auto"/>
                <w:left w:val="none" w:sz="0" w:space="0" w:color="auto"/>
                <w:bottom w:val="none" w:sz="0" w:space="0" w:color="auto"/>
                <w:right w:val="none" w:sz="0" w:space="0" w:color="auto"/>
              </w:divBdr>
            </w:div>
            <w:div w:id="207111783">
              <w:marLeft w:val="0"/>
              <w:marRight w:val="0"/>
              <w:marTop w:val="0"/>
              <w:marBottom w:val="0"/>
              <w:divBdr>
                <w:top w:val="none" w:sz="0" w:space="0" w:color="auto"/>
                <w:left w:val="none" w:sz="0" w:space="0" w:color="auto"/>
                <w:bottom w:val="none" w:sz="0" w:space="0" w:color="auto"/>
                <w:right w:val="none" w:sz="0" w:space="0" w:color="auto"/>
              </w:divBdr>
            </w:div>
            <w:div w:id="319385501">
              <w:marLeft w:val="0"/>
              <w:marRight w:val="0"/>
              <w:marTop w:val="0"/>
              <w:marBottom w:val="0"/>
              <w:divBdr>
                <w:top w:val="none" w:sz="0" w:space="0" w:color="auto"/>
                <w:left w:val="none" w:sz="0" w:space="0" w:color="auto"/>
                <w:bottom w:val="none" w:sz="0" w:space="0" w:color="auto"/>
                <w:right w:val="none" w:sz="0" w:space="0" w:color="auto"/>
              </w:divBdr>
            </w:div>
            <w:div w:id="543178457">
              <w:marLeft w:val="0"/>
              <w:marRight w:val="0"/>
              <w:marTop w:val="0"/>
              <w:marBottom w:val="0"/>
              <w:divBdr>
                <w:top w:val="none" w:sz="0" w:space="0" w:color="auto"/>
                <w:left w:val="none" w:sz="0" w:space="0" w:color="auto"/>
                <w:bottom w:val="none" w:sz="0" w:space="0" w:color="auto"/>
                <w:right w:val="none" w:sz="0" w:space="0" w:color="auto"/>
              </w:divBdr>
            </w:div>
            <w:div w:id="843515167">
              <w:marLeft w:val="0"/>
              <w:marRight w:val="0"/>
              <w:marTop w:val="0"/>
              <w:marBottom w:val="0"/>
              <w:divBdr>
                <w:top w:val="none" w:sz="0" w:space="0" w:color="auto"/>
                <w:left w:val="none" w:sz="0" w:space="0" w:color="auto"/>
                <w:bottom w:val="none" w:sz="0" w:space="0" w:color="auto"/>
                <w:right w:val="none" w:sz="0" w:space="0" w:color="auto"/>
              </w:divBdr>
            </w:div>
            <w:div w:id="885457268">
              <w:marLeft w:val="0"/>
              <w:marRight w:val="0"/>
              <w:marTop w:val="0"/>
              <w:marBottom w:val="0"/>
              <w:divBdr>
                <w:top w:val="none" w:sz="0" w:space="0" w:color="auto"/>
                <w:left w:val="none" w:sz="0" w:space="0" w:color="auto"/>
                <w:bottom w:val="none" w:sz="0" w:space="0" w:color="auto"/>
                <w:right w:val="none" w:sz="0" w:space="0" w:color="auto"/>
              </w:divBdr>
            </w:div>
            <w:div w:id="951479713">
              <w:marLeft w:val="0"/>
              <w:marRight w:val="0"/>
              <w:marTop w:val="0"/>
              <w:marBottom w:val="0"/>
              <w:divBdr>
                <w:top w:val="none" w:sz="0" w:space="0" w:color="auto"/>
                <w:left w:val="none" w:sz="0" w:space="0" w:color="auto"/>
                <w:bottom w:val="none" w:sz="0" w:space="0" w:color="auto"/>
                <w:right w:val="none" w:sz="0" w:space="0" w:color="auto"/>
              </w:divBdr>
            </w:div>
            <w:div w:id="953365666">
              <w:marLeft w:val="0"/>
              <w:marRight w:val="0"/>
              <w:marTop w:val="0"/>
              <w:marBottom w:val="0"/>
              <w:divBdr>
                <w:top w:val="none" w:sz="0" w:space="0" w:color="auto"/>
                <w:left w:val="none" w:sz="0" w:space="0" w:color="auto"/>
                <w:bottom w:val="none" w:sz="0" w:space="0" w:color="auto"/>
                <w:right w:val="none" w:sz="0" w:space="0" w:color="auto"/>
              </w:divBdr>
            </w:div>
            <w:div w:id="964578591">
              <w:marLeft w:val="0"/>
              <w:marRight w:val="0"/>
              <w:marTop w:val="0"/>
              <w:marBottom w:val="0"/>
              <w:divBdr>
                <w:top w:val="none" w:sz="0" w:space="0" w:color="auto"/>
                <w:left w:val="none" w:sz="0" w:space="0" w:color="auto"/>
                <w:bottom w:val="none" w:sz="0" w:space="0" w:color="auto"/>
                <w:right w:val="none" w:sz="0" w:space="0" w:color="auto"/>
              </w:divBdr>
            </w:div>
            <w:div w:id="972910174">
              <w:marLeft w:val="0"/>
              <w:marRight w:val="0"/>
              <w:marTop w:val="0"/>
              <w:marBottom w:val="0"/>
              <w:divBdr>
                <w:top w:val="none" w:sz="0" w:space="0" w:color="auto"/>
                <w:left w:val="none" w:sz="0" w:space="0" w:color="auto"/>
                <w:bottom w:val="none" w:sz="0" w:space="0" w:color="auto"/>
                <w:right w:val="none" w:sz="0" w:space="0" w:color="auto"/>
              </w:divBdr>
            </w:div>
            <w:div w:id="1116096518">
              <w:marLeft w:val="0"/>
              <w:marRight w:val="0"/>
              <w:marTop w:val="0"/>
              <w:marBottom w:val="0"/>
              <w:divBdr>
                <w:top w:val="none" w:sz="0" w:space="0" w:color="auto"/>
                <w:left w:val="none" w:sz="0" w:space="0" w:color="auto"/>
                <w:bottom w:val="none" w:sz="0" w:space="0" w:color="auto"/>
                <w:right w:val="none" w:sz="0" w:space="0" w:color="auto"/>
              </w:divBdr>
            </w:div>
            <w:div w:id="1146356850">
              <w:marLeft w:val="0"/>
              <w:marRight w:val="0"/>
              <w:marTop w:val="0"/>
              <w:marBottom w:val="0"/>
              <w:divBdr>
                <w:top w:val="none" w:sz="0" w:space="0" w:color="auto"/>
                <w:left w:val="none" w:sz="0" w:space="0" w:color="auto"/>
                <w:bottom w:val="none" w:sz="0" w:space="0" w:color="auto"/>
                <w:right w:val="none" w:sz="0" w:space="0" w:color="auto"/>
              </w:divBdr>
            </w:div>
            <w:div w:id="1183011303">
              <w:marLeft w:val="0"/>
              <w:marRight w:val="0"/>
              <w:marTop w:val="0"/>
              <w:marBottom w:val="0"/>
              <w:divBdr>
                <w:top w:val="none" w:sz="0" w:space="0" w:color="auto"/>
                <w:left w:val="none" w:sz="0" w:space="0" w:color="auto"/>
                <w:bottom w:val="none" w:sz="0" w:space="0" w:color="auto"/>
                <w:right w:val="none" w:sz="0" w:space="0" w:color="auto"/>
              </w:divBdr>
            </w:div>
            <w:div w:id="1314794014">
              <w:marLeft w:val="0"/>
              <w:marRight w:val="0"/>
              <w:marTop w:val="0"/>
              <w:marBottom w:val="0"/>
              <w:divBdr>
                <w:top w:val="none" w:sz="0" w:space="0" w:color="auto"/>
                <w:left w:val="none" w:sz="0" w:space="0" w:color="auto"/>
                <w:bottom w:val="none" w:sz="0" w:space="0" w:color="auto"/>
                <w:right w:val="none" w:sz="0" w:space="0" w:color="auto"/>
              </w:divBdr>
            </w:div>
            <w:div w:id="1409813970">
              <w:marLeft w:val="0"/>
              <w:marRight w:val="0"/>
              <w:marTop w:val="0"/>
              <w:marBottom w:val="0"/>
              <w:divBdr>
                <w:top w:val="none" w:sz="0" w:space="0" w:color="auto"/>
                <w:left w:val="none" w:sz="0" w:space="0" w:color="auto"/>
                <w:bottom w:val="none" w:sz="0" w:space="0" w:color="auto"/>
                <w:right w:val="none" w:sz="0" w:space="0" w:color="auto"/>
              </w:divBdr>
            </w:div>
            <w:div w:id="1576161841">
              <w:marLeft w:val="0"/>
              <w:marRight w:val="0"/>
              <w:marTop w:val="0"/>
              <w:marBottom w:val="0"/>
              <w:divBdr>
                <w:top w:val="none" w:sz="0" w:space="0" w:color="auto"/>
                <w:left w:val="none" w:sz="0" w:space="0" w:color="auto"/>
                <w:bottom w:val="none" w:sz="0" w:space="0" w:color="auto"/>
                <w:right w:val="none" w:sz="0" w:space="0" w:color="auto"/>
              </w:divBdr>
            </w:div>
            <w:div w:id="1903522191">
              <w:marLeft w:val="0"/>
              <w:marRight w:val="0"/>
              <w:marTop w:val="0"/>
              <w:marBottom w:val="0"/>
              <w:divBdr>
                <w:top w:val="none" w:sz="0" w:space="0" w:color="auto"/>
                <w:left w:val="none" w:sz="0" w:space="0" w:color="auto"/>
                <w:bottom w:val="none" w:sz="0" w:space="0" w:color="auto"/>
                <w:right w:val="none" w:sz="0" w:space="0" w:color="auto"/>
              </w:divBdr>
            </w:div>
            <w:div w:id="214095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56307">
      <w:bodyDiv w:val="1"/>
      <w:marLeft w:val="0"/>
      <w:marRight w:val="0"/>
      <w:marTop w:val="0"/>
      <w:marBottom w:val="0"/>
      <w:divBdr>
        <w:top w:val="none" w:sz="0" w:space="0" w:color="auto"/>
        <w:left w:val="none" w:sz="0" w:space="0" w:color="auto"/>
        <w:bottom w:val="none" w:sz="0" w:space="0" w:color="auto"/>
        <w:right w:val="none" w:sz="0" w:space="0" w:color="auto"/>
      </w:divBdr>
    </w:div>
    <w:div w:id="1990164142">
      <w:bodyDiv w:val="1"/>
      <w:marLeft w:val="0"/>
      <w:marRight w:val="0"/>
      <w:marTop w:val="0"/>
      <w:marBottom w:val="0"/>
      <w:divBdr>
        <w:top w:val="none" w:sz="0" w:space="0" w:color="auto"/>
        <w:left w:val="none" w:sz="0" w:space="0" w:color="auto"/>
        <w:bottom w:val="none" w:sz="0" w:space="0" w:color="auto"/>
        <w:right w:val="none" w:sz="0" w:space="0" w:color="auto"/>
      </w:divBdr>
    </w:div>
    <w:div w:id="1997605737">
      <w:bodyDiv w:val="1"/>
      <w:marLeft w:val="0"/>
      <w:marRight w:val="0"/>
      <w:marTop w:val="0"/>
      <w:marBottom w:val="0"/>
      <w:divBdr>
        <w:top w:val="none" w:sz="0" w:space="0" w:color="auto"/>
        <w:left w:val="none" w:sz="0" w:space="0" w:color="auto"/>
        <w:bottom w:val="none" w:sz="0" w:space="0" w:color="auto"/>
        <w:right w:val="none" w:sz="0" w:space="0" w:color="auto"/>
      </w:divBdr>
    </w:div>
    <w:div w:id="1997610792">
      <w:bodyDiv w:val="1"/>
      <w:marLeft w:val="0"/>
      <w:marRight w:val="0"/>
      <w:marTop w:val="0"/>
      <w:marBottom w:val="0"/>
      <w:divBdr>
        <w:top w:val="none" w:sz="0" w:space="0" w:color="auto"/>
        <w:left w:val="none" w:sz="0" w:space="0" w:color="auto"/>
        <w:bottom w:val="none" w:sz="0" w:space="0" w:color="auto"/>
        <w:right w:val="none" w:sz="0" w:space="0" w:color="auto"/>
      </w:divBdr>
      <w:divsChild>
        <w:div w:id="55709507">
          <w:marLeft w:val="0"/>
          <w:marRight w:val="0"/>
          <w:marTop w:val="0"/>
          <w:marBottom w:val="0"/>
          <w:divBdr>
            <w:top w:val="none" w:sz="0" w:space="0" w:color="auto"/>
            <w:left w:val="none" w:sz="0" w:space="0" w:color="auto"/>
            <w:bottom w:val="none" w:sz="0" w:space="0" w:color="auto"/>
            <w:right w:val="none" w:sz="0" w:space="0" w:color="auto"/>
          </w:divBdr>
          <w:divsChild>
            <w:div w:id="811479265">
              <w:marLeft w:val="0"/>
              <w:marRight w:val="0"/>
              <w:marTop w:val="0"/>
              <w:marBottom w:val="0"/>
              <w:divBdr>
                <w:top w:val="none" w:sz="0" w:space="0" w:color="auto"/>
                <w:left w:val="none" w:sz="0" w:space="0" w:color="auto"/>
                <w:bottom w:val="none" w:sz="0" w:space="0" w:color="auto"/>
                <w:right w:val="none" w:sz="0" w:space="0" w:color="auto"/>
              </w:divBdr>
            </w:div>
            <w:div w:id="1263731451">
              <w:marLeft w:val="0"/>
              <w:marRight w:val="0"/>
              <w:marTop w:val="0"/>
              <w:marBottom w:val="0"/>
              <w:divBdr>
                <w:top w:val="none" w:sz="0" w:space="0" w:color="auto"/>
                <w:left w:val="none" w:sz="0" w:space="0" w:color="auto"/>
                <w:bottom w:val="none" w:sz="0" w:space="0" w:color="auto"/>
                <w:right w:val="none" w:sz="0" w:space="0" w:color="auto"/>
              </w:divBdr>
            </w:div>
            <w:div w:id="1302006775">
              <w:marLeft w:val="0"/>
              <w:marRight w:val="0"/>
              <w:marTop w:val="0"/>
              <w:marBottom w:val="0"/>
              <w:divBdr>
                <w:top w:val="none" w:sz="0" w:space="0" w:color="auto"/>
                <w:left w:val="none" w:sz="0" w:space="0" w:color="auto"/>
                <w:bottom w:val="none" w:sz="0" w:space="0" w:color="auto"/>
                <w:right w:val="none" w:sz="0" w:space="0" w:color="auto"/>
              </w:divBdr>
            </w:div>
            <w:div w:id="186366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09065">
      <w:bodyDiv w:val="1"/>
      <w:marLeft w:val="0"/>
      <w:marRight w:val="0"/>
      <w:marTop w:val="0"/>
      <w:marBottom w:val="0"/>
      <w:divBdr>
        <w:top w:val="none" w:sz="0" w:space="0" w:color="auto"/>
        <w:left w:val="none" w:sz="0" w:space="0" w:color="auto"/>
        <w:bottom w:val="none" w:sz="0" w:space="0" w:color="auto"/>
        <w:right w:val="none" w:sz="0" w:space="0" w:color="auto"/>
      </w:divBdr>
    </w:div>
    <w:div w:id="2004700325">
      <w:bodyDiv w:val="1"/>
      <w:marLeft w:val="0"/>
      <w:marRight w:val="0"/>
      <w:marTop w:val="0"/>
      <w:marBottom w:val="0"/>
      <w:divBdr>
        <w:top w:val="none" w:sz="0" w:space="0" w:color="auto"/>
        <w:left w:val="none" w:sz="0" w:space="0" w:color="auto"/>
        <w:bottom w:val="none" w:sz="0" w:space="0" w:color="auto"/>
        <w:right w:val="none" w:sz="0" w:space="0" w:color="auto"/>
      </w:divBdr>
    </w:div>
    <w:div w:id="2007902065">
      <w:bodyDiv w:val="1"/>
      <w:marLeft w:val="0"/>
      <w:marRight w:val="0"/>
      <w:marTop w:val="0"/>
      <w:marBottom w:val="0"/>
      <w:divBdr>
        <w:top w:val="none" w:sz="0" w:space="0" w:color="auto"/>
        <w:left w:val="none" w:sz="0" w:space="0" w:color="auto"/>
        <w:bottom w:val="none" w:sz="0" w:space="0" w:color="auto"/>
        <w:right w:val="none" w:sz="0" w:space="0" w:color="auto"/>
      </w:divBdr>
    </w:div>
    <w:div w:id="2010212944">
      <w:bodyDiv w:val="1"/>
      <w:marLeft w:val="0"/>
      <w:marRight w:val="0"/>
      <w:marTop w:val="0"/>
      <w:marBottom w:val="0"/>
      <w:divBdr>
        <w:top w:val="none" w:sz="0" w:space="0" w:color="auto"/>
        <w:left w:val="none" w:sz="0" w:space="0" w:color="auto"/>
        <w:bottom w:val="none" w:sz="0" w:space="0" w:color="auto"/>
        <w:right w:val="none" w:sz="0" w:space="0" w:color="auto"/>
      </w:divBdr>
    </w:div>
    <w:div w:id="2011787846">
      <w:bodyDiv w:val="1"/>
      <w:marLeft w:val="0"/>
      <w:marRight w:val="0"/>
      <w:marTop w:val="0"/>
      <w:marBottom w:val="0"/>
      <w:divBdr>
        <w:top w:val="none" w:sz="0" w:space="0" w:color="auto"/>
        <w:left w:val="none" w:sz="0" w:space="0" w:color="auto"/>
        <w:bottom w:val="none" w:sz="0" w:space="0" w:color="auto"/>
        <w:right w:val="none" w:sz="0" w:space="0" w:color="auto"/>
      </w:divBdr>
    </w:div>
    <w:div w:id="2014527017">
      <w:bodyDiv w:val="1"/>
      <w:marLeft w:val="0"/>
      <w:marRight w:val="0"/>
      <w:marTop w:val="0"/>
      <w:marBottom w:val="0"/>
      <w:divBdr>
        <w:top w:val="none" w:sz="0" w:space="0" w:color="auto"/>
        <w:left w:val="none" w:sz="0" w:space="0" w:color="auto"/>
        <w:bottom w:val="none" w:sz="0" w:space="0" w:color="auto"/>
        <w:right w:val="none" w:sz="0" w:space="0" w:color="auto"/>
      </w:divBdr>
    </w:div>
    <w:div w:id="2014530067">
      <w:bodyDiv w:val="1"/>
      <w:marLeft w:val="0"/>
      <w:marRight w:val="0"/>
      <w:marTop w:val="0"/>
      <w:marBottom w:val="0"/>
      <w:divBdr>
        <w:top w:val="none" w:sz="0" w:space="0" w:color="auto"/>
        <w:left w:val="none" w:sz="0" w:space="0" w:color="auto"/>
        <w:bottom w:val="none" w:sz="0" w:space="0" w:color="auto"/>
        <w:right w:val="none" w:sz="0" w:space="0" w:color="auto"/>
      </w:divBdr>
    </w:div>
    <w:div w:id="2020039341">
      <w:bodyDiv w:val="1"/>
      <w:marLeft w:val="0"/>
      <w:marRight w:val="0"/>
      <w:marTop w:val="0"/>
      <w:marBottom w:val="0"/>
      <w:divBdr>
        <w:top w:val="none" w:sz="0" w:space="0" w:color="auto"/>
        <w:left w:val="none" w:sz="0" w:space="0" w:color="auto"/>
        <w:bottom w:val="none" w:sz="0" w:space="0" w:color="auto"/>
        <w:right w:val="none" w:sz="0" w:space="0" w:color="auto"/>
      </w:divBdr>
      <w:divsChild>
        <w:div w:id="347485612">
          <w:marLeft w:val="0"/>
          <w:marRight w:val="0"/>
          <w:marTop w:val="0"/>
          <w:marBottom w:val="0"/>
          <w:divBdr>
            <w:top w:val="none" w:sz="0" w:space="0" w:color="auto"/>
            <w:left w:val="none" w:sz="0" w:space="0" w:color="auto"/>
            <w:bottom w:val="none" w:sz="0" w:space="0" w:color="auto"/>
            <w:right w:val="none" w:sz="0" w:space="0" w:color="auto"/>
          </w:divBdr>
        </w:div>
        <w:div w:id="704253368">
          <w:marLeft w:val="0"/>
          <w:marRight w:val="0"/>
          <w:marTop w:val="0"/>
          <w:marBottom w:val="0"/>
          <w:divBdr>
            <w:top w:val="none" w:sz="0" w:space="0" w:color="auto"/>
            <w:left w:val="none" w:sz="0" w:space="0" w:color="auto"/>
            <w:bottom w:val="none" w:sz="0" w:space="0" w:color="auto"/>
            <w:right w:val="none" w:sz="0" w:space="0" w:color="auto"/>
          </w:divBdr>
        </w:div>
        <w:div w:id="774207912">
          <w:marLeft w:val="0"/>
          <w:marRight w:val="0"/>
          <w:marTop w:val="0"/>
          <w:marBottom w:val="0"/>
          <w:divBdr>
            <w:top w:val="none" w:sz="0" w:space="0" w:color="auto"/>
            <w:left w:val="none" w:sz="0" w:space="0" w:color="auto"/>
            <w:bottom w:val="none" w:sz="0" w:space="0" w:color="auto"/>
            <w:right w:val="none" w:sz="0" w:space="0" w:color="auto"/>
          </w:divBdr>
        </w:div>
        <w:div w:id="793056527">
          <w:marLeft w:val="0"/>
          <w:marRight w:val="0"/>
          <w:marTop w:val="0"/>
          <w:marBottom w:val="0"/>
          <w:divBdr>
            <w:top w:val="none" w:sz="0" w:space="0" w:color="auto"/>
            <w:left w:val="none" w:sz="0" w:space="0" w:color="auto"/>
            <w:bottom w:val="none" w:sz="0" w:space="0" w:color="auto"/>
            <w:right w:val="none" w:sz="0" w:space="0" w:color="auto"/>
          </w:divBdr>
        </w:div>
        <w:div w:id="1197036586">
          <w:marLeft w:val="0"/>
          <w:marRight w:val="0"/>
          <w:marTop w:val="0"/>
          <w:marBottom w:val="0"/>
          <w:divBdr>
            <w:top w:val="none" w:sz="0" w:space="0" w:color="auto"/>
            <w:left w:val="none" w:sz="0" w:space="0" w:color="auto"/>
            <w:bottom w:val="none" w:sz="0" w:space="0" w:color="auto"/>
            <w:right w:val="none" w:sz="0" w:space="0" w:color="auto"/>
          </w:divBdr>
        </w:div>
        <w:div w:id="1570076882">
          <w:marLeft w:val="0"/>
          <w:marRight w:val="0"/>
          <w:marTop w:val="0"/>
          <w:marBottom w:val="0"/>
          <w:divBdr>
            <w:top w:val="none" w:sz="0" w:space="0" w:color="auto"/>
            <w:left w:val="none" w:sz="0" w:space="0" w:color="auto"/>
            <w:bottom w:val="none" w:sz="0" w:space="0" w:color="auto"/>
            <w:right w:val="none" w:sz="0" w:space="0" w:color="auto"/>
          </w:divBdr>
        </w:div>
        <w:div w:id="1784957264">
          <w:marLeft w:val="0"/>
          <w:marRight w:val="0"/>
          <w:marTop w:val="0"/>
          <w:marBottom w:val="0"/>
          <w:divBdr>
            <w:top w:val="none" w:sz="0" w:space="0" w:color="auto"/>
            <w:left w:val="none" w:sz="0" w:space="0" w:color="auto"/>
            <w:bottom w:val="none" w:sz="0" w:space="0" w:color="auto"/>
            <w:right w:val="none" w:sz="0" w:space="0" w:color="auto"/>
          </w:divBdr>
        </w:div>
      </w:divsChild>
    </w:div>
    <w:div w:id="2020228639">
      <w:bodyDiv w:val="1"/>
      <w:marLeft w:val="0"/>
      <w:marRight w:val="0"/>
      <w:marTop w:val="0"/>
      <w:marBottom w:val="0"/>
      <w:divBdr>
        <w:top w:val="none" w:sz="0" w:space="0" w:color="auto"/>
        <w:left w:val="none" w:sz="0" w:space="0" w:color="auto"/>
        <w:bottom w:val="none" w:sz="0" w:space="0" w:color="auto"/>
        <w:right w:val="none" w:sz="0" w:space="0" w:color="auto"/>
      </w:divBdr>
    </w:div>
    <w:div w:id="2022924200">
      <w:bodyDiv w:val="1"/>
      <w:marLeft w:val="0"/>
      <w:marRight w:val="0"/>
      <w:marTop w:val="0"/>
      <w:marBottom w:val="0"/>
      <w:divBdr>
        <w:top w:val="none" w:sz="0" w:space="0" w:color="auto"/>
        <w:left w:val="none" w:sz="0" w:space="0" w:color="auto"/>
        <w:bottom w:val="none" w:sz="0" w:space="0" w:color="auto"/>
        <w:right w:val="none" w:sz="0" w:space="0" w:color="auto"/>
      </w:divBdr>
    </w:div>
    <w:div w:id="2024356344">
      <w:bodyDiv w:val="1"/>
      <w:marLeft w:val="0"/>
      <w:marRight w:val="0"/>
      <w:marTop w:val="0"/>
      <w:marBottom w:val="0"/>
      <w:divBdr>
        <w:top w:val="none" w:sz="0" w:space="0" w:color="auto"/>
        <w:left w:val="none" w:sz="0" w:space="0" w:color="auto"/>
        <w:bottom w:val="none" w:sz="0" w:space="0" w:color="auto"/>
        <w:right w:val="none" w:sz="0" w:space="0" w:color="auto"/>
      </w:divBdr>
      <w:divsChild>
        <w:div w:id="769088897">
          <w:marLeft w:val="0"/>
          <w:marRight w:val="0"/>
          <w:marTop w:val="0"/>
          <w:marBottom w:val="0"/>
          <w:divBdr>
            <w:top w:val="none" w:sz="0" w:space="0" w:color="auto"/>
            <w:left w:val="none" w:sz="0" w:space="0" w:color="auto"/>
            <w:bottom w:val="none" w:sz="0" w:space="0" w:color="auto"/>
            <w:right w:val="none" w:sz="0" w:space="0" w:color="auto"/>
          </w:divBdr>
        </w:div>
        <w:div w:id="839541458">
          <w:marLeft w:val="0"/>
          <w:marRight w:val="0"/>
          <w:marTop w:val="0"/>
          <w:marBottom w:val="0"/>
          <w:divBdr>
            <w:top w:val="none" w:sz="0" w:space="0" w:color="auto"/>
            <w:left w:val="none" w:sz="0" w:space="0" w:color="auto"/>
            <w:bottom w:val="none" w:sz="0" w:space="0" w:color="auto"/>
            <w:right w:val="none" w:sz="0" w:space="0" w:color="auto"/>
          </w:divBdr>
        </w:div>
        <w:div w:id="852035124">
          <w:marLeft w:val="0"/>
          <w:marRight w:val="0"/>
          <w:marTop w:val="0"/>
          <w:marBottom w:val="0"/>
          <w:divBdr>
            <w:top w:val="none" w:sz="0" w:space="0" w:color="auto"/>
            <w:left w:val="none" w:sz="0" w:space="0" w:color="auto"/>
            <w:bottom w:val="none" w:sz="0" w:space="0" w:color="auto"/>
            <w:right w:val="none" w:sz="0" w:space="0" w:color="auto"/>
          </w:divBdr>
        </w:div>
        <w:div w:id="1153522756">
          <w:marLeft w:val="0"/>
          <w:marRight w:val="0"/>
          <w:marTop w:val="0"/>
          <w:marBottom w:val="0"/>
          <w:divBdr>
            <w:top w:val="none" w:sz="0" w:space="0" w:color="auto"/>
            <w:left w:val="none" w:sz="0" w:space="0" w:color="auto"/>
            <w:bottom w:val="none" w:sz="0" w:space="0" w:color="auto"/>
            <w:right w:val="none" w:sz="0" w:space="0" w:color="auto"/>
          </w:divBdr>
        </w:div>
      </w:divsChild>
    </w:div>
    <w:div w:id="2025473247">
      <w:bodyDiv w:val="1"/>
      <w:marLeft w:val="0"/>
      <w:marRight w:val="0"/>
      <w:marTop w:val="0"/>
      <w:marBottom w:val="0"/>
      <w:divBdr>
        <w:top w:val="none" w:sz="0" w:space="0" w:color="auto"/>
        <w:left w:val="none" w:sz="0" w:space="0" w:color="auto"/>
        <w:bottom w:val="none" w:sz="0" w:space="0" w:color="auto"/>
        <w:right w:val="none" w:sz="0" w:space="0" w:color="auto"/>
      </w:divBdr>
    </w:div>
    <w:div w:id="2026206375">
      <w:bodyDiv w:val="1"/>
      <w:marLeft w:val="0"/>
      <w:marRight w:val="0"/>
      <w:marTop w:val="0"/>
      <w:marBottom w:val="0"/>
      <w:divBdr>
        <w:top w:val="none" w:sz="0" w:space="0" w:color="auto"/>
        <w:left w:val="none" w:sz="0" w:space="0" w:color="auto"/>
        <w:bottom w:val="none" w:sz="0" w:space="0" w:color="auto"/>
        <w:right w:val="none" w:sz="0" w:space="0" w:color="auto"/>
      </w:divBdr>
    </w:div>
    <w:div w:id="2031101554">
      <w:bodyDiv w:val="1"/>
      <w:marLeft w:val="0"/>
      <w:marRight w:val="0"/>
      <w:marTop w:val="0"/>
      <w:marBottom w:val="0"/>
      <w:divBdr>
        <w:top w:val="none" w:sz="0" w:space="0" w:color="auto"/>
        <w:left w:val="none" w:sz="0" w:space="0" w:color="auto"/>
        <w:bottom w:val="none" w:sz="0" w:space="0" w:color="auto"/>
        <w:right w:val="none" w:sz="0" w:space="0" w:color="auto"/>
      </w:divBdr>
    </w:div>
    <w:div w:id="2033799497">
      <w:bodyDiv w:val="1"/>
      <w:marLeft w:val="0"/>
      <w:marRight w:val="0"/>
      <w:marTop w:val="0"/>
      <w:marBottom w:val="0"/>
      <w:divBdr>
        <w:top w:val="none" w:sz="0" w:space="0" w:color="auto"/>
        <w:left w:val="none" w:sz="0" w:space="0" w:color="auto"/>
        <w:bottom w:val="none" w:sz="0" w:space="0" w:color="auto"/>
        <w:right w:val="none" w:sz="0" w:space="0" w:color="auto"/>
      </w:divBdr>
      <w:divsChild>
        <w:div w:id="801508342">
          <w:marLeft w:val="0"/>
          <w:marRight w:val="0"/>
          <w:marTop w:val="0"/>
          <w:marBottom w:val="0"/>
          <w:divBdr>
            <w:top w:val="none" w:sz="0" w:space="0" w:color="auto"/>
            <w:left w:val="none" w:sz="0" w:space="0" w:color="auto"/>
            <w:bottom w:val="none" w:sz="0" w:space="0" w:color="auto"/>
            <w:right w:val="none" w:sz="0" w:space="0" w:color="auto"/>
          </w:divBdr>
          <w:divsChild>
            <w:div w:id="708720365">
              <w:marLeft w:val="0"/>
              <w:marRight w:val="0"/>
              <w:marTop w:val="0"/>
              <w:marBottom w:val="0"/>
              <w:divBdr>
                <w:top w:val="none" w:sz="0" w:space="0" w:color="auto"/>
                <w:left w:val="none" w:sz="0" w:space="0" w:color="auto"/>
                <w:bottom w:val="none" w:sz="0" w:space="0" w:color="auto"/>
                <w:right w:val="none" w:sz="0" w:space="0" w:color="auto"/>
              </w:divBdr>
              <w:divsChild>
                <w:div w:id="1284339881">
                  <w:marLeft w:val="0"/>
                  <w:marRight w:val="0"/>
                  <w:marTop w:val="0"/>
                  <w:marBottom w:val="0"/>
                  <w:divBdr>
                    <w:top w:val="none" w:sz="0" w:space="0" w:color="auto"/>
                    <w:left w:val="none" w:sz="0" w:space="0" w:color="auto"/>
                    <w:bottom w:val="none" w:sz="0" w:space="0" w:color="auto"/>
                    <w:right w:val="none" w:sz="0" w:space="0" w:color="auto"/>
                  </w:divBdr>
                  <w:divsChild>
                    <w:div w:id="1587693798">
                      <w:marLeft w:val="0"/>
                      <w:marRight w:val="0"/>
                      <w:marTop w:val="0"/>
                      <w:marBottom w:val="0"/>
                      <w:divBdr>
                        <w:top w:val="none" w:sz="0" w:space="0" w:color="auto"/>
                        <w:left w:val="none" w:sz="0" w:space="0" w:color="auto"/>
                        <w:bottom w:val="none" w:sz="0" w:space="0" w:color="auto"/>
                        <w:right w:val="none" w:sz="0" w:space="0" w:color="auto"/>
                      </w:divBdr>
                      <w:divsChild>
                        <w:div w:id="1017776892">
                          <w:marLeft w:val="0"/>
                          <w:marRight w:val="0"/>
                          <w:marTop w:val="0"/>
                          <w:marBottom w:val="0"/>
                          <w:divBdr>
                            <w:top w:val="none" w:sz="0" w:space="0" w:color="auto"/>
                            <w:left w:val="none" w:sz="0" w:space="0" w:color="auto"/>
                            <w:bottom w:val="none" w:sz="0" w:space="0" w:color="auto"/>
                            <w:right w:val="none" w:sz="0" w:space="0" w:color="auto"/>
                          </w:divBdr>
                          <w:divsChild>
                            <w:div w:id="174425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7547890">
          <w:marLeft w:val="0"/>
          <w:marRight w:val="0"/>
          <w:marTop w:val="0"/>
          <w:marBottom w:val="0"/>
          <w:divBdr>
            <w:top w:val="none" w:sz="0" w:space="0" w:color="auto"/>
            <w:left w:val="none" w:sz="0" w:space="0" w:color="auto"/>
            <w:bottom w:val="none" w:sz="0" w:space="0" w:color="auto"/>
            <w:right w:val="none" w:sz="0" w:space="0" w:color="auto"/>
          </w:divBdr>
          <w:divsChild>
            <w:div w:id="51499759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037923145">
      <w:bodyDiv w:val="1"/>
      <w:marLeft w:val="0"/>
      <w:marRight w:val="0"/>
      <w:marTop w:val="0"/>
      <w:marBottom w:val="0"/>
      <w:divBdr>
        <w:top w:val="none" w:sz="0" w:space="0" w:color="auto"/>
        <w:left w:val="none" w:sz="0" w:space="0" w:color="auto"/>
        <w:bottom w:val="none" w:sz="0" w:space="0" w:color="auto"/>
        <w:right w:val="none" w:sz="0" w:space="0" w:color="auto"/>
      </w:divBdr>
    </w:div>
    <w:div w:id="2038309213">
      <w:bodyDiv w:val="1"/>
      <w:marLeft w:val="0"/>
      <w:marRight w:val="0"/>
      <w:marTop w:val="0"/>
      <w:marBottom w:val="0"/>
      <w:divBdr>
        <w:top w:val="none" w:sz="0" w:space="0" w:color="auto"/>
        <w:left w:val="none" w:sz="0" w:space="0" w:color="auto"/>
        <w:bottom w:val="none" w:sz="0" w:space="0" w:color="auto"/>
        <w:right w:val="none" w:sz="0" w:space="0" w:color="auto"/>
      </w:divBdr>
      <w:divsChild>
        <w:div w:id="1423989289">
          <w:marLeft w:val="0"/>
          <w:marRight w:val="0"/>
          <w:marTop w:val="0"/>
          <w:marBottom w:val="0"/>
          <w:divBdr>
            <w:top w:val="none" w:sz="0" w:space="0" w:color="auto"/>
            <w:left w:val="none" w:sz="0" w:space="0" w:color="auto"/>
            <w:bottom w:val="none" w:sz="0" w:space="0" w:color="auto"/>
            <w:right w:val="none" w:sz="0" w:space="0" w:color="auto"/>
          </w:divBdr>
          <w:divsChild>
            <w:div w:id="117453459">
              <w:marLeft w:val="0"/>
              <w:marRight w:val="0"/>
              <w:marTop w:val="0"/>
              <w:marBottom w:val="0"/>
              <w:divBdr>
                <w:top w:val="none" w:sz="0" w:space="0" w:color="auto"/>
                <w:left w:val="none" w:sz="0" w:space="0" w:color="auto"/>
                <w:bottom w:val="none" w:sz="0" w:space="0" w:color="auto"/>
                <w:right w:val="none" w:sz="0" w:space="0" w:color="auto"/>
              </w:divBdr>
            </w:div>
            <w:div w:id="218059036">
              <w:marLeft w:val="0"/>
              <w:marRight w:val="0"/>
              <w:marTop w:val="0"/>
              <w:marBottom w:val="0"/>
              <w:divBdr>
                <w:top w:val="none" w:sz="0" w:space="0" w:color="auto"/>
                <w:left w:val="none" w:sz="0" w:space="0" w:color="auto"/>
                <w:bottom w:val="none" w:sz="0" w:space="0" w:color="auto"/>
                <w:right w:val="none" w:sz="0" w:space="0" w:color="auto"/>
              </w:divBdr>
            </w:div>
            <w:div w:id="361251015">
              <w:marLeft w:val="0"/>
              <w:marRight w:val="0"/>
              <w:marTop w:val="0"/>
              <w:marBottom w:val="0"/>
              <w:divBdr>
                <w:top w:val="none" w:sz="0" w:space="0" w:color="auto"/>
                <w:left w:val="none" w:sz="0" w:space="0" w:color="auto"/>
                <w:bottom w:val="none" w:sz="0" w:space="0" w:color="auto"/>
                <w:right w:val="none" w:sz="0" w:space="0" w:color="auto"/>
              </w:divBdr>
            </w:div>
            <w:div w:id="364411042">
              <w:marLeft w:val="0"/>
              <w:marRight w:val="0"/>
              <w:marTop w:val="0"/>
              <w:marBottom w:val="0"/>
              <w:divBdr>
                <w:top w:val="none" w:sz="0" w:space="0" w:color="auto"/>
                <w:left w:val="none" w:sz="0" w:space="0" w:color="auto"/>
                <w:bottom w:val="none" w:sz="0" w:space="0" w:color="auto"/>
                <w:right w:val="none" w:sz="0" w:space="0" w:color="auto"/>
              </w:divBdr>
            </w:div>
            <w:div w:id="372929420">
              <w:marLeft w:val="0"/>
              <w:marRight w:val="0"/>
              <w:marTop w:val="0"/>
              <w:marBottom w:val="0"/>
              <w:divBdr>
                <w:top w:val="none" w:sz="0" w:space="0" w:color="auto"/>
                <w:left w:val="none" w:sz="0" w:space="0" w:color="auto"/>
                <w:bottom w:val="none" w:sz="0" w:space="0" w:color="auto"/>
                <w:right w:val="none" w:sz="0" w:space="0" w:color="auto"/>
              </w:divBdr>
            </w:div>
            <w:div w:id="855003634">
              <w:marLeft w:val="0"/>
              <w:marRight w:val="0"/>
              <w:marTop w:val="0"/>
              <w:marBottom w:val="0"/>
              <w:divBdr>
                <w:top w:val="none" w:sz="0" w:space="0" w:color="auto"/>
                <w:left w:val="none" w:sz="0" w:space="0" w:color="auto"/>
                <w:bottom w:val="none" w:sz="0" w:space="0" w:color="auto"/>
                <w:right w:val="none" w:sz="0" w:space="0" w:color="auto"/>
              </w:divBdr>
            </w:div>
            <w:div w:id="961620468">
              <w:marLeft w:val="0"/>
              <w:marRight w:val="0"/>
              <w:marTop w:val="0"/>
              <w:marBottom w:val="0"/>
              <w:divBdr>
                <w:top w:val="none" w:sz="0" w:space="0" w:color="auto"/>
                <w:left w:val="none" w:sz="0" w:space="0" w:color="auto"/>
                <w:bottom w:val="none" w:sz="0" w:space="0" w:color="auto"/>
                <w:right w:val="none" w:sz="0" w:space="0" w:color="auto"/>
              </w:divBdr>
            </w:div>
            <w:div w:id="1012099576">
              <w:marLeft w:val="0"/>
              <w:marRight w:val="0"/>
              <w:marTop w:val="0"/>
              <w:marBottom w:val="0"/>
              <w:divBdr>
                <w:top w:val="none" w:sz="0" w:space="0" w:color="auto"/>
                <w:left w:val="none" w:sz="0" w:space="0" w:color="auto"/>
                <w:bottom w:val="none" w:sz="0" w:space="0" w:color="auto"/>
                <w:right w:val="none" w:sz="0" w:space="0" w:color="auto"/>
              </w:divBdr>
            </w:div>
            <w:div w:id="1056663862">
              <w:marLeft w:val="0"/>
              <w:marRight w:val="0"/>
              <w:marTop w:val="0"/>
              <w:marBottom w:val="0"/>
              <w:divBdr>
                <w:top w:val="none" w:sz="0" w:space="0" w:color="auto"/>
                <w:left w:val="none" w:sz="0" w:space="0" w:color="auto"/>
                <w:bottom w:val="none" w:sz="0" w:space="0" w:color="auto"/>
                <w:right w:val="none" w:sz="0" w:space="0" w:color="auto"/>
              </w:divBdr>
            </w:div>
            <w:div w:id="1177844910">
              <w:marLeft w:val="0"/>
              <w:marRight w:val="0"/>
              <w:marTop w:val="0"/>
              <w:marBottom w:val="0"/>
              <w:divBdr>
                <w:top w:val="none" w:sz="0" w:space="0" w:color="auto"/>
                <w:left w:val="none" w:sz="0" w:space="0" w:color="auto"/>
                <w:bottom w:val="none" w:sz="0" w:space="0" w:color="auto"/>
                <w:right w:val="none" w:sz="0" w:space="0" w:color="auto"/>
              </w:divBdr>
            </w:div>
            <w:div w:id="1379208567">
              <w:marLeft w:val="0"/>
              <w:marRight w:val="0"/>
              <w:marTop w:val="0"/>
              <w:marBottom w:val="0"/>
              <w:divBdr>
                <w:top w:val="none" w:sz="0" w:space="0" w:color="auto"/>
                <w:left w:val="none" w:sz="0" w:space="0" w:color="auto"/>
                <w:bottom w:val="none" w:sz="0" w:space="0" w:color="auto"/>
                <w:right w:val="none" w:sz="0" w:space="0" w:color="auto"/>
              </w:divBdr>
            </w:div>
            <w:div w:id="1471241226">
              <w:marLeft w:val="0"/>
              <w:marRight w:val="0"/>
              <w:marTop w:val="0"/>
              <w:marBottom w:val="0"/>
              <w:divBdr>
                <w:top w:val="none" w:sz="0" w:space="0" w:color="auto"/>
                <w:left w:val="none" w:sz="0" w:space="0" w:color="auto"/>
                <w:bottom w:val="none" w:sz="0" w:space="0" w:color="auto"/>
                <w:right w:val="none" w:sz="0" w:space="0" w:color="auto"/>
              </w:divBdr>
            </w:div>
            <w:div w:id="1493838729">
              <w:marLeft w:val="0"/>
              <w:marRight w:val="0"/>
              <w:marTop w:val="0"/>
              <w:marBottom w:val="0"/>
              <w:divBdr>
                <w:top w:val="none" w:sz="0" w:space="0" w:color="auto"/>
                <w:left w:val="none" w:sz="0" w:space="0" w:color="auto"/>
                <w:bottom w:val="none" w:sz="0" w:space="0" w:color="auto"/>
                <w:right w:val="none" w:sz="0" w:space="0" w:color="auto"/>
              </w:divBdr>
            </w:div>
            <w:div w:id="1754014295">
              <w:marLeft w:val="0"/>
              <w:marRight w:val="0"/>
              <w:marTop w:val="0"/>
              <w:marBottom w:val="0"/>
              <w:divBdr>
                <w:top w:val="none" w:sz="0" w:space="0" w:color="auto"/>
                <w:left w:val="none" w:sz="0" w:space="0" w:color="auto"/>
                <w:bottom w:val="none" w:sz="0" w:space="0" w:color="auto"/>
                <w:right w:val="none" w:sz="0" w:space="0" w:color="auto"/>
              </w:divBdr>
            </w:div>
            <w:div w:id="1910457913">
              <w:marLeft w:val="0"/>
              <w:marRight w:val="0"/>
              <w:marTop w:val="0"/>
              <w:marBottom w:val="0"/>
              <w:divBdr>
                <w:top w:val="none" w:sz="0" w:space="0" w:color="auto"/>
                <w:left w:val="none" w:sz="0" w:space="0" w:color="auto"/>
                <w:bottom w:val="none" w:sz="0" w:space="0" w:color="auto"/>
                <w:right w:val="none" w:sz="0" w:space="0" w:color="auto"/>
              </w:divBdr>
            </w:div>
            <w:div w:id="1992560921">
              <w:marLeft w:val="0"/>
              <w:marRight w:val="0"/>
              <w:marTop w:val="0"/>
              <w:marBottom w:val="0"/>
              <w:divBdr>
                <w:top w:val="none" w:sz="0" w:space="0" w:color="auto"/>
                <w:left w:val="none" w:sz="0" w:space="0" w:color="auto"/>
                <w:bottom w:val="none" w:sz="0" w:space="0" w:color="auto"/>
                <w:right w:val="none" w:sz="0" w:space="0" w:color="auto"/>
              </w:divBdr>
            </w:div>
            <w:div w:id="2057700546">
              <w:marLeft w:val="0"/>
              <w:marRight w:val="0"/>
              <w:marTop w:val="0"/>
              <w:marBottom w:val="0"/>
              <w:divBdr>
                <w:top w:val="none" w:sz="0" w:space="0" w:color="auto"/>
                <w:left w:val="none" w:sz="0" w:space="0" w:color="auto"/>
                <w:bottom w:val="none" w:sz="0" w:space="0" w:color="auto"/>
                <w:right w:val="none" w:sz="0" w:space="0" w:color="auto"/>
              </w:divBdr>
            </w:div>
            <w:div w:id="206818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051268">
      <w:bodyDiv w:val="1"/>
      <w:marLeft w:val="0"/>
      <w:marRight w:val="0"/>
      <w:marTop w:val="0"/>
      <w:marBottom w:val="0"/>
      <w:divBdr>
        <w:top w:val="none" w:sz="0" w:space="0" w:color="auto"/>
        <w:left w:val="none" w:sz="0" w:space="0" w:color="auto"/>
        <w:bottom w:val="none" w:sz="0" w:space="0" w:color="auto"/>
        <w:right w:val="none" w:sz="0" w:space="0" w:color="auto"/>
      </w:divBdr>
    </w:div>
    <w:div w:id="2046247668">
      <w:bodyDiv w:val="1"/>
      <w:marLeft w:val="0"/>
      <w:marRight w:val="0"/>
      <w:marTop w:val="0"/>
      <w:marBottom w:val="0"/>
      <w:divBdr>
        <w:top w:val="none" w:sz="0" w:space="0" w:color="auto"/>
        <w:left w:val="none" w:sz="0" w:space="0" w:color="auto"/>
        <w:bottom w:val="none" w:sz="0" w:space="0" w:color="auto"/>
        <w:right w:val="none" w:sz="0" w:space="0" w:color="auto"/>
      </w:divBdr>
      <w:divsChild>
        <w:div w:id="1619993349">
          <w:marLeft w:val="0"/>
          <w:marRight w:val="0"/>
          <w:marTop w:val="0"/>
          <w:marBottom w:val="0"/>
          <w:divBdr>
            <w:top w:val="none" w:sz="0" w:space="0" w:color="auto"/>
            <w:left w:val="none" w:sz="0" w:space="0" w:color="auto"/>
            <w:bottom w:val="none" w:sz="0" w:space="0" w:color="auto"/>
            <w:right w:val="none" w:sz="0" w:space="0" w:color="auto"/>
          </w:divBdr>
          <w:divsChild>
            <w:div w:id="112793953">
              <w:marLeft w:val="0"/>
              <w:marRight w:val="0"/>
              <w:marTop w:val="0"/>
              <w:marBottom w:val="0"/>
              <w:divBdr>
                <w:top w:val="none" w:sz="0" w:space="0" w:color="auto"/>
                <w:left w:val="none" w:sz="0" w:space="0" w:color="auto"/>
                <w:bottom w:val="none" w:sz="0" w:space="0" w:color="auto"/>
                <w:right w:val="none" w:sz="0" w:space="0" w:color="auto"/>
              </w:divBdr>
            </w:div>
            <w:div w:id="277377868">
              <w:marLeft w:val="0"/>
              <w:marRight w:val="0"/>
              <w:marTop w:val="0"/>
              <w:marBottom w:val="0"/>
              <w:divBdr>
                <w:top w:val="none" w:sz="0" w:space="0" w:color="auto"/>
                <w:left w:val="none" w:sz="0" w:space="0" w:color="auto"/>
                <w:bottom w:val="none" w:sz="0" w:space="0" w:color="auto"/>
                <w:right w:val="none" w:sz="0" w:space="0" w:color="auto"/>
              </w:divBdr>
            </w:div>
            <w:div w:id="480198822">
              <w:marLeft w:val="0"/>
              <w:marRight w:val="0"/>
              <w:marTop w:val="0"/>
              <w:marBottom w:val="0"/>
              <w:divBdr>
                <w:top w:val="none" w:sz="0" w:space="0" w:color="auto"/>
                <w:left w:val="none" w:sz="0" w:space="0" w:color="auto"/>
                <w:bottom w:val="none" w:sz="0" w:space="0" w:color="auto"/>
                <w:right w:val="none" w:sz="0" w:space="0" w:color="auto"/>
              </w:divBdr>
            </w:div>
            <w:div w:id="496697642">
              <w:marLeft w:val="0"/>
              <w:marRight w:val="0"/>
              <w:marTop w:val="0"/>
              <w:marBottom w:val="0"/>
              <w:divBdr>
                <w:top w:val="none" w:sz="0" w:space="0" w:color="auto"/>
                <w:left w:val="none" w:sz="0" w:space="0" w:color="auto"/>
                <w:bottom w:val="none" w:sz="0" w:space="0" w:color="auto"/>
                <w:right w:val="none" w:sz="0" w:space="0" w:color="auto"/>
              </w:divBdr>
            </w:div>
            <w:div w:id="510875103">
              <w:marLeft w:val="0"/>
              <w:marRight w:val="0"/>
              <w:marTop w:val="0"/>
              <w:marBottom w:val="0"/>
              <w:divBdr>
                <w:top w:val="none" w:sz="0" w:space="0" w:color="auto"/>
                <w:left w:val="none" w:sz="0" w:space="0" w:color="auto"/>
                <w:bottom w:val="none" w:sz="0" w:space="0" w:color="auto"/>
                <w:right w:val="none" w:sz="0" w:space="0" w:color="auto"/>
              </w:divBdr>
            </w:div>
            <w:div w:id="514224873">
              <w:marLeft w:val="0"/>
              <w:marRight w:val="0"/>
              <w:marTop w:val="0"/>
              <w:marBottom w:val="0"/>
              <w:divBdr>
                <w:top w:val="none" w:sz="0" w:space="0" w:color="auto"/>
                <w:left w:val="none" w:sz="0" w:space="0" w:color="auto"/>
                <w:bottom w:val="none" w:sz="0" w:space="0" w:color="auto"/>
                <w:right w:val="none" w:sz="0" w:space="0" w:color="auto"/>
              </w:divBdr>
            </w:div>
            <w:div w:id="631906142">
              <w:marLeft w:val="0"/>
              <w:marRight w:val="0"/>
              <w:marTop w:val="0"/>
              <w:marBottom w:val="0"/>
              <w:divBdr>
                <w:top w:val="none" w:sz="0" w:space="0" w:color="auto"/>
                <w:left w:val="none" w:sz="0" w:space="0" w:color="auto"/>
                <w:bottom w:val="none" w:sz="0" w:space="0" w:color="auto"/>
                <w:right w:val="none" w:sz="0" w:space="0" w:color="auto"/>
              </w:divBdr>
            </w:div>
            <w:div w:id="843521115">
              <w:marLeft w:val="0"/>
              <w:marRight w:val="0"/>
              <w:marTop w:val="0"/>
              <w:marBottom w:val="0"/>
              <w:divBdr>
                <w:top w:val="none" w:sz="0" w:space="0" w:color="auto"/>
                <w:left w:val="none" w:sz="0" w:space="0" w:color="auto"/>
                <w:bottom w:val="none" w:sz="0" w:space="0" w:color="auto"/>
                <w:right w:val="none" w:sz="0" w:space="0" w:color="auto"/>
              </w:divBdr>
            </w:div>
            <w:div w:id="866062855">
              <w:marLeft w:val="0"/>
              <w:marRight w:val="0"/>
              <w:marTop w:val="0"/>
              <w:marBottom w:val="0"/>
              <w:divBdr>
                <w:top w:val="none" w:sz="0" w:space="0" w:color="auto"/>
                <w:left w:val="none" w:sz="0" w:space="0" w:color="auto"/>
                <w:bottom w:val="none" w:sz="0" w:space="0" w:color="auto"/>
                <w:right w:val="none" w:sz="0" w:space="0" w:color="auto"/>
              </w:divBdr>
            </w:div>
            <w:div w:id="894581729">
              <w:marLeft w:val="0"/>
              <w:marRight w:val="0"/>
              <w:marTop w:val="0"/>
              <w:marBottom w:val="0"/>
              <w:divBdr>
                <w:top w:val="none" w:sz="0" w:space="0" w:color="auto"/>
                <w:left w:val="none" w:sz="0" w:space="0" w:color="auto"/>
                <w:bottom w:val="none" w:sz="0" w:space="0" w:color="auto"/>
                <w:right w:val="none" w:sz="0" w:space="0" w:color="auto"/>
              </w:divBdr>
            </w:div>
            <w:div w:id="909075691">
              <w:marLeft w:val="0"/>
              <w:marRight w:val="0"/>
              <w:marTop w:val="0"/>
              <w:marBottom w:val="0"/>
              <w:divBdr>
                <w:top w:val="none" w:sz="0" w:space="0" w:color="auto"/>
                <w:left w:val="none" w:sz="0" w:space="0" w:color="auto"/>
                <w:bottom w:val="none" w:sz="0" w:space="0" w:color="auto"/>
                <w:right w:val="none" w:sz="0" w:space="0" w:color="auto"/>
              </w:divBdr>
            </w:div>
            <w:div w:id="981957127">
              <w:marLeft w:val="0"/>
              <w:marRight w:val="0"/>
              <w:marTop w:val="0"/>
              <w:marBottom w:val="0"/>
              <w:divBdr>
                <w:top w:val="none" w:sz="0" w:space="0" w:color="auto"/>
                <w:left w:val="none" w:sz="0" w:space="0" w:color="auto"/>
                <w:bottom w:val="none" w:sz="0" w:space="0" w:color="auto"/>
                <w:right w:val="none" w:sz="0" w:space="0" w:color="auto"/>
              </w:divBdr>
            </w:div>
            <w:div w:id="1014499785">
              <w:marLeft w:val="0"/>
              <w:marRight w:val="0"/>
              <w:marTop w:val="0"/>
              <w:marBottom w:val="0"/>
              <w:divBdr>
                <w:top w:val="none" w:sz="0" w:space="0" w:color="auto"/>
                <w:left w:val="none" w:sz="0" w:space="0" w:color="auto"/>
                <w:bottom w:val="none" w:sz="0" w:space="0" w:color="auto"/>
                <w:right w:val="none" w:sz="0" w:space="0" w:color="auto"/>
              </w:divBdr>
            </w:div>
            <w:div w:id="1193810807">
              <w:marLeft w:val="0"/>
              <w:marRight w:val="0"/>
              <w:marTop w:val="0"/>
              <w:marBottom w:val="0"/>
              <w:divBdr>
                <w:top w:val="none" w:sz="0" w:space="0" w:color="auto"/>
                <w:left w:val="none" w:sz="0" w:space="0" w:color="auto"/>
                <w:bottom w:val="none" w:sz="0" w:space="0" w:color="auto"/>
                <w:right w:val="none" w:sz="0" w:space="0" w:color="auto"/>
              </w:divBdr>
            </w:div>
            <w:div w:id="1244802117">
              <w:marLeft w:val="0"/>
              <w:marRight w:val="0"/>
              <w:marTop w:val="0"/>
              <w:marBottom w:val="0"/>
              <w:divBdr>
                <w:top w:val="none" w:sz="0" w:space="0" w:color="auto"/>
                <w:left w:val="none" w:sz="0" w:space="0" w:color="auto"/>
                <w:bottom w:val="none" w:sz="0" w:space="0" w:color="auto"/>
                <w:right w:val="none" w:sz="0" w:space="0" w:color="auto"/>
              </w:divBdr>
            </w:div>
            <w:div w:id="1345211369">
              <w:marLeft w:val="0"/>
              <w:marRight w:val="0"/>
              <w:marTop w:val="0"/>
              <w:marBottom w:val="0"/>
              <w:divBdr>
                <w:top w:val="none" w:sz="0" w:space="0" w:color="auto"/>
                <w:left w:val="none" w:sz="0" w:space="0" w:color="auto"/>
                <w:bottom w:val="none" w:sz="0" w:space="0" w:color="auto"/>
                <w:right w:val="none" w:sz="0" w:space="0" w:color="auto"/>
              </w:divBdr>
            </w:div>
            <w:div w:id="1427194311">
              <w:marLeft w:val="0"/>
              <w:marRight w:val="0"/>
              <w:marTop w:val="0"/>
              <w:marBottom w:val="0"/>
              <w:divBdr>
                <w:top w:val="none" w:sz="0" w:space="0" w:color="auto"/>
                <w:left w:val="none" w:sz="0" w:space="0" w:color="auto"/>
                <w:bottom w:val="none" w:sz="0" w:space="0" w:color="auto"/>
                <w:right w:val="none" w:sz="0" w:space="0" w:color="auto"/>
              </w:divBdr>
            </w:div>
            <w:div w:id="1744182282">
              <w:marLeft w:val="0"/>
              <w:marRight w:val="0"/>
              <w:marTop w:val="0"/>
              <w:marBottom w:val="0"/>
              <w:divBdr>
                <w:top w:val="none" w:sz="0" w:space="0" w:color="auto"/>
                <w:left w:val="none" w:sz="0" w:space="0" w:color="auto"/>
                <w:bottom w:val="none" w:sz="0" w:space="0" w:color="auto"/>
                <w:right w:val="none" w:sz="0" w:space="0" w:color="auto"/>
              </w:divBdr>
            </w:div>
            <w:div w:id="1777674421">
              <w:marLeft w:val="0"/>
              <w:marRight w:val="0"/>
              <w:marTop w:val="0"/>
              <w:marBottom w:val="0"/>
              <w:divBdr>
                <w:top w:val="none" w:sz="0" w:space="0" w:color="auto"/>
                <w:left w:val="none" w:sz="0" w:space="0" w:color="auto"/>
                <w:bottom w:val="none" w:sz="0" w:space="0" w:color="auto"/>
                <w:right w:val="none" w:sz="0" w:space="0" w:color="auto"/>
              </w:divBdr>
            </w:div>
            <w:div w:id="1894194009">
              <w:marLeft w:val="0"/>
              <w:marRight w:val="0"/>
              <w:marTop w:val="0"/>
              <w:marBottom w:val="0"/>
              <w:divBdr>
                <w:top w:val="none" w:sz="0" w:space="0" w:color="auto"/>
                <w:left w:val="none" w:sz="0" w:space="0" w:color="auto"/>
                <w:bottom w:val="none" w:sz="0" w:space="0" w:color="auto"/>
                <w:right w:val="none" w:sz="0" w:space="0" w:color="auto"/>
              </w:divBdr>
            </w:div>
            <w:div w:id="211708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55920">
      <w:bodyDiv w:val="1"/>
      <w:marLeft w:val="0"/>
      <w:marRight w:val="0"/>
      <w:marTop w:val="0"/>
      <w:marBottom w:val="0"/>
      <w:divBdr>
        <w:top w:val="none" w:sz="0" w:space="0" w:color="auto"/>
        <w:left w:val="none" w:sz="0" w:space="0" w:color="auto"/>
        <w:bottom w:val="none" w:sz="0" w:space="0" w:color="auto"/>
        <w:right w:val="none" w:sz="0" w:space="0" w:color="auto"/>
      </w:divBdr>
    </w:div>
    <w:div w:id="2049451269">
      <w:bodyDiv w:val="1"/>
      <w:marLeft w:val="0"/>
      <w:marRight w:val="0"/>
      <w:marTop w:val="0"/>
      <w:marBottom w:val="0"/>
      <w:divBdr>
        <w:top w:val="none" w:sz="0" w:space="0" w:color="auto"/>
        <w:left w:val="none" w:sz="0" w:space="0" w:color="auto"/>
        <w:bottom w:val="none" w:sz="0" w:space="0" w:color="auto"/>
        <w:right w:val="none" w:sz="0" w:space="0" w:color="auto"/>
      </w:divBdr>
    </w:div>
    <w:div w:id="2054765816">
      <w:bodyDiv w:val="1"/>
      <w:marLeft w:val="0"/>
      <w:marRight w:val="0"/>
      <w:marTop w:val="0"/>
      <w:marBottom w:val="0"/>
      <w:divBdr>
        <w:top w:val="none" w:sz="0" w:space="0" w:color="auto"/>
        <w:left w:val="none" w:sz="0" w:space="0" w:color="auto"/>
        <w:bottom w:val="none" w:sz="0" w:space="0" w:color="auto"/>
        <w:right w:val="none" w:sz="0" w:space="0" w:color="auto"/>
      </w:divBdr>
    </w:div>
    <w:div w:id="2062515543">
      <w:bodyDiv w:val="1"/>
      <w:marLeft w:val="0"/>
      <w:marRight w:val="0"/>
      <w:marTop w:val="0"/>
      <w:marBottom w:val="0"/>
      <w:divBdr>
        <w:top w:val="none" w:sz="0" w:space="0" w:color="auto"/>
        <w:left w:val="none" w:sz="0" w:space="0" w:color="auto"/>
        <w:bottom w:val="none" w:sz="0" w:space="0" w:color="auto"/>
        <w:right w:val="none" w:sz="0" w:space="0" w:color="auto"/>
      </w:divBdr>
    </w:div>
    <w:div w:id="2063013503">
      <w:bodyDiv w:val="1"/>
      <w:marLeft w:val="0"/>
      <w:marRight w:val="0"/>
      <w:marTop w:val="0"/>
      <w:marBottom w:val="0"/>
      <w:divBdr>
        <w:top w:val="none" w:sz="0" w:space="0" w:color="auto"/>
        <w:left w:val="none" w:sz="0" w:space="0" w:color="auto"/>
        <w:bottom w:val="none" w:sz="0" w:space="0" w:color="auto"/>
        <w:right w:val="none" w:sz="0" w:space="0" w:color="auto"/>
      </w:divBdr>
      <w:divsChild>
        <w:div w:id="1467972640">
          <w:marLeft w:val="0"/>
          <w:marRight w:val="0"/>
          <w:marTop w:val="0"/>
          <w:marBottom w:val="0"/>
          <w:divBdr>
            <w:top w:val="none" w:sz="0" w:space="0" w:color="auto"/>
            <w:left w:val="none" w:sz="0" w:space="0" w:color="auto"/>
            <w:bottom w:val="none" w:sz="0" w:space="0" w:color="auto"/>
            <w:right w:val="none" w:sz="0" w:space="0" w:color="auto"/>
          </w:divBdr>
          <w:divsChild>
            <w:div w:id="188299162">
              <w:marLeft w:val="0"/>
              <w:marRight w:val="0"/>
              <w:marTop w:val="0"/>
              <w:marBottom w:val="0"/>
              <w:divBdr>
                <w:top w:val="none" w:sz="0" w:space="0" w:color="auto"/>
                <w:left w:val="none" w:sz="0" w:space="0" w:color="auto"/>
                <w:bottom w:val="none" w:sz="0" w:space="0" w:color="auto"/>
                <w:right w:val="none" w:sz="0" w:space="0" w:color="auto"/>
              </w:divBdr>
            </w:div>
            <w:div w:id="408503291">
              <w:marLeft w:val="0"/>
              <w:marRight w:val="0"/>
              <w:marTop w:val="0"/>
              <w:marBottom w:val="0"/>
              <w:divBdr>
                <w:top w:val="none" w:sz="0" w:space="0" w:color="auto"/>
                <w:left w:val="none" w:sz="0" w:space="0" w:color="auto"/>
                <w:bottom w:val="none" w:sz="0" w:space="0" w:color="auto"/>
                <w:right w:val="none" w:sz="0" w:space="0" w:color="auto"/>
              </w:divBdr>
            </w:div>
            <w:div w:id="468480013">
              <w:marLeft w:val="0"/>
              <w:marRight w:val="0"/>
              <w:marTop w:val="0"/>
              <w:marBottom w:val="0"/>
              <w:divBdr>
                <w:top w:val="none" w:sz="0" w:space="0" w:color="auto"/>
                <w:left w:val="none" w:sz="0" w:space="0" w:color="auto"/>
                <w:bottom w:val="none" w:sz="0" w:space="0" w:color="auto"/>
                <w:right w:val="none" w:sz="0" w:space="0" w:color="auto"/>
              </w:divBdr>
            </w:div>
            <w:div w:id="662926924">
              <w:marLeft w:val="0"/>
              <w:marRight w:val="0"/>
              <w:marTop w:val="0"/>
              <w:marBottom w:val="0"/>
              <w:divBdr>
                <w:top w:val="none" w:sz="0" w:space="0" w:color="auto"/>
                <w:left w:val="none" w:sz="0" w:space="0" w:color="auto"/>
                <w:bottom w:val="none" w:sz="0" w:space="0" w:color="auto"/>
                <w:right w:val="none" w:sz="0" w:space="0" w:color="auto"/>
              </w:divBdr>
            </w:div>
            <w:div w:id="679239941">
              <w:marLeft w:val="0"/>
              <w:marRight w:val="0"/>
              <w:marTop w:val="0"/>
              <w:marBottom w:val="0"/>
              <w:divBdr>
                <w:top w:val="none" w:sz="0" w:space="0" w:color="auto"/>
                <w:left w:val="none" w:sz="0" w:space="0" w:color="auto"/>
                <w:bottom w:val="none" w:sz="0" w:space="0" w:color="auto"/>
                <w:right w:val="none" w:sz="0" w:space="0" w:color="auto"/>
              </w:divBdr>
            </w:div>
            <w:div w:id="696320593">
              <w:marLeft w:val="0"/>
              <w:marRight w:val="0"/>
              <w:marTop w:val="0"/>
              <w:marBottom w:val="0"/>
              <w:divBdr>
                <w:top w:val="none" w:sz="0" w:space="0" w:color="auto"/>
                <w:left w:val="none" w:sz="0" w:space="0" w:color="auto"/>
                <w:bottom w:val="none" w:sz="0" w:space="0" w:color="auto"/>
                <w:right w:val="none" w:sz="0" w:space="0" w:color="auto"/>
              </w:divBdr>
            </w:div>
            <w:div w:id="1072003269">
              <w:marLeft w:val="0"/>
              <w:marRight w:val="0"/>
              <w:marTop w:val="0"/>
              <w:marBottom w:val="0"/>
              <w:divBdr>
                <w:top w:val="none" w:sz="0" w:space="0" w:color="auto"/>
                <w:left w:val="none" w:sz="0" w:space="0" w:color="auto"/>
                <w:bottom w:val="none" w:sz="0" w:space="0" w:color="auto"/>
                <w:right w:val="none" w:sz="0" w:space="0" w:color="auto"/>
              </w:divBdr>
            </w:div>
            <w:div w:id="1451391276">
              <w:marLeft w:val="0"/>
              <w:marRight w:val="0"/>
              <w:marTop w:val="0"/>
              <w:marBottom w:val="0"/>
              <w:divBdr>
                <w:top w:val="none" w:sz="0" w:space="0" w:color="auto"/>
                <w:left w:val="none" w:sz="0" w:space="0" w:color="auto"/>
                <w:bottom w:val="none" w:sz="0" w:space="0" w:color="auto"/>
                <w:right w:val="none" w:sz="0" w:space="0" w:color="auto"/>
              </w:divBdr>
            </w:div>
            <w:div w:id="1533422611">
              <w:marLeft w:val="0"/>
              <w:marRight w:val="0"/>
              <w:marTop w:val="0"/>
              <w:marBottom w:val="0"/>
              <w:divBdr>
                <w:top w:val="none" w:sz="0" w:space="0" w:color="auto"/>
                <w:left w:val="none" w:sz="0" w:space="0" w:color="auto"/>
                <w:bottom w:val="none" w:sz="0" w:space="0" w:color="auto"/>
                <w:right w:val="none" w:sz="0" w:space="0" w:color="auto"/>
              </w:divBdr>
            </w:div>
            <w:div w:id="1648389541">
              <w:marLeft w:val="0"/>
              <w:marRight w:val="0"/>
              <w:marTop w:val="0"/>
              <w:marBottom w:val="0"/>
              <w:divBdr>
                <w:top w:val="none" w:sz="0" w:space="0" w:color="auto"/>
                <w:left w:val="none" w:sz="0" w:space="0" w:color="auto"/>
                <w:bottom w:val="none" w:sz="0" w:space="0" w:color="auto"/>
                <w:right w:val="none" w:sz="0" w:space="0" w:color="auto"/>
              </w:divBdr>
            </w:div>
            <w:div w:id="1827550374">
              <w:marLeft w:val="0"/>
              <w:marRight w:val="0"/>
              <w:marTop w:val="0"/>
              <w:marBottom w:val="0"/>
              <w:divBdr>
                <w:top w:val="none" w:sz="0" w:space="0" w:color="auto"/>
                <w:left w:val="none" w:sz="0" w:space="0" w:color="auto"/>
                <w:bottom w:val="none" w:sz="0" w:space="0" w:color="auto"/>
                <w:right w:val="none" w:sz="0" w:space="0" w:color="auto"/>
              </w:divBdr>
            </w:div>
            <w:div w:id="1829859290">
              <w:marLeft w:val="0"/>
              <w:marRight w:val="0"/>
              <w:marTop w:val="0"/>
              <w:marBottom w:val="0"/>
              <w:divBdr>
                <w:top w:val="none" w:sz="0" w:space="0" w:color="auto"/>
                <w:left w:val="none" w:sz="0" w:space="0" w:color="auto"/>
                <w:bottom w:val="none" w:sz="0" w:space="0" w:color="auto"/>
                <w:right w:val="none" w:sz="0" w:space="0" w:color="auto"/>
              </w:divBdr>
            </w:div>
            <w:div w:id="194249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559591">
      <w:bodyDiv w:val="1"/>
      <w:marLeft w:val="0"/>
      <w:marRight w:val="0"/>
      <w:marTop w:val="0"/>
      <w:marBottom w:val="0"/>
      <w:divBdr>
        <w:top w:val="none" w:sz="0" w:space="0" w:color="auto"/>
        <w:left w:val="none" w:sz="0" w:space="0" w:color="auto"/>
        <w:bottom w:val="none" w:sz="0" w:space="0" w:color="auto"/>
        <w:right w:val="none" w:sz="0" w:space="0" w:color="auto"/>
      </w:divBdr>
    </w:div>
    <w:div w:id="2070961630">
      <w:bodyDiv w:val="1"/>
      <w:marLeft w:val="0"/>
      <w:marRight w:val="0"/>
      <w:marTop w:val="0"/>
      <w:marBottom w:val="0"/>
      <w:divBdr>
        <w:top w:val="none" w:sz="0" w:space="0" w:color="auto"/>
        <w:left w:val="none" w:sz="0" w:space="0" w:color="auto"/>
        <w:bottom w:val="none" w:sz="0" w:space="0" w:color="auto"/>
        <w:right w:val="none" w:sz="0" w:space="0" w:color="auto"/>
      </w:divBdr>
    </w:div>
    <w:div w:id="2071492855">
      <w:bodyDiv w:val="1"/>
      <w:marLeft w:val="0"/>
      <w:marRight w:val="0"/>
      <w:marTop w:val="0"/>
      <w:marBottom w:val="0"/>
      <w:divBdr>
        <w:top w:val="none" w:sz="0" w:space="0" w:color="auto"/>
        <w:left w:val="none" w:sz="0" w:space="0" w:color="auto"/>
        <w:bottom w:val="none" w:sz="0" w:space="0" w:color="auto"/>
        <w:right w:val="none" w:sz="0" w:space="0" w:color="auto"/>
      </w:divBdr>
    </w:div>
    <w:div w:id="2073232242">
      <w:bodyDiv w:val="1"/>
      <w:marLeft w:val="0"/>
      <w:marRight w:val="0"/>
      <w:marTop w:val="0"/>
      <w:marBottom w:val="0"/>
      <w:divBdr>
        <w:top w:val="none" w:sz="0" w:space="0" w:color="auto"/>
        <w:left w:val="none" w:sz="0" w:space="0" w:color="auto"/>
        <w:bottom w:val="none" w:sz="0" w:space="0" w:color="auto"/>
        <w:right w:val="none" w:sz="0" w:space="0" w:color="auto"/>
      </w:divBdr>
    </w:div>
    <w:div w:id="2074349767">
      <w:bodyDiv w:val="1"/>
      <w:marLeft w:val="0"/>
      <w:marRight w:val="0"/>
      <w:marTop w:val="0"/>
      <w:marBottom w:val="0"/>
      <w:divBdr>
        <w:top w:val="none" w:sz="0" w:space="0" w:color="auto"/>
        <w:left w:val="none" w:sz="0" w:space="0" w:color="auto"/>
        <w:bottom w:val="none" w:sz="0" w:space="0" w:color="auto"/>
        <w:right w:val="none" w:sz="0" w:space="0" w:color="auto"/>
      </w:divBdr>
      <w:divsChild>
        <w:div w:id="2038312589">
          <w:marLeft w:val="0"/>
          <w:marRight w:val="0"/>
          <w:marTop w:val="0"/>
          <w:marBottom w:val="0"/>
          <w:divBdr>
            <w:top w:val="none" w:sz="0" w:space="0" w:color="auto"/>
            <w:left w:val="none" w:sz="0" w:space="0" w:color="auto"/>
            <w:bottom w:val="none" w:sz="0" w:space="0" w:color="auto"/>
            <w:right w:val="none" w:sz="0" w:space="0" w:color="auto"/>
          </w:divBdr>
          <w:divsChild>
            <w:div w:id="201065232">
              <w:marLeft w:val="0"/>
              <w:marRight w:val="0"/>
              <w:marTop w:val="0"/>
              <w:marBottom w:val="0"/>
              <w:divBdr>
                <w:top w:val="none" w:sz="0" w:space="0" w:color="auto"/>
                <w:left w:val="none" w:sz="0" w:space="0" w:color="auto"/>
                <w:bottom w:val="none" w:sz="0" w:space="0" w:color="auto"/>
                <w:right w:val="none" w:sz="0" w:space="0" w:color="auto"/>
              </w:divBdr>
            </w:div>
            <w:div w:id="463431750">
              <w:marLeft w:val="0"/>
              <w:marRight w:val="0"/>
              <w:marTop w:val="0"/>
              <w:marBottom w:val="0"/>
              <w:divBdr>
                <w:top w:val="none" w:sz="0" w:space="0" w:color="auto"/>
                <w:left w:val="none" w:sz="0" w:space="0" w:color="auto"/>
                <w:bottom w:val="none" w:sz="0" w:space="0" w:color="auto"/>
                <w:right w:val="none" w:sz="0" w:space="0" w:color="auto"/>
              </w:divBdr>
            </w:div>
            <w:div w:id="1407193773">
              <w:marLeft w:val="0"/>
              <w:marRight w:val="0"/>
              <w:marTop w:val="0"/>
              <w:marBottom w:val="0"/>
              <w:divBdr>
                <w:top w:val="none" w:sz="0" w:space="0" w:color="auto"/>
                <w:left w:val="none" w:sz="0" w:space="0" w:color="auto"/>
                <w:bottom w:val="none" w:sz="0" w:space="0" w:color="auto"/>
                <w:right w:val="none" w:sz="0" w:space="0" w:color="auto"/>
              </w:divBdr>
            </w:div>
            <w:div w:id="1984969392">
              <w:marLeft w:val="0"/>
              <w:marRight w:val="0"/>
              <w:marTop w:val="0"/>
              <w:marBottom w:val="0"/>
              <w:divBdr>
                <w:top w:val="none" w:sz="0" w:space="0" w:color="auto"/>
                <w:left w:val="none" w:sz="0" w:space="0" w:color="auto"/>
                <w:bottom w:val="none" w:sz="0" w:space="0" w:color="auto"/>
                <w:right w:val="none" w:sz="0" w:space="0" w:color="auto"/>
              </w:divBdr>
            </w:div>
            <w:div w:id="202022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20089">
      <w:bodyDiv w:val="1"/>
      <w:marLeft w:val="0"/>
      <w:marRight w:val="0"/>
      <w:marTop w:val="0"/>
      <w:marBottom w:val="0"/>
      <w:divBdr>
        <w:top w:val="none" w:sz="0" w:space="0" w:color="auto"/>
        <w:left w:val="none" w:sz="0" w:space="0" w:color="auto"/>
        <w:bottom w:val="none" w:sz="0" w:space="0" w:color="auto"/>
        <w:right w:val="none" w:sz="0" w:space="0" w:color="auto"/>
      </w:divBdr>
      <w:divsChild>
        <w:div w:id="58944039">
          <w:marLeft w:val="0"/>
          <w:marRight w:val="0"/>
          <w:marTop w:val="0"/>
          <w:marBottom w:val="0"/>
          <w:divBdr>
            <w:top w:val="none" w:sz="0" w:space="0" w:color="auto"/>
            <w:left w:val="none" w:sz="0" w:space="0" w:color="auto"/>
            <w:bottom w:val="none" w:sz="0" w:space="0" w:color="auto"/>
            <w:right w:val="none" w:sz="0" w:space="0" w:color="auto"/>
          </w:divBdr>
        </w:div>
        <w:div w:id="424768630">
          <w:marLeft w:val="0"/>
          <w:marRight w:val="0"/>
          <w:marTop w:val="0"/>
          <w:marBottom w:val="0"/>
          <w:divBdr>
            <w:top w:val="none" w:sz="0" w:space="0" w:color="auto"/>
            <w:left w:val="none" w:sz="0" w:space="0" w:color="auto"/>
            <w:bottom w:val="none" w:sz="0" w:space="0" w:color="auto"/>
            <w:right w:val="none" w:sz="0" w:space="0" w:color="auto"/>
          </w:divBdr>
        </w:div>
        <w:div w:id="1063410019">
          <w:marLeft w:val="0"/>
          <w:marRight w:val="0"/>
          <w:marTop w:val="0"/>
          <w:marBottom w:val="0"/>
          <w:divBdr>
            <w:top w:val="none" w:sz="0" w:space="0" w:color="auto"/>
            <w:left w:val="none" w:sz="0" w:space="0" w:color="auto"/>
            <w:bottom w:val="none" w:sz="0" w:space="0" w:color="auto"/>
            <w:right w:val="none" w:sz="0" w:space="0" w:color="auto"/>
          </w:divBdr>
        </w:div>
        <w:div w:id="1158617110">
          <w:marLeft w:val="0"/>
          <w:marRight w:val="0"/>
          <w:marTop w:val="0"/>
          <w:marBottom w:val="0"/>
          <w:divBdr>
            <w:top w:val="none" w:sz="0" w:space="0" w:color="auto"/>
            <w:left w:val="none" w:sz="0" w:space="0" w:color="auto"/>
            <w:bottom w:val="none" w:sz="0" w:space="0" w:color="auto"/>
            <w:right w:val="none" w:sz="0" w:space="0" w:color="auto"/>
          </w:divBdr>
        </w:div>
        <w:div w:id="1588727761">
          <w:marLeft w:val="0"/>
          <w:marRight w:val="0"/>
          <w:marTop w:val="0"/>
          <w:marBottom w:val="0"/>
          <w:divBdr>
            <w:top w:val="none" w:sz="0" w:space="0" w:color="auto"/>
            <w:left w:val="none" w:sz="0" w:space="0" w:color="auto"/>
            <w:bottom w:val="none" w:sz="0" w:space="0" w:color="auto"/>
            <w:right w:val="none" w:sz="0" w:space="0" w:color="auto"/>
          </w:divBdr>
        </w:div>
      </w:divsChild>
    </w:div>
    <w:div w:id="2079281982">
      <w:bodyDiv w:val="1"/>
      <w:marLeft w:val="0"/>
      <w:marRight w:val="0"/>
      <w:marTop w:val="0"/>
      <w:marBottom w:val="0"/>
      <w:divBdr>
        <w:top w:val="none" w:sz="0" w:space="0" w:color="auto"/>
        <w:left w:val="none" w:sz="0" w:space="0" w:color="auto"/>
        <w:bottom w:val="none" w:sz="0" w:space="0" w:color="auto"/>
        <w:right w:val="none" w:sz="0" w:space="0" w:color="auto"/>
      </w:divBdr>
      <w:divsChild>
        <w:div w:id="441220874">
          <w:marLeft w:val="0"/>
          <w:marRight w:val="0"/>
          <w:marTop w:val="0"/>
          <w:marBottom w:val="0"/>
          <w:divBdr>
            <w:top w:val="none" w:sz="0" w:space="0" w:color="auto"/>
            <w:left w:val="none" w:sz="0" w:space="0" w:color="auto"/>
            <w:bottom w:val="none" w:sz="0" w:space="0" w:color="auto"/>
            <w:right w:val="none" w:sz="0" w:space="0" w:color="auto"/>
          </w:divBdr>
        </w:div>
        <w:div w:id="572591315">
          <w:marLeft w:val="0"/>
          <w:marRight w:val="0"/>
          <w:marTop w:val="0"/>
          <w:marBottom w:val="0"/>
          <w:divBdr>
            <w:top w:val="none" w:sz="0" w:space="0" w:color="auto"/>
            <w:left w:val="none" w:sz="0" w:space="0" w:color="auto"/>
            <w:bottom w:val="none" w:sz="0" w:space="0" w:color="auto"/>
            <w:right w:val="none" w:sz="0" w:space="0" w:color="auto"/>
          </w:divBdr>
        </w:div>
        <w:div w:id="580022754">
          <w:marLeft w:val="0"/>
          <w:marRight w:val="0"/>
          <w:marTop w:val="0"/>
          <w:marBottom w:val="0"/>
          <w:divBdr>
            <w:top w:val="none" w:sz="0" w:space="0" w:color="auto"/>
            <w:left w:val="none" w:sz="0" w:space="0" w:color="auto"/>
            <w:bottom w:val="none" w:sz="0" w:space="0" w:color="auto"/>
            <w:right w:val="none" w:sz="0" w:space="0" w:color="auto"/>
          </w:divBdr>
        </w:div>
        <w:div w:id="1201095048">
          <w:marLeft w:val="0"/>
          <w:marRight w:val="0"/>
          <w:marTop w:val="0"/>
          <w:marBottom w:val="0"/>
          <w:divBdr>
            <w:top w:val="none" w:sz="0" w:space="0" w:color="auto"/>
            <w:left w:val="none" w:sz="0" w:space="0" w:color="auto"/>
            <w:bottom w:val="none" w:sz="0" w:space="0" w:color="auto"/>
            <w:right w:val="none" w:sz="0" w:space="0" w:color="auto"/>
          </w:divBdr>
        </w:div>
      </w:divsChild>
    </w:div>
    <w:div w:id="2081172019">
      <w:bodyDiv w:val="1"/>
      <w:marLeft w:val="0"/>
      <w:marRight w:val="0"/>
      <w:marTop w:val="0"/>
      <w:marBottom w:val="0"/>
      <w:divBdr>
        <w:top w:val="none" w:sz="0" w:space="0" w:color="auto"/>
        <w:left w:val="none" w:sz="0" w:space="0" w:color="auto"/>
        <w:bottom w:val="none" w:sz="0" w:space="0" w:color="auto"/>
        <w:right w:val="none" w:sz="0" w:space="0" w:color="auto"/>
      </w:divBdr>
    </w:div>
    <w:div w:id="2081318836">
      <w:bodyDiv w:val="1"/>
      <w:marLeft w:val="0"/>
      <w:marRight w:val="0"/>
      <w:marTop w:val="0"/>
      <w:marBottom w:val="0"/>
      <w:divBdr>
        <w:top w:val="none" w:sz="0" w:space="0" w:color="auto"/>
        <w:left w:val="none" w:sz="0" w:space="0" w:color="auto"/>
        <w:bottom w:val="none" w:sz="0" w:space="0" w:color="auto"/>
        <w:right w:val="none" w:sz="0" w:space="0" w:color="auto"/>
      </w:divBdr>
    </w:div>
    <w:div w:id="2086417116">
      <w:bodyDiv w:val="1"/>
      <w:marLeft w:val="0"/>
      <w:marRight w:val="0"/>
      <w:marTop w:val="0"/>
      <w:marBottom w:val="0"/>
      <w:divBdr>
        <w:top w:val="none" w:sz="0" w:space="0" w:color="auto"/>
        <w:left w:val="none" w:sz="0" w:space="0" w:color="auto"/>
        <w:bottom w:val="none" w:sz="0" w:space="0" w:color="auto"/>
        <w:right w:val="none" w:sz="0" w:space="0" w:color="auto"/>
      </w:divBdr>
      <w:divsChild>
        <w:div w:id="791941424">
          <w:marLeft w:val="0"/>
          <w:marRight w:val="0"/>
          <w:marTop w:val="0"/>
          <w:marBottom w:val="0"/>
          <w:divBdr>
            <w:top w:val="none" w:sz="0" w:space="0" w:color="auto"/>
            <w:left w:val="none" w:sz="0" w:space="0" w:color="auto"/>
            <w:bottom w:val="none" w:sz="0" w:space="0" w:color="auto"/>
            <w:right w:val="none" w:sz="0" w:space="0" w:color="auto"/>
          </w:divBdr>
        </w:div>
        <w:div w:id="910000099">
          <w:marLeft w:val="0"/>
          <w:marRight w:val="0"/>
          <w:marTop w:val="0"/>
          <w:marBottom w:val="0"/>
          <w:divBdr>
            <w:top w:val="none" w:sz="0" w:space="0" w:color="auto"/>
            <w:left w:val="none" w:sz="0" w:space="0" w:color="auto"/>
            <w:bottom w:val="none" w:sz="0" w:space="0" w:color="auto"/>
            <w:right w:val="none" w:sz="0" w:space="0" w:color="auto"/>
          </w:divBdr>
        </w:div>
        <w:div w:id="1501580126">
          <w:marLeft w:val="0"/>
          <w:marRight w:val="0"/>
          <w:marTop w:val="0"/>
          <w:marBottom w:val="0"/>
          <w:divBdr>
            <w:top w:val="none" w:sz="0" w:space="0" w:color="auto"/>
            <w:left w:val="none" w:sz="0" w:space="0" w:color="auto"/>
            <w:bottom w:val="none" w:sz="0" w:space="0" w:color="auto"/>
            <w:right w:val="none" w:sz="0" w:space="0" w:color="auto"/>
          </w:divBdr>
        </w:div>
        <w:div w:id="1698971720">
          <w:marLeft w:val="0"/>
          <w:marRight w:val="0"/>
          <w:marTop w:val="0"/>
          <w:marBottom w:val="0"/>
          <w:divBdr>
            <w:top w:val="none" w:sz="0" w:space="0" w:color="auto"/>
            <w:left w:val="none" w:sz="0" w:space="0" w:color="auto"/>
            <w:bottom w:val="none" w:sz="0" w:space="0" w:color="auto"/>
            <w:right w:val="none" w:sz="0" w:space="0" w:color="auto"/>
          </w:divBdr>
        </w:div>
      </w:divsChild>
    </w:div>
    <w:div w:id="2094430509">
      <w:bodyDiv w:val="1"/>
      <w:marLeft w:val="0"/>
      <w:marRight w:val="0"/>
      <w:marTop w:val="0"/>
      <w:marBottom w:val="0"/>
      <w:divBdr>
        <w:top w:val="none" w:sz="0" w:space="0" w:color="auto"/>
        <w:left w:val="none" w:sz="0" w:space="0" w:color="auto"/>
        <w:bottom w:val="none" w:sz="0" w:space="0" w:color="auto"/>
        <w:right w:val="none" w:sz="0" w:space="0" w:color="auto"/>
      </w:divBdr>
    </w:div>
    <w:div w:id="2099253015">
      <w:bodyDiv w:val="1"/>
      <w:marLeft w:val="0"/>
      <w:marRight w:val="0"/>
      <w:marTop w:val="0"/>
      <w:marBottom w:val="0"/>
      <w:divBdr>
        <w:top w:val="none" w:sz="0" w:space="0" w:color="auto"/>
        <w:left w:val="none" w:sz="0" w:space="0" w:color="auto"/>
        <w:bottom w:val="none" w:sz="0" w:space="0" w:color="auto"/>
        <w:right w:val="none" w:sz="0" w:space="0" w:color="auto"/>
      </w:divBdr>
    </w:div>
    <w:div w:id="2100981845">
      <w:bodyDiv w:val="1"/>
      <w:marLeft w:val="0"/>
      <w:marRight w:val="0"/>
      <w:marTop w:val="0"/>
      <w:marBottom w:val="0"/>
      <w:divBdr>
        <w:top w:val="none" w:sz="0" w:space="0" w:color="auto"/>
        <w:left w:val="none" w:sz="0" w:space="0" w:color="auto"/>
        <w:bottom w:val="none" w:sz="0" w:space="0" w:color="auto"/>
        <w:right w:val="none" w:sz="0" w:space="0" w:color="auto"/>
      </w:divBdr>
    </w:div>
    <w:div w:id="2107773936">
      <w:bodyDiv w:val="1"/>
      <w:marLeft w:val="0"/>
      <w:marRight w:val="0"/>
      <w:marTop w:val="0"/>
      <w:marBottom w:val="0"/>
      <w:divBdr>
        <w:top w:val="none" w:sz="0" w:space="0" w:color="auto"/>
        <w:left w:val="none" w:sz="0" w:space="0" w:color="auto"/>
        <w:bottom w:val="none" w:sz="0" w:space="0" w:color="auto"/>
        <w:right w:val="none" w:sz="0" w:space="0" w:color="auto"/>
      </w:divBdr>
    </w:div>
    <w:div w:id="2107841035">
      <w:bodyDiv w:val="1"/>
      <w:marLeft w:val="0"/>
      <w:marRight w:val="0"/>
      <w:marTop w:val="0"/>
      <w:marBottom w:val="0"/>
      <w:divBdr>
        <w:top w:val="none" w:sz="0" w:space="0" w:color="auto"/>
        <w:left w:val="none" w:sz="0" w:space="0" w:color="auto"/>
        <w:bottom w:val="none" w:sz="0" w:space="0" w:color="auto"/>
        <w:right w:val="none" w:sz="0" w:space="0" w:color="auto"/>
      </w:divBdr>
    </w:div>
    <w:div w:id="2112819866">
      <w:bodyDiv w:val="1"/>
      <w:marLeft w:val="0"/>
      <w:marRight w:val="0"/>
      <w:marTop w:val="0"/>
      <w:marBottom w:val="0"/>
      <w:divBdr>
        <w:top w:val="none" w:sz="0" w:space="0" w:color="auto"/>
        <w:left w:val="none" w:sz="0" w:space="0" w:color="auto"/>
        <w:bottom w:val="none" w:sz="0" w:space="0" w:color="auto"/>
        <w:right w:val="none" w:sz="0" w:space="0" w:color="auto"/>
      </w:divBdr>
    </w:div>
    <w:div w:id="2118333743">
      <w:bodyDiv w:val="1"/>
      <w:marLeft w:val="0"/>
      <w:marRight w:val="0"/>
      <w:marTop w:val="0"/>
      <w:marBottom w:val="0"/>
      <w:divBdr>
        <w:top w:val="none" w:sz="0" w:space="0" w:color="auto"/>
        <w:left w:val="none" w:sz="0" w:space="0" w:color="auto"/>
        <w:bottom w:val="none" w:sz="0" w:space="0" w:color="auto"/>
        <w:right w:val="none" w:sz="0" w:space="0" w:color="auto"/>
      </w:divBdr>
    </w:div>
    <w:div w:id="2120417411">
      <w:bodyDiv w:val="1"/>
      <w:marLeft w:val="0"/>
      <w:marRight w:val="0"/>
      <w:marTop w:val="0"/>
      <w:marBottom w:val="0"/>
      <w:divBdr>
        <w:top w:val="none" w:sz="0" w:space="0" w:color="auto"/>
        <w:left w:val="none" w:sz="0" w:space="0" w:color="auto"/>
        <w:bottom w:val="none" w:sz="0" w:space="0" w:color="auto"/>
        <w:right w:val="none" w:sz="0" w:space="0" w:color="auto"/>
      </w:divBdr>
    </w:div>
    <w:div w:id="2123527785">
      <w:bodyDiv w:val="1"/>
      <w:marLeft w:val="0"/>
      <w:marRight w:val="0"/>
      <w:marTop w:val="0"/>
      <w:marBottom w:val="0"/>
      <w:divBdr>
        <w:top w:val="none" w:sz="0" w:space="0" w:color="auto"/>
        <w:left w:val="none" w:sz="0" w:space="0" w:color="auto"/>
        <w:bottom w:val="none" w:sz="0" w:space="0" w:color="auto"/>
        <w:right w:val="none" w:sz="0" w:space="0" w:color="auto"/>
      </w:divBdr>
    </w:div>
    <w:div w:id="2125490982">
      <w:bodyDiv w:val="1"/>
      <w:marLeft w:val="0"/>
      <w:marRight w:val="0"/>
      <w:marTop w:val="0"/>
      <w:marBottom w:val="0"/>
      <w:divBdr>
        <w:top w:val="none" w:sz="0" w:space="0" w:color="auto"/>
        <w:left w:val="none" w:sz="0" w:space="0" w:color="auto"/>
        <w:bottom w:val="none" w:sz="0" w:space="0" w:color="auto"/>
        <w:right w:val="none" w:sz="0" w:space="0" w:color="auto"/>
      </w:divBdr>
      <w:divsChild>
        <w:div w:id="1721125429">
          <w:marLeft w:val="0"/>
          <w:marRight w:val="0"/>
          <w:marTop w:val="0"/>
          <w:marBottom w:val="0"/>
          <w:divBdr>
            <w:top w:val="none" w:sz="0" w:space="0" w:color="auto"/>
            <w:left w:val="none" w:sz="0" w:space="0" w:color="auto"/>
            <w:bottom w:val="none" w:sz="0" w:space="0" w:color="auto"/>
            <w:right w:val="none" w:sz="0" w:space="0" w:color="auto"/>
          </w:divBdr>
          <w:divsChild>
            <w:div w:id="145166502">
              <w:marLeft w:val="0"/>
              <w:marRight w:val="0"/>
              <w:marTop w:val="0"/>
              <w:marBottom w:val="0"/>
              <w:divBdr>
                <w:top w:val="none" w:sz="0" w:space="0" w:color="auto"/>
                <w:left w:val="none" w:sz="0" w:space="0" w:color="auto"/>
                <w:bottom w:val="none" w:sz="0" w:space="0" w:color="auto"/>
                <w:right w:val="none" w:sz="0" w:space="0" w:color="auto"/>
              </w:divBdr>
            </w:div>
            <w:div w:id="381247565">
              <w:marLeft w:val="0"/>
              <w:marRight w:val="0"/>
              <w:marTop w:val="0"/>
              <w:marBottom w:val="0"/>
              <w:divBdr>
                <w:top w:val="none" w:sz="0" w:space="0" w:color="auto"/>
                <w:left w:val="none" w:sz="0" w:space="0" w:color="auto"/>
                <w:bottom w:val="none" w:sz="0" w:space="0" w:color="auto"/>
                <w:right w:val="none" w:sz="0" w:space="0" w:color="auto"/>
              </w:divBdr>
            </w:div>
            <w:div w:id="419182428">
              <w:marLeft w:val="0"/>
              <w:marRight w:val="0"/>
              <w:marTop w:val="0"/>
              <w:marBottom w:val="0"/>
              <w:divBdr>
                <w:top w:val="none" w:sz="0" w:space="0" w:color="auto"/>
                <w:left w:val="none" w:sz="0" w:space="0" w:color="auto"/>
                <w:bottom w:val="none" w:sz="0" w:space="0" w:color="auto"/>
                <w:right w:val="none" w:sz="0" w:space="0" w:color="auto"/>
              </w:divBdr>
            </w:div>
            <w:div w:id="677120224">
              <w:marLeft w:val="0"/>
              <w:marRight w:val="0"/>
              <w:marTop w:val="0"/>
              <w:marBottom w:val="0"/>
              <w:divBdr>
                <w:top w:val="none" w:sz="0" w:space="0" w:color="auto"/>
                <w:left w:val="none" w:sz="0" w:space="0" w:color="auto"/>
                <w:bottom w:val="none" w:sz="0" w:space="0" w:color="auto"/>
                <w:right w:val="none" w:sz="0" w:space="0" w:color="auto"/>
              </w:divBdr>
            </w:div>
            <w:div w:id="709257065">
              <w:marLeft w:val="0"/>
              <w:marRight w:val="0"/>
              <w:marTop w:val="0"/>
              <w:marBottom w:val="0"/>
              <w:divBdr>
                <w:top w:val="none" w:sz="0" w:space="0" w:color="auto"/>
                <w:left w:val="none" w:sz="0" w:space="0" w:color="auto"/>
                <w:bottom w:val="none" w:sz="0" w:space="0" w:color="auto"/>
                <w:right w:val="none" w:sz="0" w:space="0" w:color="auto"/>
              </w:divBdr>
            </w:div>
            <w:div w:id="746810163">
              <w:marLeft w:val="0"/>
              <w:marRight w:val="0"/>
              <w:marTop w:val="0"/>
              <w:marBottom w:val="0"/>
              <w:divBdr>
                <w:top w:val="none" w:sz="0" w:space="0" w:color="auto"/>
                <w:left w:val="none" w:sz="0" w:space="0" w:color="auto"/>
                <w:bottom w:val="none" w:sz="0" w:space="0" w:color="auto"/>
                <w:right w:val="none" w:sz="0" w:space="0" w:color="auto"/>
              </w:divBdr>
            </w:div>
            <w:div w:id="1115826871">
              <w:marLeft w:val="0"/>
              <w:marRight w:val="0"/>
              <w:marTop w:val="0"/>
              <w:marBottom w:val="0"/>
              <w:divBdr>
                <w:top w:val="none" w:sz="0" w:space="0" w:color="auto"/>
                <w:left w:val="none" w:sz="0" w:space="0" w:color="auto"/>
                <w:bottom w:val="none" w:sz="0" w:space="0" w:color="auto"/>
                <w:right w:val="none" w:sz="0" w:space="0" w:color="auto"/>
              </w:divBdr>
            </w:div>
            <w:div w:id="1152218456">
              <w:marLeft w:val="0"/>
              <w:marRight w:val="0"/>
              <w:marTop w:val="0"/>
              <w:marBottom w:val="0"/>
              <w:divBdr>
                <w:top w:val="none" w:sz="0" w:space="0" w:color="auto"/>
                <w:left w:val="none" w:sz="0" w:space="0" w:color="auto"/>
                <w:bottom w:val="none" w:sz="0" w:space="0" w:color="auto"/>
                <w:right w:val="none" w:sz="0" w:space="0" w:color="auto"/>
              </w:divBdr>
            </w:div>
            <w:div w:id="1246912611">
              <w:marLeft w:val="0"/>
              <w:marRight w:val="0"/>
              <w:marTop w:val="0"/>
              <w:marBottom w:val="0"/>
              <w:divBdr>
                <w:top w:val="none" w:sz="0" w:space="0" w:color="auto"/>
                <w:left w:val="none" w:sz="0" w:space="0" w:color="auto"/>
                <w:bottom w:val="none" w:sz="0" w:space="0" w:color="auto"/>
                <w:right w:val="none" w:sz="0" w:space="0" w:color="auto"/>
              </w:divBdr>
            </w:div>
            <w:div w:id="1270162829">
              <w:marLeft w:val="0"/>
              <w:marRight w:val="0"/>
              <w:marTop w:val="0"/>
              <w:marBottom w:val="0"/>
              <w:divBdr>
                <w:top w:val="none" w:sz="0" w:space="0" w:color="auto"/>
                <w:left w:val="none" w:sz="0" w:space="0" w:color="auto"/>
                <w:bottom w:val="none" w:sz="0" w:space="0" w:color="auto"/>
                <w:right w:val="none" w:sz="0" w:space="0" w:color="auto"/>
              </w:divBdr>
            </w:div>
            <w:div w:id="1664893674">
              <w:marLeft w:val="0"/>
              <w:marRight w:val="0"/>
              <w:marTop w:val="0"/>
              <w:marBottom w:val="0"/>
              <w:divBdr>
                <w:top w:val="none" w:sz="0" w:space="0" w:color="auto"/>
                <w:left w:val="none" w:sz="0" w:space="0" w:color="auto"/>
                <w:bottom w:val="none" w:sz="0" w:space="0" w:color="auto"/>
                <w:right w:val="none" w:sz="0" w:space="0" w:color="auto"/>
              </w:divBdr>
            </w:div>
            <w:div w:id="1816338260">
              <w:marLeft w:val="0"/>
              <w:marRight w:val="0"/>
              <w:marTop w:val="0"/>
              <w:marBottom w:val="0"/>
              <w:divBdr>
                <w:top w:val="none" w:sz="0" w:space="0" w:color="auto"/>
                <w:left w:val="none" w:sz="0" w:space="0" w:color="auto"/>
                <w:bottom w:val="none" w:sz="0" w:space="0" w:color="auto"/>
                <w:right w:val="none" w:sz="0" w:space="0" w:color="auto"/>
              </w:divBdr>
            </w:div>
            <w:div w:id="1982999866">
              <w:marLeft w:val="0"/>
              <w:marRight w:val="0"/>
              <w:marTop w:val="0"/>
              <w:marBottom w:val="0"/>
              <w:divBdr>
                <w:top w:val="none" w:sz="0" w:space="0" w:color="auto"/>
                <w:left w:val="none" w:sz="0" w:space="0" w:color="auto"/>
                <w:bottom w:val="none" w:sz="0" w:space="0" w:color="auto"/>
                <w:right w:val="none" w:sz="0" w:space="0" w:color="auto"/>
              </w:divBdr>
            </w:div>
            <w:div w:id="214396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53746">
      <w:bodyDiv w:val="1"/>
      <w:marLeft w:val="0"/>
      <w:marRight w:val="0"/>
      <w:marTop w:val="0"/>
      <w:marBottom w:val="0"/>
      <w:divBdr>
        <w:top w:val="none" w:sz="0" w:space="0" w:color="auto"/>
        <w:left w:val="none" w:sz="0" w:space="0" w:color="auto"/>
        <w:bottom w:val="none" w:sz="0" w:space="0" w:color="auto"/>
        <w:right w:val="none" w:sz="0" w:space="0" w:color="auto"/>
      </w:divBdr>
      <w:divsChild>
        <w:div w:id="1612515081">
          <w:marLeft w:val="0"/>
          <w:marRight w:val="0"/>
          <w:marTop w:val="0"/>
          <w:marBottom w:val="0"/>
          <w:divBdr>
            <w:top w:val="none" w:sz="0" w:space="0" w:color="auto"/>
            <w:left w:val="none" w:sz="0" w:space="0" w:color="auto"/>
            <w:bottom w:val="none" w:sz="0" w:space="0" w:color="auto"/>
            <w:right w:val="none" w:sz="0" w:space="0" w:color="auto"/>
          </w:divBdr>
          <w:divsChild>
            <w:div w:id="442578295">
              <w:marLeft w:val="0"/>
              <w:marRight w:val="0"/>
              <w:marTop w:val="0"/>
              <w:marBottom w:val="0"/>
              <w:divBdr>
                <w:top w:val="none" w:sz="0" w:space="0" w:color="auto"/>
                <w:left w:val="none" w:sz="0" w:space="0" w:color="auto"/>
                <w:bottom w:val="none" w:sz="0" w:space="0" w:color="auto"/>
                <w:right w:val="none" w:sz="0" w:space="0" w:color="auto"/>
              </w:divBdr>
            </w:div>
            <w:div w:id="497380933">
              <w:marLeft w:val="0"/>
              <w:marRight w:val="0"/>
              <w:marTop w:val="0"/>
              <w:marBottom w:val="0"/>
              <w:divBdr>
                <w:top w:val="none" w:sz="0" w:space="0" w:color="auto"/>
                <w:left w:val="none" w:sz="0" w:space="0" w:color="auto"/>
                <w:bottom w:val="none" w:sz="0" w:space="0" w:color="auto"/>
                <w:right w:val="none" w:sz="0" w:space="0" w:color="auto"/>
              </w:divBdr>
            </w:div>
            <w:div w:id="535626040">
              <w:marLeft w:val="0"/>
              <w:marRight w:val="0"/>
              <w:marTop w:val="0"/>
              <w:marBottom w:val="0"/>
              <w:divBdr>
                <w:top w:val="none" w:sz="0" w:space="0" w:color="auto"/>
                <w:left w:val="none" w:sz="0" w:space="0" w:color="auto"/>
                <w:bottom w:val="none" w:sz="0" w:space="0" w:color="auto"/>
                <w:right w:val="none" w:sz="0" w:space="0" w:color="auto"/>
              </w:divBdr>
            </w:div>
            <w:div w:id="559293199">
              <w:marLeft w:val="0"/>
              <w:marRight w:val="0"/>
              <w:marTop w:val="0"/>
              <w:marBottom w:val="0"/>
              <w:divBdr>
                <w:top w:val="none" w:sz="0" w:space="0" w:color="auto"/>
                <w:left w:val="none" w:sz="0" w:space="0" w:color="auto"/>
                <w:bottom w:val="none" w:sz="0" w:space="0" w:color="auto"/>
                <w:right w:val="none" w:sz="0" w:space="0" w:color="auto"/>
              </w:divBdr>
            </w:div>
            <w:div w:id="572930635">
              <w:marLeft w:val="0"/>
              <w:marRight w:val="0"/>
              <w:marTop w:val="0"/>
              <w:marBottom w:val="0"/>
              <w:divBdr>
                <w:top w:val="none" w:sz="0" w:space="0" w:color="auto"/>
                <w:left w:val="none" w:sz="0" w:space="0" w:color="auto"/>
                <w:bottom w:val="none" w:sz="0" w:space="0" w:color="auto"/>
                <w:right w:val="none" w:sz="0" w:space="0" w:color="auto"/>
              </w:divBdr>
            </w:div>
            <w:div w:id="972910444">
              <w:marLeft w:val="0"/>
              <w:marRight w:val="0"/>
              <w:marTop w:val="0"/>
              <w:marBottom w:val="0"/>
              <w:divBdr>
                <w:top w:val="none" w:sz="0" w:space="0" w:color="auto"/>
                <w:left w:val="none" w:sz="0" w:space="0" w:color="auto"/>
                <w:bottom w:val="none" w:sz="0" w:space="0" w:color="auto"/>
                <w:right w:val="none" w:sz="0" w:space="0" w:color="auto"/>
              </w:divBdr>
            </w:div>
            <w:div w:id="1040858900">
              <w:marLeft w:val="0"/>
              <w:marRight w:val="0"/>
              <w:marTop w:val="0"/>
              <w:marBottom w:val="0"/>
              <w:divBdr>
                <w:top w:val="none" w:sz="0" w:space="0" w:color="auto"/>
                <w:left w:val="none" w:sz="0" w:space="0" w:color="auto"/>
                <w:bottom w:val="none" w:sz="0" w:space="0" w:color="auto"/>
                <w:right w:val="none" w:sz="0" w:space="0" w:color="auto"/>
              </w:divBdr>
            </w:div>
            <w:div w:id="1108501812">
              <w:marLeft w:val="0"/>
              <w:marRight w:val="0"/>
              <w:marTop w:val="0"/>
              <w:marBottom w:val="0"/>
              <w:divBdr>
                <w:top w:val="none" w:sz="0" w:space="0" w:color="auto"/>
                <w:left w:val="none" w:sz="0" w:space="0" w:color="auto"/>
                <w:bottom w:val="none" w:sz="0" w:space="0" w:color="auto"/>
                <w:right w:val="none" w:sz="0" w:space="0" w:color="auto"/>
              </w:divBdr>
            </w:div>
            <w:div w:id="1472746804">
              <w:marLeft w:val="0"/>
              <w:marRight w:val="0"/>
              <w:marTop w:val="0"/>
              <w:marBottom w:val="0"/>
              <w:divBdr>
                <w:top w:val="none" w:sz="0" w:space="0" w:color="auto"/>
                <w:left w:val="none" w:sz="0" w:space="0" w:color="auto"/>
                <w:bottom w:val="none" w:sz="0" w:space="0" w:color="auto"/>
                <w:right w:val="none" w:sz="0" w:space="0" w:color="auto"/>
              </w:divBdr>
            </w:div>
            <w:div w:id="1796681248">
              <w:marLeft w:val="0"/>
              <w:marRight w:val="0"/>
              <w:marTop w:val="0"/>
              <w:marBottom w:val="0"/>
              <w:divBdr>
                <w:top w:val="none" w:sz="0" w:space="0" w:color="auto"/>
                <w:left w:val="none" w:sz="0" w:space="0" w:color="auto"/>
                <w:bottom w:val="none" w:sz="0" w:space="0" w:color="auto"/>
                <w:right w:val="none" w:sz="0" w:space="0" w:color="auto"/>
              </w:divBdr>
            </w:div>
            <w:div w:id="1924609746">
              <w:marLeft w:val="0"/>
              <w:marRight w:val="0"/>
              <w:marTop w:val="0"/>
              <w:marBottom w:val="0"/>
              <w:divBdr>
                <w:top w:val="none" w:sz="0" w:space="0" w:color="auto"/>
                <w:left w:val="none" w:sz="0" w:space="0" w:color="auto"/>
                <w:bottom w:val="none" w:sz="0" w:space="0" w:color="auto"/>
                <w:right w:val="none" w:sz="0" w:space="0" w:color="auto"/>
              </w:divBdr>
            </w:div>
            <w:div w:id="1961522201">
              <w:marLeft w:val="0"/>
              <w:marRight w:val="0"/>
              <w:marTop w:val="0"/>
              <w:marBottom w:val="0"/>
              <w:divBdr>
                <w:top w:val="none" w:sz="0" w:space="0" w:color="auto"/>
                <w:left w:val="none" w:sz="0" w:space="0" w:color="auto"/>
                <w:bottom w:val="none" w:sz="0" w:space="0" w:color="auto"/>
                <w:right w:val="none" w:sz="0" w:space="0" w:color="auto"/>
              </w:divBdr>
            </w:div>
            <w:div w:id="201414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31987">
      <w:bodyDiv w:val="1"/>
      <w:marLeft w:val="0"/>
      <w:marRight w:val="0"/>
      <w:marTop w:val="0"/>
      <w:marBottom w:val="0"/>
      <w:divBdr>
        <w:top w:val="none" w:sz="0" w:space="0" w:color="auto"/>
        <w:left w:val="none" w:sz="0" w:space="0" w:color="auto"/>
        <w:bottom w:val="none" w:sz="0" w:space="0" w:color="auto"/>
        <w:right w:val="none" w:sz="0" w:space="0" w:color="auto"/>
      </w:divBdr>
    </w:div>
    <w:div w:id="2134665526">
      <w:bodyDiv w:val="1"/>
      <w:marLeft w:val="0"/>
      <w:marRight w:val="0"/>
      <w:marTop w:val="0"/>
      <w:marBottom w:val="0"/>
      <w:divBdr>
        <w:top w:val="none" w:sz="0" w:space="0" w:color="auto"/>
        <w:left w:val="none" w:sz="0" w:space="0" w:color="auto"/>
        <w:bottom w:val="none" w:sz="0" w:space="0" w:color="auto"/>
        <w:right w:val="none" w:sz="0" w:space="0" w:color="auto"/>
      </w:divBdr>
    </w:div>
    <w:div w:id="2136100087">
      <w:bodyDiv w:val="1"/>
      <w:marLeft w:val="0"/>
      <w:marRight w:val="0"/>
      <w:marTop w:val="0"/>
      <w:marBottom w:val="0"/>
      <w:divBdr>
        <w:top w:val="none" w:sz="0" w:space="0" w:color="auto"/>
        <w:left w:val="none" w:sz="0" w:space="0" w:color="auto"/>
        <w:bottom w:val="none" w:sz="0" w:space="0" w:color="auto"/>
        <w:right w:val="none" w:sz="0" w:space="0" w:color="auto"/>
      </w:divBdr>
    </w:div>
    <w:div w:id="2137597128">
      <w:bodyDiv w:val="1"/>
      <w:marLeft w:val="0"/>
      <w:marRight w:val="0"/>
      <w:marTop w:val="0"/>
      <w:marBottom w:val="0"/>
      <w:divBdr>
        <w:top w:val="none" w:sz="0" w:space="0" w:color="auto"/>
        <w:left w:val="none" w:sz="0" w:space="0" w:color="auto"/>
        <w:bottom w:val="none" w:sz="0" w:space="0" w:color="auto"/>
        <w:right w:val="none" w:sz="0" w:space="0" w:color="auto"/>
      </w:divBdr>
    </w:div>
    <w:div w:id="2138522419">
      <w:bodyDiv w:val="1"/>
      <w:marLeft w:val="0"/>
      <w:marRight w:val="0"/>
      <w:marTop w:val="0"/>
      <w:marBottom w:val="0"/>
      <w:divBdr>
        <w:top w:val="none" w:sz="0" w:space="0" w:color="auto"/>
        <w:left w:val="none" w:sz="0" w:space="0" w:color="auto"/>
        <w:bottom w:val="none" w:sz="0" w:space="0" w:color="auto"/>
        <w:right w:val="none" w:sz="0" w:space="0" w:color="auto"/>
      </w:divBdr>
      <w:divsChild>
        <w:div w:id="2013216552">
          <w:marLeft w:val="0"/>
          <w:marRight w:val="0"/>
          <w:marTop w:val="0"/>
          <w:marBottom w:val="0"/>
          <w:divBdr>
            <w:top w:val="none" w:sz="0" w:space="0" w:color="auto"/>
            <w:left w:val="none" w:sz="0" w:space="0" w:color="auto"/>
            <w:bottom w:val="none" w:sz="0" w:space="0" w:color="auto"/>
            <w:right w:val="none" w:sz="0" w:space="0" w:color="auto"/>
          </w:divBdr>
          <w:divsChild>
            <w:div w:id="10539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13962">
      <w:bodyDiv w:val="1"/>
      <w:marLeft w:val="0"/>
      <w:marRight w:val="0"/>
      <w:marTop w:val="0"/>
      <w:marBottom w:val="0"/>
      <w:divBdr>
        <w:top w:val="none" w:sz="0" w:space="0" w:color="auto"/>
        <w:left w:val="none" w:sz="0" w:space="0" w:color="auto"/>
        <w:bottom w:val="none" w:sz="0" w:space="0" w:color="auto"/>
        <w:right w:val="none" w:sz="0" w:space="0" w:color="auto"/>
      </w:divBdr>
    </w:div>
    <w:div w:id="2147156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microsoft.com/office/2016/09/relationships/commentsIds" Target="commentsIds.xml"/><Relationship Id="rId21" Type="http://schemas.openxmlformats.org/officeDocument/2006/relationships/image" Target="media/image10.png"/><Relationship Id="rId42" Type="http://schemas.openxmlformats.org/officeDocument/2006/relationships/image" Target="media/image22.png"/><Relationship Id="rId47" Type="http://schemas.openxmlformats.org/officeDocument/2006/relationships/image" Target="media/image27.jpeg"/><Relationship Id="rId63" Type="http://schemas.openxmlformats.org/officeDocument/2006/relationships/image" Target="media/image40.jpe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15.png"/><Relationship Id="rId37" Type="http://schemas.openxmlformats.org/officeDocument/2006/relationships/hyperlink" Target="https://thestempedia.com/wp-content/uploads/2019/05/set-digital-pin-block.jpg" TargetMode="External"/><Relationship Id="rId53" Type="http://schemas.openxmlformats.org/officeDocument/2006/relationships/image" Target="media/image31.jpeg"/><Relationship Id="rId58" Type="http://schemas.openxmlformats.org/officeDocument/2006/relationships/image" Target="media/image35.jpe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numbering" Target="numbering.xml"/><Relationship Id="rId90" Type="http://schemas.microsoft.com/office/2011/relationships/people" Target="people.xml"/><Relationship Id="rId14" Type="http://schemas.openxmlformats.org/officeDocument/2006/relationships/image" Target="media/image3.png"/><Relationship Id="rId22" Type="http://schemas.openxmlformats.org/officeDocument/2006/relationships/image" Target="media/image11.png"/><Relationship Id="rId27" Type="http://schemas.microsoft.com/office/2018/08/relationships/commentsExtensible" Target="commentsExtensible.xml"/><Relationship Id="rId30" Type="http://schemas.openxmlformats.org/officeDocument/2006/relationships/image" Target="media/image13.png"/><Relationship Id="rId35" Type="http://schemas.openxmlformats.org/officeDocument/2006/relationships/image" Target="media/image17.jpe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thestempedia.com/wp-content/uploads/2019/05/set-output-to-high.gif" TargetMode="External"/><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webSettings" Target="webSettings.xml"/><Relationship Id="rId51" Type="http://schemas.openxmlformats.org/officeDocument/2006/relationships/hyperlink" Target="https://www.arduino.cc/reference/en/language/structure/control-structure/if/?_gl=1*5hl86d*_ga*NTEwNjQ1MTMwLjE2NzMyNTI0Nzc.*_ga_NEXN8H46L5*MTY3NDY0OTU5MS4yOS4xLjE2NzQ2NDk2MTEuMC4wLjA." TargetMode="External"/><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2.png"/><Relationship Id="rId3" Type="http://schemas.openxmlformats.org/officeDocument/2006/relationships/customXml" Target="../customXml/item3.xml"/><Relationship Id="rId12" Type="http://schemas.openxmlformats.org/officeDocument/2006/relationships/hyperlink" Target="https://www.arduino.cc/en/software" TargetMode="External"/><Relationship Id="rId17" Type="http://schemas.openxmlformats.org/officeDocument/2006/relationships/image" Target="media/image6.png"/><Relationship Id="rId25" Type="http://schemas.microsoft.com/office/2011/relationships/commentsExtended" Target="commentsExtended.xml"/><Relationship Id="rId33" Type="http://schemas.openxmlformats.org/officeDocument/2006/relationships/image" Target="media/image16.png"/><Relationship Id="rId38" Type="http://schemas.openxmlformats.org/officeDocument/2006/relationships/image" Target="media/image19.jpeg"/><Relationship Id="rId46" Type="http://schemas.openxmlformats.org/officeDocument/2006/relationships/image" Target="media/image26.jpeg"/><Relationship Id="rId59" Type="http://schemas.openxmlformats.org/officeDocument/2006/relationships/image" Target="media/image36.jpeg"/><Relationship Id="rId67" Type="http://schemas.openxmlformats.org/officeDocument/2006/relationships/image" Target="media/image44.png"/><Relationship Id="rId20" Type="http://schemas.openxmlformats.org/officeDocument/2006/relationships/image" Target="media/image9.png"/><Relationship Id="rId41" Type="http://schemas.openxmlformats.org/officeDocument/2006/relationships/image" Target="media/image21.jpeg"/><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hyperlink" Target="https://thestempedia.com/tutorial-hub/pictoblox-tutorial/"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www.techtarget.com/whatis/definition/truth-table" TargetMode="Externa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29.jpe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hyperlink" Target="https://docs.arduino.cc/tutorial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thestempedia.com/wp-content/uploads/2019/05/Duplicate.jpg" TargetMode="External"/><Relationship Id="rId34" Type="http://schemas.openxmlformats.org/officeDocument/2006/relationships/hyperlink" Target="https://thestempedia.com/product/pictoblox/download-%09pictoblox/" TargetMode="External"/><Relationship Id="rId50" Type="http://schemas.openxmlformats.org/officeDocument/2006/relationships/hyperlink" Target="https://www.google.com/search?rlz=1C1CHBD_en-GB&amp;sxsrf=AJOqlzU-W9WaGPMGKCZSpb-76ox77buQ8A:1674641791663&amp;q=takealot.com&amp;spell=1&amp;sa=X&amp;ved=2ahUKEwiQ1PjovuL8AhXKVsAKHVaRC7AQBSgAegQICRAB" TargetMode="External"/><Relationship Id="rId55" Type="http://schemas.openxmlformats.org/officeDocument/2006/relationships/image" Target="media/image33.png"/><Relationship Id="rId76" Type="http://schemas.openxmlformats.org/officeDocument/2006/relationships/image" Target="media/image53.png"/><Relationship Id="rId7" Type="http://schemas.openxmlformats.org/officeDocument/2006/relationships/settings" Target="settings.xml"/><Relationship Id="rId71" Type="http://schemas.openxmlformats.org/officeDocument/2006/relationships/image" Target="media/image48.png"/><Relationship Id="rId2" Type="http://schemas.openxmlformats.org/officeDocument/2006/relationships/customXml" Target="../customXml/item2.xml"/><Relationship Id="rId29" Type="http://schemas.openxmlformats.org/officeDocument/2006/relationships/hyperlink" Target="https://www.youtube.com/embed/CfdaJ4z4u4w" TargetMode="External"/><Relationship Id="rId24" Type="http://schemas.openxmlformats.org/officeDocument/2006/relationships/comments" Target="comments.xml"/><Relationship Id="rId40" Type="http://schemas.openxmlformats.org/officeDocument/2006/relationships/image" Target="media/image20.jpeg"/><Relationship Id="rId45" Type="http://schemas.openxmlformats.org/officeDocument/2006/relationships/image" Target="media/image25.png"/><Relationship Id="rId66" Type="http://schemas.openxmlformats.org/officeDocument/2006/relationships/image" Target="media/image43.png"/><Relationship Id="rId87" Type="http://schemas.openxmlformats.org/officeDocument/2006/relationships/hyperlink" Target="https://toptechboy.com/arduino-lessons/" TargetMode="External"/><Relationship Id="rId61" Type="http://schemas.openxmlformats.org/officeDocument/2006/relationships/image" Target="media/image38.png"/><Relationship Id="rId82" Type="http://schemas.openxmlformats.org/officeDocument/2006/relationships/image" Target="media/image59.png"/><Relationship Id="rId1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76EFF60B1409A4FBAAEDCA41BC70386" ma:contentTypeVersion="8" ma:contentTypeDescription="Create a new document." ma:contentTypeScope="" ma:versionID="3d2a7dc195e6bb2321c5b9023ed3fd5a">
  <xsd:schema xmlns:xsd="http://www.w3.org/2001/XMLSchema" xmlns:xs="http://www.w3.org/2001/XMLSchema" xmlns:p="http://schemas.microsoft.com/office/2006/metadata/properties" xmlns:ns3="5c2ae5b8-839f-4df5-90d6-21a390580d77" xmlns:ns4="27d7a901-b391-4e86-bd2c-6caacf84d9e9" targetNamespace="http://schemas.microsoft.com/office/2006/metadata/properties" ma:root="true" ma:fieldsID="7e25e303b06d059a561ae7104a3224c2" ns3:_="" ns4:_="">
    <xsd:import namespace="5c2ae5b8-839f-4df5-90d6-21a390580d77"/>
    <xsd:import namespace="27d7a901-b391-4e86-bd2c-6caacf84d9e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2ae5b8-839f-4df5-90d6-21a390580d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7d7a901-b391-4e86-bd2c-6caacf84d9e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B1B72F-F756-4D48-BE86-7AC46F86279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84B4684-D4BA-4180-BF90-57C0B2EE5D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2ae5b8-839f-4df5-90d6-21a390580d77"/>
    <ds:schemaRef ds:uri="27d7a901-b391-4e86-bd2c-6caacf84d9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EE0697-9476-4849-AEE8-4374104AEBDD}">
  <ds:schemaRefs>
    <ds:schemaRef ds:uri="http://schemas.microsoft.com/sharepoint/v3/contenttype/forms"/>
  </ds:schemaRefs>
</ds:datastoreItem>
</file>

<file path=customXml/itemProps4.xml><?xml version="1.0" encoding="utf-8"?>
<ds:datastoreItem xmlns:ds="http://schemas.openxmlformats.org/officeDocument/2006/customXml" ds:itemID="{7800CECC-01C4-493F-A80F-741351783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100</Pages>
  <Words>17361</Words>
  <Characters>98961</Characters>
  <Application>Microsoft Office Word</Application>
  <DocSecurity>0</DocSecurity>
  <Lines>824</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Godwin Pedzisai Dzvapatsva</dc:creator>
  <cp:keywords/>
  <dc:description/>
  <cp:lastModifiedBy>Godwin Pedzisai Dzvapatsva</cp:lastModifiedBy>
  <cp:revision>8</cp:revision>
  <dcterms:created xsi:type="dcterms:W3CDTF">2023-03-21T20:42:00Z</dcterms:created>
  <dcterms:modified xsi:type="dcterms:W3CDTF">2023-03-26T19:43:00Z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0x010100776EFF60B1409A4FBAAEDCA41BC70386</vt:lpwstr>
  </property>
</Properties>
</file>
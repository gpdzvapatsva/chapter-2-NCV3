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6BBEFB" w14:textId="77777777" w:rsidR="00E17CEE" w:rsidRDefault="00E17CEE" w:rsidP="00A56F02">
      <w:pPr>
        <w:pStyle w:val="Heading1"/>
      </w:pPr>
      <w:bookmarkStart w:id="1" w:name="_Hlk128389609"/>
      <w:bookmarkStart w:id="2" w:name="_Toc18326419"/>
      <w:bookmarkStart w:id="3" w:name="_Toc98301698"/>
      <w:bookmarkStart w:id="4" w:name="_Hlk121093576"/>
      <w:bookmarkEnd w:id="1"/>
      <w:r>
        <w:t>Introduction to Technical Programming</w:t>
      </w:r>
      <w:bookmarkEnd w:id="2"/>
      <w:bookmarkEnd w:id="3"/>
    </w:p>
    <w:bookmarkEnd w:id="4"/>
    <w:p w14:paraId="148A9314" w14:textId="06FEF1FA" w:rsidR="00E17CEE" w:rsidRPr="002B35A1" w:rsidRDefault="00F00DFE" w:rsidP="00A56F02">
      <w:pPr>
        <w:pStyle w:val="Heading1"/>
      </w:pPr>
      <w:r>
        <w:rPr>
          <w:lang w:val="en-ZA"/>
        </w:rPr>
        <w:t>Topic</w:t>
      </w:r>
      <w:r w:rsidR="00273774">
        <w:rPr>
          <w:lang w:val="en-ZA"/>
        </w:rPr>
        <w:t xml:space="preserve"> 4</w:t>
      </w:r>
      <w:r>
        <w:rPr>
          <w:lang w:val="en-ZA"/>
        </w:rPr>
        <w:t>:</w:t>
      </w:r>
      <w:r w:rsidR="00273774">
        <w:rPr>
          <w:lang w:val="en-ZA"/>
        </w:rPr>
        <w:tab/>
        <w:t>Programming tools and utilities</w:t>
      </w:r>
    </w:p>
    <w:p w14:paraId="0C4D0D40" w14:textId="77777777" w:rsidR="002B35A1" w:rsidRPr="002B35A1" w:rsidRDefault="002B35A1">
      <w:pPr>
        <w:numPr>
          <w:ilvl w:val="1"/>
          <w:numId w:val="50"/>
        </w:numPr>
        <w:spacing w:line="240" w:lineRule="auto"/>
        <w:contextualSpacing/>
        <w:rPr>
          <w:b/>
          <w:bCs/>
          <w:szCs w:val="24"/>
        </w:rPr>
      </w:pPr>
      <w:r w:rsidRPr="002B35A1">
        <w:rPr>
          <w:b/>
          <w:bCs/>
          <w:szCs w:val="24"/>
        </w:rPr>
        <w:t>Building and running C/C++ applications</w:t>
      </w:r>
    </w:p>
    <w:p w14:paraId="0301FABD" w14:textId="77777777" w:rsidR="002B35A1" w:rsidRPr="002B35A1" w:rsidRDefault="002B35A1" w:rsidP="002B35A1">
      <w:pPr>
        <w:spacing w:line="240" w:lineRule="auto"/>
        <w:ind w:left="708" w:hanging="708"/>
        <w:contextualSpacing/>
        <w:rPr>
          <w:szCs w:val="24"/>
        </w:rPr>
      </w:pPr>
    </w:p>
    <w:p w14:paraId="7DFCD7C2" w14:textId="77777777" w:rsidR="002B35A1" w:rsidRPr="002B35A1" w:rsidRDefault="002B35A1" w:rsidP="002B35A1">
      <w:pPr>
        <w:spacing w:line="240" w:lineRule="auto"/>
        <w:ind w:left="699" w:hanging="708"/>
        <w:contextualSpacing/>
        <w:rPr>
          <w:szCs w:val="24"/>
        </w:rPr>
      </w:pPr>
      <w:r w:rsidRPr="002B35A1">
        <w:rPr>
          <w:szCs w:val="24"/>
        </w:rPr>
        <w:t>Content:</w:t>
      </w:r>
    </w:p>
    <w:p w14:paraId="67EE2909" w14:textId="77777777" w:rsidR="002B35A1" w:rsidRPr="002B35A1" w:rsidRDefault="002B35A1">
      <w:pPr>
        <w:pStyle w:val="ListParagraph"/>
        <w:numPr>
          <w:ilvl w:val="0"/>
          <w:numId w:val="33"/>
        </w:numPr>
        <w:spacing w:line="240" w:lineRule="auto"/>
        <w:ind w:left="360" w:hanging="360"/>
        <w:rPr>
          <w:szCs w:val="24"/>
        </w:rPr>
      </w:pPr>
      <w:r w:rsidRPr="002B35A1">
        <w:rPr>
          <w:szCs w:val="24"/>
          <w:lang w:val="en-ZA"/>
        </w:rPr>
        <w:t>The C and C++ compiler</w:t>
      </w:r>
    </w:p>
    <w:p w14:paraId="36A91CE8" w14:textId="77777777" w:rsidR="002B35A1" w:rsidRPr="002B35A1" w:rsidRDefault="002B35A1">
      <w:pPr>
        <w:pStyle w:val="ListParagraph"/>
        <w:numPr>
          <w:ilvl w:val="0"/>
          <w:numId w:val="33"/>
        </w:numPr>
        <w:spacing w:line="240" w:lineRule="auto"/>
        <w:ind w:left="360" w:hanging="360"/>
        <w:rPr>
          <w:szCs w:val="24"/>
        </w:rPr>
      </w:pPr>
      <w:r w:rsidRPr="002B35A1">
        <w:rPr>
          <w:szCs w:val="24"/>
          <w:lang w:val="en-ZA"/>
        </w:rPr>
        <w:t>Compiler artefacts</w:t>
      </w:r>
    </w:p>
    <w:p w14:paraId="10C6B392" w14:textId="77777777" w:rsidR="002B35A1" w:rsidRPr="002B35A1" w:rsidRDefault="002B35A1">
      <w:pPr>
        <w:pStyle w:val="ListParagraph"/>
        <w:numPr>
          <w:ilvl w:val="0"/>
          <w:numId w:val="33"/>
        </w:numPr>
        <w:spacing w:line="240" w:lineRule="auto"/>
        <w:ind w:left="360" w:hanging="360"/>
        <w:rPr>
          <w:szCs w:val="24"/>
          <w:lang w:val="en-ZA"/>
        </w:rPr>
      </w:pPr>
      <w:r w:rsidRPr="002B35A1">
        <w:rPr>
          <w:szCs w:val="24"/>
          <w:lang w:val="en-ZA"/>
        </w:rPr>
        <w:t>Compiler design</w:t>
      </w:r>
    </w:p>
    <w:p w14:paraId="31E39FDD" w14:textId="77777777" w:rsidR="002B35A1" w:rsidRPr="002B35A1" w:rsidRDefault="002B35A1" w:rsidP="002B35A1">
      <w:pPr>
        <w:pStyle w:val="ListParagraph"/>
        <w:spacing w:line="240" w:lineRule="auto"/>
        <w:ind w:left="0"/>
        <w:rPr>
          <w:szCs w:val="24"/>
        </w:rPr>
      </w:pPr>
    </w:p>
    <w:p w14:paraId="0478A121" w14:textId="77777777" w:rsidR="002B35A1" w:rsidRPr="002B35A1" w:rsidRDefault="002B35A1" w:rsidP="002B35A1">
      <w:pPr>
        <w:spacing w:line="240" w:lineRule="auto"/>
        <w:ind w:left="699" w:hanging="708"/>
        <w:contextualSpacing/>
        <w:rPr>
          <w:szCs w:val="24"/>
        </w:rPr>
      </w:pPr>
      <w:r w:rsidRPr="002B35A1">
        <w:rPr>
          <w:i/>
          <w:szCs w:val="24"/>
        </w:rPr>
        <w:t xml:space="preserve">Learning </w:t>
      </w:r>
      <w:r w:rsidRPr="002B35A1">
        <w:rPr>
          <w:szCs w:val="24"/>
        </w:rPr>
        <w:t>Outcomes</w:t>
      </w:r>
      <w:r w:rsidRPr="002B35A1">
        <w:rPr>
          <w:i/>
          <w:szCs w:val="24"/>
        </w:rPr>
        <w:t>:</w:t>
      </w:r>
    </w:p>
    <w:p w14:paraId="22CA192D" w14:textId="77777777" w:rsidR="002B35A1" w:rsidRPr="002B35A1" w:rsidRDefault="002B35A1" w:rsidP="002B35A1">
      <w:pPr>
        <w:spacing w:line="240" w:lineRule="auto"/>
        <w:ind w:left="699" w:hanging="708"/>
        <w:contextualSpacing/>
        <w:rPr>
          <w:szCs w:val="24"/>
        </w:rPr>
      </w:pPr>
      <w:r w:rsidRPr="002B35A1">
        <w:rPr>
          <w:i/>
          <w:szCs w:val="24"/>
        </w:rPr>
        <w:t>Students should be able to:</w:t>
      </w:r>
      <w:r w:rsidRPr="002B35A1">
        <w:rPr>
          <w:i/>
          <w:szCs w:val="24"/>
        </w:rPr>
        <w:br/>
      </w:r>
    </w:p>
    <w:p w14:paraId="3E3490F0" w14:textId="77777777" w:rsidR="002B35A1" w:rsidRPr="002B35A1" w:rsidRDefault="002B35A1">
      <w:pPr>
        <w:numPr>
          <w:ilvl w:val="2"/>
          <w:numId w:val="50"/>
        </w:numPr>
        <w:spacing w:line="240" w:lineRule="auto"/>
        <w:ind w:left="567" w:hanging="567"/>
        <w:contextualSpacing/>
        <w:rPr>
          <w:szCs w:val="24"/>
        </w:rPr>
      </w:pPr>
      <w:r w:rsidRPr="002B35A1">
        <w:rPr>
          <w:szCs w:val="24"/>
        </w:rPr>
        <w:t xml:space="preserve">Define </w:t>
      </w:r>
      <w:r w:rsidRPr="002B35A1">
        <w:rPr>
          <w:i/>
          <w:szCs w:val="24"/>
        </w:rPr>
        <w:t>the</w:t>
      </w:r>
      <w:r w:rsidRPr="002B35A1">
        <w:rPr>
          <w:szCs w:val="24"/>
        </w:rPr>
        <w:t xml:space="preserve"> term compiler</w:t>
      </w:r>
    </w:p>
    <w:p w14:paraId="01A92CDF" w14:textId="77777777" w:rsidR="002B35A1" w:rsidRPr="002B35A1" w:rsidRDefault="002B35A1">
      <w:pPr>
        <w:numPr>
          <w:ilvl w:val="2"/>
          <w:numId w:val="50"/>
        </w:numPr>
        <w:spacing w:line="240" w:lineRule="auto"/>
        <w:ind w:left="567" w:hanging="567"/>
        <w:contextualSpacing/>
        <w:rPr>
          <w:szCs w:val="24"/>
        </w:rPr>
      </w:pPr>
      <w:r w:rsidRPr="002B35A1">
        <w:rPr>
          <w:szCs w:val="24"/>
        </w:rPr>
        <w:t>Define the term source code</w:t>
      </w:r>
    </w:p>
    <w:p w14:paraId="522B06C8" w14:textId="77777777" w:rsidR="002B35A1" w:rsidRPr="002B35A1" w:rsidRDefault="002B35A1">
      <w:pPr>
        <w:numPr>
          <w:ilvl w:val="2"/>
          <w:numId w:val="50"/>
        </w:numPr>
        <w:spacing w:line="240" w:lineRule="auto"/>
        <w:ind w:left="567" w:hanging="567"/>
        <w:contextualSpacing/>
        <w:rPr>
          <w:szCs w:val="24"/>
        </w:rPr>
      </w:pPr>
      <w:r w:rsidRPr="002B35A1">
        <w:rPr>
          <w:szCs w:val="24"/>
        </w:rPr>
        <w:t>Explain what a decompiler is used for</w:t>
      </w:r>
    </w:p>
    <w:p w14:paraId="57B00118" w14:textId="77777777" w:rsidR="002B35A1" w:rsidRPr="002B35A1" w:rsidRDefault="002B35A1">
      <w:pPr>
        <w:numPr>
          <w:ilvl w:val="2"/>
          <w:numId w:val="50"/>
        </w:numPr>
        <w:spacing w:line="240" w:lineRule="auto"/>
        <w:ind w:left="567" w:hanging="567"/>
        <w:contextualSpacing/>
        <w:rPr>
          <w:szCs w:val="24"/>
        </w:rPr>
      </w:pPr>
      <w:r w:rsidRPr="002B35A1">
        <w:rPr>
          <w:szCs w:val="24"/>
        </w:rPr>
        <w:t>Define the term interpreter</w:t>
      </w:r>
    </w:p>
    <w:p w14:paraId="1626E43E" w14:textId="77777777" w:rsidR="002B35A1" w:rsidRPr="002B35A1" w:rsidRDefault="002B35A1">
      <w:pPr>
        <w:numPr>
          <w:ilvl w:val="2"/>
          <w:numId w:val="50"/>
        </w:numPr>
        <w:spacing w:line="240" w:lineRule="auto"/>
        <w:ind w:left="567" w:hanging="567"/>
        <w:contextualSpacing/>
        <w:rPr>
          <w:szCs w:val="24"/>
        </w:rPr>
      </w:pPr>
      <w:r w:rsidRPr="002B35A1">
        <w:rPr>
          <w:szCs w:val="24"/>
        </w:rPr>
        <w:t>Explain the difference between a compiler and an interpreter</w:t>
      </w:r>
    </w:p>
    <w:p w14:paraId="6D0ECEED" w14:textId="77777777" w:rsidR="002B35A1" w:rsidRPr="002B35A1" w:rsidRDefault="002B35A1">
      <w:pPr>
        <w:numPr>
          <w:ilvl w:val="2"/>
          <w:numId w:val="50"/>
        </w:numPr>
        <w:spacing w:line="240" w:lineRule="auto"/>
        <w:ind w:left="567" w:hanging="567"/>
        <w:contextualSpacing/>
        <w:rPr>
          <w:szCs w:val="24"/>
        </w:rPr>
      </w:pPr>
      <w:r w:rsidRPr="002B35A1">
        <w:rPr>
          <w:szCs w:val="24"/>
        </w:rPr>
        <w:t>Explain what a binary is and when it is produced</w:t>
      </w:r>
    </w:p>
    <w:p w14:paraId="6C2540F9" w14:textId="77777777" w:rsidR="002B35A1" w:rsidRPr="002B35A1" w:rsidRDefault="002B35A1">
      <w:pPr>
        <w:numPr>
          <w:ilvl w:val="2"/>
          <w:numId w:val="50"/>
        </w:numPr>
        <w:spacing w:line="240" w:lineRule="auto"/>
        <w:ind w:left="567" w:hanging="567"/>
        <w:rPr>
          <w:szCs w:val="24"/>
        </w:rPr>
      </w:pPr>
      <w:r w:rsidRPr="002B35A1">
        <w:rPr>
          <w:szCs w:val="24"/>
        </w:rPr>
        <w:t>Explain the difference been C and C++ compiler</w:t>
      </w:r>
    </w:p>
    <w:p w14:paraId="6C3A796E" w14:textId="77777777" w:rsidR="002B35A1" w:rsidRPr="002B35A1" w:rsidRDefault="002B35A1">
      <w:pPr>
        <w:numPr>
          <w:ilvl w:val="2"/>
          <w:numId w:val="50"/>
        </w:numPr>
        <w:spacing w:line="240" w:lineRule="auto"/>
        <w:ind w:left="567" w:hanging="567"/>
        <w:contextualSpacing/>
        <w:rPr>
          <w:szCs w:val="24"/>
        </w:rPr>
      </w:pPr>
      <w:r w:rsidRPr="002B35A1">
        <w:rPr>
          <w:szCs w:val="24"/>
        </w:rPr>
        <w:t>List and Explain the basic three stage compiler design (Front Middle Back end)</w:t>
      </w:r>
    </w:p>
    <w:p w14:paraId="1A515D3C" w14:textId="77777777" w:rsidR="002B35A1" w:rsidRPr="002B35A1" w:rsidRDefault="002B35A1" w:rsidP="002B35A1">
      <w:pPr>
        <w:spacing w:line="240" w:lineRule="auto"/>
        <w:contextualSpacing/>
        <w:rPr>
          <w:szCs w:val="24"/>
        </w:rPr>
      </w:pPr>
    </w:p>
    <w:p w14:paraId="3E728C68" w14:textId="77777777" w:rsidR="002B35A1" w:rsidRPr="002B35A1" w:rsidRDefault="002B35A1">
      <w:pPr>
        <w:numPr>
          <w:ilvl w:val="1"/>
          <w:numId w:val="50"/>
        </w:numPr>
        <w:spacing w:line="240" w:lineRule="auto"/>
        <w:contextualSpacing/>
        <w:rPr>
          <w:b/>
          <w:bCs/>
          <w:szCs w:val="24"/>
        </w:rPr>
      </w:pPr>
      <w:r w:rsidRPr="002B35A1">
        <w:rPr>
          <w:b/>
          <w:bCs/>
          <w:szCs w:val="24"/>
        </w:rPr>
        <w:t xml:space="preserve">C/C++ on the Desktop </w:t>
      </w:r>
    </w:p>
    <w:p w14:paraId="4B8141CE" w14:textId="77777777" w:rsidR="002B35A1" w:rsidRPr="002B35A1" w:rsidRDefault="002B35A1" w:rsidP="002B35A1">
      <w:pPr>
        <w:spacing w:line="240" w:lineRule="auto"/>
        <w:ind w:left="708" w:hanging="708"/>
        <w:contextualSpacing/>
        <w:rPr>
          <w:szCs w:val="24"/>
        </w:rPr>
      </w:pPr>
    </w:p>
    <w:p w14:paraId="38C65560" w14:textId="77777777" w:rsidR="002B35A1" w:rsidRPr="002B35A1" w:rsidRDefault="002B35A1" w:rsidP="002B35A1">
      <w:pPr>
        <w:spacing w:line="240" w:lineRule="auto"/>
        <w:ind w:left="699" w:hanging="708"/>
        <w:contextualSpacing/>
        <w:rPr>
          <w:szCs w:val="24"/>
        </w:rPr>
      </w:pPr>
      <w:r w:rsidRPr="002B35A1">
        <w:rPr>
          <w:szCs w:val="24"/>
        </w:rPr>
        <w:t>Content:</w:t>
      </w:r>
    </w:p>
    <w:p w14:paraId="2BC6200A" w14:textId="77777777" w:rsidR="002B35A1" w:rsidRPr="002B35A1" w:rsidRDefault="002B35A1">
      <w:pPr>
        <w:pStyle w:val="ListParagraph"/>
        <w:numPr>
          <w:ilvl w:val="0"/>
          <w:numId w:val="33"/>
        </w:numPr>
        <w:spacing w:line="240" w:lineRule="auto"/>
        <w:ind w:left="360" w:hanging="360"/>
        <w:rPr>
          <w:szCs w:val="24"/>
        </w:rPr>
      </w:pPr>
      <w:r w:rsidRPr="002B35A1">
        <w:rPr>
          <w:szCs w:val="24"/>
          <w:lang w:val="en-ZA"/>
        </w:rPr>
        <w:t>C/C++ compiler environment on desktop PC</w:t>
      </w:r>
    </w:p>
    <w:p w14:paraId="6AC7E324" w14:textId="77777777" w:rsidR="002B35A1" w:rsidRPr="002B35A1" w:rsidRDefault="002B35A1">
      <w:pPr>
        <w:pStyle w:val="ListParagraph"/>
        <w:numPr>
          <w:ilvl w:val="0"/>
          <w:numId w:val="33"/>
        </w:numPr>
        <w:spacing w:line="240" w:lineRule="auto"/>
        <w:ind w:left="360" w:hanging="360"/>
        <w:rPr>
          <w:szCs w:val="24"/>
        </w:rPr>
      </w:pPr>
      <w:r w:rsidRPr="002B35A1">
        <w:rPr>
          <w:szCs w:val="24"/>
          <w:lang w:val="en-ZA"/>
        </w:rPr>
        <w:t>IDE on desktop PC</w:t>
      </w:r>
    </w:p>
    <w:p w14:paraId="1161CF2C" w14:textId="77777777" w:rsidR="002B35A1" w:rsidRPr="002B35A1" w:rsidRDefault="002B35A1" w:rsidP="002B35A1">
      <w:pPr>
        <w:pStyle w:val="ListParagraph"/>
        <w:spacing w:line="240" w:lineRule="auto"/>
        <w:ind w:left="0"/>
        <w:rPr>
          <w:szCs w:val="24"/>
        </w:rPr>
      </w:pPr>
    </w:p>
    <w:p w14:paraId="70557E75" w14:textId="77777777" w:rsidR="002B35A1" w:rsidRPr="002B35A1" w:rsidRDefault="002B35A1" w:rsidP="002B35A1">
      <w:pPr>
        <w:spacing w:line="240" w:lineRule="auto"/>
        <w:ind w:left="699" w:hanging="708"/>
        <w:contextualSpacing/>
        <w:rPr>
          <w:szCs w:val="24"/>
        </w:rPr>
      </w:pPr>
      <w:r w:rsidRPr="002B35A1">
        <w:rPr>
          <w:i/>
          <w:szCs w:val="24"/>
        </w:rPr>
        <w:t>Learning Outcomes:</w:t>
      </w:r>
    </w:p>
    <w:p w14:paraId="1AE1468B" w14:textId="77777777" w:rsidR="002B35A1" w:rsidRPr="002B35A1" w:rsidRDefault="002B35A1" w:rsidP="002B35A1">
      <w:pPr>
        <w:spacing w:line="240" w:lineRule="auto"/>
        <w:ind w:left="699" w:hanging="708"/>
        <w:contextualSpacing/>
        <w:rPr>
          <w:szCs w:val="24"/>
        </w:rPr>
      </w:pPr>
      <w:r w:rsidRPr="002B35A1">
        <w:rPr>
          <w:i/>
          <w:szCs w:val="24"/>
        </w:rPr>
        <w:t>Students should be able to:</w:t>
      </w:r>
    </w:p>
    <w:p w14:paraId="4F5BF5AC" w14:textId="77777777" w:rsidR="002B35A1" w:rsidRPr="002B35A1" w:rsidRDefault="002B35A1" w:rsidP="002B35A1">
      <w:pPr>
        <w:spacing w:line="240" w:lineRule="auto"/>
        <w:ind w:left="-18"/>
        <w:contextualSpacing/>
        <w:rPr>
          <w:szCs w:val="24"/>
          <w:lang w:val="en-ZA"/>
        </w:rPr>
      </w:pPr>
    </w:p>
    <w:p w14:paraId="15ECA3A6" w14:textId="77777777" w:rsidR="002B35A1" w:rsidRPr="002B35A1" w:rsidRDefault="002B35A1">
      <w:pPr>
        <w:numPr>
          <w:ilvl w:val="2"/>
          <w:numId w:val="51"/>
        </w:numPr>
        <w:spacing w:line="240" w:lineRule="auto"/>
        <w:ind w:left="624" w:hanging="642"/>
        <w:contextualSpacing/>
        <w:rPr>
          <w:szCs w:val="24"/>
          <w:lang w:val="en-ZA"/>
        </w:rPr>
      </w:pPr>
      <w:r w:rsidRPr="002B35A1">
        <w:rPr>
          <w:szCs w:val="24"/>
          <w:lang w:val="en-ZA"/>
        </w:rPr>
        <w:t>Install and configure C/C++ compiler on desktop PC</w:t>
      </w:r>
    </w:p>
    <w:p w14:paraId="324EDAD1" w14:textId="77777777" w:rsidR="002B35A1" w:rsidRPr="002B35A1" w:rsidRDefault="002B35A1">
      <w:pPr>
        <w:numPr>
          <w:ilvl w:val="2"/>
          <w:numId w:val="51"/>
        </w:numPr>
        <w:spacing w:line="240" w:lineRule="auto"/>
        <w:ind w:left="624" w:hanging="642"/>
        <w:contextualSpacing/>
        <w:rPr>
          <w:szCs w:val="24"/>
          <w:lang w:val="en-ZA"/>
        </w:rPr>
      </w:pPr>
      <w:r w:rsidRPr="002B35A1">
        <w:rPr>
          <w:szCs w:val="24"/>
          <w:lang w:val="en-ZA"/>
        </w:rPr>
        <w:t>Define the term IDE</w:t>
      </w:r>
    </w:p>
    <w:p w14:paraId="162D50A8" w14:textId="77777777" w:rsidR="002B35A1" w:rsidRPr="002B35A1" w:rsidRDefault="002B35A1">
      <w:pPr>
        <w:numPr>
          <w:ilvl w:val="2"/>
          <w:numId w:val="51"/>
        </w:numPr>
        <w:spacing w:line="240" w:lineRule="auto"/>
        <w:ind w:left="624" w:hanging="642"/>
        <w:contextualSpacing/>
        <w:rPr>
          <w:szCs w:val="24"/>
          <w:lang w:val="en-ZA"/>
        </w:rPr>
      </w:pPr>
      <w:r w:rsidRPr="002B35A1">
        <w:rPr>
          <w:szCs w:val="24"/>
          <w:lang w:val="en-ZA"/>
        </w:rPr>
        <w:t>Explain what an IDE is used for</w:t>
      </w:r>
    </w:p>
    <w:p w14:paraId="637BF081" w14:textId="06908D44" w:rsidR="002B35A1" w:rsidRDefault="002B35A1">
      <w:pPr>
        <w:numPr>
          <w:ilvl w:val="2"/>
          <w:numId w:val="51"/>
        </w:numPr>
        <w:spacing w:line="240" w:lineRule="auto"/>
        <w:ind w:left="624" w:hanging="642"/>
        <w:contextualSpacing/>
        <w:rPr>
          <w:szCs w:val="24"/>
          <w:lang w:val="en-ZA"/>
        </w:rPr>
      </w:pPr>
      <w:r w:rsidRPr="002B35A1">
        <w:rPr>
          <w:szCs w:val="24"/>
          <w:lang w:val="en-ZA"/>
        </w:rPr>
        <w:t>Install and configure IDE on desktop PC</w:t>
      </w:r>
    </w:p>
    <w:p w14:paraId="5DA49E15" w14:textId="0F517C40" w:rsidR="00AF3D21" w:rsidRDefault="00AF3D21" w:rsidP="00AF3D21">
      <w:pPr>
        <w:spacing w:line="240" w:lineRule="auto"/>
        <w:ind w:left="-18"/>
        <w:contextualSpacing/>
        <w:rPr>
          <w:szCs w:val="24"/>
          <w:lang w:val="en-ZA"/>
        </w:rPr>
      </w:pPr>
    </w:p>
    <w:p w14:paraId="61FABA0B" w14:textId="075AA081" w:rsidR="00AF3D21" w:rsidRPr="00AF3D21" w:rsidRDefault="00AF3D21" w:rsidP="00AF3D21">
      <w:pPr>
        <w:pStyle w:val="ListParagraph"/>
        <w:numPr>
          <w:ilvl w:val="1"/>
          <w:numId w:val="51"/>
        </w:numPr>
        <w:spacing w:line="240" w:lineRule="auto"/>
        <w:rPr>
          <w:szCs w:val="24"/>
          <w:lang w:val="en-ZA"/>
        </w:rPr>
      </w:pPr>
      <w:r w:rsidRPr="00AF3D21">
        <w:rPr>
          <w:szCs w:val="24"/>
          <w:lang w:val="en-ZA"/>
        </w:rPr>
        <w:t>C++ on the Raspberry Pi</w:t>
      </w:r>
    </w:p>
    <w:p w14:paraId="6AC0198D" w14:textId="77777777" w:rsidR="00AF3D21" w:rsidRPr="00AF3D21" w:rsidRDefault="00AF3D21" w:rsidP="00AF3D21">
      <w:pPr>
        <w:spacing w:line="240" w:lineRule="auto"/>
        <w:ind w:left="-18"/>
        <w:contextualSpacing/>
        <w:rPr>
          <w:szCs w:val="24"/>
          <w:lang w:val="en-ZA"/>
        </w:rPr>
      </w:pPr>
      <w:r w:rsidRPr="00AF3D21">
        <w:rPr>
          <w:szCs w:val="24"/>
          <w:lang w:val="en-ZA"/>
        </w:rPr>
        <w:t>Content:</w:t>
      </w:r>
    </w:p>
    <w:p w14:paraId="66A12317" w14:textId="77777777" w:rsidR="00AF3D21" w:rsidRPr="00AF3D21" w:rsidRDefault="00AF3D21" w:rsidP="00AF3D21">
      <w:pPr>
        <w:pStyle w:val="ListParagraph"/>
        <w:numPr>
          <w:ilvl w:val="0"/>
          <w:numId w:val="256"/>
        </w:numPr>
        <w:spacing w:line="240" w:lineRule="auto"/>
        <w:ind w:left="426" w:hanging="426"/>
        <w:rPr>
          <w:szCs w:val="24"/>
          <w:lang w:val="en-ZA"/>
        </w:rPr>
      </w:pPr>
      <w:r w:rsidRPr="00AF3D21">
        <w:rPr>
          <w:szCs w:val="24"/>
          <w:lang w:val="en-ZA"/>
        </w:rPr>
        <w:t>The GCC C/C++ compiler</w:t>
      </w:r>
    </w:p>
    <w:p w14:paraId="08F309AB" w14:textId="6BBD91E1" w:rsidR="00AF3D21" w:rsidRPr="00AF3D21" w:rsidRDefault="00AF3D21" w:rsidP="00AF3D21">
      <w:pPr>
        <w:pStyle w:val="ListParagraph"/>
        <w:numPr>
          <w:ilvl w:val="0"/>
          <w:numId w:val="256"/>
        </w:numPr>
        <w:spacing w:line="240" w:lineRule="auto"/>
        <w:ind w:left="426" w:hanging="426"/>
        <w:rPr>
          <w:szCs w:val="24"/>
          <w:lang w:val="en-ZA"/>
        </w:rPr>
      </w:pPr>
      <w:r w:rsidRPr="00AF3D21">
        <w:rPr>
          <w:szCs w:val="24"/>
          <w:lang w:val="en-ZA"/>
        </w:rPr>
        <w:t>Geany on Raspberry Pi</w:t>
      </w:r>
    </w:p>
    <w:p w14:paraId="6EC69F6A" w14:textId="62925CEC" w:rsidR="00AF3D21" w:rsidRPr="00AF3D21" w:rsidRDefault="00AF3D21" w:rsidP="00AF3D21">
      <w:pPr>
        <w:spacing w:line="240" w:lineRule="auto"/>
        <w:ind w:left="-18"/>
        <w:contextualSpacing/>
        <w:rPr>
          <w:szCs w:val="24"/>
          <w:lang w:val="en-ZA"/>
        </w:rPr>
      </w:pPr>
    </w:p>
    <w:p w14:paraId="54DE8B7C" w14:textId="77777777" w:rsidR="00AF3D21" w:rsidRPr="00AF3D21" w:rsidRDefault="00AF3D21" w:rsidP="00AF3D21">
      <w:pPr>
        <w:spacing w:line="240" w:lineRule="auto"/>
        <w:ind w:left="-18"/>
        <w:contextualSpacing/>
        <w:rPr>
          <w:szCs w:val="24"/>
          <w:lang w:val="en-ZA"/>
        </w:rPr>
      </w:pPr>
      <w:r w:rsidRPr="00AF3D21">
        <w:rPr>
          <w:szCs w:val="24"/>
          <w:lang w:val="en-ZA"/>
        </w:rPr>
        <w:t>Learning Outcomes:</w:t>
      </w:r>
    </w:p>
    <w:p w14:paraId="7899F620" w14:textId="77777777" w:rsidR="00AF3D21" w:rsidRPr="00AF3D21" w:rsidRDefault="00AF3D21" w:rsidP="00AF3D21">
      <w:pPr>
        <w:spacing w:line="240" w:lineRule="auto"/>
        <w:ind w:left="-18"/>
        <w:contextualSpacing/>
        <w:rPr>
          <w:szCs w:val="24"/>
          <w:lang w:val="en-ZA"/>
        </w:rPr>
      </w:pPr>
      <w:r w:rsidRPr="00AF3D21">
        <w:rPr>
          <w:szCs w:val="24"/>
          <w:lang w:val="en-ZA"/>
        </w:rPr>
        <w:t>Students should be able to:</w:t>
      </w:r>
    </w:p>
    <w:p w14:paraId="78EF6B13" w14:textId="565B9FB8" w:rsidR="00AF3D21" w:rsidRPr="00AF3D21" w:rsidRDefault="00AF3D21" w:rsidP="00AF3D21">
      <w:pPr>
        <w:spacing w:line="240" w:lineRule="auto"/>
        <w:ind w:left="-18"/>
        <w:contextualSpacing/>
        <w:rPr>
          <w:szCs w:val="24"/>
          <w:lang w:val="en-ZA"/>
        </w:rPr>
      </w:pPr>
      <w:r w:rsidRPr="00AF3D21">
        <w:rPr>
          <w:szCs w:val="24"/>
          <w:lang w:val="en-ZA"/>
        </w:rPr>
        <w:t>4.3.1</w:t>
      </w:r>
      <w:r>
        <w:rPr>
          <w:szCs w:val="24"/>
          <w:lang w:val="en-ZA"/>
        </w:rPr>
        <w:tab/>
      </w:r>
      <w:r w:rsidRPr="00AF3D21">
        <w:rPr>
          <w:szCs w:val="24"/>
          <w:lang w:val="en-ZA"/>
        </w:rPr>
        <w:t>Explain what the acronym GCC stands for</w:t>
      </w:r>
    </w:p>
    <w:p w14:paraId="53B264C3" w14:textId="0FB1F5E6" w:rsidR="00AF3D21" w:rsidRPr="00AF3D21" w:rsidRDefault="00AF3D21" w:rsidP="00AF3D21">
      <w:pPr>
        <w:spacing w:line="240" w:lineRule="auto"/>
        <w:ind w:left="-18"/>
        <w:contextualSpacing/>
        <w:rPr>
          <w:szCs w:val="24"/>
          <w:lang w:val="en-ZA"/>
        </w:rPr>
      </w:pPr>
      <w:r w:rsidRPr="00AF3D21">
        <w:rPr>
          <w:szCs w:val="24"/>
          <w:lang w:val="en-ZA"/>
        </w:rPr>
        <w:t>4.3.2</w:t>
      </w:r>
      <w:r>
        <w:rPr>
          <w:szCs w:val="24"/>
          <w:lang w:val="en-ZA"/>
        </w:rPr>
        <w:tab/>
      </w:r>
      <w:r w:rsidRPr="00AF3D21">
        <w:rPr>
          <w:szCs w:val="24"/>
          <w:lang w:val="en-ZA"/>
        </w:rPr>
        <w:t>Explain what the GCC collection contains</w:t>
      </w:r>
    </w:p>
    <w:p w14:paraId="3E8A1830" w14:textId="7DE4A147" w:rsidR="00AF3D21" w:rsidRPr="00AF3D21" w:rsidRDefault="00AF3D21" w:rsidP="00AF3D21">
      <w:pPr>
        <w:spacing w:line="240" w:lineRule="auto"/>
        <w:ind w:left="-18"/>
        <w:contextualSpacing/>
        <w:rPr>
          <w:szCs w:val="24"/>
          <w:lang w:val="en-ZA"/>
        </w:rPr>
      </w:pPr>
      <w:r w:rsidRPr="00AF3D21">
        <w:rPr>
          <w:szCs w:val="24"/>
          <w:lang w:val="en-ZA"/>
        </w:rPr>
        <w:t>4.3.3</w:t>
      </w:r>
      <w:r>
        <w:rPr>
          <w:szCs w:val="24"/>
          <w:lang w:val="en-ZA"/>
        </w:rPr>
        <w:tab/>
      </w:r>
      <w:r w:rsidRPr="00AF3D21">
        <w:rPr>
          <w:szCs w:val="24"/>
          <w:lang w:val="en-ZA"/>
        </w:rPr>
        <w:t>List compilers included in the GCC</w:t>
      </w:r>
    </w:p>
    <w:p w14:paraId="5DAB348E" w14:textId="374F28E7" w:rsidR="00AF3D21" w:rsidRPr="00AF3D21" w:rsidRDefault="00AF3D21" w:rsidP="00AF3D21">
      <w:pPr>
        <w:spacing w:line="240" w:lineRule="auto"/>
        <w:ind w:left="-18"/>
        <w:contextualSpacing/>
        <w:rPr>
          <w:szCs w:val="24"/>
          <w:lang w:val="en-ZA"/>
        </w:rPr>
      </w:pPr>
      <w:r w:rsidRPr="00AF3D21">
        <w:rPr>
          <w:szCs w:val="24"/>
          <w:lang w:val="en-ZA"/>
        </w:rPr>
        <w:t>4.3.4</w:t>
      </w:r>
      <w:r>
        <w:rPr>
          <w:szCs w:val="24"/>
          <w:lang w:val="en-ZA"/>
        </w:rPr>
        <w:tab/>
      </w:r>
      <w:r w:rsidRPr="00AF3D21">
        <w:rPr>
          <w:szCs w:val="24"/>
          <w:lang w:val="en-ZA"/>
        </w:rPr>
        <w:t>Explain the difference between GCC and MinGW</w:t>
      </w:r>
    </w:p>
    <w:p w14:paraId="194E8047" w14:textId="35017495" w:rsidR="00AF3D21" w:rsidRPr="00AF3D21" w:rsidRDefault="00AF3D21" w:rsidP="00AF3D21">
      <w:pPr>
        <w:spacing w:line="240" w:lineRule="auto"/>
        <w:ind w:left="-18"/>
        <w:contextualSpacing/>
        <w:rPr>
          <w:szCs w:val="24"/>
          <w:lang w:val="en-ZA"/>
        </w:rPr>
      </w:pPr>
      <w:r w:rsidRPr="00AF3D21">
        <w:rPr>
          <w:szCs w:val="24"/>
          <w:lang w:val="en-ZA"/>
        </w:rPr>
        <w:lastRenderedPageBreak/>
        <w:t>4.3.5</w:t>
      </w:r>
      <w:r>
        <w:rPr>
          <w:szCs w:val="24"/>
          <w:lang w:val="en-ZA"/>
        </w:rPr>
        <w:tab/>
      </w:r>
      <w:r w:rsidRPr="00AF3D21">
        <w:rPr>
          <w:szCs w:val="24"/>
          <w:lang w:val="en-ZA"/>
        </w:rPr>
        <w:t>Install and configure GCC</w:t>
      </w:r>
      <w:r>
        <w:rPr>
          <w:szCs w:val="24"/>
          <w:lang w:val="en-ZA"/>
        </w:rPr>
        <w:t xml:space="preserve"> </w:t>
      </w:r>
      <w:r w:rsidRPr="00AF3D21">
        <w:rPr>
          <w:szCs w:val="24"/>
          <w:lang w:val="en-ZA"/>
        </w:rPr>
        <w:t>C++ compiler on</w:t>
      </w:r>
      <w:r>
        <w:rPr>
          <w:szCs w:val="24"/>
          <w:lang w:val="en-ZA"/>
        </w:rPr>
        <w:t xml:space="preserve"> </w:t>
      </w:r>
      <w:r w:rsidRPr="00AF3D21">
        <w:rPr>
          <w:szCs w:val="24"/>
          <w:lang w:val="en-ZA"/>
        </w:rPr>
        <w:t>Raspberry Pi</w:t>
      </w:r>
    </w:p>
    <w:p w14:paraId="441856F3" w14:textId="13E24203" w:rsidR="00AF3D21" w:rsidRDefault="00AF3D21" w:rsidP="00AF3D21">
      <w:pPr>
        <w:spacing w:line="240" w:lineRule="auto"/>
        <w:ind w:left="-18"/>
        <w:contextualSpacing/>
        <w:rPr>
          <w:szCs w:val="24"/>
          <w:lang w:val="en-ZA"/>
        </w:rPr>
      </w:pPr>
      <w:r w:rsidRPr="00AF3D21">
        <w:rPr>
          <w:szCs w:val="24"/>
          <w:lang w:val="en-ZA"/>
        </w:rPr>
        <w:t>4.3.6</w:t>
      </w:r>
      <w:r>
        <w:rPr>
          <w:szCs w:val="24"/>
          <w:lang w:val="en-ZA"/>
        </w:rPr>
        <w:tab/>
      </w:r>
      <w:r w:rsidRPr="00AF3D21">
        <w:rPr>
          <w:szCs w:val="24"/>
          <w:lang w:val="en-ZA"/>
        </w:rPr>
        <w:t>Install and configure Geany on Raspberry Pi</w:t>
      </w:r>
    </w:p>
    <w:p w14:paraId="6A0B244F" w14:textId="487CE5E2" w:rsidR="00AF3D21" w:rsidRDefault="00AF3D21" w:rsidP="00AF3D21">
      <w:pPr>
        <w:spacing w:line="240" w:lineRule="auto"/>
        <w:ind w:left="-18"/>
        <w:contextualSpacing/>
        <w:rPr>
          <w:szCs w:val="24"/>
          <w:lang w:val="en-ZA"/>
        </w:rPr>
      </w:pPr>
    </w:p>
    <w:p w14:paraId="32639632" w14:textId="77777777" w:rsidR="00AF3D21" w:rsidRPr="00AF3D21" w:rsidRDefault="00AF3D21" w:rsidP="00AF3D21">
      <w:pPr>
        <w:pStyle w:val="ListParagraph"/>
        <w:numPr>
          <w:ilvl w:val="1"/>
          <w:numId w:val="51"/>
        </w:numPr>
        <w:spacing w:line="240" w:lineRule="auto"/>
        <w:rPr>
          <w:szCs w:val="24"/>
          <w:lang w:val="en-ZA"/>
        </w:rPr>
      </w:pPr>
      <w:r w:rsidRPr="00AF3D21">
        <w:rPr>
          <w:szCs w:val="24"/>
          <w:lang w:val="en-ZA"/>
        </w:rPr>
        <w:t>Debugging C/C++ applications</w:t>
      </w:r>
    </w:p>
    <w:p w14:paraId="3185C2D3" w14:textId="77777777" w:rsidR="00AF3D21" w:rsidRPr="00AF3D21" w:rsidRDefault="00AF3D21" w:rsidP="00AF3D21">
      <w:pPr>
        <w:spacing w:line="240" w:lineRule="auto"/>
        <w:ind w:left="-18"/>
        <w:contextualSpacing/>
        <w:rPr>
          <w:szCs w:val="24"/>
          <w:lang w:val="en-ZA"/>
        </w:rPr>
      </w:pPr>
      <w:r w:rsidRPr="00AF3D21">
        <w:rPr>
          <w:szCs w:val="24"/>
          <w:lang w:val="en-ZA"/>
        </w:rPr>
        <w:t>Content:</w:t>
      </w:r>
    </w:p>
    <w:p w14:paraId="738FD724" w14:textId="77777777" w:rsidR="00AF3D21" w:rsidRPr="00AF3D21" w:rsidRDefault="00AF3D21" w:rsidP="00AF3D21">
      <w:pPr>
        <w:pStyle w:val="ListParagraph"/>
        <w:numPr>
          <w:ilvl w:val="0"/>
          <w:numId w:val="257"/>
        </w:numPr>
        <w:spacing w:line="240" w:lineRule="auto"/>
        <w:rPr>
          <w:szCs w:val="24"/>
          <w:lang w:val="en-ZA"/>
        </w:rPr>
      </w:pPr>
      <w:r w:rsidRPr="00AF3D21">
        <w:rPr>
          <w:szCs w:val="24"/>
          <w:lang w:val="en-ZA"/>
        </w:rPr>
        <w:t>Debugging</w:t>
      </w:r>
    </w:p>
    <w:p w14:paraId="7F7DFDC8" w14:textId="77777777" w:rsidR="00AF3D21" w:rsidRPr="00AF3D21" w:rsidRDefault="00AF3D21" w:rsidP="00AF3D21">
      <w:pPr>
        <w:pStyle w:val="ListParagraph"/>
        <w:numPr>
          <w:ilvl w:val="0"/>
          <w:numId w:val="257"/>
        </w:numPr>
        <w:spacing w:line="240" w:lineRule="auto"/>
        <w:rPr>
          <w:szCs w:val="24"/>
          <w:lang w:val="en-ZA"/>
        </w:rPr>
      </w:pPr>
      <w:r w:rsidRPr="00AF3D21">
        <w:rPr>
          <w:szCs w:val="24"/>
          <w:lang w:val="en-ZA"/>
        </w:rPr>
        <w:t>GDB</w:t>
      </w:r>
    </w:p>
    <w:p w14:paraId="1F7DEE00" w14:textId="20AF4E8E" w:rsidR="00AF3D21" w:rsidRPr="00AF3D21" w:rsidRDefault="00AF3D21" w:rsidP="00AF3D21">
      <w:pPr>
        <w:spacing w:line="240" w:lineRule="auto"/>
        <w:ind w:left="-18"/>
        <w:contextualSpacing/>
        <w:rPr>
          <w:szCs w:val="24"/>
          <w:lang w:val="en-ZA"/>
        </w:rPr>
      </w:pPr>
    </w:p>
    <w:p w14:paraId="3D2031B8" w14:textId="77777777" w:rsidR="00AF3D21" w:rsidRPr="00AF3D21" w:rsidRDefault="00AF3D21" w:rsidP="00AF3D21">
      <w:pPr>
        <w:spacing w:line="240" w:lineRule="auto"/>
        <w:ind w:left="-18"/>
        <w:contextualSpacing/>
        <w:rPr>
          <w:szCs w:val="24"/>
          <w:lang w:val="en-ZA"/>
        </w:rPr>
      </w:pPr>
      <w:r w:rsidRPr="00AF3D21">
        <w:rPr>
          <w:szCs w:val="24"/>
          <w:lang w:val="en-ZA"/>
        </w:rPr>
        <w:t>Learning Outcomes:</w:t>
      </w:r>
    </w:p>
    <w:p w14:paraId="172030C5" w14:textId="77777777" w:rsidR="00AF3D21" w:rsidRPr="00AF3D21" w:rsidRDefault="00AF3D21" w:rsidP="00AF3D21">
      <w:pPr>
        <w:spacing w:line="240" w:lineRule="auto"/>
        <w:ind w:left="-18"/>
        <w:contextualSpacing/>
        <w:rPr>
          <w:szCs w:val="24"/>
          <w:lang w:val="en-ZA"/>
        </w:rPr>
      </w:pPr>
      <w:r w:rsidRPr="00AF3D21">
        <w:rPr>
          <w:szCs w:val="24"/>
          <w:lang w:val="en-ZA"/>
        </w:rPr>
        <w:t>Students should be able to:</w:t>
      </w:r>
    </w:p>
    <w:p w14:paraId="7A8DD149" w14:textId="72437E2F" w:rsidR="00AF3D21" w:rsidRPr="00AF3D21" w:rsidRDefault="00AF3D21" w:rsidP="00AF3D21">
      <w:pPr>
        <w:spacing w:line="240" w:lineRule="auto"/>
        <w:ind w:left="-18"/>
        <w:contextualSpacing/>
        <w:rPr>
          <w:szCs w:val="24"/>
          <w:lang w:val="en-ZA"/>
        </w:rPr>
      </w:pPr>
      <w:r w:rsidRPr="00AF3D21">
        <w:rPr>
          <w:szCs w:val="24"/>
          <w:lang w:val="en-ZA"/>
        </w:rPr>
        <w:t>4.4.1</w:t>
      </w:r>
      <w:r>
        <w:rPr>
          <w:szCs w:val="24"/>
          <w:lang w:val="en-ZA"/>
        </w:rPr>
        <w:tab/>
      </w:r>
      <w:r w:rsidRPr="00AF3D21">
        <w:rPr>
          <w:szCs w:val="24"/>
          <w:lang w:val="en-ZA"/>
        </w:rPr>
        <w:t>Define the term debugging</w:t>
      </w:r>
    </w:p>
    <w:p w14:paraId="5974B2BB" w14:textId="7408F05F" w:rsidR="00AF3D21" w:rsidRPr="00AF3D21" w:rsidRDefault="00AF3D21" w:rsidP="00AF3D21">
      <w:pPr>
        <w:spacing w:line="240" w:lineRule="auto"/>
        <w:ind w:left="-18"/>
        <w:contextualSpacing/>
        <w:rPr>
          <w:szCs w:val="24"/>
          <w:lang w:val="en-ZA"/>
        </w:rPr>
      </w:pPr>
      <w:r w:rsidRPr="00AF3D21">
        <w:rPr>
          <w:szCs w:val="24"/>
          <w:lang w:val="en-ZA"/>
        </w:rPr>
        <w:t>4.4.2</w:t>
      </w:r>
      <w:r>
        <w:rPr>
          <w:szCs w:val="24"/>
          <w:lang w:val="en-ZA"/>
        </w:rPr>
        <w:tab/>
      </w:r>
      <w:r w:rsidRPr="00AF3D21">
        <w:rPr>
          <w:szCs w:val="24"/>
          <w:lang w:val="en-ZA"/>
        </w:rPr>
        <w:t>Explain why an application needs to be debugged</w:t>
      </w:r>
    </w:p>
    <w:p w14:paraId="2EE4D831" w14:textId="4429E3BB" w:rsidR="00AF3D21" w:rsidRPr="00AF3D21" w:rsidRDefault="00AF3D21" w:rsidP="00AF3D21">
      <w:pPr>
        <w:spacing w:line="240" w:lineRule="auto"/>
        <w:ind w:left="-18"/>
        <w:contextualSpacing/>
        <w:rPr>
          <w:szCs w:val="24"/>
          <w:lang w:val="en-ZA"/>
        </w:rPr>
      </w:pPr>
      <w:r w:rsidRPr="00AF3D21">
        <w:rPr>
          <w:szCs w:val="24"/>
          <w:lang w:val="en-ZA"/>
        </w:rPr>
        <w:t>4.4.3</w:t>
      </w:r>
      <w:r>
        <w:rPr>
          <w:szCs w:val="24"/>
          <w:lang w:val="en-ZA"/>
        </w:rPr>
        <w:tab/>
      </w:r>
      <w:r w:rsidRPr="00AF3D21">
        <w:rPr>
          <w:szCs w:val="24"/>
          <w:lang w:val="en-ZA"/>
        </w:rPr>
        <w:t>List common debugging techniques (Interactive, Print,</w:t>
      </w:r>
      <w:r>
        <w:rPr>
          <w:szCs w:val="24"/>
          <w:lang w:val="en-ZA"/>
        </w:rPr>
        <w:t xml:space="preserve"> </w:t>
      </w:r>
      <w:r w:rsidRPr="00AF3D21">
        <w:rPr>
          <w:szCs w:val="24"/>
          <w:lang w:val="en-ZA"/>
        </w:rPr>
        <w:t>Remote)</w:t>
      </w:r>
    </w:p>
    <w:p w14:paraId="5B600759" w14:textId="57D72444" w:rsidR="00AF3D21" w:rsidRPr="00AF3D21" w:rsidRDefault="00AF3D21" w:rsidP="00AF3D21">
      <w:pPr>
        <w:spacing w:line="240" w:lineRule="auto"/>
        <w:ind w:left="-18"/>
        <w:contextualSpacing/>
        <w:rPr>
          <w:szCs w:val="24"/>
          <w:lang w:val="en-ZA"/>
        </w:rPr>
      </w:pPr>
      <w:r w:rsidRPr="00AF3D21">
        <w:rPr>
          <w:szCs w:val="24"/>
          <w:lang w:val="en-ZA"/>
        </w:rPr>
        <w:t>4.4.4</w:t>
      </w:r>
      <w:r>
        <w:rPr>
          <w:szCs w:val="24"/>
          <w:lang w:val="en-ZA"/>
        </w:rPr>
        <w:tab/>
      </w:r>
      <w:r w:rsidRPr="00AF3D21">
        <w:rPr>
          <w:szCs w:val="24"/>
          <w:lang w:val="en-ZA"/>
        </w:rPr>
        <w:t>Define the term breakpoint as it relates to debugging</w:t>
      </w:r>
    </w:p>
    <w:p w14:paraId="34302E2F" w14:textId="088C9FE3" w:rsidR="00AF3D21" w:rsidRPr="00AF3D21" w:rsidRDefault="00AF3D21" w:rsidP="00AF3D21">
      <w:pPr>
        <w:spacing w:line="240" w:lineRule="auto"/>
        <w:ind w:left="-18"/>
        <w:contextualSpacing/>
        <w:rPr>
          <w:szCs w:val="24"/>
          <w:lang w:val="en-ZA"/>
        </w:rPr>
      </w:pPr>
      <w:r w:rsidRPr="00AF3D21">
        <w:rPr>
          <w:szCs w:val="24"/>
          <w:lang w:val="en-ZA"/>
        </w:rPr>
        <w:t>4.4.5</w:t>
      </w:r>
      <w:r>
        <w:rPr>
          <w:szCs w:val="24"/>
          <w:lang w:val="en-ZA"/>
        </w:rPr>
        <w:tab/>
      </w:r>
      <w:r w:rsidRPr="00AF3D21">
        <w:rPr>
          <w:szCs w:val="24"/>
          <w:lang w:val="en-ZA"/>
        </w:rPr>
        <w:t>Define the term stepping as it relates to debugging</w:t>
      </w:r>
    </w:p>
    <w:p w14:paraId="3EF2A3E2" w14:textId="11E30F74" w:rsidR="00AF3D21" w:rsidRPr="00AF3D21" w:rsidRDefault="00AF3D21" w:rsidP="00AF3D21">
      <w:pPr>
        <w:spacing w:line="240" w:lineRule="auto"/>
        <w:ind w:left="-18"/>
        <w:contextualSpacing/>
        <w:rPr>
          <w:szCs w:val="24"/>
          <w:lang w:val="en-ZA"/>
        </w:rPr>
      </w:pPr>
      <w:r w:rsidRPr="00AF3D21">
        <w:rPr>
          <w:szCs w:val="24"/>
          <w:lang w:val="en-ZA"/>
        </w:rPr>
        <w:t>4.4.6</w:t>
      </w:r>
      <w:r>
        <w:rPr>
          <w:szCs w:val="24"/>
          <w:lang w:val="en-ZA"/>
        </w:rPr>
        <w:tab/>
      </w:r>
      <w:r w:rsidRPr="00AF3D21">
        <w:rPr>
          <w:szCs w:val="24"/>
          <w:lang w:val="en-ZA"/>
        </w:rPr>
        <w:t>Explain what the GDB tool is used for</w:t>
      </w:r>
    </w:p>
    <w:p w14:paraId="174EB82A" w14:textId="496A7401" w:rsidR="00AF3D21" w:rsidRPr="00AF3D21" w:rsidRDefault="00AF3D21" w:rsidP="00AF3D21">
      <w:pPr>
        <w:spacing w:line="240" w:lineRule="auto"/>
        <w:ind w:left="-18"/>
        <w:contextualSpacing/>
        <w:rPr>
          <w:szCs w:val="24"/>
          <w:lang w:val="en-ZA"/>
        </w:rPr>
      </w:pPr>
      <w:r w:rsidRPr="00AF3D21">
        <w:rPr>
          <w:szCs w:val="24"/>
          <w:lang w:val="en-ZA"/>
        </w:rPr>
        <w:t>4.4.7</w:t>
      </w:r>
      <w:r>
        <w:rPr>
          <w:szCs w:val="24"/>
          <w:lang w:val="en-ZA"/>
        </w:rPr>
        <w:tab/>
      </w:r>
      <w:r w:rsidRPr="00AF3D21">
        <w:rPr>
          <w:szCs w:val="24"/>
          <w:lang w:val="en-ZA"/>
        </w:rPr>
        <w:t>Install and configure MinGW on desktop PC</w:t>
      </w:r>
    </w:p>
    <w:p w14:paraId="7638B2A7" w14:textId="237A0269" w:rsidR="00AF3D21" w:rsidRPr="00AF3D21" w:rsidRDefault="00AF3D21" w:rsidP="00AF3D21">
      <w:pPr>
        <w:spacing w:line="240" w:lineRule="auto"/>
        <w:ind w:left="-18"/>
        <w:contextualSpacing/>
        <w:rPr>
          <w:szCs w:val="24"/>
          <w:lang w:val="en-ZA"/>
        </w:rPr>
      </w:pPr>
      <w:r w:rsidRPr="00AF3D21">
        <w:rPr>
          <w:szCs w:val="24"/>
          <w:lang w:val="en-ZA"/>
        </w:rPr>
        <w:t>4.4.8</w:t>
      </w:r>
      <w:r>
        <w:rPr>
          <w:szCs w:val="24"/>
          <w:lang w:val="en-ZA"/>
        </w:rPr>
        <w:tab/>
      </w:r>
      <w:r w:rsidRPr="00AF3D21">
        <w:rPr>
          <w:szCs w:val="24"/>
          <w:lang w:val="en-ZA"/>
        </w:rPr>
        <w:t>Locate the GDB application in the MINGW installation</w:t>
      </w:r>
    </w:p>
    <w:p w14:paraId="0513B4B3" w14:textId="3268980F" w:rsidR="00AF3D21" w:rsidRPr="00AF3D21" w:rsidRDefault="00AF3D21" w:rsidP="00AF3D21">
      <w:pPr>
        <w:spacing w:line="240" w:lineRule="auto"/>
        <w:ind w:left="-18"/>
        <w:contextualSpacing/>
        <w:rPr>
          <w:szCs w:val="24"/>
          <w:lang w:val="en-ZA"/>
        </w:rPr>
      </w:pPr>
      <w:r w:rsidRPr="00AF3D21">
        <w:rPr>
          <w:szCs w:val="24"/>
          <w:lang w:val="en-ZA"/>
        </w:rPr>
        <w:t>4.4.9</w:t>
      </w:r>
      <w:r>
        <w:rPr>
          <w:szCs w:val="24"/>
          <w:lang w:val="en-ZA"/>
        </w:rPr>
        <w:tab/>
      </w:r>
      <w:r w:rsidRPr="00AF3D21">
        <w:rPr>
          <w:szCs w:val="24"/>
          <w:lang w:val="en-ZA"/>
        </w:rPr>
        <w:t>Add the MINGW bin directory to the operating system</w:t>
      </w:r>
      <w:r>
        <w:rPr>
          <w:szCs w:val="24"/>
          <w:lang w:val="en-ZA"/>
        </w:rPr>
        <w:t xml:space="preserve"> </w:t>
      </w:r>
      <w:r w:rsidRPr="00AF3D21">
        <w:rPr>
          <w:szCs w:val="24"/>
          <w:lang w:val="en-ZA"/>
        </w:rPr>
        <w:t>path environment variable</w:t>
      </w:r>
    </w:p>
    <w:p w14:paraId="7A8BDA40" w14:textId="5E70FA48" w:rsidR="00AF3D21" w:rsidRPr="002B35A1" w:rsidRDefault="00AF3D21" w:rsidP="00AF3D21">
      <w:pPr>
        <w:spacing w:line="240" w:lineRule="auto"/>
        <w:ind w:left="-18"/>
        <w:contextualSpacing/>
        <w:rPr>
          <w:szCs w:val="24"/>
          <w:lang w:val="en-ZA"/>
        </w:rPr>
      </w:pPr>
      <w:r w:rsidRPr="00AF3D21">
        <w:rPr>
          <w:szCs w:val="24"/>
          <w:lang w:val="en-ZA"/>
        </w:rPr>
        <w:t>4.4.10</w:t>
      </w:r>
      <w:r>
        <w:rPr>
          <w:szCs w:val="24"/>
          <w:lang w:val="en-ZA"/>
        </w:rPr>
        <w:tab/>
      </w:r>
      <w:r w:rsidRPr="00AF3D21">
        <w:rPr>
          <w:szCs w:val="24"/>
          <w:lang w:val="en-ZA"/>
        </w:rPr>
        <w:t>Compile source code wit the -g flag in IDE</w:t>
      </w:r>
    </w:p>
    <w:p w14:paraId="23392E20" w14:textId="77777777" w:rsidR="00E17CEE" w:rsidRDefault="00E17CEE" w:rsidP="00E17CEE"/>
    <w:p w14:paraId="76B81138" w14:textId="6155D314" w:rsidR="00430D30" w:rsidRPr="00430D30" w:rsidRDefault="00430D30" w:rsidP="00430D30">
      <w:pPr>
        <w:rPr>
          <w:lang w:val="en-ZA"/>
        </w:rPr>
      </w:pPr>
    </w:p>
    <w:p w14:paraId="6EF69EA9" w14:textId="4C996402" w:rsidR="005469FF" w:rsidRPr="005469FF" w:rsidRDefault="005469FF" w:rsidP="005469FF">
      <w:pPr>
        <w:pStyle w:val="ListParagraph"/>
        <w:numPr>
          <w:ilvl w:val="1"/>
          <w:numId w:val="51"/>
        </w:numPr>
        <w:rPr>
          <w:rFonts w:eastAsia="Times New Roman" w:cs="Times New Roman"/>
          <w:kern w:val="0"/>
          <w:szCs w:val="24"/>
          <w:lang w:val="en-ZA" w:eastAsia="en-ZA"/>
        </w:rPr>
      </w:pPr>
      <w:r w:rsidRPr="005469FF">
        <w:rPr>
          <w:rFonts w:eastAsia="Times New Roman" w:cs="Times New Roman"/>
          <w:kern w:val="0"/>
          <w:szCs w:val="24"/>
          <w:lang w:val="en-ZA" w:eastAsia="en-ZA"/>
        </w:rPr>
        <w:t>Debugging C/C++ with GDBgui</w:t>
      </w:r>
    </w:p>
    <w:p w14:paraId="0631BEEC" w14:textId="77777777" w:rsidR="005469FF" w:rsidRPr="005469FF" w:rsidRDefault="005469FF" w:rsidP="005469FF">
      <w:pPr>
        <w:rPr>
          <w:rFonts w:eastAsia="Times New Roman" w:cs="Times New Roman"/>
          <w:kern w:val="0"/>
          <w:szCs w:val="24"/>
          <w:lang w:val="en-ZA" w:eastAsia="en-ZA"/>
        </w:rPr>
      </w:pPr>
      <w:r w:rsidRPr="005469FF">
        <w:rPr>
          <w:rFonts w:eastAsia="Times New Roman" w:cs="Times New Roman"/>
          <w:kern w:val="0"/>
          <w:szCs w:val="24"/>
          <w:lang w:val="en-ZA" w:eastAsia="en-ZA"/>
        </w:rPr>
        <w:t>Content:</w:t>
      </w:r>
    </w:p>
    <w:p w14:paraId="3D760B39" w14:textId="77777777" w:rsidR="005469FF" w:rsidRPr="005469FF" w:rsidRDefault="005469FF" w:rsidP="005469FF">
      <w:pPr>
        <w:pStyle w:val="ListParagraph"/>
        <w:numPr>
          <w:ilvl w:val="0"/>
          <w:numId w:val="259"/>
        </w:numPr>
        <w:rPr>
          <w:rFonts w:eastAsia="Times New Roman" w:cs="Times New Roman"/>
          <w:kern w:val="0"/>
          <w:szCs w:val="24"/>
          <w:lang w:val="en-ZA" w:eastAsia="en-ZA"/>
        </w:rPr>
      </w:pPr>
      <w:r w:rsidRPr="005469FF">
        <w:rPr>
          <w:rFonts w:eastAsia="Times New Roman" w:cs="Times New Roman"/>
          <w:kern w:val="0"/>
          <w:szCs w:val="24"/>
          <w:lang w:val="en-ZA" w:eastAsia="en-ZA"/>
        </w:rPr>
        <w:t>GDBgui</w:t>
      </w:r>
    </w:p>
    <w:p w14:paraId="39F775C4" w14:textId="52342AA6" w:rsidR="005469FF" w:rsidRDefault="005469FF" w:rsidP="005469FF">
      <w:pPr>
        <w:pStyle w:val="ListParagraph"/>
        <w:numPr>
          <w:ilvl w:val="0"/>
          <w:numId w:val="259"/>
        </w:numPr>
        <w:rPr>
          <w:rFonts w:eastAsia="Times New Roman" w:cs="Times New Roman"/>
          <w:kern w:val="0"/>
          <w:szCs w:val="24"/>
          <w:lang w:val="en-ZA" w:eastAsia="en-ZA"/>
        </w:rPr>
      </w:pPr>
      <w:r w:rsidRPr="005469FF">
        <w:rPr>
          <w:rFonts w:eastAsia="Times New Roman" w:cs="Times New Roman"/>
          <w:kern w:val="0"/>
          <w:szCs w:val="24"/>
          <w:lang w:val="en-ZA" w:eastAsia="en-ZA"/>
        </w:rPr>
        <w:t>C++ debugging</w:t>
      </w:r>
    </w:p>
    <w:p w14:paraId="73B2910D" w14:textId="77777777" w:rsidR="005469FF" w:rsidRPr="005469FF" w:rsidRDefault="005469FF" w:rsidP="005469FF">
      <w:pPr>
        <w:rPr>
          <w:rFonts w:eastAsia="Times New Roman" w:cs="Times New Roman"/>
          <w:kern w:val="0"/>
          <w:szCs w:val="24"/>
          <w:lang w:val="en-ZA" w:eastAsia="en-ZA"/>
        </w:rPr>
      </w:pPr>
      <w:r w:rsidRPr="005469FF">
        <w:rPr>
          <w:rFonts w:eastAsia="Times New Roman" w:cs="Times New Roman"/>
          <w:kern w:val="0"/>
          <w:szCs w:val="24"/>
          <w:lang w:val="en-ZA" w:eastAsia="en-ZA"/>
        </w:rPr>
        <w:t>Learning Outcomes:</w:t>
      </w:r>
    </w:p>
    <w:p w14:paraId="24738BD9" w14:textId="77777777" w:rsidR="005469FF" w:rsidRPr="005469FF" w:rsidRDefault="005469FF" w:rsidP="005469FF">
      <w:pPr>
        <w:rPr>
          <w:rFonts w:eastAsia="Times New Roman" w:cs="Times New Roman"/>
          <w:kern w:val="0"/>
          <w:szCs w:val="24"/>
          <w:lang w:val="en-ZA" w:eastAsia="en-ZA"/>
        </w:rPr>
      </w:pPr>
      <w:r w:rsidRPr="005469FF">
        <w:rPr>
          <w:rFonts w:eastAsia="Times New Roman" w:cs="Times New Roman"/>
          <w:kern w:val="0"/>
          <w:szCs w:val="24"/>
          <w:lang w:val="en-ZA" w:eastAsia="en-ZA"/>
        </w:rPr>
        <w:t>Students should be able to</w:t>
      </w:r>
    </w:p>
    <w:p w14:paraId="52CE1C21" w14:textId="206E4768" w:rsidR="005469FF" w:rsidRPr="005469FF" w:rsidRDefault="005469FF" w:rsidP="005469FF">
      <w:pPr>
        <w:spacing w:after="0"/>
        <w:rPr>
          <w:rFonts w:eastAsia="Times New Roman" w:cs="Times New Roman"/>
          <w:kern w:val="0"/>
          <w:szCs w:val="24"/>
          <w:lang w:val="en-ZA" w:eastAsia="en-ZA"/>
        </w:rPr>
      </w:pPr>
      <w:r w:rsidRPr="005469FF">
        <w:rPr>
          <w:rFonts w:eastAsia="Times New Roman" w:cs="Times New Roman"/>
          <w:kern w:val="0"/>
          <w:szCs w:val="24"/>
          <w:lang w:val="en-ZA" w:eastAsia="en-ZA"/>
        </w:rPr>
        <w:t>4.5.1</w:t>
      </w:r>
      <w:r>
        <w:rPr>
          <w:rFonts w:eastAsia="Times New Roman" w:cs="Times New Roman"/>
          <w:kern w:val="0"/>
          <w:szCs w:val="24"/>
          <w:lang w:val="en-ZA" w:eastAsia="en-ZA"/>
        </w:rPr>
        <w:tab/>
      </w:r>
      <w:r w:rsidRPr="005469FF">
        <w:rPr>
          <w:rFonts w:eastAsia="Times New Roman" w:cs="Times New Roman"/>
          <w:kern w:val="0"/>
          <w:szCs w:val="24"/>
          <w:lang w:val="en-ZA" w:eastAsia="en-ZA"/>
        </w:rPr>
        <w:t>Explain the concept of a debugger frontend</w:t>
      </w:r>
    </w:p>
    <w:p w14:paraId="2722D33E" w14:textId="01DAB227" w:rsidR="005469FF" w:rsidRPr="005469FF" w:rsidRDefault="005469FF" w:rsidP="005469FF">
      <w:pPr>
        <w:spacing w:after="0"/>
        <w:rPr>
          <w:rFonts w:eastAsia="Times New Roman" w:cs="Times New Roman"/>
          <w:kern w:val="0"/>
          <w:szCs w:val="24"/>
          <w:lang w:val="en-ZA" w:eastAsia="en-ZA"/>
        </w:rPr>
      </w:pPr>
      <w:r w:rsidRPr="005469FF">
        <w:rPr>
          <w:rFonts w:eastAsia="Times New Roman" w:cs="Times New Roman"/>
          <w:kern w:val="0"/>
          <w:szCs w:val="24"/>
          <w:lang w:val="en-ZA" w:eastAsia="en-ZA"/>
        </w:rPr>
        <w:t>4.5.2</w:t>
      </w:r>
      <w:r>
        <w:rPr>
          <w:rFonts w:eastAsia="Times New Roman" w:cs="Times New Roman"/>
          <w:kern w:val="0"/>
          <w:szCs w:val="24"/>
          <w:lang w:val="en-ZA" w:eastAsia="en-ZA"/>
        </w:rPr>
        <w:tab/>
      </w:r>
      <w:r w:rsidRPr="005469FF">
        <w:rPr>
          <w:rFonts w:eastAsia="Times New Roman" w:cs="Times New Roman"/>
          <w:kern w:val="0"/>
          <w:szCs w:val="24"/>
          <w:lang w:val="en-ZA" w:eastAsia="en-ZA"/>
        </w:rPr>
        <w:t>Install and configure gdbgiu on Desktop PC</w:t>
      </w:r>
    </w:p>
    <w:p w14:paraId="1474F050" w14:textId="683F5CA6" w:rsidR="005469FF" w:rsidRPr="005469FF" w:rsidRDefault="005469FF" w:rsidP="005469FF">
      <w:pPr>
        <w:spacing w:after="0"/>
        <w:rPr>
          <w:rFonts w:eastAsia="Times New Roman" w:cs="Times New Roman"/>
          <w:kern w:val="0"/>
          <w:szCs w:val="24"/>
          <w:lang w:val="en-ZA" w:eastAsia="en-ZA"/>
        </w:rPr>
      </w:pPr>
      <w:r w:rsidRPr="005469FF">
        <w:rPr>
          <w:rFonts w:eastAsia="Times New Roman" w:cs="Times New Roman"/>
          <w:kern w:val="0"/>
          <w:szCs w:val="24"/>
          <w:lang w:val="en-ZA" w:eastAsia="en-ZA"/>
        </w:rPr>
        <w:t>4.5.3</w:t>
      </w:r>
      <w:r>
        <w:rPr>
          <w:rFonts w:eastAsia="Times New Roman" w:cs="Times New Roman"/>
          <w:kern w:val="0"/>
          <w:szCs w:val="24"/>
          <w:lang w:val="en-ZA" w:eastAsia="en-ZA"/>
        </w:rPr>
        <w:tab/>
      </w:r>
      <w:r w:rsidRPr="005469FF">
        <w:rPr>
          <w:rFonts w:eastAsia="Times New Roman" w:cs="Times New Roman"/>
          <w:kern w:val="0"/>
          <w:szCs w:val="24"/>
          <w:lang w:val="en-ZA" w:eastAsia="en-ZA"/>
        </w:rPr>
        <w:t>Start gdbgui application</w:t>
      </w:r>
    </w:p>
    <w:p w14:paraId="10B2F165" w14:textId="5B46CEFA" w:rsidR="005469FF" w:rsidRPr="005469FF" w:rsidRDefault="005469FF" w:rsidP="005469FF">
      <w:pPr>
        <w:spacing w:after="0"/>
        <w:rPr>
          <w:rFonts w:eastAsia="Times New Roman" w:cs="Times New Roman"/>
          <w:kern w:val="0"/>
          <w:szCs w:val="24"/>
          <w:lang w:val="en-ZA" w:eastAsia="en-ZA"/>
        </w:rPr>
      </w:pPr>
      <w:r w:rsidRPr="005469FF">
        <w:rPr>
          <w:rFonts w:eastAsia="Times New Roman" w:cs="Times New Roman"/>
          <w:kern w:val="0"/>
          <w:szCs w:val="24"/>
          <w:lang w:val="en-ZA" w:eastAsia="en-ZA"/>
        </w:rPr>
        <w:t>4.5.4</w:t>
      </w:r>
      <w:r>
        <w:rPr>
          <w:rFonts w:eastAsia="Times New Roman" w:cs="Times New Roman"/>
          <w:kern w:val="0"/>
          <w:szCs w:val="24"/>
          <w:lang w:val="en-ZA" w:eastAsia="en-ZA"/>
        </w:rPr>
        <w:tab/>
      </w:r>
      <w:r w:rsidRPr="005469FF">
        <w:rPr>
          <w:rFonts w:eastAsia="Times New Roman" w:cs="Times New Roman"/>
          <w:kern w:val="0"/>
          <w:szCs w:val="24"/>
          <w:lang w:val="en-ZA" w:eastAsia="en-ZA"/>
        </w:rPr>
        <w:t>Load a compiled C/C++ binary (.exe)</w:t>
      </w:r>
    </w:p>
    <w:p w14:paraId="20CFD2B9" w14:textId="1731909D" w:rsidR="005469FF" w:rsidRPr="005469FF" w:rsidRDefault="005469FF" w:rsidP="005469FF">
      <w:pPr>
        <w:spacing w:after="0"/>
        <w:rPr>
          <w:rFonts w:eastAsia="Times New Roman" w:cs="Times New Roman"/>
          <w:kern w:val="0"/>
          <w:szCs w:val="24"/>
          <w:lang w:val="en-ZA" w:eastAsia="en-ZA"/>
        </w:rPr>
      </w:pPr>
      <w:r w:rsidRPr="005469FF">
        <w:rPr>
          <w:rFonts w:eastAsia="Times New Roman" w:cs="Times New Roman"/>
          <w:kern w:val="0"/>
          <w:szCs w:val="24"/>
          <w:lang w:val="en-ZA" w:eastAsia="en-ZA"/>
        </w:rPr>
        <w:t>4.5.5</w:t>
      </w:r>
      <w:r>
        <w:rPr>
          <w:rFonts w:eastAsia="Times New Roman" w:cs="Times New Roman"/>
          <w:kern w:val="0"/>
          <w:szCs w:val="24"/>
          <w:lang w:val="en-ZA" w:eastAsia="en-ZA"/>
        </w:rPr>
        <w:tab/>
      </w:r>
      <w:r w:rsidRPr="005469FF">
        <w:rPr>
          <w:rFonts w:eastAsia="Times New Roman" w:cs="Times New Roman"/>
          <w:kern w:val="0"/>
          <w:szCs w:val="24"/>
          <w:lang w:val="en-ZA" w:eastAsia="en-ZA"/>
        </w:rPr>
        <w:t>Run the loaded binary</w:t>
      </w:r>
    </w:p>
    <w:p w14:paraId="58C0A17C" w14:textId="14D1F8C2" w:rsidR="005469FF" w:rsidRPr="005469FF" w:rsidRDefault="005469FF" w:rsidP="005469FF">
      <w:pPr>
        <w:spacing w:after="0"/>
        <w:rPr>
          <w:rFonts w:eastAsia="Times New Roman" w:cs="Times New Roman"/>
          <w:kern w:val="0"/>
          <w:szCs w:val="24"/>
          <w:lang w:val="en-ZA" w:eastAsia="en-ZA"/>
        </w:rPr>
      </w:pPr>
      <w:r w:rsidRPr="005469FF">
        <w:rPr>
          <w:rFonts w:eastAsia="Times New Roman" w:cs="Times New Roman"/>
          <w:kern w:val="0"/>
          <w:szCs w:val="24"/>
          <w:lang w:val="en-ZA" w:eastAsia="en-ZA"/>
        </w:rPr>
        <w:t>4.5.6</w:t>
      </w:r>
      <w:r>
        <w:rPr>
          <w:rFonts w:eastAsia="Times New Roman" w:cs="Times New Roman"/>
          <w:kern w:val="0"/>
          <w:szCs w:val="24"/>
          <w:lang w:val="en-ZA" w:eastAsia="en-ZA"/>
        </w:rPr>
        <w:tab/>
      </w:r>
      <w:r w:rsidRPr="005469FF">
        <w:rPr>
          <w:rFonts w:eastAsia="Times New Roman" w:cs="Times New Roman"/>
          <w:kern w:val="0"/>
          <w:szCs w:val="24"/>
          <w:lang w:val="en-ZA" w:eastAsia="en-ZA"/>
        </w:rPr>
        <w:t>Step through the running binary line by line</w:t>
      </w:r>
    </w:p>
    <w:p w14:paraId="3654FB8C" w14:textId="10EBD2B0" w:rsidR="005469FF" w:rsidRPr="005469FF" w:rsidRDefault="005469FF" w:rsidP="005469FF">
      <w:pPr>
        <w:spacing w:after="0"/>
        <w:rPr>
          <w:rFonts w:eastAsia="Times New Roman" w:cs="Times New Roman"/>
          <w:kern w:val="0"/>
          <w:szCs w:val="24"/>
          <w:lang w:val="en-ZA" w:eastAsia="en-ZA"/>
        </w:rPr>
      </w:pPr>
      <w:r w:rsidRPr="005469FF">
        <w:rPr>
          <w:rFonts w:eastAsia="Times New Roman" w:cs="Times New Roman"/>
          <w:kern w:val="0"/>
          <w:szCs w:val="24"/>
          <w:lang w:val="en-ZA" w:eastAsia="en-ZA"/>
        </w:rPr>
        <w:t>4.5.7</w:t>
      </w:r>
      <w:r>
        <w:rPr>
          <w:rFonts w:eastAsia="Times New Roman" w:cs="Times New Roman"/>
          <w:kern w:val="0"/>
          <w:szCs w:val="24"/>
          <w:lang w:val="en-ZA" w:eastAsia="en-ZA"/>
        </w:rPr>
        <w:tab/>
      </w:r>
      <w:r w:rsidRPr="005469FF">
        <w:rPr>
          <w:rFonts w:eastAsia="Times New Roman" w:cs="Times New Roman"/>
          <w:kern w:val="0"/>
          <w:szCs w:val="24"/>
          <w:lang w:val="en-ZA" w:eastAsia="en-ZA"/>
        </w:rPr>
        <w:t>Investigate (watch) the values of local variables</w:t>
      </w:r>
    </w:p>
    <w:p w14:paraId="52A65D63" w14:textId="5F8090A7" w:rsidR="009E42FE" w:rsidRDefault="009E42FE" w:rsidP="005469FF">
      <w:pPr>
        <w:rPr>
          <w:rFonts w:eastAsia="Times New Roman" w:cs="Times New Roman"/>
          <w:kern w:val="0"/>
          <w:szCs w:val="24"/>
          <w:lang w:val="en-ZA" w:eastAsia="en-ZA"/>
        </w:rPr>
      </w:pPr>
    </w:p>
    <w:p w14:paraId="2A87D222" w14:textId="5BA92222" w:rsidR="005469FF" w:rsidRPr="005469FF" w:rsidRDefault="005469FF" w:rsidP="005469FF">
      <w:pPr>
        <w:pStyle w:val="ListParagraph"/>
        <w:numPr>
          <w:ilvl w:val="1"/>
          <w:numId w:val="51"/>
        </w:numPr>
        <w:rPr>
          <w:rFonts w:eastAsia="Times New Roman" w:cs="Times New Roman"/>
          <w:kern w:val="0"/>
          <w:szCs w:val="24"/>
          <w:lang w:val="en-ZA" w:eastAsia="en-ZA"/>
        </w:rPr>
      </w:pPr>
      <w:r w:rsidRPr="005469FF">
        <w:rPr>
          <w:rFonts w:eastAsia="Times New Roman" w:cs="Times New Roman"/>
          <w:kern w:val="0"/>
          <w:szCs w:val="24"/>
          <w:lang w:val="en-ZA" w:eastAsia="en-ZA"/>
        </w:rPr>
        <w:t>The Git Version Control System</w:t>
      </w:r>
    </w:p>
    <w:p w14:paraId="37951E25" w14:textId="77777777" w:rsidR="005469FF" w:rsidRPr="005469FF" w:rsidRDefault="005469FF" w:rsidP="005469FF">
      <w:pPr>
        <w:rPr>
          <w:rFonts w:eastAsia="Times New Roman" w:cs="Times New Roman"/>
          <w:kern w:val="0"/>
          <w:szCs w:val="24"/>
          <w:lang w:val="en-ZA" w:eastAsia="en-ZA"/>
        </w:rPr>
      </w:pPr>
      <w:r w:rsidRPr="005469FF">
        <w:rPr>
          <w:rFonts w:eastAsia="Times New Roman" w:cs="Times New Roman"/>
          <w:kern w:val="0"/>
          <w:szCs w:val="24"/>
          <w:lang w:val="en-ZA" w:eastAsia="en-ZA"/>
        </w:rPr>
        <w:t>Content:</w:t>
      </w:r>
    </w:p>
    <w:p w14:paraId="6EB24954" w14:textId="77777777" w:rsidR="005469FF" w:rsidRPr="005469FF" w:rsidRDefault="005469FF" w:rsidP="005469FF">
      <w:pPr>
        <w:rPr>
          <w:rFonts w:eastAsia="Times New Roman" w:cs="Times New Roman"/>
          <w:kern w:val="0"/>
          <w:szCs w:val="24"/>
          <w:lang w:val="en-ZA" w:eastAsia="en-ZA"/>
        </w:rPr>
      </w:pPr>
      <w:r w:rsidRPr="005469FF">
        <w:rPr>
          <w:rFonts w:eastAsia="Times New Roman" w:cs="Times New Roman"/>
          <w:kern w:val="0"/>
          <w:szCs w:val="24"/>
          <w:lang w:val="en-ZA" w:eastAsia="en-ZA"/>
        </w:rPr>
        <w:t>Git concepts</w:t>
      </w:r>
    </w:p>
    <w:p w14:paraId="6110CEBC" w14:textId="7AFBC332" w:rsidR="005469FF" w:rsidRPr="005469FF" w:rsidRDefault="005469FF" w:rsidP="005469FF">
      <w:pPr>
        <w:spacing w:after="0" w:line="240" w:lineRule="auto"/>
        <w:rPr>
          <w:rFonts w:eastAsia="Times New Roman" w:cs="Times New Roman"/>
          <w:kern w:val="0"/>
          <w:szCs w:val="24"/>
          <w:lang w:val="en-ZA" w:eastAsia="en-ZA"/>
        </w:rPr>
      </w:pPr>
      <w:r w:rsidRPr="005469FF">
        <w:rPr>
          <w:rFonts w:eastAsia="Times New Roman" w:cs="Times New Roman"/>
          <w:kern w:val="0"/>
          <w:szCs w:val="24"/>
          <w:lang w:val="en-ZA" w:eastAsia="en-ZA"/>
        </w:rPr>
        <w:t>4.6.1</w:t>
      </w:r>
      <w:r>
        <w:rPr>
          <w:rFonts w:eastAsia="Times New Roman" w:cs="Times New Roman"/>
          <w:kern w:val="0"/>
          <w:szCs w:val="24"/>
          <w:lang w:val="en-ZA" w:eastAsia="en-ZA"/>
        </w:rPr>
        <w:tab/>
      </w:r>
      <w:r w:rsidRPr="005469FF">
        <w:rPr>
          <w:rFonts w:eastAsia="Times New Roman" w:cs="Times New Roman"/>
          <w:kern w:val="0"/>
          <w:szCs w:val="24"/>
          <w:lang w:val="en-ZA" w:eastAsia="en-ZA"/>
        </w:rPr>
        <w:t>Explain what Git is and what Git is used for</w:t>
      </w:r>
      <w:r>
        <w:rPr>
          <w:rFonts w:eastAsia="Times New Roman" w:cs="Times New Roman"/>
          <w:kern w:val="0"/>
          <w:szCs w:val="24"/>
          <w:lang w:val="en-ZA" w:eastAsia="en-ZA"/>
        </w:rPr>
        <w:t xml:space="preserve"> </w:t>
      </w:r>
    </w:p>
    <w:p w14:paraId="6041BB17" w14:textId="190A6746" w:rsidR="005469FF" w:rsidRPr="005469FF" w:rsidRDefault="005469FF" w:rsidP="005469FF">
      <w:pPr>
        <w:spacing w:after="0" w:line="240" w:lineRule="auto"/>
        <w:rPr>
          <w:rFonts w:eastAsia="Times New Roman" w:cs="Times New Roman"/>
          <w:kern w:val="0"/>
          <w:szCs w:val="24"/>
          <w:lang w:val="en-ZA" w:eastAsia="en-ZA"/>
        </w:rPr>
      </w:pPr>
      <w:r w:rsidRPr="005469FF">
        <w:rPr>
          <w:rFonts w:eastAsia="Times New Roman" w:cs="Times New Roman"/>
          <w:kern w:val="0"/>
          <w:szCs w:val="24"/>
          <w:lang w:val="en-ZA" w:eastAsia="en-ZA"/>
        </w:rPr>
        <w:lastRenderedPageBreak/>
        <w:t>4.6.2</w:t>
      </w:r>
      <w:r>
        <w:rPr>
          <w:rFonts w:eastAsia="Times New Roman" w:cs="Times New Roman"/>
          <w:kern w:val="0"/>
          <w:szCs w:val="24"/>
          <w:lang w:val="en-ZA" w:eastAsia="en-ZA"/>
        </w:rPr>
        <w:tab/>
      </w:r>
      <w:r w:rsidRPr="005469FF">
        <w:rPr>
          <w:rFonts w:eastAsia="Times New Roman" w:cs="Times New Roman"/>
          <w:kern w:val="0"/>
          <w:szCs w:val="24"/>
          <w:lang w:val="en-ZA" w:eastAsia="en-ZA"/>
        </w:rPr>
        <w:t>Discuss the three main goals of the Git VCS</w:t>
      </w:r>
    </w:p>
    <w:p w14:paraId="00340251" w14:textId="17F9D687" w:rsidR="005469FF" w:rsidRPr="005469FF" w:rsidRDefault="005469FF" w:rsidP="005469FF">
      <w:pPr>
        <w:pStyle w:val="ListParagraph"/>
        <w:numPr>
          <w:ilvl w:val="0"/>
          <w:numId w:val="260"/>
        </w:numPr>
        <w:spacing w:after="0" w:line="240" w:lineRule="auto"/>
        <w:rPr>
          <w:rFonts w:eastAsia="Times New Roman" w:cs="Times New Roman"/>
          <w:kern w:val="0"/>
          <w:szCs w:val="24"/>
          <w:lang w:val="en-ZA" w:eastAsia="en-ZA"/>
        </w:rPr>
      </w:pPr>
      <w:r w:rsidRPr="005469FF">
        <w:rPr>
          <w:rFonts w:eastAsia="Times New Roman" w:cs="Times New Roman"/>
          <w:kern w:val="0"/>
          <w:szCs w:val="24"/>
          <w:lang w:val="en-ZA" w:eastAsia="en-ZA"/>
        </w:rPr>
        <w:t>speed</w:t>
      </w:r>
    </w:p>
    <w:p w14:paraId="2DA51279" w14:textId="77777777" w:rsidR="005469FF" w:rsidRPr="005469FF" w:rsidRDefault="005469FF" w:rsidP="005469FF">
      <w:pPr>
        <w:pStyle w:val="ListParagraph"/>
        <w:numPr>
          <w:ilvl w:val="0"/>
          <w:numId w:val="260"/>
        </w:numPr>
        <w:spacing w:after="0" w:line="240" w:lineRule="auto"/>
        <w:rPr>
          <w:rFonts w:eastAsia="Times New Roman" w:cs="Times New Roman"/>
          <w:kern w:val="0"/>
          <w:szCs w:val="24"/>
          <w:lang w:val="en-ZA" w:eastAsia="en-ZA"/>
        </w:rPr>
      </w:pPr>
      <w:r w:rsidRPr="005469FF">
        <w:rPr>
          <w:rFonts w:eastAsia="Times New Roman" w:cs="Times New Roman"/>
          <w:kern w:val="0"/>
          <w:szCs w:val="24"/>
          <w:lang w:val="en-ZA" w:eastAsia="en-ZA"/>
        </w:rPr>
        <w:t>data integrity</w:t>
      </w:r>
    </w:p>
    <w:p w14:paraId="31D8B1AE" w14:textId="77777777" w:rsidR="005469FF" w:rsidRPr="005469FF" w:rsidRDefault="005469FF" w:rsidP="005469FF">
      <w:pPr>
        <w:pStyle w:val="ListParagraph"/>
        <w:numPr>
          <w:ilvl w:val="0"/>
          <w:numId w:val="260"/>
        </w:numPr>
        <w:spacing w:after="0" w:line="240" w:lineRule="auto"/>
        <w:rPr>
          <w:rFonts w:eastAsia="Times New Roman" w:cs="Times New Roman"/>
          <w:kern w:val="0"/>
          <w:szCs w:val="24"/>
          <w:lang w:val="en-ZA" w:eastAsia="en-ZA"/>
        </w:rPr>
      </w:pPr>
      <w:r w:rsidRPr="005469FF">
        <w:rPr>
          <w:rFonts w:eastAsia="Times New Roman" w:cs="Times New Roman"/>
          <w:kern w:val="0"/>
          <w:szCs w:val="24"/>
          <w:lang w:val="en-ZA" w:eastAsia="en-ZA"/>
        </w:rPr>
        <w:t>distributed</w:t>
      </w:r>
    </w:p>
    <w:p w14:paraId="118CCF1B" w14:textId="5A094DCE" w:rsidR="005469FF" w:rsidRPr="005469FF" w:rsidRDefault="005469FF" w:rsidP="005469FF">
      <w:pPr>
        <w:spacing w:after="0" w:line="240" w:lineRule="auto"/>
        <w:rPr>
          <w:rFonts w:eastAsia="Times New Roman" w:cs="Times New Roman"/>
          <w:kern w:val="0"/>
          <w:szCs w:val="24"/>
          <w:lang w:val="en-ZA" w:eastAsia="en-ZA"/>
        </w:rPr>
      </w:pPr>
      <w:r w:rsidRPr="005469FF">
        <w:rPr>
          <w:rFonts w:eastAsia="Times New Roman" w:cs="Times New Roman"/>
          <w:kern w:val="0"/>
          <w:szCs w:val="24"/>
          <w:lang w:val="en-ZA" w:eastAsia="en-ZA"/>
        </w:rPr>
        <w:t>4.6.3</w:t>
      </w:r>
      <w:r>
        <w:rPr>
          <w:rFonts w:eastAsia="Times New Roman" w:cs="Times New Roman"/>
          <w:kern w:val="0"/>
          <w:szCs w:val="24"/>
          <w:lang w:val="en-ZA" w:eastAsia="en-ZA"/>
        </w:rPr>
        <w:tab/>
      </w:r>
      <w:r w:rsidRPr="005469FF">
        <w:rPr>
          <w:rFonts w:eastAsia="Times New Roman" w:cs="Times New Roman"/>
          <w:kern w:val="0"/>
          <w:szCs w:val="24"/>
          <w:lang w:val="en-ZA" w:eastAsia="en-ZA"/>
        </w:rPr>
        <w:t>Explain the relationship between local Git directory</w:t>
      </w:r>
      <w:r>
        <w:rPr>
          <w:rFonts w:eastAsia="Times New Roman" w:cs="Times New Roman"/>
          <w:kern w:val="0"/>
          <w:szCs w:val="24"/>
          <w:lang w:val="en-ZA" w:eastAsia="en-ZA"/>
        </w:rPr>
        <w:t xml:space="preserve"> </w:t>
      </w:r>
      <w:r w:rsidRPr="005469FF">
        <w:rPr>
          <w:rFonts w:eastAsia="Times New Roman" w:cs="Times New Roman"/>
          <w:kern w:val="0"/>
          <w:szCs w:val="24"/>
          <w:lang w:val="en-ZA" w:eastAsia="en-ZA"/>
        </w:rPr>
        <w:t>and directory located on server</w:t>
      </w:r>
    </w:p>
    <w:p w14:paraId="1875DCE1" w14:textId="7CEBC412" w:rsidR="005469FF" w:rsidRPr="005469FF" w:rsidRDefault="005469FF" w:rsidP="005469FF">
      <w:pPr>
        <w:spacing w:after="0" w:line="240" w:lineRule="auto"/>
        <w:rPr>
          <w:rFonts w:eastAsia="Times New Roman" w:cs="Times New Roman"/>
          <w:kern w:val="0"/>
          <w:szCs w:val="24"/>
          <w:lang w:val="en-ZA" w:eastAsia="en-ZA"/>
        </w:rPr>
      </w:pPr>
      <w:r w:rsidRPr="005469FF">
        <w:rPr>
          <w:rFonts w:eastAsia="Times New Roman" w:cs="Times New Roman"/>
          <w:kern w:val="0"/>
          <w:szCs w:val="24"/>
          <w:lang w:val="en-ZA" w:eastAsia="en-ZA"/>
        </w:rPr>
        <w:t>4.6.4</w:t>
      </w:r>
      <w:r>
        <w:rPr>
          <w:rFonts w:eastAsia="Times New Roman" w:cs="Times New Roman"/>
          <w:kern w:val="0"/>
          <w:szCs w:val="24"/>
          <w:lang w:val="en-ZA" w:eastAsia="en-ZA"/>
        </w:rPr>
        <w:tab/>
      </w:r>
      <w:r w:rsidRPr="005469FF">
        <w:rPr>
          <w:rFonts w:eastAsia="Times New Roman" w:cs="Times New Roman"/>
          <w:kern w:val="0"/>
          <w:szCs w:val="24"/>
          <w:lang w:val="en-ZA" w:eastAsia="en-ZA"/>
        </w:rPr>
        <w:t>Discuss the software license used for Git</w:t>
      </w:r>
    </w:p>
    <w:p w14:paraId="5DE9F4C5" w14:textId="0BE8E849" w:rsidR="005469FF" w:rsidRPr="005469FF" w:rsidRDefault="005469FF" w:rsidP="005469FF">
      <w:pPr>
        <w:spacing w:after="0" w:line="240" w:lineRule="auto"/>
        <w:ind w:left="720" w:hanging="720"/>
        <w:rPr>
          <w:rFonts w:eastAsia="Times New Roman" w:cs="Times New Roman"/>
          <w:kern w:val="0"/>
          <w:szCs w:val="24"/>
          <w:lang w:val="en-ZA" w:eastAsia="en-ZA"/>
        </w:rPr>
      </w:pPr>
      <w:r w:rsidRPr="005469FF">
        <w:rPr>
          <w:rFonts w:eastAsia="Times New Roman" w:cs="Times New Roman"/>
          <w:kern w:val="0"/>
          <w:szCs w:val="24"/>
          <w:lang w:val="en-ZA" w:eastAsia="en-ZA"/>
        </w:rPr>
        <w:t>4.6.5</w:t>
      </w:r>
      <w:r>
        <w:rPr>
          <w:rFonts w:eastAsia="Times New Roman" w:cs="Times New Roman"/>
          <w:kern w:val="0"/>
          <w:szCs w:val="24"/>
          <w:lang w:val="en-ZA" w:eastAsia="en-ZA"/>
        </w:rPr>
        <w:tab/>
      </w:r>
      <w:r w:rsidRPr="005469FF">
        <w:rPr>
          <w:rFonts w:eastAsia="Times New Roman" w:cs="Times New Roman"/>
          <w:kern w:val="0"/>
          <w:szCs w:val="24"/>
          <w:lang w:val="en-ZA" w:eastAsia="en-ZA"/>
        </w:rPr>
        <w:t>Name and explain the advantages and disadvantages</w:t>
      </w:r>
      <w:r>
        <w:rPr>
          <w:rFonts w:eastAsia="Times New Roman" w:cs="Times New Roman"/>
          <w:kern w:val="0"/>
          <w:szCs w:val="24"/>
          <w:lang w:val="en-ZA" w:eastAsia="en-ZA"/>
        </w:rPr>
        <w:t xml:space="preserve"> </w:t>
      </w:r>
      <w:r w:rsidRPr="005469FF">
        <w:rPr>
          <w:rFonts w:eastAsia="Times New Roman" w:cs="Times New Roman"/>
          <w:kern w:val="0"/>
          <w:szCs w:val="24"/>
          <w:lang w:val="en-ZA" w:eastAsia="en-ZA"/>
        </w:rPr>
        <w:t>to the software license used by Git</w:t>
      </w:r>
    </w:p>
    <w:p w14:paraId="460D9757" w14:textId="5A15E7D3" w:rsidR="005469FF" w:rsidRPr="005469FF" w:rsidRDefault="005469FF" w:rsidP="005469FF">
      <w:pPr>
        <w:spacing w:after="0" w:line="240" w:lineRule="auto"/>
        <w:rPr>
          <w:rFonts w:eastAsia="Times New Roman" w:cs="Times New Roman"/>
          <w:kern w:val="0"/>
          <w:szCs w:val="24"/>
          <w:lang w:val="en-ZA" w:eastAsia="en-ZA"/>
        </w:rPr>
      </w:pPr>
      <w:r w:rsidRPr="005469FF">
        <w:rPr>
          <w:rFonts w:eastAsia="Times New Roman" w:cs="Times New Roman"/>
          <w:kern w:val="0"/>
          <w:szCs w:val="24"/>
          <w:lang w:val="en-ZA" w:eastAsia="en-ZA"/>
        </w:rPr>
        <w:t>4.6.6</w:t>
      </w:r>
      <w:r>
        <w:rPr>
          <w:rFonts w:eastAsia="Times New Roman" w:cs="Times New Roman"/>
          <w:kern w:val="0"/>
          <w:szCs w:val="24"/>
          <w:lang w:val="en-ZA" w:eastAsia="en-ZA"/>
        </w:rPr>
        <w:tab/>
      </w:r>
      <w:r w:rsidRPr="005469FF">
        <w:rPr>
          <w:rFonts w:eastAsia="Times New Roman" w:cs="Times New Roman"/>
          <w:kern w:val="0"/>
          <w:szCs w:val="24"/>
          <w:lang w:val="en-ZA" w:eastAsia="en-ZA"/>
        </w:rPr>
        <w:t>Explain why Git was created</w:t>
      </w:r>
    </w:p>
    <w:p w14:paraId="2EEA9DCA" w14:textId="39BAF1BA" w:rsidR="005469FF" w:rsidRPr="005469FF" w:rsidRDefault="005469FF" w:rsidP="005469FF">
      <w:pPr>
        <w:spacing w:after="0" w:line="240" w:lineRule="auto"/>
        <w:rPr>
          <w:rFonts w:eastAsia="Times New Roman" w:cs="Times New Roman"/>
          <w:kern w:val="0"/>
          <w:szCs w:val="24"/>
          <w:lang w:val="en-ZA" w:eastAsia="en-ZA"/>
        </w:rPr>
      </w:pPr>
      <w:r w:rsidRPr="005469FF">
        <w:rPr>
          <w:rFonts w:eastAsia="Times New Roman" w:cs="Times New Roman"/>
          <w:kern w:val="0"/>
          <w:szCs w:val="24"/>
          <w:lang w:val="en-ZA" w:eastAsia="en-ZA"/>
        </w:rPr>
        <w:t>4.6.7</w:t>
      </w:r>
      <w:r>
        <w:rPr>
          <w:rFonts w:eastAsia="Times New Roman" w:cs="Times New Roman"/>
          <w:kern w:val="0"/>
          <w:szCs w:val="24"/>
          <w:lang w:val="en-ZA" w:eastAsia="en-ZA"/>
        </w:rPr>
        <w:tab/>
      </w:r>
      <w:r w:rsidRPr="005469FF">
        <w:rPr>
          <w:rFonts w:eastAsia="Times New Roman" w:cs="Times New Roman"/>
          <w:kern w:val="0"/>
          <w:szCs w:val="24"/>
          <w:lang w:val="en-ZA" w:eastAsia="en-ZA"/>
        </w:rPr>
        <w:t>Explain the relationship between Git and hosting</w:t>
      </w:r>
      <w:r>
        <w:rPr>
          <w:rFonts w:eastAsia="Times New Roman" w:cs="Times New Roman"/>
          <w:kern w:val="0"/>
          <w:szCs w:val="24"/>
          <w:lang w:val="en-ZA" w:eastAsia="en-ZA"/>
        </w:rPr>
        <w:t xml:space="preserve"> </w:t>
      </w:r>
      <w:r w:rsidRPr="005469FF">
        <w:rPr>
          <w:rFonts w:eastAsia="Times New Roman" w:cs="Times New Roman"/>
          <w:kern w:val="0"/>
          <w:szCs w:val="24"/>
          <w:lang w:val="en-ZA" w:eastAsia="en-ZA"/>
        </w:rPr>
        <w:t>providers like GitHub</w:t>
      </w:r>
    </w:p>
    <w:p w14:paraId="1018DD24" w14:textId="28183E17" w:rsidR="005469FF" w:rsidRPr="005469FF" w:rsidRDefault="005469FF" w:rsidP="005469FF">
      <w:pPr>
        <w:spacing w:after="0" w:line="240" w:lineRule="auto"/>
        <w:rPr>
          <w:rFonts w:eastAsia="Times New Roman" w:cs="Times New Roman"/>
          <w:kern w:val="0"/>
          <w:szCs w:val="24"/>
          <w:lang w:val="en-ZA" w:eastAsia="en-ZA"/>
        </w:rPr>
      </w:pPr>
      <w:r w:rsidRPr="005469FF">
        <w:rPr>
          <w:rFonts w:eastAsia="Times New Roman" w:cs="Times New Roman"/>
          <w:kern w:val="0"/>
          <w:szCs w:val="24"/>
          <w:lang w:val="en-ZA" w:eastAsia="en-ZA"/>
        </w:rPr>
        <w:t>4.6.8</w:t>
      </w:r>
      <w:r>
        <w:rPr>
          <w:rFonts w:eastAsia="Times New Roman" w:cs="Times New Roman"/>
          <w:kern w:val="0"/>
          <w:szCs w:val="24"/>
          <w:lang w:val="en-ZA" w:eastAsia="en-ZA"/>
        </w:rPr>
        <w:tab/>
      </w:r>
      <w:r w:rsidRPr="005469FF">
        <w:rPr>
          <w:rFonts w:eastAsia="Times New Roman" w:cs="Times New Roman"/>
          <w:kern w:val="0"/>
          <w:szCs w:val="24"/>
          <w:lang w:val="en-ZA" w:eastAsia="en-ZA"/>
        </w:rPr>
        <w:t>List major open-source projects using Git</w:t>
      </w:r>
    </w:p>
    <w:p w14:paraId="01D0D7D0" w14:textId="7AF49DEA" w:rsidR="005469FF" w:rsidRPr="005469FF" w:rsidRDefault="005469FF" w:rsidP="005469FF">
      <w:pPr>
        <w:spacing w:after="0" w:line="240" w:lineRule="auto"/>
        <w:rPr>
          <w:rFonts w:eastAsia="Times New Roman" w:cs="Times New Roman"/>
          <w:kern w:val="0"/>
          <w:szCs w:val="24"/>
          <w:lang w:val="en-ZA" w:eastAsia="en-ZA"/>
        </w:rPr>
      </w:pPr>
      <w:r w:rsidRPr="005469FF">
        <w:rPr>
          <w:rFonts w:eastAsia="Times New Roman" w:cs="Times New Roman"/>
          <w:kern w:val="0"/>
          <w:szCs w:val="24"/>
          <w:lang w:val="en-ZA" w:eastAsia="en-ZA"/>
        </w:rPr>
        <w:t>4.6.9</w:t>
      </w:r>
      <w:r>
        <w:rPr>
          <w:rFonts w:eastAsia="Times New Roman" w:cs="Times New Roman"/>
          <w:kern w:val="0"/>
          <w:szCs w:val="24"/>
          <w:lang w:val="en-ZA" w:eastAsia="en-ZA"/>
        </w:rPr>
        <w:tab/>
      </w:r>
      <w:r w:rsidRPr="005469FF">
        <w:rPr>
          <w:rFonts w:eastAsia="Times New Roman" w:cs="Times New Roman"/>
          <w:kern w:val="0"/>
          <w:szCs w:val="24"/>
          <w:lang w:val="en-ZA" w:eastAsia="en-ZA"/>
        </w:rPr>
        <w:t>Install and configure Git on desktop PC</w:t>
      </w:r>
    </w:p>
    <w:p w14:paraId="036450F2" w14:textId="62CCFE27" w:rsidR="005469FF" w:rsidRPr="005469FF" w:rsidRDefault="005469FF" w:rsidP="005469FF">
      <w:pPr>
        <w:spacing w:after="0" w:line="240" w:lineRule="auto"/>
        <w:rPr>
          <w:rFonts w:eastAsia="Times New Roman" w:cs="Times New Roman"/>
          <w:kern w:val="0"/>
          <w:szCs w:val="24"/>
          <w:lang w:val="en-ZA" w:eastAsia="en-ZA"/>
        </w:rPr>
      </w:pPr>
      <w:r w:rsidRPr="005469FF">
        <w:rPr>
          <w:rFonts w:eastAsia="Times New Roman" w:cs="Times New Roman"/>
          <w:kern w:val="0"/>
          <w:szCs w:val="24"/>
          <w:lang w:val="en-ZA" w:eastAsia="en-ZA"/>
        </w:rPr>
        <w:t>4.6.10</w:t>
      </w:r>
      <w:r>
        <w:rPr>
          <w:rFonts w:eastAsia="Times New Roman" w:cs="Times New Roman"/>
          <w:kern w:val="0"/>
          <w:szCs w:val="24"/>
          <w:lang w:val="en-ZA" w:eastAsia="en-ZA"/>
        </w:rPr>
        <w:tab/>
      </w:r>
      <w:r w:rsidRPr="005469FF">
        <w:rPr>
          <w:rFonts w:eastAsia="Times New Roman" w:cs="Times New Roman"/>
          <w:kern w:val="0"/>
          <w:szCs w:val="24"/>
          <w:lang w:val="en-ZA" w:eastAsia="en-ZA"/>
        </w:rPr>
        <w:t>Install and configure Git on Raspberry Pi</w:t>
      </w:r>
    </w:p>
    <w:p w14:paraId="6605E9B1" w14:textId="2D87F292" w:rsidR="005469FF" w:rsidRPr="005469FF" w:rsidRDefault="005469FF" w:rsidP="005469FF">
      <w:pPr>
        <w:spacing w:after="0" w:line="240" w:lineRule="auto"/>
        <w:rPr>
          <w:rFonts w:eastAsia="Times New Roman" w:cs="Times New Roman"/>
          <w:kern w:val="0"/>
          <w:szCs w:val="24"/>
          <w:lang w:val="en-ZA" w:eastAsia="en-ZA"/>
        </w:rPr>
      </w:pPr>
      <w:r w:rsidRPr="005469FF">
        <w:rPr>
          <w:rFonts w:eastAsia="Times New Roman" w:cs="Times New Roman"/>
          <w:kern w:val="0"/>
          <w:szCs w:val="24"/>
          <w:lang w:val="en-ZA" w:eastAsia="en-ZA"/>
        </w:rPr>
        <w:t>4.6.11</w:t>
      </w:r>
      <w:r>
        <w:rPr>
          <w:rFonts w:eastAsia="Times New Roman" w:cs="Times New Roman"/>
          <w:kern w:val="0"/>
          <w:szCs w:val="24"/>
          <w:lang w:val="en-ZA" w:eastAsia="en-ZA"/>
        </w:rPr>
        <w:tab/>
      </w:r>
      <w:r w:rsidRPr="005469FF">
        <w:rPr>
          <w:rFonts w:eastAsia="Times New Roman" w:cs="Times New Roman"/>
          <w:kern w:val="0"/>
          <w:szCs w:val="24"/>
          <w:lang w:val="en-ZA" w:eastAsia="en-ZA"/>
        </w:rPr>
        <w:t>List and explain common terminology associated with</w:t>
      </w:r>
      <w:r>
        <w:rPr>
          <w:rFonts w:eastAsia="Times New Roman" w:cs="Times New Roman"/>
          <w:kern w:val="0"/>
          <w:szCs w:val="24"/>
          <w:lang w:val="en-ZA" w:eastAsia="en-ZA"/>
        </w:rPr>
        <w:t xml:space="preserve"> </w:t>
      </w:r>
      <w:r w:rsidRPr="005469FF">
        <w:rPr>
          <w:rFonts w:eastAsia="Times New Roman" w:cs="Times New Roman"/>
          <w:kern w:val="0"/>
          <w:szCs w:val="24"/>
          <w:lang w:val="en-ZA" w:eastAsia="en-ZA"/>
        </w:rPr>
        <w:t>distributed VCS’s including:</w:t>
      </w:r>
    </w:p>
    <w:p w14:paraId="21656F70" w14:textId="77777777" w:rsidR="005469FF" w:rsidRPr="005469FF" w:rsidRDefault="005469FF" w:rsidP="005469FF">
      <w:pPr>
        <w:pStyle w:val="ListParagraph"/>
        <w:numPr>
          <w:ilvl w:val="0"/>
          <w:numId w:val="261"/>
        </w:numPr>
        <w:spacing w:after="0" w:line="240" w:lineRule="auto"/>
        <w:rPr>
          <w:rFonts w:eastAsia="Times New Roman" w:cs="Times New Roman"/>
          <w:kern w:val="0"/>
          <w:szCs w:val="24"/>
          <w:lang w:val="en-ZA" w:eastAsia="en-ZA"/>
        </w:rPr>
      </w:pPr>
      <w:r w:rsidRPr="005469FF">
        <w:rPr>
          <w:rFonts w:eastAsia="Times New Roman" w:cs="Times New Roman"/>
          <w:kern w:val="0"/>
          <w:szCs w:val="24"/>
          <w:lang w:val="en-ZA" w:eastAsia="en-ZA"/>
        </w:rPr>
        <w:t>Branch</w:t>
      </w:r>
    </w:p>
    <w:p w14:paraId="46575B6C" w14:textId="77777777" w:rsidR="005469FF" w:rsidRPr="005469FF" w:rsidRDefault="005469FF" w:rsidP="005469FF">
      <w:pPr>
        <w:pStyle w:val="ListParagraph"/>
        <w:numPr>
          <w:ilvl w:val="0"/>
          <w:numId w:val="261"/>
        </w:numPr>
        <w:spacing w:after="0" w:line="240" w:lineRule="auto"/>
        <w:rPr>
          <w:rFonts w:eastAsia="Times New Roman" w:cs="Times New Roman"/>
          <w:kern w:val="0"/>
          <w:szCs w:val="24"/>
          <w:lang w:val="en-ZA" w:eastAsia="en-ZA"/>
        </w:rPr>
      </w:pPr>
      <w:r w:rsidRPr="005469FF">
        <w:rPr>
          <w:rFonts w:eastAsia="Times New Roman" w:cs="Times New Roman"/>
          <w:kern w:val="0"/>
          <w:szCs w:val="24"/>
          <w:lang w:val="en-ZA" w:eastAsia="en-ZA"/>
        </w:rPr>
        <w:t>Checkout</w:t>
      </w:r>
    </w:p>
    <w:p w14:paraId="63DF49BE" w14:textId="77777777" w:rsidR="005469FF" w:rsidRPr="005469FF" w:rsidRDefault="005469FF" w:rsidP="005469FF">
      <w:pPr>
        <w:pStyle w:val="ListParagraph"/>
        <w:numPr>
          <w:ilvl w:val="0"/>
          <w:numId w:val="261"/>
        </w:numPr>
        <w:spacing w:after="0" w:line="240" w:lineRule="auto"/>
        <w:rPr>
          <w:rFonts w:eastAsia="Times New Roman" w:cs="Times New Roman"/>
          <w:kern w:val="0"/>
          <w:szCs w:val="24"/>
          <w:lang w:val="en-ZA" w:eastAsia="en-ZA"/>
        </w:rPr>
      </w:pPr>
      <w:r w:rsidRPr="005469FF">
        <w:rPr>
          <w:rFonts w:eastAsia="Times New Roman" w:cs="Times New Roman"/>
          <w:kern w:val="0"/>
          <w:szCs w:val="24"/>
          <w:lang w:val="en-ZA" w:eastAsia="en-ZA"/>
        </w:rPr>
        <w:t>Clone</w:t>
      </w:r>
    </w:p>
    <w:p w14:paraId="57A8B2E7" w14:textId="77777777" w:rsidR="005469FF" w:rsidRPr="005469FF" w:rsidRDefault="005469FF" w:rsidP="005469FF">
      <w:pPr>
        <w:pStyle w:val="ListParagraph"/>
        <w:numPr>
          <w:ilvl w:val="0"/>
          <w:numId w:val="261"/>
        </w:numPr>
        <w:spacing w:after="0" w:line="240" w:lineRule="auto"/>
        <w:rPr>
          <w:rFonts w:eastAsia="Times New Roman" w:cs="Times New Roman"/>
          <w:kern w:val="0"/>
          <w:szCs w:val="24"/>
          <w:lang w:val="en-ZA" w:eastAsia="en-ZA"/>
        </w:rPr>
      </w:pPr>
      <w:r w:rsidRPr="005469FF">
        <w:rPr>
          <w:rFonts w:eastAsia="Times New Roman" w:cs="Times New Roman"/>
          <w:kern w:val="0"/>
          <w:szCs w:val="24"/>
          <w:lang w:val="en-ZA" w:eastAsia="en-ZA"/>
        </w:rPr>
        <w:t>Stage</w:t>
      </w:r>
    </w:p>
    <w:p w14:paraId="33FB60A2" w14:textId="77777777" w:rsidR="005469FF" w:rsidRPr="005469FF" w:rsidRDefault="005469FF" w:rsidP="005469FF">
      <w:pPr>
        <w:pStyle w:val="ListParagraph"/>
        <w:numPr>
          <w:ilvl w:val="0"/>
          <w:numId w:val="261"/>
        </w:numPr>
        <w:spacing w:after="0" w:line="240" w:lineRule="auto"/>
        <w:rPr>
          <w:rFonts w:eastAsia="Times New Roman" w:cs="Times New Roman"/>
          <w:kern w:val="0"/>
          <w:szCs w:val="24"/>
          <w:lang w:val="en-ZA" w:eastAsia="en-ZA"/>
        </w:rPr>
      </w:pPr>
      <w:r w:rsidRPr="005469FF">
        <w:rPr>
          <w:rFonts w:eastAsia="Times New Roman" w:cs="Times New Roman"/>
          <w:kern w:val="0"/>
          <w:szCs w:val="24"/>
          <w:lang w:val="en-ZA" w:eastAsia="en-ZA"/>
        </w:rPr>
        <w:t>Commit</w:t>
      </w:r>
    </w:p>
    <w:p w14:paraId="7E1E74F0" w14:textId="77777777" w:rsidR="005469FF" w:rsidRPr="005469FF" w:rsidRDefault="005469FF" w:rsidP="005469FF">
      <w:pPr>
        <w:pStyle w:val="ListParagraph"/>
        <w:numPr>
          <w:ilvl w:val="0"/>
          <w:numId w:val="261"/>
        </w:numPr>
        <w:spacing w:after="0" w:line="240" w:lineRule="auto"/>
        <w:rPr>
          <w:rFonts w:eastAsia="Times New Roman" w:cs="Times New Roman"/>
          <w:kern w:val="0"/>
          <w:szCs w:val="24"/>
          <w:lang w:val="en-ZA" w:eastAsia="en-ZA"/>
        </w:rPr>
      </w:pPr>
      <w:r w:rsidRPr="005469FF">
        <w:rPr>
          <w:rFonts w:eastAsia="Times New Roman" w:cs="Times New Roman"/>
          <w:kern w:val="0"/>
          <w:szCs w:val="24"/>
          <w:lang w:val="en-ZA" w:eastAsia="en-ZA"/>
        </w:rPr>
        <w:t>Conflict</w:t>
      </w:r>
    </w:p>
    <w:p w14:paraId="4E6759B6" w14:textId="77777777" w:rsidR="005469FF" w:rsidRPr="005469FF" w:rsidRDefault="005469FF" w:rsidP="005469FF">
      <w:pPr>
        <w:pStyle w:val="ListParagraph"/>
        <w:numPr>
          <w:ilvl w:val="0"/>
          <w:numId w:val="261"/>
        </w:numPr>
        <w:spacing w:after="0" w:line="240" w:lineRule="auto"/>
        <w:rPr>
          <w:rFonts w:eastAsia="Times New Roman" w:cs="Times New Roman"/>
          <w:kern w:val="0"/>
          <w:szCs w:val="24"/>
          <w:lang w:val="en-ZA" w:eastAsia="en-ZA"/>
        </w:rPr>
      </w:pPr>
      <w:r w:rsidRPr="005469FF">
        <w:rPr>
          <w:rFonts w:eastAsia="Times New Roman" w:cs="Times New Roman"/>
          <w:kern w:val="0"/>
          <w:szCs w:val="24"/>
          <w:lang w:val="en-ZA" w:eastAsia="en-ZA"/>
        </w:rPr>
        <w:t>Head</w:t>
      </w:r>
    </w:p>
    <w:p w14:paraId="32665396" w14:textId="77777777" w:rsidR="005469FF" w:rsidRPr="005469FF" w:rsidRDefault="005469FF" w:rsidP="005469FF">
      <w:pPr>
        <w:pStyle w:val="ListParagraph"/>
        <w:numPr>
          <w:ilvl w:val="0"/>
          <w:numId w:val="261"/>
        </w:numPr>
        <w:spacing w:after="0" w:line="240" w:lineRule="auto"/>
        <w:rPr>
          <w:rFonts w:eastAsia="Times New Roman" w:cs="Times New Roman"/>
          <w:kern w:val="0"/>
          <w:szCs w:val="24"/>
          <w:lang w:val="en-ZA" w:eastAsia="en-ZA"/>
        </w:rPr>
      </w:pPr>
      <w:r w:rsidRPr="005469FF">
        <w:rPr>
          <w:rFonts w:eastAsia="Times New Roman" w:cs="Times New Roman"/>
          <w:kern w:val="0"/>
          <w:szCs w:val="24"/>
          <w:lang w:val="en-ZA" w:eastAsia="en-ZA"/>
        </w:rPr>
        <w:t>Repository</w:t>
      </w:r>
    </w:p>
    <w:p w14:paraId="623A4EDA" w14:textId="40DFB3B9" w:rsidR="005469FF" w:rsidRPr="005469FF" w:rsidRDefault="005469FF" w:rsidP="005469FF">
      <w:pPr>
        <w:pStyle w:val="ListParagraph"/>
        <w:numPr>
          <w:ilvl w:val="0"/>
          <w:numId w:val="261"/>
        </w:numPr>
        <w:spacing w:after="0" w:line="240" w:lineRule="auto"/>
        <w:rPr>
          <w:rFonts w:eastAsia="Times New Roman" w:cs="Times New Roman"/>
          <w:kern w:val="0"/>
          <w:szCs w:val="24"/>
          <w:lang w:val="en-ZA" w:eastAsia="en-ZA"/>
        </w:rPr>
      </w:pPr>
      <w:r w:rsidRPr="005469FF">
        <w:rPr>
          <w:rFonts w:eastAsia="Times New Roman" w:cs="Times New Roman"/>
          <w:kern w:val="0"/>
          <w:szCs w:val="24"/>
          <w:lang w:val="en-ZA" w:eastAsia="en-ZA"/>
        </w:rPr>
        <w:t>Initialise</w:t>
      </w:r>
    </w:p>
    <w:p w14:paraId="091AE9BF" w14:textId="77777777" w:rsidR="00D2723F" w:rsidRPr="00345297" w:rsidRDefault="00D2723F" w:rsidP="00E83985">
      <w:pPr>
        <w:spacing w:after="0" w:line="360" w:lineRule="auto"/>
        <w:jc w:val="both"/>
        <w:rPr>
          <w:rFonts w:eastAsia="Times New Roman" w:cs="Times New Roman"/>
          <w:kern w:val="0"/>
          <w:szCs w:val="24"/>
          <w:lang w:val="en-ZA" w:eastAsia="en-ZA"/>
        </w:rPr>
      </w:pPr>
    </w:p>
    <w:p w14:paraId="4256C03B" w14:textId="77777777" w:rsidR="009E42FE" w:rsidRDefault="009E42FE">
      <w:pPr>
        <w:rPr>
          <w:rFonts w:cs="Times New Roman"/>
          <w:b/>
          <w:szCs w:val="24"/>
          <w:shd w:val="clear" w:color="auto" w:fill="FFFFFF"/>
          <w:lang w:val="en-ZA"/>
        </w:rPr>
      </w:pPr>
      <w:r>
        <w:rPr>
          <w:lang w:val="en-ZA"/>
        </w:rPr>
        <w:br w:type="page"/>
      </w:r>
    </w:p>
    <w:p w14:paraId="6ABDEB5B" w14:textId="1A2CC38D" w:rsidR="00FD2A42" w:rsidRDefault="00F00DFE" w:rsidP="00A56F02">
      <w:pPr>
        <w:pStyle w:val="Heading1"/>
        <w:rPr>
          <w:lang w:val="en-ZA"/>
        </w:rPr>
      </w:pPr>
      <w:r>
        <w:rPr>
          <w:lang w:val="en-ZA"/>
        </w:rPr>
        <w:lastRenderedPageBreak/>
        <w:t xml:space="preserve">Topic </w:t>
      </w:r>
      <w:r w:rsidR="00BF68A5">
        <w:rPr>
          <w:lang w:val="en-ZA"/>
        </w:rPr>
        <w:t>4</w:t>
      </w:r>
      <w:r>
        <w:rPr>
          <w:lang w:val="en-ZA"/>
        </w:rPr>
        <w:t>:</w:t>
      </w:r>
      <w:r w:rsidR="00BF68A5">
        <w:rPr>
          <w:lang w:val="en-ZA"/>
        </w:rPr>
        <w:tab/>
      </w:r>
      <w:r w:rsidR="00FD2A42" w:rsidRPr="003F6330">
        <w:rPr>
          <w:lang w:val="en-ZA"/>
        </w:rPr>
        <w:t>Programming tools and utilities</w:t>
      </w:r>
    </w:p>
    <w:p w14:paraId="234296D0" w14:textId="77777777" w:rsidR="005E358B" w:rsidRDefault="005E358B" w:rsidP="005E358B">
      <w:bookmarkStart w:id="5" w:name="_Hlk121084745"/>
      <w:r>
        <w:t>After you have completed this module, you should be able to :</w:t>
      </w:r>
    </w:p>
    <w:p w14:paraId="3B83DF84" w14:textId="77777777" w:rsidR="005E358B" w:rsidRPr="005E358B" w:rsidRDefault="005E358B">
      <w:pPr>
        <w:pStyle w:val="ListParagraph"/>
        <w:numPr>
          <w:ilvl w:val="0"/>
          <w:numId w:val="123"/>
        </w:numPr>
        <w:spacing w:line="240" w:lineRule="auto"/>
        <w:rPr>
          <w:szCs w:val="24"/>
        </w:rPr>
      </w:pPr>
      <w:r w:rsidRPr="005E358B">
        <w:rPr>
          <w:szCs w:val="24"/>
        </w:rPr>
        <w:t xml:space="preserve">Define </w:t>
      </w:r>
      <w:r w:rsidRPr="005E358B">
        <w:rPr>
          <w:i/>
          <w:szCs w:val="24"/>
        </w:rPr>
        <w:t>the</w:t>
      </w:r>
      <w:r w:rsidRPr="005E358B">
        <w:rPr>
          <w:szCs w:val="24"/>
        </w:rPr>
        <w:t xml:space="preserve"> term compiler</w:t>
      </w:r>
    </w:p>
    <w:p w14:paraId="4D229C53" w14:textId="77777777" w:rsidR="005E358B" w:rsidRPr="005E358B" w:rsidRDefault="005E358B">
      <w:pPr>
        <w:pStyle w:val="ListParagraph"/>
        <w:numPr>
          <w:ilvl w:val="0"/>
          <w:numId w:val="123"/>
        </w:numPr>
        <w:spacing w:line="240" w:lineRule="auto"/>
        <w:rPr>
          <w:szCs w:val="24"/>
        </w:rPr>
      </w:pPr>
      <w:r w:rsidRPr="005E358B">
        <w:rPr>
          <w:szCs w:val="24"/>
        </w:rPr>
        <w:t>Define the term source code</w:t>
      </w:r>
    </w:p>
    <w:p w14:paraId="43D40008" w14:textId="77777777" w:rsidR="005E358B" w:rsidRPr="005E358B" w:rsidRDefault="005E358B">
      <w:pPr>
        <w:pStyle w:val="ListParagraph"/>
        <w:numPr>
          <w:ilvl w:val="0"/>
          <w:numId w:val="123"/>
        </w:numPr>
        <w:spacing w:line="240" w:lineRule="auto"/>
        <w:rPr>
          <w:szCs w:val="24"/>
        </w:rPr>
      </w:pPr>
      <w:r w:rsidRPr="005E358B">
        <w:rPr>
          <w:szCs w:val="24"/>
        </w:rPr>
        <w:t>Explain what a decompiler is used for</w:t>
      </w:r>
    </w:p>
    <w:p w14:paraId="3712119E" w14:textId="77777777" w:rsidR="005E358B" w:rsidRPr="005E358B" w:rsidRDefault="005E358B">
      <w:pPr>
        <w:pStyle w:val="ListParagraph"/>
        <w:numPr>
          <w:ilvl w:val="0"/>
          <w:numId w:val="123"/>
        </w:numPr>
        <w:spacing w:line="240" w:lineRule="auto"/>
        <w:rPr>
          <w:szCs w:val="24"/>
        </w:rPr>
      </w:pPr>
      <w:r w:rsidRPr="005E358B">
        <w:rPr>
          <w:szCs w:val="24"/>
        </w:rPr>
        <w:t>Define the term interpreter</w:t>
      </w:r>
    </w:p>
    <w:p w14:paraId="4B3AA4A7" w14:textId="77777777" w:rsidR="005E358B" w:rsidRPr="005E358B" w:rsidRDefault="005E358B">
      <w:pPr>
        <w:pStyle w:val="ListParagraph"/>
        <w:numPr>
          <w:ilvl w:val="0"/>
          <w:numId w:val="123"/>
        </w:numPr>
        <w:spacing w:line="240" w:lineRule="auto"/>
        <w:rPr>
          <w:szCs w:val="24"/>
        </w:rPr>
      </w:pPr>
      <w:r w:rsidRPr="005E358B">
        <w:rPr>
          <w:szCs w:val="24"/>
        </w:rPr>
        <w:t>Explain the difference between a compiler and an interpreter</w:t>
      </w:r>
    </w:p>
    <w:p w14:paraId="23CB74BC" w14:textId="77777777" w:rsidR="005E358B" w:rsidRPr="005E358B" w:rsidRDefault="005E358B">
      <w:pPr>
        <w:pStyle w:val="ListParagraph"/>
        <w:numPr>
          <w:ilvl w:val="0"/>
          <w:numId w:val="123"/>
        </w:numPr>
        <w:spacing w:line="240" w:lineRule="auto"/>
        <w:rPr>
          <w:szCs w:val="24"/>
        </w:rPr>
      </w:pPr>
      <w:r w:rsidRPr="005E358B">
        <w:rPr>
          <w:szCs w:val="24"/>
        </w:rPr>
        <w:t>Explain what a binary is and when it is produced</w:t>
      </w:r>
    </w:p>
    <w:p w14:paraId="4F4A1083" w14:textId="77777777" w:rsidR="005E358B" w:rsidRPr="005E358B" w:rsidRDefault="005E358B">
      <w:pPr>
        <w:pStyle w:val="ListParagraph"/>
        <w:numPr>
          <w:ilvl w:val="0"/>
          <w:numId w:val="123"/>
        </w:numPr>
        <w:spacing w:line="240" w:lineRule="auto"/>
        <w:rPr>
          <w:szCs w:val="24"/>
        </w:rPr>
      </w:pPr>
      <w:r w:rsidRPr="005E358B">
        <w:rPr>
          <w:szCs w:val="24"/>
        </w:rPr>
        <w:t>Explain the difference been C and C++ compiler</w:t>
      </w:r>
    </w:p>
    <w:p w14:paraId="67683E9D" w14:textId="77777777" w:rsidR="005E358B" w:rsidRPr="005E358B" w:rsidRDefault="005E358B">
      <w:pPr>
        <w:pStyle w:val="ListParagraph"/>
        <w:numPr>
          <w:ilvl w:val="0"/>
          <w:numId w:val="123"/>
        </w:numPr>
        <w:spacing w:line="240" w:lineRule="auto"/>
        <w:rPr>
          <w:szCs w:val="24"/>
        </w:rPr>
      </w:pPr>
      <w:r w:rsidRPr="005E358B">
        <w:rPr>
          <w:szCs w:val="24"/>
        </w:rPr>
        <w:t>List and Explain the basic three stage compiler design (Front Middle Back end)</w:t>
      </w:r>
    </w:p>
    <w:p w14:paraId="253702C0" w14:textId="77777777" w:rsidR="005E358B" w:rsidRPr="005E358B" w:rsidRDefault="005E358B">
      <w:pPr>
        <w:pStyle w:val="ListParagraph"/>
        <w:numPr>
          <w:ilvl w:val="0"/>
          <w:numId w:val="123"/>
        </w:numPr>
        <w:spacing w:line="240" w:lineRule="auto"/>
        <w:rPr>
          <w:szCs w:val="24"/>
          <w:lang w:val="en-ZA"/>
        </w:rPr>
      </w:pPr>
      <w:r w:rsidRPr="005E358B">
        <w:rPr>
          <w:szCs w:val="24"/>
          <w:lang w:val="en-ZA"/>
        </w:rPr>
        <w:t>Install and configure C/C++ compiler on desktop PC</w:t>
      </w:r>
    </w:p>
    <w:p w14:paraId="4A7140F0" w14:textId="77777777" w:rsidR="005E358B" w:rsidRPr="005E358B" w:rsidRDefault="005E358B">
      <w:pPr>
        <w:pStyle w:val="ListParagraph"/>
        <w:numPr>
          <w:ilvl w:val="0"/>
          <w:numId w:val="123"/>
        </w:numPr>
        <w:spacing w:line="240" w:lineRule="auto"/>
        <w:rPr>
          <w:szCs w:val="24"/>
          <w:lang w:val="en-ZA"/>
        </w:rPr>
      </w:pPr>
      <w:r w:rsidRPr="005E358B">
        <w:rPr>
          <w:szCs w:val="24"/>
          <w:lang w:val="en-ZA"/>
        </w:rPr>
        <w:t>Define the term IDE</w:t>
      </w:r>
    </w:p>
    <w:p w14:paraId="75D51213" w14:textId="77777777" w:rsidR="005E358B" w:rsidRPr="005E358B" w:rsidRDefault="005E358B">
      <w:pPr>
        <w:pStyle w:val="ListParagraph"/>
        <w:numPr>
          <w:ilvl w:val="0"/>
          <w:numId w:val="123"/>
        </w:numPr>
        <w:spacing w:line="240" w:lineRule="auto"/>
        <w:rPr>
          <w:szCs w:val="24"/>
          <w:lang w:val="en-ZA"/>
        </w:rPr>
      </w:pPr>
      <w:r w:rsidRPr="005E358B">
        <w:rPr>
          <w:szCs w:val="24"/>
          <w:lang w:val="en-ZA"/>
        </w:rPr>
        <w:t>Explain what an IDE is used for</w:t>
      </w:r>
    </w:p>
    <w:p w14:paraId="0A234968" w14:textId="77777777" w:rsidR="005E358B" w:rsidRPr="005E358B" w:rsidRDefault="005E358B">
      <w:pPr>
        <w:pStyle w:val="ListParagraph"/>
        <w:numPr>
          <w:ilvl w:val="0"/>
          <w:numId w:val="123"/>
        </w:numPr>
        <w:spacing w:line="240" w:lineRule="auto"/>
        <w:rPr>
          <w:szCs w:val="24"/>
          <w:lang w:val="en-ZA"/>
        </w:rPr>
      </w:pPr>
      <w:r w:rsidRPr="005E358B">
        <w:rPr>
          <w:szCs w:val="24"/>
          <w:lang w:val="en-ZA"/>
        </w:rPr>
        <w:t>Install and configure IDE on desktop PC</w:t>
      </w:r>
    </w:p>
    <w:p w14:paraId="06C3E0D8" w14:textId="77777777" w:rsidR="005E358B" w:rsidRPr="005E358B" w:rsidRDefault="005E358B">
      <w:pPr>
        <w:pStyle w:val="ListParagraph"/>
        <w:numPr>
          <w:ilvl w:val="0"/>
          <w:numId w:val="123"/>
        </w:numPr>
        <w:spacing w:line="240" w:lineRule="auto"/>
        <w:rPr>
          <w:szCs w:val="24"/>
          <w:lang w:val="en-ZA"/>
        </w:rPr>
      </w:pPr>
      <w:r w:rsidRPr="005E358B">
        <w:rPr>
          <w:szCs w:val="24"/>
          <w:lang w:val="en-ZA"/>
        </w:rPr>
        <w:t>Explain what the acronym GCC stands for</w:t>
      </w:r>
    </w:p>
    <w:p w14:paraId="23956B94" w14:textId="77777777" w:rsidR="005E358B" w:rsidRPr="005E358B" w:rsidRDefault="005E358B">
      <w:pPr>
        <w:pStyle w:val="ListParagraph"/>
        <w:numPr>
          <w:ilvl w:val="0"/>
          <w:numId w:val="123"/>
        </w:numPr>
        <w:spacing w:line="240" w:lineRule="auto"/>
        <w:rPr>
          <w:szCs w:val="24"/>
          <w:lang w:val="en-ZA"/>
        </w:rPr>
      </w:pPr>
      <w:r w:rsidRPr="005E358B">
        <w:rPr>
          <w:szCs w:val="24"/>
          <w:lang w:val="en-ZA"/>
        </w:rPr>
        <w:t>Explain what the GCC collection contains</w:t>
      </w:r>
    </w:p>
    <w:p w14:paraId="364CCD94" w14:textId="77777777" w:rsidR="005E358B" w:rsidRPr="005E358B" w:rsidRDefault="005E358B">
      <w:pPr>
        <w:pStyle w:val="ListParagraph"/>
        <w:numPr>
          <w:ilvl w:val="0"/>
          <w:numId w:val="123"/>
        </w:numPr>
        <w:spacing w:line="240" w:lineRule="auto"/>
        <w:rPr>
          <w:szCs w:val="24"/>
          <w:lang w:val="en-ZA"/>
        </w:rPr>
      </w:pPr>
      <w:r w:rsidRPr="005E358B">
        <w:rPr>
          <w:szCs w:val="24"/>
          <w:lang w:val="en-ZA"/>
        </w:rPr>
        <w:t>List compilers included in the GCC</w:t>
      </w:r>
    </w:p>
    <w:p w14:paraId="3B77852D" w14:textId="77777777" w:rsidR="005E358B" w:rsidRPr="005E358B" w:rsidRDefault="005E358B">
      <w:pPr>
        <w:pStyle w:val="ListParagraph"/>
        <w:numPr>
          <w:ilvl w:val="0"/>
          <w:numId w:val="123"/>
        </w:numPr>
        <w:spacing w:line="240" w:lineRule="auto"/>
        <w:rPr>
          <w:szCs w:val="24"/>
          <w:lang w:val="en-ZA"/>
        </w:rPr>
      </w:pPr>
      <w:r w:rsidRPr="005E358B">
        <w:rPr>
          <w:szCs w:val="24"/>
          <w:lang w:val="en-ZA"/>
        </w:rPr>
        <w:t>Explain the difference between GCC and MinGW</w:t>
      </w:r>
    </w:p>
    <w:p w14:paraId="733CE417" w14:textId="77777777" w:rsidR="005E358B" w:rsidRPr="005E358B" w:rsidRDefault="005E358B">
      <w:pPr>
        <w:pStyle w:val="ListParagraph"/>
        <w:numPr>
          <w:ilvl w:val="0"/>
          <w:numId w:val="123"/>
        </w:numPr>
        <w:spacing w:line="240" w:lineRule="auto"/>
        <w:rPr>
          <w:szCs w:val="24"/>
          <w:lang w:val="en-ZA"/>
        </w:rPr>
      </w:pPr>
      <w:r w:rsidRPr="005E358B">
        <w:rPr>
          <w:szCs w:val="24"/>
          <w:lang w:val="en-ZA"/>
        </w:rPr>
        <w:t>Install and configure GCC C/C++ compiler on Raspberry Pi</w:t>
      </w:r>
    </w:p>
    <w:p w14:paraId="020730E8" w14:textId="77777777" w:rsidR="005E358B" w:rsidRPr="005E358B" w:rsidRDefault="005E358B">
      <w:pPr>
        <w:pStyle w:val="ListParagraph"/>
        <w:numPr>
          <w:ilvl w:val="0"/>
          <w:numId w:val="123"/>
        </w:numPr>
        <w:spacing w:line="240" w:lineRule="auto"/>
        <w:rPr>
          <w:szCs w:val="24"/>
          <w:lang w:val="en-ZA"/>
        </w:rPr>
      </w:pPr>
      <w:r w:rsidRPr="005E358B">
        <w:rPr>
          <w:szCs w:val="24"/>
          <w:lang w:val="en-ZA"/>
        </w:rPr>
        <w:t>Install and configure Geany on Raspberry Pi</w:t>
      </w:r>
    </w:p>
    <w:p w14:paraId="68EBF325" w14:textId="77777777" w:rsidR="005E358B" w:rsidRPr="005E358B" w:rsidRDefault="005E358B">
      <w:pPr>
        <w:pStyle w:val="ListParagraph"/>
        <w:numPr>
          <w:ilvl w:val="0"/>
          <w:numId w:val="123"/>
        </w:numPr>
        <w:spacing w:line="240" w:lineRule="auto"/>
        <w:rPr>
          <w:szCs w:val="24"/>
        </w:rPr>
      </w:pPr>
      <w:r w:rsidRPr="005E358B">
        <w:rPr>
          <w:szCs w:val="24"/>
        </w:rPr>
        <w:t>Define the term debugging</w:t>
      </w:r>
    </w:p>
    <w:p w14:paraId="3EDBBB7E" w14:textId="77777777" w:rsidR="005E358B" w:rsidRPr="005E358B" w:rsidRDefault="005E358B">
      <w:pPr>
        <w:pStyle w:val="ListParagraph"/>
        <w:numPr>
          <w:ilvl w:val="0"/>
          <w:numId w:val="123"/>
        </w:numPr>
        <w:spacing w:line="240" w:lineRule="auto"/>
        <w:rPr>
          <w:szCs w:val="24"/>
        </w:rPr>
      </w:pPr>
      <w:r w:rsidRPr="005E358B">
        <w:rPr>
          <w:szCs w:val="24"/>
        </w:rPr>
        <w:t>Explain why an application needs to be debugged</w:t>
      </w:r>
    </w:p>
    <w:p w14:paraId="0EB4B495" w14:textId="77777777" w:rsidR="005E358B" w:rsidRPr="005E358B" w:rsidRDefault="005E358B">
      <w:pPr>
        <w:pStyle w:val="ListParagraph"/>
        <w:numPr>
          <w:ilvl w:val="0"/>
          <w:numId w:val="123"/>
        </w:numPr>
        <w:spacing w:line="240" w:lineRule="auto"/>
        <w:rPr>
          <w:szCs w:val="24"/>
        </w:rPr>
      </w:pPr>
      <w:r w:rsidRPr="005E358B">
        <w:rPr>
          <w:szCs w:val="24"/>
        </w:rPr>
        <w:t>List common debugging techniques (Interactive, Print, Remote)</w:t>
      </w:r>
    </w:p>
    <w:p w14:paraId="45806982" w14:textId="77777777" w:rsidR="005E358B" w:rsidRPr="005E358B" w:rsidRDefault="005E358B">
      <w:pPr>
        <w:pStyle w:val="ListParagraph"/>
        <w:numPr>
          <w:ilvl w:val="0"/>
          <w:numId w:val="123"/>
        </w:numPr>
        <w:spacing w:line="240" w:lineRule="auto"/>
        <w:rPr>
          <w:szCs w:val="24"/>
        </w:rPr>
      </w:pPr>
      <w:r w:rsidRPr="005E358B">
        <w:rPr>
          <w:szCs w:val="24"/>
        </w:rPr>
        <w:t>Define the term breakpoint as it relates to debugging</w:t>
      </w:r>
    </w:p>
    <w:p w14:paraId="6A5C6E99" w14:textId="77777777" w:rsidR="005E358B" w:rsidRPr="005E358B" w:rsidRDefault="005E358B">
      <w:pPr>
        <w:pStyle w:val="ListParagraph"/>
        <w:numPr>
          <w:ilvl w:val="0"/>
          <w:numId w:val="123"/>
        </w:numPr>
        <w:spacing w:line="240" w:lineRule="auto"/>
        <w:rPr>
          <w:szCs w:val="24"/>
        </w:rPr>
      </w:pPr>
      <w:r w:rsidRPr="005E358B">
        <w:rPr>
          <w:szCs w:val="24"/>
        </w:rPr>
        <w:t xml:space="preserve">Define the term stepping as it relates to debugging </w:t>
      </w:r>
    </w:p>
    <w:p w14:paraId="770BE3A2" w14:textId="77777777" w:rsidR="005E358B" w:rsidRPr="005E358B" w:rsidRDefault="005E358B">
      <w:pPr>
        <w:pStyle w:val="ListParagraph"/>
        <w:numPr>
          <w:ilvl w:val="0"/>
          <w:numId w:val="123"/>
        </w:numPr>
        <w:spacing w:line="240" w:lineRule="auto"/>
        <w:rPr>
          <w:szCs w:val="24"/>
        </w:rPr>
      </w:pPr>
      <w:r w:rsidRPr="005E358B">
        <w:rPr>
          <w:szCs w:val="24"/>
        </w:rPr>
        <w:t>Explain what the GDB tool is used for</w:t>
      </w:r>
    </w:p>
    <w:p w14:paraId="1E28A7F4" w14:textId="77777777" w:rsidR="005E358B" w:rsidRPr="005E358B" w:rsidRDefault="005E358B">
      <w:pPr>
        <w:pStyle w:val="ListParagraph"/>
        <w:numPr>
          <w:ilvl w:val="0"/>
          <w:numId w:val="123"/>
        </w:numPr>
        <w:spacing w:line="240" w:lineRule="auto"/>
        <w:rPr>
          <w:szCs w:val="24"/>
        </w:rPr>
      </w:pPr>
      <w:r w:rsidRPr="005E358B">
        <w:rPr>
          <w:szCs w:val="24"/>
        </w:rPr>
        <w:t>Install and configure MinGW on desktop PC</w:t>
      </w:r>
    </w:p>
    <w:p w14:paraId="18BFF6E9" w14:textId="77777777" w:rsidR="005E358B" w:rsidRPr="005E358B" w:rsidRDefault="005E358B">
      <w:pPr>
        <w:pStyle w:val="ListParagraph"/>
        <w:numPr>
          <w:ilvl w:val="0"/>
          <w:numId w:val="123"/>
        </w:numPr>
        <w:spacing w:line="240" w:lineRule="auto"/>
        <w:rPr>
          <w:szCs w:val="24"/>
        </w:rPr>
      </w:pPr>
      <w:r w:rsidRPr="005E358B">
        <w:rPr>
          <w:szCs w:val="24"/>
        </w:rPr>
        <w:t>Locate the GDB application in the MINGW installation</w:t>
      </w:r>
    </w:p>
    <w:p w14:paraId="17701620" w14:textId="77777777" w:rsidR="005E358B" w:rsidRPr="005E358B" w:rsidRDefault="005E358B">
      <w:pPr>
        <w:pStyle w:val="ListParagraph"/>
        <w:numPr>
          <w:ilvl w:val="0"/>
          <w:numId w:val="123"/>
        </w:numPr>
        <w:spacing w:line="240" w:lineRule="auto"/>
        <w:rPr>
          <w:szCs w:val="24"/>
        </w:rPr>
      </w:pPr>
      <w:r w:rsidRPr="005E358B">
        <w:rPr>
          <w:szCs w:val="24"/>
        </w:rPr>
        <w:t>Add the MINGW bin directory to the operating system path environment variable</w:t>
      </w:r>
    </w:p>
    <w:p w14:paraId="420D760F" w14:textId="77777777" w:rsidR="005E358B" w:rsidRPr="005E358B" w:rsidRDefault="005E358B">
      <w:pPr>
        <w:pStyle w:val="ListParagraph"/>
        <w:numPr>
          <w:ilvl w:val="0"/>
          <w:numId w:val="123"/>
        </w:numPr>
        <w:spacing w:line="240" w:lineRule="auto"/>
        <w:rPr>
          <w:szCs w:val="24"/>
        </w:rPr>
      </w:pPr>
      <w:r w:rsidRPr="005E358B">
        <w:rPr>
          <w:szCs w:val="24"/>
        </w:rPr>
        <w:t>Compile source code wit the -g flag in IDE</w:t>
      </w:r>
    </w:p>
    <w:p w14:paraId="1976EC47" w14:textId="77777777" w:rsidR="005E358B" w:rsidRPr="005E358B" w:rsidRDefault="005E358B">
      <w:pPr>
        <w:pStyle w:val="ListParagraph"/>
        <w:numPr>
          <w:ilvl w:val="0"/>
          <w:numId w:val="123"/>
        </w:numPr>
        <w:spacing w:line="240" w:lineRule="auto"/>
        <w:rPr>
          <w:szCs w:val="24"/>
        </w:rPr>
      </w:pPr>
      <w:r w:rsidRPr="005E358B">
        <w:rPr>
          <w:szCs w:val="24"/>
        </w:rPr>
        <w:t xml:space="preserve">Explain the concept of a debugger frontend </w:t>
      </w:r>
    </w:p>
    <w:p w14:paraId="02531692" w14:textId="77777777" w:rsidR="005E358B" w:rsidRPr="005E358B" w:rsidRDefault="005E358B">
      <w:pPr>
        <w:pStyle w:val="ListParagraph"/>
        <w:numPr>
          <w:ilvl w:val="0"/>
          <w:numId w:val="123"/>
        </w:numPr>
        <w:spacing w:line="240" w:lineRule="auto"/>
        <w:rPr>
          <w:szCs w:val="24"/>
        </w:rPr>
      </w:pPr>
      <w:r w:rsidRPr="005E358B">
        <w:rPr>
          <w:szCs w:val="24"/>
        </w:rPr>
        <w:t>Install and configure gdbgiu on Desktop PC</w:t>
      </w:r>
    </w:p>
    <w:p w14:paraId="48958A0C" w14:textId="77777777" w:rsidR="005E358B" w:rsidRPr="005E358B" w:rsidRDefault="005E358B">
      <w:pPr>
        <w:pStyle w:val="ListParagraph"/>
        <w:numPr>
          <w:ilvl w:val="0"/>
          <w:numId w:val="123"/>
        </w:numPr>
        <w:spacing w:line="240" w:lineRule="auto"/>
        <w:rPr>
          <w:szCs w:val="24"/>
        </w:rPr>
      </w:pPr>
      <w:r w:rsidRPr="005E358B">
        <w:rPr>
          <w:szCs w:val="24"/>
        </w:rPr>
        <w:t>Start gdbgui application</w:t>
      </w:r>
    </w:p>
    <w:p w14:paraId="2BDDD23E" w14:textId="77777777" w:rsidR="005E358B" w:rsidRPr="005E358B" w:rsidRDefault="005E358B">
      <w:pPr>
        <w:pStyle w:val="ListParagraph"/>
        <w:numPr>
          <w:ilvl w:val="0"/>
          <w:numId w:val="123"/>
        </w:numPr>
        <w:spacing w:line="240" w:lineRule="auto"/>
        <w:rPr>
          <w:szCs w:val="24"/>
        </w:rPr>
      </w:pPr>
      <w:r w:rsidRPr="005E358B">
        <w:rPr>
          <w:szCs w:val="24"/>
        </w:rPr>
        <w:t>Load a compiled C/C++ binary (.exe)</w:t>
      </w:r>
    </w:p>
    <w:p w14:paraId="77D763DF" w14:textId="77777777" w:rsidR="005E358B" w:rsidRPr="005E358B" w:rsidRDefault="005E358B">
      <w:pPr>
        <w:pStyle w:val="ListParagraph"/>
        <w:numPr>
          <w:ilvl w:val="0"/>
          <w:numId w:val="123"/>
        </w:numPr>
        <w:spacing w:line="240" w:lineRule="auto"/>
        <w:rPr>
          <w:szCs w:val="24"/>
        </w:rPr>
      </w:pPr>
      <w:r w:rsidRPr="005E358B">
        <w:rPr>
          <w:szCs w:val="24"/>
        </w:rPr>
        <w:t>Run the loaded binary</w:t>
      </w:r>
    </w:p>
    <w:p w14:paraId="1D1F4991" w14:textId="77777777" w:rsidR="005E358B" w:rsidRPr="005E358B" w:rsidRDefault="005E358B">
      <w:pPr>
        <w:pStyle w:val="ListParagraph"/>
        <w:numPr>
          <w:ilvl w:val="0"/>
          <w:numId w:val="123"/>
        </w:numPr>
        <w:spacing w:line="240" w:lineRule="auto"/>
        <w:rPr>
          <w:szCs w:val="24"/>
        </w:rPr>
      </w:pPr>
      <w:r w:rsidRPr="005E358B">
        <w:rPr>
          <w:szCs w:val="24"/>
        </w:rPr>
        <w:t>Step through the running binary line by line</w:t>
      </w:r>
    </w:p>
    <w:p w14:paraId="5455F459" w14:textId="77777777" w:rsidR="005E358B" w:rsidRPr="005E358B" w:rsidRDefault="005E358B">
      <w:pPr>
        <w:pStyle w:val="ListParagraph"/>
        <w:numPr>
          <w:ilvl w:val="0"/>
          <w:numId w:val="123"/>
        </w:numPr>
        <w:spacing w:line="240" w:lineRule="auto"/>
        <w:rPr>
          <w:szCs w:val="24"/>
        </w:rPr>
      </w:pPr>
      <w:r w:rsidRPr="005E358B">
        <w:rPr>
          <w:szCs w:val="24"/>
        </w:rPr>
        <w:t xml:space="preserve">Investigate (watch) the values of local variables  </w:t>
      </w:r>
    </w:p>
    <w:p w14:paraId="008BEEC6" w14:textId="77777777" w:rsidR="005E358B" w:rsidRPr="005E358B" w:rsidRDefault="005E358B">
      <w:pPr>
        <w:pStyle w:val="ListParagraph"/>
        <w:numPr>
          <w:ilvl w:val="0"/>
          <w:numId w:val="123"/>
        </w:numPr>
        <w:spacing w:line="240" w:lineRule="auto"/>
        <w:rPr>
          <w:szCs w:val="24"/>
        </w:rPr>
      </w:pPr>
      <w:r w:rsidRPr="005E358B">
        <w:rPr>
          <w:szCs w:val="24"/>
        </w:rPr>
        <w:t>Explain what Git is and what Git is used for</w:t>
      </w:r>
    </w:p>
    <w:p w14:paraId="1353DFC0" w14:textId="77777777" w:rsidR="005E358B" w:rsidRPr="005E358B" w:rsidRDefault="005E358B">
      <w:pPr>
        <w:pStyle w:val="ListParagraph"/>
        <w:numPr>
          <w:ilvl w:val="0"/>
          <w:numId w:val="123"/>
        </w:numPr>
        <w:spacing w:line="240" w:lineRule="auto"/>
        <w:rPr>
          <w:szCs w:val="24"/>
        </w:rPr>
      </w:pPr>
      <w:r w:rsidRPr="005E358B">
        <w:rPr>
          <w:szCs w:val="24"/>
        </w:rPr>
        <w:t>Discuss the three main goals of the Git VCS</w:t>
      </w:r>
    </w:p>
    <w:p w14:paraId="758EF7BD" w14:textId="77777777" w:rsidR="005E358B" w:rsidRPr="005E358B" w:rsidRDefault="005E358B">
      <w:pPr>
        <w:pStyle w:val="ListParagraph"/>
        <w:numPr>
          <w:ilvl w:val="0"/>
          <w:numId w:val="123"/>
        </w:numPr>
        <w:spacing w:line="240" w:lineRule="auto"/>
        <w:rPr>
          <w:szCs w:val="24"/>
        </w:rPr>
      </w:pPr>
      <w:r w:rsidRPr="005E358B">
        <w:rPr>
          <w:szCs w:val="24"/>
        </w:rPr>
        <w:t>Explain the relationship between local Git directory and directory located on server</w:t>
      </w:r>
    </w:p>
    <w:p w14:paraId="08C30E8A" w14:textId="77777777" w:rsidR="005E358B" w:rsidRPr="005E358B" w:rsidRDefault="005E358B">
      <w:pPr>
        <w:pStyle w:val="ListParagraph"/>
        <w:numPr>
          <w:ilvl w:val="0"/>
          <w:numId w:val="123"/>
        </w:numPr>
        <w:spacing w:line="240" w:lineRule="auto"/>
        <w:rPr>
          <w:szCs w:val="24"/>
        </w:rPr>
      </w:pPr>
      <w:r w:rsidRPr="005E358B">
        <w:rPr>
          <w:szCs w:val="24"/>
        </w:rPr>
        <w:t>Discuss the software license used for Git</w:t>
      </w:r>
    </w:p>
    <w:p w14:paraId="3E1187CB" w14:textId="77777777" w:rsidR="005E358B" w:rsidRPr="005E358B" w:rsidRDefault="005E358B">
      <w:pPr>
        <w:pStyle w:val="ListParagraph"/>
        <w:numPr>
          <w:ilvl w:val="0"/>
          <w:numId w:val="123"/>
        </w:numPr>
        <w:spacing w:line="240" w:lineRule="auto"/>
        <w:rPr>
          <w:szCs w:val="24"/>
        </w:rPr>
      </w:pPr>
      <w:r w:rsidRPr="005E358B">
        <w:rPr>
          <w:szCs w:val="24"/>
        </w:rPr>
        <w:t>Name and explain the advantages and disadvantages to the software license used by Git</w:t>
      </w:r>
    </w:p>
    <w:p w14:paraId="41935169" w14:textId="77777777" w:rsidR="005E358B" w:rsidRPr="005E358B" w:rsidRDefault="005E358B">
      <w:pPr>
        <w:pStyle w:val="ListParagraph"/>
        <w:numPr>
          <w:ilvl w:val="0"/>
          <w:numId w:val="123"/>
        </w:numPr>
        <w:spacing w:line="240" w:lineRule="auto"/>
        <w:rPr>
          <w:szCs w:val="24"/>
        </w:rPr>
      </w:pPr>
      <w:r w:rsidRPr="005E358B">
        <w:rPr>
          <w:szCs w:val="24"/>
        </w:rPr>
        <w:t xml:space="preserve">Explain why Git was created </w:t>
      </w:r>
    </w:p>
    <w:p w14:paraId="4BA6FABE" w14:textId="77777777" w:rsidR="005E358B" w:rsidRPr="005E358B" w:rsidRDefault="005E358B">
      <w:pPr>
        <w:pStyle w:val="ListParagraph"/>
        <w:numPr>
          <w:ilvl w:val="0"/>
          <w:numId w:val="123"/>
        </w:numPr>
        <w:spacing w:line="240" w:lineRule="auto"/>
        <w:rPr>
          <w:szCs w:val="24"/>
        </w:rPr>
      </w:pPr>
      <w:r w:rsidRPr="005E358B">
        <w:rPr>
          <w:szCs w:val="24"/>
        </w:rPr>
        <w:t>Explain the relationship between Git and hosting providers like GitHub</w:t>
      </w:r>
    </w:p>
    <w:p w14:paraId="5FEE1D71" w14:textId="77777777" w:rsidR="005E358B" w:rsidRPr="005E358B" w:rsidRDefault="005E358B">
      <w:pPr>
        <w:pStyle w:val="ListParagraph"/>
        <w:numPr>
          <w:ilvl w:val="0"/>
          <w:numId w:val="123"/>
        </w:numPr>
        <w:spacing w:line="240" w:lineRule="auto"/>
        <w:rPr>
          <w:szCs w:val="24"/>
        </w:rPr>
      </w:pPr>
      <w:r w:rsidRPr="005E358B">
        <w:rPr>
          <w:szCs w:val="24"/>
        </w:rPr>
        <w:t xml:space="preserve">List major open-source projects using Git  </w:t>
      </w:r>
    </w:p>
    <w:p w14:paraId="4CEC70C3" w14:textId="77777777" w:rsidR="005E358B" w:rsidRPr="005E358B" w:rsidRDefault="005E358B">
      <w:pPr>
        <w:pStyle w:val="ListParagraph"/>
        <w:numPr>
          <w:ilvl w:val="0"/>
          <w:numId w:val="123"/>
        </w:numPr>
        <w:spacing w:line="240" w:lineRule="auto"/>
        <w:rPr>
          <w:szCs w:val="24"/>
        </w:rPr>
      </w:pPr>
      <w:r w:rsidRPr="005E358B">
        <w:rPr>
          <w:szCs w:val="24"/>
        </w:rPr>
        <w:t>Install and configure Git on desktop PC</w:t>
      </w:r>
    </w:p>
    <w:p w14:paraId="25AEB438" w14:textId="77777777" w:rsidR="005E358B" w:rsidRPr="005E358B" w:rsidRDefault="005E358B">
      <w:pPr>
        <w:pStyle w:val="ListParagraph"/>
        <w:numPr>
          <w:ilvl w:val="0"/>
          <w:numId w:val="123"/>
        </w:numPr>
        <w:spacing w:line="240" w:lineRule="auto"/>
        <w:rPr>
          <w:szCs w:val="24"/>
        </w:rPr>
      </w:pPr>
      <w:r w:rsidRPr="005E358B">
        <w:rPr>
          <w:szCs w:val="24"/>
        </w:rPr>
        <w:lastRenderedPageBreak/>
        <w:t>Install and configure Git on Raspberry Pi</w:t>
      </w:r>
    </w:p>
    <w:p w14:paraId="3A4497D8" w14:textId="77777777" w:rsidR="005E358B" w:rsidRPr="005E358B" w:rsidRDefault="005E358B">
      <w:pPr>
        <w:pStyle w:val="ListParagraph"/>
        <w:numPr>
          <w:ilvl w:val="0"/>
          <w:numId w:val="123"/>
        </w:numPr>
        <w:spacing w:line="240" w:lineRule="auto"/>
        <w:rPr>
          <w:szCs w:val="24"/>
        </w:rPr>
      </w:pPr>
      <w:r w:rsidRPr="005E358B">
        <w:rPr>
          <w:szCs w:val="24"/>
        </w:rPr>
        <w:t xml:space="preserve">List and explain common terminology associated with distributed VCS’s </w:t>
      </w:r>
    </w:p>
    <w:bookmarkEnd w:id="5"/>
    <w:p w14:paraId="593403D5" w14:textId="77777777" w:rsidR="005E358B" w:rsidRPr="005E358B" w:rsidRDefault="005E358B" w:rsidP="005E358B">
      <w:pPr>
        <w:rPr>
          <w:lang w:val="en-ZA"/>
        </w:rPr>
      </w:pPr>
    </w:p>
    <w:p w14:paraId="3C64CE98" w14:textId="77777777" w:rsidR="006016D3" w:rsidRDefault="006016D3">
      <w:pPr>
        <w:rPr>
          <w:b/>
          <w:bCs/>
          <w:szCs w:val="24"/>
        </w:rPr>
      </w:pPr>
      <w:r>
        <w:rPr>
          <w:b/>
          <w:bCs/>
          <w:szCs w:val="24"/>
        </w:rPr>
        <w:br w:type="page"/>
      </w:r>
    </w:p>
    <w:p w14:paraId="018AF443" w14:textId="77777777" w:rsidR="004C1FCF" w:rsidRDefault="004C1FCF" w:rsidP="00A56F02">
      <w:pPr>
        <w:pStyle w:val="Heading1"/>
        <w:rPr>
          <w:lang w:val="en-ZA"/>
        </w:rPr>
      </w:pPr>
      <w:r w:rsidRPr="003F6330">
        <w:rPr>
          <w:lang w:val="en-ZA"/>
        </w:rPr>
        <w:lastRenderedPageBreak/>
        <w:t>Programming tools and utilities</w:t>
      </w:r>
    </w:p>
    <w:p w14:paraId="1FF52C02" w14:textId="77777777" w:rsidR="004C1FCF" w:rsidRDefault="004C1FCF" w:rsidP="00FD2A42">
      <w:pPr>
        <w:spacing w:line="240" w:lineRule="auto"/>
        <w:contextualSpacing/>
        <w:rPr>
          <w:b/>
          <w:bCs/>
          <w:szCs w:val="24"/>
        </w:rPr>
      </w:pPr>
    </w:p>
    <w:p w14:paraId="3B44AC50" w14:textId="4E6DAAAE" w:rsidR="00FD2A42" w:rsidRPr="004C1FCF" w:rsidRDefault="00FD2A42" w:rsidP="00DD0196">
      <w:pPr>
        <w:pStyle w:val="Heading2"/>
      </w:pPr>
      <w:r w:rsidRPr="004C1FCF">
        <w:t>4.1</w:t>
      </w:r>
      <w:r w:rsidRPr="004C1FCF">
        <w:tab/>
      </w:r>
      <w:r w:rsidR="004C1FCF" w:rsidRPr="004C1FCF">
        <w:t>Source Control</w:t>
      </w:r>
    </w:p>
    <w:p w14:paraId="02F75774" w14:textId="12FAF2D4" w:rsidR="002B35A1" w:rsidRPr="00FD2A42" w:rsidRDefault="002B35A1" w:rsidP="005E358B"/>
    <w:p w14:paraId="7930F4E0" w14:textId="4BE20AB8" w:rsidR="002B35A1" w:rsidRDefault="002B35A1" w:rsidP="002B35A1">
      <w:pPr>
        <w:spacing w:line="240" w:lineRule="auto"/>
        <w:contextualSpacing/>
        <w:rPr>
          <w:b/>
          <w:bCs/>
          <w:szCs w:val="24"/>
        </w:rPr>
      </w:pPr>
      <w:r>
        <w:rPr>
          <w:b/>
          <w:bCs/>
          <w:szCs w:val="24"/>
        </w:rPr>
        <w:t>Introduction</w:t>
      </w:r>
    </w:p>
    <w:p w14:paraId="2D40C55F" w14:textId="08E7B03C" w:rsidR="002B35A1" w:rsidRPr="002B35A1" w:rsidRDefault="002B35A1" w:rsidP="006016D3">
      <w:pPr>
        <w:spacing w:line="360" w:lineRule="auto"/>
        <w:contextualSpacing/>
        <w:jc w:val="both"/>
        <w:rPr>
          <w:rFonts w:cs="Times New Roman"/>
          <w:szCs w:val="24"/>
        </w:rPr>
      </w:pPr>
      <w:r w:rsidRPr="002B35A1">
        <w:rPr>
          <w:rFonts w:cs="Times New Roman"/>
          <w:szCs w:val="24"/>
        </w:rPr>
        <w:t xml:space="preserve">In </w:t>
      </w:r>
      <w:r w:rsidR="0084213E">
        <w:rPr>
          <w:rFonts w:cs="Times New Roman"/>
          <w:szCs w:val="24"/>
        </w:rPr>
        <w:t>topic</w:t>
      </w:r>
      <w:r w:rsidRPr="002B35A1">
        <w:rPr>
          <w:rFonts w:cs="Times New Roman"/>
          <w:szCs w:val="24"/>
        </w:rPr>
        <w:t xml:space="preserve"> 1.2.1, we discussed about the different types of language translators</w:t>
      </w:r>
      <w:r w:rsidR="00E53EFE">
        <w:rPr>
          <w:rFonts w:cs="Times New Roman"/>
          <w:szCs w:val="24"/>
        </w:rPr>
        <w:t xml:space="preserve">. Translators </w:t>
      </w:r>
      <w:r w:rsidR="00E53EFE" w:rsidRPr="00E53EFE">
        <w:rPr>
          <w:rFonts w:cs="Times New Roman"/>
          <w:szCs w:val="24"/>
        </w:rPr>
        <w:t>convert programs written in high-level languages into machine code that a computer understands.</w:t>
      </w:r>
      <w:r w:rsidR="00E53EFE">
        <w:rPr>
          <w:rFonts w:cs="Times New Roman"/>
          <w:szCs w:val="24"/>
        </w:rPr>
        <w:t xml:space="preserve"> To bring you up to speed, a language translator </w:t>
      </w:r>
      <w:r w:rsidR="00E53EFE" w:rsidRPr="00E53EFE">
        <w:rPr>
          <w:rFonts w:cs="Times New Roman"/>
          <w:szCs w:val="24"/>
        </w:rPr>
        <w:t>in software programming terms, is a generic term that could refer to a compiler, assembler, or interpreter</w:t>
      </w:r>
      <w:r w:rsidR="00E53EFE">
        <w:rPr>
          <w:rFonts w:cs="Times New Roman"/>
          <w:szCs w:val="24"/>
        </w:rPr>
        <w:t xml:space="preserve">. In this </w:t>
      </w:r>
      <w:r w:rsidR="0084213E">
        <w:rPr>
          <w:rFonts w:cs="Times New Roman"/>
          <w:szCs w:val="24"/>
        </w:rPr>
        <w:t>topic</w:t>
      </w:r>
      <w:r w:rsidR="00E53EFE">
        <w:rPr>
          <w:rFonts w:cs="Times New Roman"/>
          <w:szCs w:val="24"/>
        </w:rPr>
        <w:t>, we are going to explain more about the C or C++ compiler.</w:t>
      </w:r>
    </w:p>
    <w:p w14:paraId="45B7FFEA" w14:textId="19319589" w:rsidR="002B35A1" w:rsidRDefault="002B35A1" w:rsidP="002B35A1">
      <w:pPr>
        <w:spacing w:line="240" w:lineRule="auto"/>
        <w:contextualSpacing/>
        <w:rPr>
          <w:b/>
          <w:bCs/>
          <w:szCs w:val="24"/>
        </w:rPr>
      </w:pPr>
    </w:p>
    <w:p w14:paraId="1E425D12" w14:textId="7A6345ED" w:rsidR="005A0593" w:rsidRPr="005469FF" w:rsidRDefault="005A0593" w:rsidP="00DD0196">
      <w:pPr>
        <w:pStyle w:val="Heading3"/>
      </w:pPr>
      <w:r w:rsidRPr="005469FF">
        <w:t>4.1.1</w:t>
      </w:r>
      <w:r w:rsidRPr="005469FF">
        <w:tab/>
        <w:t>Revisiting version control</w:t>
      </w:r>
    </w:p>
    <w:p w14:paraId="353CBDB6" w14:textId="04A7B126" w:rsidR="004C4539" w:rsidRDefault="000946BC" w:rsidP="005469FF">
      <w:pPr>
        <w:shd w:val="clear" w:color="auto" w:fill="FFE599" w:themeFill="accent4" w:themeFillTint="66"/>
        <w:spacing w:line="360" w:lineRule="auto"/>
        <w:contextualSpacing/>
        <w:jc w:val="both"/>
        <w:rPr>
          <w:rFonts w:cs="Times New Roman"/>
          <w:szCs w:val="24"/>
        </w:rPr>
      </w:pPr>
      <w:r w:rsidRPr="005469FF">
        <w:rPr>
          <w:rFonts w:cs="Times New Roman"/>
          <w:szCs w:val="24"/>
        </w:rPr>
        <w:t xml:space="preserve">You will recall that we touched on version control in level 2. We mentioned that version control is used to track and control changes to source code. Version control systems are software tools that help software teams manage changes to source code over time.  As part of this course, you will be required to develop applications or programs as individuals or in teams. If there is no system to track the changes done regularly, you might end up submitting a version which was developed earlier after several changes. In essence, keeping track of changes is difficult. We do know that you can do that manually by changing file names but still requires constant tracking of the names. Also rolling back will be a challenge. Version control comes in hand to deal with these issues. In this </w:t>
      </w:r>
      <w:r w:rsidR="0084213E" w:rsidRPr="005469FF">
        <w:rPr>
          <w:rFonts w:cs="Times New Roman"/>
          <w:szCs w:val="24"/>
        </w:rPr>
        <w:t>topic</w:t>
      </w:r>
      <w:r w:rsidRPr="005469FF">
        <w:rPr>
          <w:rFonts w:cs="Times New Roman"/>
          <w:szCs w:val="24"/>
        </w:rPr>
        <w:t>, we will do practical on using git technology as our version control software.</w:t>
      </w:r>
    </w:p>
    <w:p w14:paraId="0CE18193" w14:textId="59077441" w:rsidR="00BE4810" w:rsidRDefault="00BE4810" w:rsidP="000946BC">
      <w:pPr>
        <w:spacing w:line="360" w:lineRule="auto"/>
        <w:contextualSpacing/>
        <w:jc w:val="both"/>
        <w:rPr>
          <w:rFonts w:cs="Times New Roman"/>
          <w:szCs w:val="24"/>
        </w:rPr>
      </w:pPr>
    </w:p>
    <w:p w14:paraId="0E03C32C" w14:textId="6966A0C1" w:rsidR="00BE4810" w:rsidRPr="00BE4810" w:rsidRDefault="00BE4810" w:rsidP="00BE4810">
      <w:pPr>
        <w:spacing w:after="0" w:line="360" w:lineRule="auto"/>
        <w:contextualSpacing/>
        <w:jc w:val="both"/>
        <w:rPr>
          <w:rFonts w:cs="Times New Roman"/>
          <w:b/>
          <w:bCs/>
          <w:szCs w:val="24"/>
        </w:rPr>
      </w:pPr>
      <w:r w:rsidRPr="00BE4810">
        <w:rPr>
          <w:rFonts w:cs="Times New Roman"/>
          <w:b/>
          <w:bCs/>
          <w:szCs w:val="24"/>
        </w:rPr>
        <w:t>Importance of version</w:t>
      </w:r>
      <w:r>
        <w:rPr>
          <w:rFonts w:cs="Times New Roman"/>
          <w:b/>
          <w:bCs/>
          <w:szCs w:val="24"/>
        </w:rPr>
        <w:t xml:space="preserve"> control systems</w:t>
      </w:r>
    </w:p>
    <w:p w14:paraId="37B625C2" w14:textId="77777777" w:rsidR="00BE4810" w:rsidRPr="00BE4810" w:rsidRDefault="00BE4810">
      <w:pPr>
        <w:pStyle w:val="ListParagraph"/>
        <w:numPr>
          <w:ilvl w:val="0"/>
          <w:numId w:val="136"/>
        </w:numPr>
        <w:spacing w:line="360" w:lineRule="auto"/>
        <w:jc w:val="both"/>
        <w:rPr>
          <w:rFonts w:ascii="Georgia" w:hAnsi="Georgia"/>
          <w:color w:val="292929"/>
          <w:spacing w:val="-1"/>
          <w:sz w:val="30"/>
          <w:szCs w:val="30"/>
          <w:shd w:val="clear" w:color="auto" w:fill="FFFFFF"/>
        </w:rPr>
      </w:pPr>
      <w:r w:rsidRPr="000818A4">
        <w:rPr>
          <w:rFonts w:cs="Times New Roman"/>
          <w:b/>
          <w:bCs/>
          <w:szCs w:val="24"/>
        </w:rPr>
        <w:t>Easy Modification of the codebase</w:t>
      </w:r>
      <w:r w:rsidRPr="00BE4810">
        <w:rPr>
          <w:rFonts w:cs="Times New Roman"/>
          <w:szCs w:val="24"/>
        </w:rPr>
        <w:t xml:space="preserve"> -version control system makes it easier for continuous process of modifying programs</w:t>
      </w:r>
      <w:r w:rsidRPr="00BE4810">
        <w:rPr>
          <w:rFonts w:ascii="Georgia" w:hAnsi="Georgia"/>
          <w:color w:val="292929"/>
          <w:spacing w:val="-1"/>
          <w:sz w:val="30"/>
          <w:szCs w:val="30"/>
          <w:shd w:val="clear" w:color="auto" w:fill="FFFFFF"/>
        </w:rPr>
        <w:t>.</w:t>
      </w:r>
    </w:p>
    <w:p w14:paraId="2576304F" w14:textId="13FBA358" w:rsidR="00BE4810" w:rsidRPr="00BE4810" w:rsidRDefault="00BE4810">
      <w:pPr>
        <w:pStyle w:val="ListParagraph"/>
        <w:numPr>
          <w:ilvl w:val="0"/>
          <w:numId w:val="136"/>
        </w:numPr>
        <w:spacing w:line="360" w:lineRule="auto"/>
        <w:jc w:val="both"/>
        <w:rPr>
          <w:rFonts w:ascii="Georgia" w:hAnsi="Georgia"/>
          <w:color w:val="292929"/>
          <w:spacing w:val="-1"/>
          <w:sz w:val="30"/>
          <w:szCs w:val="30"/>
          <w:shd w:val="clear" w:color="auto" w:fill="FFFFFF"/>
        </w:rPr>
      </w:pPr>
      <w:r w:rsidRPr="000818A4">
        <w:rPr>
          <w:b/>
          <w:bCs/>
        </w:rPr>
        <w:t>Reverting Errors</w:t>
      </w:r>
      <w:r>
        <w:t>-</w:t>
      </w:r>
      <w:r w:rsidRPr="00BE4810">
        <w:t xml:space="preserve"> Emergency hot fixes, normal maintenance, upgrades, and new features with possibly conflicting development schedules can all benefit greatly from version control.</w:t>
      </w:r>
    </w:p>
    <w:p w14:paraId="057EF318" w14:textId="0E4E103F" w:rsidR="00BE4810" w:rsidRDefault="00BE4810">
      <w:pPr>
        <w:pStyle w:val="ListParagraph"/>
        <w:numPr>
          <w:ilvl w:val="0"/>
          <w:numId w:val="136"/>
        </w:numPr>
        <w:spacing w:line="360" w:lineRule="auto"/>
      </w:pPr>
      <w:r w:rsidRPr="000818A4">
        <w:rPr>
          <w:b/>
          <w:bCs/>
        </w:rPr>
        <w:t>Collaboration</w:t>
      </w:r>
      <w:r>
        <w:t>-</w:t>
      </w:r>
      <w:r w:rsidRPr="00BE4810">
        <w:t xml:space="preserve"> </w:t>
      </w:r>
      <w:r>
        <w:t>Through version control, developers and programmers can collaborate easily.</w:t>
      </w:r>
      <w:r w:rsidR="00EF0EE5" w:rsidRPr="00EF0EE5">
        <w:t xml:space="preserve"> Version control enables team members to work independently and concurrently on the same document without interfering with each other's contributions.</w:t>
      </w:r>
    </w:p>
    <w:p w14:paraId="66D87200" w14:textId="77777777" w:rsidR="00EF0EE5" w:rsidRDefault="00BE4810">
      <w:pPr>
        <w:pStyle w:val="ListParagraph"/>
        <w:numPr>
          <w:ilvl w:val="0"/>
          <w:numId w:val="136"/>
        </w:numPr>
        <w:spacing w:line="360" w:lineRule="auto"/>
        <w:jc w:val="both"/>
      </w:pPr>
      <w:r w:rsidRPr="000818A4">
        <w:rPr>
          <w:b/>
          <w:bCs/>
        </w:rPr>
        <w:lastRenderedPageBreak/>
        <w:t>Backup</w:t>
      </w:r>
      <w:r>
        <w:t>-</w:t>
      </w:r>
      <w:r w:rsidRPr="00BE4810">
        <w:t xml:space="preserve"> A distributed VCS acts as a backup.</w:t>
      </w:r>
    </w:p>
    <w:p w14:paraId="2B381701" w14:textId="77777777" w:rsidR="00EF0EE5" w:rsidRDefault="00EF0EE5">
      <w:pPr>
        <w:pStyle w:val="ListParagraph"/>
        <w:numPr>
          <w:ilvl w:val="0"/>
          <w:numId w:val="136"/>
        </w:numPr>
        <w:spacing w:line="360" w:lineRule="auto"/>
        <w:jc w:val="both"/>
      </w:pPr>
      <w:r w:rsidRPr="000818A4">
        <w:rPr>
          <w:b/>
          <w:bCs/>
        </w:rPr>
        <w:t>Traceability</w:t>
      </w:r>
      <w:r>
        <w:t>-</w:t>
      </w:r>
      <w:r w:rsidRPr="00EF0EE5">
        <w:t xml:space="preserve"> A system called traceability shows all the revisions and modifications that have been performed throughout time.</w:t>
      </w:r>
    </w:p>
    <w:p w14:paraId="31B2F6F2" w14:textId="5EA20A4E" w:rsidR="00EF0EE5" w:rsidRPr="00EF0EE5" w:rsidRDefault="00EF0EE5">
      <w:pPr>
        <w:pStyle w:val="ListParagraph"/>
        <w:numPr>
          <w:ilvl w:val="0"/>
          <w:numId w:val="136"/>
        </w:numPr>
        <w:spacing w:line="360" w:lineRule="auto"/>
        <w:jc w:val="both"/>
      </w:pPr>
      <w:r w:rsidRPr="000818A4">
        <w:rPr>
          <w:b/>
          <w:bCs/>
        </w:rPr>
        <w:t xml:space="preserve">Reduction Of Duplication </w:t>
      </w:r>
      <w:r w:rsidR="000818A4" w:rsidRPr="000818A4">
        <w:rPr>
          <w:b/>
          <w:bCs/>
        </w:rPr>
        <w:t>and</w:t>
      </w:r>
      <w:r w:rsidRPr="000818A4">
        <w:rPr>
          <w:b/>
          <w:bCs/>
        </w:rPr>
        <w:t xml:space="preserve"> Errors</w:t>
      </w:r>
      <w:r w:rsidRPr="00EF0EE5">
        <w:rPr>
          <w:b/>
        </w:rPr>
        <w:t>-</w:t>
      </w:r>
      <w:r w:rsidRPr="00EF0EE5">
        <w:t>Version control can reduce the duplication of multiple and/ or out-dated versions of any given document. As a result, it will lessen errors brought on by information that is shown inconsistently across many publications.</w:t>
      </w:r>
    </w:p>
    <w:p w14:paraId="0768C583" w14:textId="77777777" w:rsidR="00EF0EE5" w:rsidRPr="00EF0EE5" w:rsidRDefault="00EF0EE5" w:rsidP="00EF0EE5">
      <w:pPr>
        <w:pStyle w:val="ListParagraph"/>
        <w:spacing w:line="360" w:lineRule="auto"/>
        <w:jc w:val="both"/>
      </w:pPr>
    </w:p>
    <w:p w14:paraId="4955BA26" w14:textId="77777777" w:rsidR="00EF0EE5" w:rsidRPr="00BE4810" w:rsidRDefault="00EF0EE5" w:rsidP="00EF0EE5">
      <w:pPr>
        <w:pStyle w:val="ListParagraph"/>
        <w:spacing w:line="360" w:lineRule="auto"/>
        <w:jc w:val="both"/>
      </w:pPr>
    </w:p>
    <w:p w14:paraId="75BBFCC8" w14:textId="6C17346C" w:rsidR="00BE4810" w:rsidRPr="004C1FCF" w:rsidRDefault="00BE4810" w:rsidP="00DD0196">
      <w:pPr>
        <w:pStyle w:val="Heading2"/>
      </w:pPr>
      <w:r w:rsidRPr="004C1FCF">
        <w:t>4.2</w:t>
      </w:r>
      <w:r w:rsidRPr="004C1FCF">
        <w:tab/>
        <w:t>Building and running C/C++ applications</w:t>
      </w:r>
    </w:p>
    <w:p w14:paraId="15D46274" w14:textId="77777777" w:rsidR="004C4539" w:rsidRPr="004C4539" w:rsidRDefault="004C4539" w:rsidP="004C4539">
      <w:pPr>
        <w:spacing w:line="240" w:lineRule="auto"/>
        <w:contextualSpacing/>
        <w:rPr>
          <w:szCs w:val="24"/>
        </w:rPr>
      </w:pPr>
    </w:p>
    <w:p w14:paraId="47DBFC70" w14:textId="336FE13D" w:rsidR="002B35A1" w:rsidRDefault="00E53EFE" w:rsidP="00DD0196">
      <w:pPr>
        <w:pStyle w:val="Heading3"/>
      </w:pPr>
      <w:r w:rsidRPr="00BE4810">
        <w:rPr>
          <w:highlight w:val="yellow"/>
        </w:rPr>
        <w:t>4.</w:t>
      </w:r>
      <w:r w:rsidR="004C1FCF">
        <w:rPr>
          <w:highlight w:val="yellow"/>
        </w:rPr>
        <w:t>2.1</w:t>
      </w:r>
      <w:r w:rsidRPr="00BE4810">
        <w:rPr>
          <w:highlight w:val="yellow"/>
        </w:rPr>
        <w:tab/>
      </w:r>
      <w:r w:rsidR="002B35A1" w:rsidRPr="00BE4810">
        <w:rPr>
          <w:highlight w:val="yellow"/>
        </w:rPr>
        <w:t xml:space="preserve">Define </w:t>
      </w:r>
      <w:r w:rsidR="002B35A1" w:rsidRPr="00BE4810">
        <w:rPr>
          <w:i/>
          <w:highlight w:val="yellow"/>
        </w:rPr>
        <w:t>the</w:t>
      </w:r>
      <w:r w:rsidR="002B35A1" w:rsidRPr="00BE4810">
        <w:rPr>
          <w:highlight w:val="yellow"/>
        </w:rPr>
        <w:t xml:space="preserve"> term compiler</w:t>
      </w:r>
    </w:p>
    <w:p w14:paraId="31B8FE42" w14:textId="4C365723" w:rsidR="00E53EFE" w:rsidRPr="00B910E2" w:rsidRDefault="005531AE" w:rsidP="00372C9C">
      <w:pPr>
        <w:shd w:val="clear" w:color="auto" w:fill="BFBFBF" w:themeFill="background1" w:themeFillShade="BF"/>
        <w:rPr>
          <w:b/>
          <w:bCs/>
          <w:lang w:val="en-ZA"/>
        </w:rPr>
      </w:pPr>
      <w:r w:rsidRPr="00B910E2">
        <w:rPr>
          <w:b/>
          <w:bCs/>
          <w:lang w:val="en-ZA"/>
        </w:rPr>
        <w:t>VOCABULARY</w:t>
      </w:r>
    </w:p>
    <w:p w14:paraId="006E3D68" w14:textId="77777777" w:rsidR="00372C9C" w:rsidRDefault="00372C9C" w:rsidP="00372C9C">
      <w:pPr>
        <w:pStyle w:val="pb-2"/>
        <w:shd w:val="clear" w:color="auto" w:fill="FFE599" w:themeFill="accent4" w:themeFillTint="66"/>
      </w:pPr>
      <w:r>
        <w:t>The compiler converts source code written in high-level language into machine code.</w:t>
      </w:r>
    </w:p>
    <w:p w14:paraId="14AC2488" w14:textId="2B02316D" w:rsidR="005531AE" w:rsidRDefault="005531AE" w:rsidP="00E53EFE">
      <w:pPr>
        <w:rPr>
          <w:lang w:val="en-ZA"/>
        </w:rPr>
      </w:pPr>
    </w:p>
    <w:p w14:paraId="0E2EE909" w14:textId="5EB7F27E" w:rsidR="005531AE" w:rsidRDefault="005531AE" w:rsidP="006016D3">
      <w:pPr>
        <w:spacing w:after="0" w:line="360" w:lineRule="auto"/>
        <w:jc w:val="both"/>
        <w:rPr>
          <w:rFonts w:cs="Times New Roman"/>
          <w:szCs w:val="24"/>
        </w:rPr>
      </w:pPr>
      <w:r w:rsidRPr="005531AE">
        <w:rPr>
          <w:lang w:val="en-ZA"/>
        </w:rPr>
        <w:t xml:space="preserve">Because they must instantly transform higher-level code </w:t>
      </w:r>
      <w:r w:rsidRPr="005531AE">
        <w:rPr>
          <w:rFonts w:cs="Times New Roman"/>
          <w:szCs w:val="24"/>
        </w:rPr>
        <w:t>into lower-level machine language and save the executable object code to memory, compilers can be slow. A compiler generates machine code for a particular Instruction Set Architecture (ISA), which is unique to each processor. For instance, without a specific compiler, it is impossible to compile code for the x86 architecture and run it on the Million instructions per second (MIPS) architecture.</w:t>
      </w:r>
    </w:p>
    <w:p w14:paraId="51DEAA68" w14:textId="663C416E" w:rsidR="00B910E2" w:rsidRDefault="00B910E2" w:rsidP="006016D3">
      <w:pPr>
        <w:spacing w:after="0" w:line="360" w:lineRule="auto"/>
        <w:jc w:val="both"/>
        <w:rPr>
          <w:rFonts w:cs="Times New Roman"/>
          <w:szCs w:val="24"/>
        </w:rPr>
      </w:pPr>
    </w:p>
    <w:p w14:paraId="30A6F726" w14:textId="773ABF73" w:rsidR="00B910E2" w:rsidRDefault="00B910E2" w:rsidP="006016D3">
      <w:pPr>
        <w:spacing w:after="0" w:line="360" w:lineRule="auto"/>
        <w:jc w:val="both"/>
        <w:rPr>
          <w:rFonts w:ascii="Arial" w:hAnsi="Arial" w:cs="Arial"/>
          <w:color w:val="273239"/>
          <w:spacing w:val="2"/>
          <w:sz w:val="26"/>
          <w:szCs w:val="26"/>
          <w:shd w:val="clear" w:color="auto" w:fill="FFFFFF"/>
        </w:rPr>
      </w:pPr>
      <w:r w:rsidRPr="00B910E2">
        <w:rPr>
          <w:rFonts w:cs="Times New Roman"/>
          <w:szCs w:val="24"/>
        </w:rPr>
        <w:t>If the source code in a compiler is error-free, it will translate correctly to object code. If there are any mistakes in the source code, the compiler specifies the errors with line numbers at the end of the compilation. Before the compiler can correctly recompile the source code, the errors must be fixed.</w:t>
      </w:r>
      <w:r>
        <w:rPr>
          <w:rFonts w:cs="Times New Roman"/>
          <w:szCs w:val="24"/>
        </w:rPr>
        <w:t xml:space="preserve"> Examples of languages </w:t>
      </w:r>
      <w:r w:rsidR="00372C9C" w:rsidRPr="00372C9C">
        <w:rPr>
          <w:rFonts w:cs="Times New Roman"/>
          <w:szCs w:val="24"/>
          <w:shd w:val="clear" w:color="auto" w:fill="FFE599" w:themeFill="accent4" w:themeFillTint="66"/>
        </w:rPr>
        <w:t>that</w:t>
      </w:r>
      <w:r>
        <w:rPr>
          <w:rFonts w:cs="Times New Roman"/>
          <w:szCs w:val="24"/>
        </w:rPr>
        <w:t xml:space="preserve"> uses compilers are </w:t>
      </w:r>
      <w:r w:rsidRPr="00B910E2">
        <w:rPr>
          <w:rFonts w:cs="Times New Roman"/>
          <w:szCs w:val="24"/>
        </w:rPr>
        <w:t>C, C++, C#, Java</w:t>
      </w:r>
      <w:r w:rsidR="00C219E5">
        <w:rPr>
          <w:rFonts w:cs="Times New Roman"/>
          <w:szCs w:val="24"/>
        </w:rPr>
        <w:t xml:space="preserve">, </w:t>
      </w:r>
      <w:r w:rsidR="00C219E5" w:rsidRPr="00C219E5">
        <w:rPr>
          <w:rFonts w:cs="Times New Roman"/>
          <w:szCs w:val="24"/>
        </w:rPr>
        <w:t> Erlang, Haskell, Rust, and Go.</w:t>
      </w:r>
      <w:r>
        <w:rPr>
          <w:rFonts w:ascii="Arial" w:hAnsi="Arial" w:cs="Arial"/>
          <w:color w:val="273239"/>
          <w:spacing w:val="2"/>
          <w:sz w:val="26"/>
          <w:szCs w:val="26"/>
          <w:shd w:val="clear" w:color="auto" w:fill="FFFFFF"/>
        </w:rPr>
        <w:t> </w:t>
      </w:r>
    </w:p>
    <w:p w14:paraId="7F8991E4" w14:textId="77777777" w:rsidR="006016D3" w:rsidRDefault="006016D3" w:rsidP="006016D3">
      <w:pPr>
        <w:spacing w:after="0" w:line="240" w:lineRule="auto"/>
        <w:jc w:val="both"/>
        <w:rPr>
          <w:rFonts w:ascii="Arial" w:hAnsi="Arial" w:cs="Arial"/>
          <w:color w:val="273239"/>
          <w:spacing w:val="2"/>
          <w:sz w:val="26"/>
          <w:szCs w:val="26"/>
          <w:shd w:val="clear" w:color="auto" w:fill="FFFFFF"/>
        </w:rPr>
      </w:pPr>
    </w:p>
    <w:p w14:paraId="216205F5" w14:textId="77777777" w:rsidR="0081080D" w:rsidRDefault="0081080D" w:rsidP="0081080D">
      <w:pPr>
        <w:rPr>
          <w:rFonts w:cs="Times New Roman"/>
          <w:b/>
          <w:bCs/>
          <w:color w:val="000000"/>
          <w:szCs w:val="24"/>
        </w:rPr>
      </w:pPr>
      <w:bookmarkStart w:id="6" w:name="_Hlk120789903"/>
      <w:r w:rsidRPr="00FF3133">
        <w:rPr>
          <w:rFonts w:eastAsiaTheme="minorHAnsi" w:cs="Times New Roman"/>
          <w:b/>
          <w:bCs/>
          <w:kern w:val="0"/>
          <w:szCs w:val="24"/>
          <w:lang w:val="en-US" w:eastAsia="en-US"/>
        </w:rPr>
        <w:t>Advantages of compilers</w:t>
      </w:r>
    </w:p>
    <w:p w14:paraId="488B5DF2" w14:textId="77777777" w:rsidR="0081080D" w:rsidRPr="00FF3133" w:rsidRDefault="0081080D">
      <w:pPr>
        <w:pStyle w:val="ListParagraph"/>
        <w:numPr>
          <w:ilvl w:val="0"/>
          <w:numId w:val="114"/>
        </w:numPr>
        <w:spacing w:line="360" w:lineRule="auto"/>
      </w:pPr>
      <w:r w:rsidRPr="00FB3EB2">
        <w:rPr>
          <w:b/>
          <w:bCs/>
        </w:rPr>
        <w:t>Independence</w:t>
      </w:r>
      <w:r w:rsidRPr="00FF3133">
        <w:t>-</w:t>
      </w:r>
      <w:r>
        <w:t>N</w:t>
      </w:r>
      <w:r w:rsidRPr="00FF3133">
        <w:t>o other program or application is required to run the executable file of source codes.</w:t>
      </w:r>
    </w:p>
    <w:p w14:paraId="259FF3DE" w14:textId="77777777" w:rsidR="0081080D" w:rsidRPr="00FF3133" w:rsidRDefault="0081080D">
      <w:pPr>
        <w:pStyle w:val="NormalWeb"/>
        <w:numPr>
          <w:ilvl w:val="0"/>
          <w:numId w:val="114"/>
        </w:numPr>
        <w:shd w:val="clear" w:color="auto" w:fill="FFFFFF"/>
        <w:spacing w:before="0" w:beforeAutospacing="0" w:after="0" w:afterAutospacing="0" w:line="360" w:lineRule="auto"/>
        <w:jc w:val="both"/>
        <w:textAlignment w:val="baseline"/>
      </w:pPr>
      <w:r w:rsidRPr="00FF3133">
        <w:rPr>
          <w:b/>
          <w:bCs/>
        </w:rPr>
        <w:t>Optimisation</w:t>
      </w:r>
      <w:r w:rsidRPr="00FF3133">
        <w:t>-The compile</w:t>
      </w:r>
      <w:r>
        <w:t>d program is</w:t>
      </w:r>
      <w:r w:rsidRPr="00FF3133">
        <w:t xml:space="preserve"> well optimized and runs faster.</w:t>
      </w:r>
    </w:p>
    <w:p w14:paraId="045B5528" w14:textId="77777777" w:rsidR="0081080D" w:rsidRPr="00FF3133" w:rsidRDefault="0081080D">
      <w:pPr>
        <w:pStyle w:val="NormalWeb"/>
        <w:numPr>
          <w:ilvl w:val="0"/>
          <w:numId w:val="114"/>
        </w:numPr>
        <w:shd w:val="clear" w:color="auto" w:fill="FFFFFF"/>
        <w:spacing w:before="0" w:beforeAutospacing="0" w:after="0" w:afterAutospacing="0" w:line="360" w:lineRule="auto"/>
        <w:jc w:val="both"/>
        <w:textAlignment w:val="baseline"/>
      </w:pPr>
      <w:r w:rsidRPr="00FF3133">
        <w:rPr>
          <w:b/>
          <w:bCs/>
        </w:rPr>
        <w:t>Data Security</w:t>
      </w:r>
      <w:r w:rsidRPr="00FF3133">
        <w:t xml:space="preserve">-The compiler generates executable files that can be executed on </w:t>
      </w:r>
      <w:r w:rsidRPr="00FF3133">
        <w:tab/>
        <w:t xml:space="preserve">any </w:t>
      </w:r>
      <w:r w:rsidRPr="00FF3133">
        <w:tab/>
        <w:t>other system.</w:t>
      </w:r>
    </w:p>
    <w:p w14:paraId="3EDE9A47" w14:textId="77777777" w:rsidR="0081080D" w:rsidRPr="00FF3133" w:rsidRDefault="0081080D">
      <w:pPr>
        <w:pStyle w:val="NormalWeb"/>
        <w:numPr>
          <w:ilvl w:val="0"/>
          <w:numId w:val="114"/>
        </w:numPr>
        <w:shd w:val="clear" w:color="auto" w:fill="FFFFFF"/>
        <w:spacing w:before="0" w:beforeAutospacing="0" w:after="0" w:afterAutospacing="0" w:line="360" w:lineRule="auto"/>
        <w:jc w:val="both"/>
        <w:textAlignment w:val="baseline"/>
      </w:pPr>
      <w:r w:rsidRPr="00FF3133">
        <w:rPr>
          <w:b/>
          <w:bCs/>
        </w:rPr>
        <w:lastRenderedPageBreak/>
        <w:t>Speed-</w:t>
      </w:r>
      <w:r w:rsidRPr="00FF3133">
        <w:rPr>
          <w:shd w:val="clear" w:color="auto" w:fill="FFFFFF"/>
        </w:rPr>
        <w:t xml:space="preserve">Compiler </w:t>
      </w:r>
      <w:r>
        <w:rPr>
          <w:shd w:val="clear" w:color="auto" w:fill="FFFFFF"/>
        </w:rPr>
        <w:t>are faster than interpreter</w:t>
      </w:r>
    </w:p>
    <w:p w14:paraId="7CD158DA" w14:textId="77777777" w:rsidR="0081080D" w:rsidRDefault="0081080D" w:rsidP="0081080D">
      <w:pPr>
        <w:pStyle w:val="NormalWeb"/>
        <w:shd w:val="clear" w:color="auto" w:fill="FFFFFF"/>
        <w:spacing w:before="0" w:beforeAutospacing="0" w:after="0" w:afterAutospacing="0"/>
        <w:jc w:val="both"/>
        <w:textAlignment w:val="baseline"/>
      </w:pPr>
    </w:p>
    <w:p w14:paraId="064A92D8" w14:textId="77777777" w:rsidR="0081080D" w:rsidRPr="00FF3133" w:rsidRDefault="0081080D" w:rsidP="006016D3">
      <w:pPr>
        <w:spacing w:after="0" w:line="360" w:lineRule="auto"/>
        <w:rPr>
          <w:rFonts w:eastAsiaTheme="minorHAnsi" w:cs="Times New Roman"/>
          <w:b/>
          <w:bCs/>
          <w:kern w:val="0"/>
          <w:szCs w:val="24"/>
          <w:lang w:val="en-US" w:eastAsia="en-US"/>
        </w:rPr>
      </w:pPr>
      <w:r w:rsidRPr="00FF3133">
        <w:rPr>
          <w:rFonts w:eastAsiaTheme="minorHAnsi" w:cs="Times New Roman"/>
          <w:b/>
          <w:bCs/>
          <w:kern w:val="0"/>
          <w:szCs w:val="24"/>
          <w:lang w:val="en-US" w:eastAsia="en-US"/>
        </w:rPr>
        <w:t>Disadvantages of Compilers</w:t>
      </w:r>
    </w:p>
    <w:p w14:paraId="75F00E74" w14:textId="77777777" w:rsidR="0081080D" w:rsidRPr="00FB3EB2" w:rsidRDefault="0081080D">
      <w:pPr>
        <w:pStyle w:val="NormalWeb"/>
        <w:numPr>
          <w:ilvl w:val="0"/>
          <w:numId w:val="113"/>
        </w:numPr>
        <w:shd w:val="clear" w:color="auto" w:fill="FFFFFF"/>
        <w:spacing w:before="0" w:beforeAutospacing="0" w:after="0" w:afterAutospacing="0" w:line="360" w:lineRule="auto"/>
        <w:jc w:val="both"/>
        <w:textAlignment w:val="baseline"/>
        <w:rPr>
          <w:rFonts w:eastAsia="Calibri" w:cs="Basic Roman"/>
          <w:b/>
          <w:bCs/>
          <w:kern w:val="1"/>
          <w:szCs w:val="22"/>
          <w:lang w:val="en-GB" w:eastAsia="zh-CN"/>
        </w:rPr>
      </w:pPr>
      <w:r w:rsidRPr="00FB3EB2">
        <w:rPr>
          <w:rFonts w:eastAsia="Calibri" w:cs="Basic Roman"/>
          <w:b/>
          <w:bCs/>
          <w:kern w:val="1"/>
          <w:szCs w:val="22"/>
          <w:lang w:val="en-GB" w:eastAsia="zh-CN"/>
        </w:rPr>
        <w:t>Hardware Specific</w:t>
      </w:r>
    </w:p>
    <w:p w14:paraId="15677BDE" w14:textId="77777777" w:rsidR="0081080D" w:rsidRPr="00FB3EB2" w:rsidRDefault="0081080D">
      <w:pPr>
        <w:pStyle w:val="NormalWeb"/>
        <w:numPr>
          <w:ilvl w:val="0"/>
          <w:numId w:val="113"/>
        </w:numPr>
        <w:shd w:val="clear" w:color="auto" w:fill="FFFFFF"/>
        <w:spacing w:before="0" w:beforeAutospacing="0" w:after="0" w:afterAutospacing="0" w:line="360" w:lineRule="auto"/>
        <w:jc w:val="both"/>
        <w:textAlignment w:val="baseline"/>
        <w:rPr>
          <w:rFonts w:eastAsia="Calibri" w:cs="Basic Roman"/>
          <w:b/>
          <w:bCs/>
          <w:kern w:val="1"/>
          <w:szCs w:val="22"/>
          <w:lang w:val="en-GB" w:eastAsia="zh-CN"/>
        </w:rPr>
      </w:pPr>
      <w:r w:rsidRPr="00FB3EB2">
        <w:rPr>
          <w:rFonts w:eastAsia="Calibri" w:cs="Basic Roman"/>
          <w:b/>
          <w:bCs/>
          <w:kern w:val="1"/>
          <w:szCs w:val="22"/>
          <w:lang w:val="en-GB" w:eastAsia="zh-CN"/>
        </w:rPr>
        <w:t>Time consuming</w:t>
      </w:r>
      <w:r>
        <w:rPr>
          <w:rFonts w:eastAsia="Calibri" w:cs="Basic Roman"/>
          <w:b/>
          <w:bCs/>
          <w:kern w:val="1"/>
          <w:szCs w:val="22"/>
          <w:lang w:val="en-GB" w:eastAsia="zh-CN"/>
        </w:rPr>
        <w:t>-</w:t>
      </w:r>
      <w:r w:rsidRPr="00FB3EB2">
        <w:rPr>
          <w:rFonts w:eastAsia="Calibri" w:cs="Basic Roman"/>
          <w:kern w:val="1"/>
          <w:szCs w:val="22"/>
          <w:lang w:val="en-GB" w:eastAsia="zh-CN"/>
        </w:rPr>
        <w:t xml:space="preserve"> Compilation process takes time before an executable file is produces</w:t>
      </w:r>
    </w:p>
    <w:p w14:paraId="3E07B3B6" w14:textId="77777777" w:rsidR="0081080D" w:rsidRPr="00FB3EB2" w:rsidRDefault="0081080D">
      <w:pPr>
        <w:pStyle w:val="NormalWeb"/>
        <w:numPr>
          <w:ilvl w:val="0"/>
          <w:numId w:val="113"/>
        </w:numPr>
        <w:shd w:val="clear" w:color="auto" w:fill="FFFFFF"/>
        <w:spacing w:before="0" w:beforeAutospacing="0" w:after="0" w:afterAutospacing="0" w:line="360" w:lineRule="auto"/>
        <w:jc w:val="both"/>
        <w:textAlignment w:val="baseline"/>
        <w:rPr>
          <w:rFonts w:eastAsia="Calibri" w:cs="Basic Roman"/>
          <w:kern w:val="1"/>
          <w:szCs w:val="22"/>
          <w:lang w:val="en-GB" w:eastAsia="zh-CN"/>
        </w:rPr>
      </w:pPr>
      <w:r w:rsidRPr="00FB3EB2">
        <w:rPr>
          <w:rFonts w:eastAsia="Calibri" w:cs="Basic Roman"/>
          <w:b/>
          <w:bCs/>
          <w:kern w:val="1"/>
          <w:szCs w:val="22"/>
          <w:lang w:val="en-GB" w:eastAsia="zh-CN"/>
        </w:rPr>
        <w:t>Extra memory</w:t>
      </w:r>
      <w:r>
        <w:rPr>
          <w:rFonts w:eastAsia="Calibri" w:cs="Basic Roman"/>
          <w:kern w:val="1"/>
          <w:szCs w:val="22"/>
          <w:lang w:val="en-GB" w:eastAsia="zh-CN"/>
        </w:rPr>
        <w:t>-Because source code object code file and executable files</w:t>
      </w:r>
    </w:p>
    <w:p w14:paraId="48863292" w14:textId="77777777" w:rsidR="0081080D" w:rsidRPr="00FB3EB2" w:rsidRDefault="0081080D">
      <w:pPr>
        <w:pStyle w:val="NormalWeb"/>
        <w:numPr>
          <w:ilvl w:val="0"/>
          <w:numId w:val="113"/>
        </w:numPr>
        <w:shd w:val="clear" w:color="auto" w:fill="FFFFFF"/>
        <w:spacing w:before="0" w:beforeAutospacing="0" w:after="375" w:afterAutospacing="0" w:line="360" w:lineRule="auto"/>
        <w:jc w:val="both"/>
        <w:textAlignment w:val="baseline"/>
        <w:rPr>
          <w:rFonts w:eastAsia="Calibri" w:cs="Basic Roman"/>
          <w:kern w:val="1"/>
          <w:szCs w:val="22"/>
          <w:lang w:val="en-GB" w:eastAsia="zh-CN"/>
        </w:rPr>
      </w:pPr>
      <w:r w:rsidRPr="00FB3EB2">
        <w:rPr>
          <w:rFonts w:eastAsia="Calibri" w:cs="Basic Roman"/>
          <w:b/>
          <w:bCs/>
          <w:kern w:val="1"/>
          <w:szCs w:val="22"/>
          <w:lang w:val="en-GB" w:eastAsia="zh-CN"/>
        </w:rPr>
        <w:t>Debugging Difficulty</w:t>
      </w:r>
      <w:r>
        <w:rPr>
          <w:rFonts w:eastAsia="Calibri" w:cs="Basic Roman"/>
          <w:kern w:val="1"/>
          <w:szCs w:val="22"/>
          <w:lang w:val="en-GB" w:eastAsia="zh-CN"/>
        </w:rPr>
        <w:t>- All errors are shown at once.</w:t>
      </w:r>
    </w:p>
    <w:bookmarkEnd w:id="6"/>
    <w:p w14:paraId="5D7022FC" w14:textId="0E774C4E" w:rsidR="002B35A1" w:rsidRPr="00BE4810" w:rsidRDefault="0070396D" w:rsidP="00DD0196">
      <w:pPr>
        <w:pStyle w:val="Heading3"/>
        <w:rPr>
          <w:highlight w:val="yellow"/>
        </w:rPr>
      </w:pPr>
      <w:r>
        <w:rPr>
          <w:highlight w:val="yellow"/>
        </w:rPr>
        <w:t>4.</w:t>
      </w:r>
      <w:r w:rsidR="004C1FCF">
        <w:rPr>
          <w:highlight w:val="yellow"/>
        </w:rPr>
        <w:t>2</w:t>
      </w:r>
      <w:r>
        <w:rPr>
          <w:highlight w:val="yellow"/>
        </w:rPr>
        <w:t>.</w:t>
      </w:r>
      <w:r w:rsidR="004C1FCF">
        <w:rPr>
          <w:highlight w:val="yellow"/>
        </w:rPr>
        <w:t>2</w:t>
      </w:r>
      <w:r w:rsidR="004C1FCF">
        <w:rPr>
          <w:highlight w:val="yellow"/>
        </w:rPr>
        <w:tab/>
      </w:r>
      <w:r w:rsidR="002B35A1" w:rsidRPr="00BE4810">
        <w:rPr>
          <w:highlight w:val="yellow"/>
        </w:rPr>
        <w:t>Define the term source code</w:t>
      </w:r>
    </w:p>
    <w:p w14:paraId="625ACEA5" w14:textId="640EF846" w:rsidR="00BD36B1" w:rsidRPr="00BD36B1" w:rsidRDefault="00BD36B1" w:rsidP="006016D3">
      <w:pPr>
        <w:spacing w:line="360" w:lineRule="auto"/>
        <w:jc w:val="both"/>
        <w:rPr>
          <w:lang w:val="en-ZA"/>
        </w:rPr>
      </w:pPr>
      <w:r w:rsidRPr="00BD36B1">
        <w:rPr>
          <w:lang w:val="en-ZA"/>
        </w:rPr>
        <w:t xml:space="preserve">In general, programming statements written by a programmer using a text editor or visual programming tool and then saved in a file are referred to as source code. When the source code is compiled using a </w:t>
      </w:r>
      <w:r w:rsidRPr="00372C9C">
        <w:rPr>
          <w:shd w:val="clear" w:color="auto" w:fill="FFE599" w:themeFill="accent4" w:themeFillTint="66"/>
          <w:lang w:val="en-ZA"/>
        </w:rPr>
        <w:t>C</w:t>
      </w:r>
      <w:r w:rsidR="00372C9C" w:rsidRPr="00372C9C">
        <w:rPr>
          <w:shd w:val="clear" w:color="auto" w:fill="FFE599" w:themeFill="accent4" w:themeFillTint="66"/>
          <w:lang w:val="en-ZA"/>
        </w:rPr>
        <w:t>++</w:t>
      </w:r>
      <w:r w:rsidRPr="00BD36B1">
        <w:rPr>
          <w:lang w:val="en-ZA"/>
        </w:rPr>
        <w:t xml:space="preserve"> compiler, the output, a compiled file, is referred to as object code.</w:t>
      </w:r>
    </w:p>
    <w:p w14:paraId="0B7B7298" w14:textId="77777777" w:rsidR="00BD36B1" w:rsidRPr="00BD36B1" w:rsidRDefault="00BD36B1" w:rsidP="006016D3">
      <w:pPr>
        <w:pStyle w:val="ListParagraph"/>
        <w:spacing w:after="0" w:line="240" w:lineRule="auto"/>
        <w:ind w:left="1077"/>
        <w:rPr>
          <w:lang w:val="en-ZA"/>
        </w:rPr>
      </w:pPr>
    </w:p>
    <w:p w14:paraId="58B6F551" w14:textId="66329E43" w:rsidR="00B910E2" w:rsidRDefault="00C47712" w:rsidP="006016D3">
      <w:pPr>
        <w:spacing w:line="360" w:lineRule="auto"/>
        <w:contextualSpacing/>
        <w:rPr>
          <w:szCs w:val="24"/>
        </w:rPr>
      </w:pPr>
      <w:r w:rsidRPr="00C47712">
        <w:rPr>
          <w:szCs w:val="24"/>
        </w:rPr>
        <w:t>It's common to refer to a computer program's source code and object code as its "before" and "after" versions respectively. Since there is only one form of the code, the words source code and object code do not apply to script (noncompiled or interpreted) programming languages like JavaScript.</w:t>
      </w:r>
      <w:r>
        <w:rPr>
          <w:szCs w:val="24"/>
        </w:rPr>
        <w:t xml:space="preserve"> </w:t>
      </w:r>
      <w:r w:rsidR="00D212F9">
        <w:rPr>
          <w:szCs w:val="24"/>
        </w:rPr>
        <w:t>Figure 4.1 illustrates the conversion from source code to object code.</w:t>
      </w:r>
    </w:p>
    <w:p w14:paraId="7367AFFA" w14:textId="77777777" w:rsidR="00C47712" w:rsidRDefault="00C47712" w:rsidP="00B910E2">
      <w:pPr>
        <w:spacing w:line="240" w:lineRule="auto"/>
        <w:contextualSpacing/>
        <w:rPr>
          <w:szCs w:val="24"/>
        </w:rPr>
      </w:pPr>
    </w:p>
    <w:p w14:paraId="434E5219" w14:textId="6F19F9CF" w:rsidR="00D212F9" w:rsidRDefault="008E5759" w:rsidP="00D212F9">
      <w:pPr>
        <w:keepNext/>
        <w:spacing w:line="240" w:lineRule="auto"/>
        <w:contextualSpacing/>
      </w:pPr>
      <w:r w:rsidRPr="008E5759">
        <w:rPr>
          <w:noProof/>
        </w:rPr>
        <w:drawing>
          <wp:inline distT="0" distB="0" distL="0" distR="0" wp14:anchorId="529172E8" wp14:editId="68649057">
            <wp:extent cx="5731510" cy="1196340"/>
            <wp:effectExtent l="19050" t="19050" r="2540" b="3810"/>
            <wp:docPr id="52262" name="Picture 52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196340"/>
                    </a:xfrm>
                    <a:prstGeom prst="rect">
                      <a:avLst/>
                    </a:prstGeom>
                    <a:ln>
                      <a:solidFill>
                        <a:schemeClr val="tx1"/>
                      </a:solidFill>
                    </a:ln>
                  </pic:spPr>
                </pic:pic>
              </a:graphicData>
            </a:graphic>
          </wp:inline>
        </w:drawing>
      </w:r>
    </w:p>
    <w:p w14:paraId="6706962A" w14:textId="7121E55C" w:rsidR="00C47712" w:rsidRDefault="00D212F9" w:rsidP="00D212F9">
      <w:pPr>
        <w:pStyle w:val="Caption"/>
        <w:rPr>
          <w:i w:val="0"/>
          <w:iCs w:val="0"/>
          <w:color w:val="auto"/>
          <w:sz w:val="24"/>
          <w:szCs w:val="24"/>
        </w:rPr>
      </w:pPr>
      <w:r w:rsidRPr="00D212F9">
        <w:rPr>
          <w:i w:val="0"/>
          <w:iCs w:val="0"/>
          <w:color w:val="auto"/>
          <w:sz w:val="24"/>
          <w:szCs w:val="24"/>
        </w:rPr>
        <w:t xml:space="preserve">Figure 4. </w:t>
      </w:r>
      <w:r w:rsidRPr="00D212F9">
        <w:rPr>
          <w:i w:val="0"/>
          <w:iCs w:val="0"/>
          <w:color w:val="auto"/>
          <w:sz w:val="24"/>
          <w:szCs w:val="24"/>
        </w:rPr>
        <w:fldChar w:fldCharType="begin"/>
      </w:r>
      <w:r w:rsidRPr="00D212F9">
        <w:rPr>
          <w:i w:val="0"/>
          <w:iCs w:val="0"/>
          <w:color w:val="auto"/>
          <w:sz w:val="24"/>
          <w:szCs w:val="24"/>
        </w:rPr>
        <w:instrText xml:space="preserve"> SEQ Figure_4. \* ARABIC </w:instrText>
      </w:r>
      <w:r w:rsidRPr="00D212F9">
        <w:rPr>
          <w:i w:val="0"/>
          <w:iCs w:val="0"/>
          <w:color w:val="auto"/>
          <w:sz w:val="24"/>
          <w:szCs w:val="24"/>
        </w:rPr>
        <w:fldChar w:fldCharType="separate"/>
      </w:r>
      <w:r w:rsidR="002B5F42">
        <w:rPr>
          <w:i w:val="0"/>
          <w:iCs w:val="0"/>
          <w:noProof/>
          <w:color w:val="auto"/>
          <w:sz w:val="24"/>
          <w:szCs w:val="24"/>
        </w:rPr>
        <w:t>1</w:t>
      </w:r>
      <w:r w:rsidRPr="00D212F9">
        <w:rPr>
          <w:i w:val="0"/>
          <w:iCs w:val="0"/>
          <w:color w:val="auto"/>
          <w:sz w:val="24"/>
          <w:szCs w:val="24"/>
        </w:rPr>
        <w:fldChar w:fldCharType="end"/>
      </w:r>
      <w:r w:rsidRPr="00D212F9">
        <w:rPr>
          <w:i w:val="0"/>
          <w:iCs w:val="0"/>
          <w:color w:val="auto"/>
          <w:sz w:val="24"/>
          <w:szCs w:val="24"/>
        </w:rPr>
        <w:t>:Source code to object code</w:t>
      </w:r>
    </w:p>
    <w:p w14:paraId="397E335F" w14:textId="564EDE91" w:rsidR="001F29AE" w:rsidRDefault="001F29AE" w:rsidP="006016D3">
      <w:pPr>
        <w:spacing w:line="360" w:lineRule="auto"/>
        <w:jc w:val="both"/>
        <w:rPr>
          <w:szCs w:val="24"/>
        </w:rPr>
      </w:pPr>
      <w:r w:rsidRPr="001F29AE">
        <w:rPr>
          <w:szCs w:val="24"/>
        </w:rPr>
        <w:t xml:space="preserve">To write a source code, all you really need is a simple text </w:t>
      </w:r>
      <w:r w:rsidR="007D3C2E" w:rsidRPr="001F29AE">
        <w:rPr>
          <w:szCs w:val="24"/>
        </w:rPr>
        <w:t>editor like</w:t>
      </w:r>
      <w:r w:rsidRPr="001F29AE">
        <w:rPr>
          <w:szCs w:val="24"/>
        </w:rPr>
        <w:t xml:space="preserve"> Notepad++, notepad or any other.</w:t>
      </w:r>
      <w:r w:rsidR="007D3C2E">
        <w:rPr>
          <w:szCs w:val="24"/>
        </w:rPr>
        <w:t xml:space="preserve"> </w:t>
      </w:r>
      <w:r w:rsidRPr="001F29AE">
        <w:rPr>
          <w:szCs w:val="24"/>
        </w:rPr>
        <w:t xml:space="preserve">This way, source code can be saved as plain text with the correct file name ending for the programming language. </w:t>
      </w:r>
      <w:r w:rsidR="007D3C2E" w:rsidRPr="001F29AE">
        <w:rPr>
          <w:szCs w:val="24"/>
        </w:rPr>
        <w:t>So,</w:t>
      </w:r>
      <w:r w:rsidRPr="001F29AE">
        <w:rPr>
          <w:szCs w:val="24"/>
        </w:rPr>
        <w:t xml:space="preserve"> if you find a file with the ending “.cpp” on your hard drive, then it’s </w:t>
      </w:r>
      <w:r w:rsidR="000A28FF" w:rsidRPr="001F29AE">
        <w:rPr>
          <w:szCs w:val="24"/>
        </w:rPr>
        <w:t>a</w:t>
      </w:r>
      <w:r w:rsidRPr="001F29AE">
        <w:rPr>
          <w:szCs w:val="24"/>
        </w:rPr>
        <w:t> </w:t>
      </w:r>
      <w:r w:rsidRPr="007D3C2E">
        <w:rPr>
          <w:szCs w:val="24"/>
        </w:rPr>
        <w:t>text file,</w:t>
      </w:r>
      <w:r w:rsidRPr="001F29AE">
        <w:rPr>
          <w:szCs w:val="24"/>
        </w:rPr>
        <w:t> containing code in the C++ programming language.</w:t>
      </w:r>
    </w:p>
    <w:p w14:paraId="2AC9E02E" w14:textId="3606AF41" w:rsidR="00F02FA1" w:rsidRPr="00F02FA1" w:rsidRDefault="00F02FA1" w:rsidP="006016D3">
      <w:pPr>
        <w:spacing w:line="360" w:lineRule="auto"/>
        <w:jc w:val="both"/>
        <w:rPr>
          <w:szCs w:val="24"/>
        </w:rPr>
      </w:pPr>
      <w:r w:rsidRPr="00F02FA1">
        <w:rPr>
          <w:szCs w:val="24"/>
        </w:rPr>
        <w:t>Here is an example of C++ language source code:</w:t>
      </w:r>
    </w:p>
    <w:p w14:paraId="348366AA" w14:textId="3F1C9025" w:rsidR="00F02FA1" w:rsidRPr="00C10C18" w:rsidRDefault="00F02FA1" w:rsidP="00F02FA1">
      <w:pPr>
        <w:pStyle w:val="HTMLPreformatted"/>
        <w:shd w:val="clear" w:color="auto" w:fill="D9D9D9" w:themeFill="background1" w:themeFillShade="D9"/>
        <w:rPr>
          <w:b/>
          <w:bCs/>
          <w:color w:val="000000" w:themeColor="text1"/>
          <w:sz w:val="24"/>
          <w:szCs w:val="24"/>
        </w:rPr>
      </w:pPr>
      <w:r w:rsidRPr="00C10C18">
        <w:rPr>
          <w:b/>
          <w:bCs/>
          <w:color w:val="000000" w:themeColor="text1"/>
          <w:sz w:val="24"/>
          <w:szCs w:val="24"/>
        </w:rPr>
        <w:t>EXAMPLE 4.1</w:t>
      </w:r>
    </w:p>
    <w:p w14:paraId="642AD679" w14:textId="1BDA55B5" w:rsidR="00F02FA1" w:rsidRPr="006016D3" w:rsidRDefault="00F02FA1" w:rsidP="00F02FA1">
      <w:pPr>
        <w:pStyle w:val="HTMLPreformatted"/>
        <w:shd w:val="clear" w:color="auto" w:fill="D9D9D9" w:themeFill="background1" w:themeFillShade="D9"/>
        <w:rPr>
          <w:color w:val="000000" w:themeColor="text1"/>
          <w:sz w:val="24"/>
          <w:szCs w:val="24"/>
        </w:rPr>
      </w:pPr>
      <w:r w:rsidRPr="006016D3">
        <w:rPr>
          <w:color w:val="000000" w:themeColor="text1"/>
          <w:sz w:val="24"/>
          <w:szCs w:val="24"/>
        </w:rPr>
        <w:t>#include &lt;iostream&gt;</w:t>
      </w:r>
      <w:r w:rsidRPr="006016D3">
        <w:rPr>
          <w:color w:val="000000" w:themeColor="text1"/>
          <w:sz w:val="24"/>
          <w:szCs w:val="24"/>
        </w:rPr>
        <w:br/>
        <w:t>using namespace std;</w:t>
      </w:r>
      <w:r w:rsidRPr="006016D3">
        <w:rPr>
          <w:color w:val="000000" w:themeColor="text1"/>
          <w:sz w:val="24"/>
          <w:szCs w:val="24"/>
        </w:rPr>
        <w:br/>
      </w:r>
      <w:r w:rsidRPr="006016D3">
        <w:rPr>
          <w:color w:val="000000" w:themeColor="text1"/>
          <w:sz w:val="24"/>
          <w:szCs w:val="24"/>
        </w:rPr>
        <w:br/>
        <w:t>int main() {</w:t>
      </w:r>
      <w:r w:rsidRPr="006016D3">
        <w:rPr>
          <w:color w:val="000000" w:themeColor="text1"/>
          <w:sz w:val="24"/>
          <w:szCs w:val="24"/>
        </w:rPr>
        <w:br/>
        <w:t xml:space="preserve">    cout &lt;&lt; "Hello, World! \n" ;</w:t>
      </w:r>
      <w:r w:rsidRPr="006016D3">
        <w:rPr>
          <w:color w:val="000000" w:themeColor="text1"/>
          <w:sz w:val="24"/>
          <w:szCs w:val="24"/>
        </w:rPr>
        <w:br/>
      </w:r>
      <w:r w:rsidRPr="006016D3">
        <w:rPr>
          <w:color w:val="000000" w:themeColor="text1"/>
          <w:sz w:val="24"/>
          <w:szCs w:val="24"/>
        </w:rPr>
        <w:lastRenderedPageBreak/>
        <w:t xml:space="preserve">    cout &lt;&lt; "This is a test program!" ;</w:t>
      </w:r>
      <w:r w:rsidRPr="006016D3">
        <w:rPr>
          <w:color w:val="000000" w:themeColor="text1"/>
          <w:sz w:val="24"/>
          <w:szCs w:val="24"/>
        </w:rPr>
        <w:br/>
        <w:t xml:space="preserve">    return 0;</w:t>
      </w:r>
      <w:r w:rsidRPr="006016D3">
        <w:rPr>
          <w:color w:val="000000" w:themeColor="text1"/>
          <w:sz w:val="24"/>
          <w:szCs w:val="24"/>
        </w:rPr>
        <w:br/>
        <w:t>}</w:t>
      </w:r>
    </w:p>
    <w:p w14:paraId="18808ABF" w14:textId="6569FAE0" w:rsidR="00F02FA1" w:rsidRDefault="00F02FA1" w:rsidP="008E5759">
      <w:pPr>
        <w:spacing w:line="360" w:lineRule="auto"/>
        <w:contextualSpacing/>
        <w:jc w:val="both"/>
        <w:rPr>
          <w:szCs w:val="24"/>
        </w:rPr>
      </w:pPr>
      <w:r w:rsidRPr="00F02FA1">
        <w:rPr>
          <w:szCs w:val="24"/>
        </w:rPr>
        <w:t>It is obvious to everyone who isn't a computer programmer that t</w:t>
      </w:r>
      <w:r>
        <w:rPr>
          <w:szCs w:val="24"/>
        </w:rPr>
        <w:t xml:space="preserve">he </w:t>
      </w:r>
      <w:r w:rsidRPr="00F02FA1">
        <w:rPr>
          <w:szCs w:val="24"/>
        </w:rPr>
        <w:t>code</w:t>
      </w:r>
      <w:r>
        <w:rPr>
          <w:szCs w:val="24"/>
        </w:rPr>
        <w:t xml:space="preserve"> on Example 4.1</w:t>
      </w:r>
      <w:r w:rsidRPr="00F02FA1">
        <w:rPr>
          <w:szCs w:val="24"/>
        </w:rPr>
        <w:t xml:space="preserve"> has anything to do with the text being printed. "Hello World” and “This is a test program!" .</w:t>
      </w:r>
      <w:r w:rsidR="00546C9F">
        <w:rPr>
          <w:szCs w:val="24"/>
        </w:rPr>
        <w:t xml:space="preserve"> When executed the output is as follows:</w:t>
      </w:r>
    </w:p>
    <w:p w14:paraId="2DCA4083" w14:textId="77777777" w:rsidR="00546C9F" w:rsidRDefault="00546C9F" w:rsidP="00F02FA1">
      <w:pPr>
        <w:spacing w:line="240" w:lineRule="auto"/>
        <w:contextualSpacing/>
        <w:jc w:val="both"/>
        <w:rPr>
          <w:szCs w:val="24"/>
        </w:rPr>
      </w:pPr>
    </w:p>
    <w:p w14:paraId="7F9CDF86" w14:textId="236A077D" w:rsidR="00546C9F" w:rsidRPr="00546C9F" w:rsidRDefault="00546C9F" w:rsidP="00546C9F">
      <w:pPr>
        <w:shd w:val="clear" w:color="auto" w:fill="D9D9D9" w:themeFill="background1" w:themeFillShade="D9"/>
        <w:spacing w:line="240" w:lineRule="auto"/>
        <w:contextualSpacing/>
        <w:jc w:val="both"/>
        <w:rPr>
          <w:rFonts w:ascii="Courier New" w:hAnsi="Courier New" w:cs="Courier New"/>
          <w:sz w:val="20"/>
          <w:szCs w:val="20"/>
        </w:rPr>
      </w:pPr>
      <w:r w:rsidRPr="00546C9F">
        <w:rPr>
          <w:rFonts w:ascii="Courier New" w:hAnsi="Courier New" w:cs="Courier New"/>
          <w:sz w:val="20"/>
          <w:szCs w:val="20"/>
        </w:rPr>
        <w:t>C:\ CLionProjects\untitled\cmake-build-debug\test.exe</w:t>
      </w:r>
    </w:p>
    <w:p w14:paraId="403814F6" w14:textId="77777777" w:rsidR="00546C9F" w:rsidRPr="00546C9F" w:rsidRDefault="00546C9F" w:rsidP="00546C9F">
      <w:pPr>
        <w:shd w:val="clear" w:color="auto" w:fill="D9D9D9" w:themeFill="background1" w:themeFillShade="D9"/>
        <w:spacing w:line="240" w:lineRule="auto"/>
        <w:contextualSpacing/>
        <w:jc w:val="both"/>
        <w:rPr>
          <w:rFonts w:ascii="Courier New" w:hAnsi="Courier New" w:cs="Courier New"/>
          <w:sz w:val="20"/>
          <w:szCs w:val="20"/>
        </w:rPr>
      </w:pPr>
      <w:r w:rsidRPr="00546C9F">
        <w:rPr>
          <w:rFonts w:ascii="Courier New" w:hAnsi="Courier New" w:cs="Courier New"/>
          <w:sz w:val="20"/>
          <w:szCs w:val="20"/>
        </w:rPr>
        <w:t>Hello, World!</w:t>
      </w:r>
    </w:p>
    <w:p w14:paraId="4288EFD1" w14:textId="77777777" w:rsidR="00546C9F" w:rsidRPr="00546C9F" w:rsidRDefault="00546C9F" w:rsidP="00546C9F">
      <w:pPr>
        <w:shd w:val="clear" w:color="auto" w:fill="D9D9D9" w:themeFill="background1" w:themeFillShade="D9"/>
        <w:spacing w:line="240" w:lineRule="auto"/>
        <w:contextualSpacing/>
        <w:jc w:val="both"/>
        <w:rPr>
          <w:rFonts w:ascii="Courier New" w:hAnsi="Courier New" w:cs="Courier New"/>
          <w:sz w:val="20"/>
          <w:szCs w:val="20"/>
        </w:rPr>
      </w:pPr>
      <w:r w:rsidRPr="00546C9F">
        <w:rPr>
          <w:rFonts w:ascii="Courier New" w:hAnsi="Courier New" w:cs="Courier New"/>
          <w:sz w:val="20"/>
          <w:szCs w:val="20"/>
        </w:rPr>
        <w:t>This is a test program!</w:t>
      </w:r>
    </w:p>
    <w:p w14:paraId="7E7F9313" w14:textId="1A650596" w:rsidR="00546C9F" w:rsidRPr="00546C9F" w:rsidRDefault="00546C9F" w:rsidP="00546C9F">
      <w:pPr>
        <w:shd w:val="clear" w:color="auto" w:fill="D9D9D9" w:themeFill="background1" w:themeFillShade="D9"/>
        <w:spacing w:line="240" w:lineRule="auto"/>
        <w:contextualSpacing/>
        <w:jc w:val="both"/>
        <w:rPr>
          <w:rFonts w:ascii="Courier New" w:hAnsi="Courier New" w:cs="Courier New"/>
          <w:sz w:val="20"/>
          <w:szCs w:val="20"/>
        </w:rPr>
      </w:pPr>
      <w:r w:rsidRPr="00546C9F">
        <w:rPr>
          <w:rFonts w:ascii="Courier New" w:hAnsi="Courier New" w:cs="Courier New"/>
          <w:sz w:val="20"/>
          <w:szCs w:val="20"/>
        </w:rPr>
        <w:t>Process finished with exit code 0</w:t>
      </w:r>
    </w:p>
    <w:p w14:paraId="388661C8" w14:textId="69421872" w:rsidR="00F02FA1" w:rsidRDefault="00F02FA1" w:rsidP="00F02FA1">
      <w:pPr>
        <w:spacing w:line="240" w:lineRule="auto"/>
        <w:contextualSpacing/>
        <w:jc w:val="both"/>
        <w:rPr>
          <w:rFonts w:ascii="Georgia" w:hAnsi="Georgia"/>
          <w:color w:val="282828"/>
          <w:sz w:val="26"/>
          <w:szCs w:val="26"/>
          <w:shd w:val="clear" w:color="auto" w:fill="FFFFFF"/>
        </w:rPr>
      </w:pPr>
    </w:p>
    <w:p w14:paraId="27B0C154" w14:textId="452E4741" w:rsidR="000D1E4C" w:rsidRPr="000D1E4C" w:rsidRDefault="000D1E4C" w:rsidP="006016D3">
      <w:pPr>
        <w:spacing w:line="360" w:lineRule="auto"/>
        <w:contextualSpacing/>
        <w:jc w:val="both"/>
        <w:rPr>
          <w:szCs w:val="24"/>
        </w:rPr>
      </w:pPr>
      <w:r w:rsidRPr="000D1E4C">
        <w:rPr>
          <w:szCs w:val="24"/>
        </w:rPr>
        <w:t>We are not going to explain the code for now, but we wanted to show what will be printed.</w:t>
      </w:r>
    </w:p>
    <w:p w14:paraId="616777D7" w14:textId="596D5243" w:rsidR="000D1E4C" w:rsidRDefault="000D1E4C" w:rsidP="006016D3">
      <w:pPr>
        <w:spacing w:line="360" w:lineRule="auto"/>
        <w:contextualSpacing/>
        <w:jc w:val="both"/>
        <w:rPr>
          <w:rFonts w:ascii="Georgia" w:hAnsi="Georgia"/>
          <w:color w:val="282828"/>
          <w:sz w:val="26"/>
          <w:szCs w:val="26"/>
          <w:shd w:val="clear" w:color="auto" w:fill="FFFFFF"/>
        </w:rPr>
      </w:pPr>
    </w:p>
    <w:p w14:paraId="681EA13D" w14:textId="165791F0" w:rsidR="00C47712" w:rsidRDefault="00F02FA1" w:rsidP="006016D3">
      <w:pPr>
        <w:spacing w:line="360" w:lineRule="auto"/>
        <w:contextualSpacing/>
        <w:jc w:val="both"/>
        <w:rPr>
          <w:szCs w:val="24"/>
        </w:rPr>
      </w:pPr>
      <w:r w:rsidRPr="00F02FA1">
        <w:rPr>
          <w:szCs w:val="24"/>
        </w:rPr>
        <w:t>The object code file contains a sequence of machine-readable instructions that is processed by the CPU in a computer. Operating system or application software is usually in the form of compiled object code.</w:t>
      </w:r>
    </w:p>
    <w:p w14:paraId="40C6C117" w14:textId="5AE573EB" w:rsidR="00F02FA1" w:rsidRDefault="00F02FA1" w:rsidP="00F02FA1">
      <w:pPr>
        <w:spacing w:line="240" w:lineRule="auto"/>
        <w:contextualSpacing/>
        <w:jc w:val="both"/>
        <w:rPr>
          <w:szCs w:val="24"/>
        </w:rPr>
      </w:pPr>
    </w:p>
    <w:p w14:paraId="69D41D7F" w14:textId="1360979D" w:rsidR="00E32D4C" w:rsidRDefault="00E32D4C" w:rsidP="00E32D4C">
      <w:pPr>
        <w:rPr>
          <w:szCs w:val="24"/>
        </w:rPr>
      </w:pPr>
      <w:r>
        <w:rPr>
          <w:szCs w:val="24"/>
        </w:rPr>
        <w:t xml:space="preserve">Here is a list of some </w:t>
      </w:r>
      <w:r w:rsidR="0017238F">
        <w:rPr>
          <w:szCs w:val="24"/>
        </w:rPr>
        <w:t xml:space="preserve">popular </w:t>
      </w:r>
      <w:r w:rsidR="0017238F" w:rsidRPr="00E32D4C">
        <w:rPr>
          <w:szCs w:val="24"/>
        </w:rPr>
        <w:t>C++</w:t>
      </w:r>
      <w:r w:rsidRPr="00E32D4C">
        <w:rPr>
          <w:szCs w:val="24"/>
        </w:rPr>
        <w:t xml:space="preserve"> </w:t>
      </w:r>
      <w:r>
        <w:rPr>
          <w:szCs w:val="24"/>
        </w:rPr>
        <w:t>c</w:t>
      </w:r>
      <w:r w:rsidRPr="00E32D4C">
        <w:rPr>
          <w:szCs w:val="24"/>
        </w:rPr>
        <w:t>ompilers/IDE</w:t>
      </w:r>
    </w:p>
    <w:p w14:paraId="1089B3EC" w14:textId="77777777" w:rsidR="000E5AE6" w:rsidRPr="000E5AE6" w:rsidRDefault="00000000">
      <w:pPr>
        <w:pStyle w:val="ListParagraph"/>
        <w:numPr>
          <w:ilvl w:val="0"/>
          <w:numId w:val="52"/>
        </w:numPr>
        <w:spacing w:line="240" w:lineRule="auto"/>
        <w:ind w:left="709" w:hanging="425"/>
        <w:rPr>
          <w:szCs w:val="24"/>
        </w:rPr>
      </w:pPr>
      <w:hyperlink r:id="rId12" w:anchor="1_C_Builder" w:history="1">
        <w:r w:rsidR="000E5AE6" w:rsidRPr="000E5AE6">
          <w:rPr>
            <w:szCs w:val="24"/>
          </w:rPr>
          <w:t>C++ Builder</w:t>
        </w:r>
      </w:hyperlink>
    </w:p>
    <w:p w14:paraId="0DC822DA" w14:textId="77777777" w:rsidR="000E5AE6" w:rsidRPr="000E5AE6" w:rsidRDefault="00000000">
      <w:pPr>
        <w:pStyle w:val="ListParagraph"/>
        <w:numPr>
          <w:ilvl w:val="0"/>
          <w:numId w:val="52"/>
        </w:numPr>
        <w:spacing w:line="240" w:lineRule="auto"/>
        <w:ind w:left="709" w:hanging="425"/>
        <w:rPr>
          <w:szCs w:val="24"/>
        </w:rPr>
      </w:pPr>
      <w:hyperlink r:id="rId13" w:anchor="2_Microsoft_Visual_C" w:history="1">
        <w:r w:rsidR="000E5AE6" w:rsidRPr="000E5AE6">
          <w:rPr>
            <w:szCs w:val="24"/>
          </w:rPr>
          <w:t>Microsoft Visual C++</w:t>
        </w:r>
      </w:hyperlink>
    </w:p>
    <w:p w14:paraId="51EDCEED" w14:textId="77777777" w:rsidR="000E5AE6" w:rsidRPr="000E5AE6" w:rsidRDefault="00000000">
      <w:pPr>
        <w:pStyle w:val="ListParagraph"/>
        <w:numPr>
          <w:ilvl w:val="0"/>
          <w:numId w:val="52"/>
        </w:numPr>
        <w:spacing w:line="240" w:lineRule="auto"/>
        <w:ind w:left="709" w:hanging="425"/>
        <w:rPr>
          <w:szCs w:val="24"/>
        </w:rPr>
      </w:pPr>
      <w:hyperlink r:id="rId14" w:anchor="3_Eclipse_IDE" w:history="1">
        <w:r w:rsidR="000E5AE6" w:rsidRPr="000E5AE6">
          <w:rPr>
            <w:szCs w:val="24"/>
          </w:rPr>
          <w:t>Eclipse IDE</w:t>
        </w:r>
      </w:hyperlink>
    </w:p>
    <w:p w14:paraId="2B2829BF" w14:textId="77777777" w:rsidR="000E5AE6" w:rsidRPr="000E5AE6" w:rsidRDefault="00000000">
      <w:pPr>
        <w:pStyle w:val="ListParagraph"/>
        <w:numPr>
          <w:ilvl w:val="0"/>
          <w:numId w:val="52"/>
        </w:numPr>
        <w:spacing w:line="240" w:lineRule="auto"/>
        <w:ind w:left="709" w:hanging="425"/>
        <w:rPr>
          <w:szCs w:val="24"/>
        </w:rPr>
      </w:pPr>
      <w:hyperlink r:id="rId15" w:anchor="4_Codeblocks" w:history="1">
        <w:r w:rsidR="000E5AE6" w:rsidRPr="000E5AE6">
          <w:rPr>
            <w:szCs w:val="24"/>
          </w:rPr>
          <w:t>Codeblocks</w:t>
        </w:r>
      </w:hyperlink>
    </w:p>
    <w:p w14:paraId="3ED66173" w14:textId="77777777" w:rsidR="000E5AE6" w:rsidRPr="000E5AE6" w:rsidRDefault="00000000">
      <w:pPr>
        <w:pStyle w:val="ListParagraph"/>
        <w:numPr>
          <w:ilvl w:val="0"/>
          <w:numId w:val="52"/>
        </w:numPr>
        <w:spacing w:line="240" w:lineRule="auto"/>
        <w:ind w:left="709" w:hanging="425"/>
        <w:rPr>
          <w:szCs w:val="24"/>
        </w:rPr>
      </w:pPr>
      <w:hyperlink r:id="rId16" w:anchor="5_Dev-C" w:history="1">
        <w:r w:rsidR="000E5AE6" w:rsidRPr="000E5AE6">
          <w:rPr>
            <w:szCs w:val="24"/>
          </w:rPr>
          <w:t>Dev-C++</w:t>
        </w:r>
      </w:hyperlink>
    </w:p>
    <w:p w14:paraId="4165432E" w14:textId="77777777" w:rsidR="000E5AE6" w:rsidRPr="000E5AE6" w:rsidRDefault="00000000">
      <w:pPr>
        <w:pStyle w:val="ListParagraph"/>
        <w:numPr>
          <w:ilvl w:val="0"/>
          <w:numId w:val="52"/>
        </w:numPr>
        <w:spacing w:line="240" w:lineRule="auto"/>
        <w:ind w:left="709" w:hanging="425"/>
        <w:rPr>
          <w:szCs w:val="24"/>
        </w:rPr>
      </w:pPr>
      <w:hyperlink r:id="rId17" w:anchor="6_NetBeans_IDE" w:history="1">
        <w:r w:rsidR="000E5AE6" w:rsidRPr="000E5AE6">
          <w:rPr>
            <w:szCs w:val="24"/>
          </w:rPr>
          <w:t>NetBeans IDE</w:t>
        </w:r>
      </w:hyperlink>
    </w:p>
    <w:p w14:paraId="64CF23B6" w14:textId="77777777" w:rsidR="000E5AE6" w:rsidRPr="000E5AE6" w:rsidRDefault="00000000">
      <w:pPr>
        <w:pStyle w:val="ListParagraph"/>
        <w:numPr>
          <w:ilvl w:val="0"/>
          <w:numId w:val="52"/>
        </w:numPr>
        <w:spacing w:line="240" w:lineRule="auto"/>
        <w:ind w:left="709" w:hanging="425"/>
        <w:rPr>
          <w:szCs w:val="24"/>
        </w:rPr>
      </w:pPr>
      <w:hyperlink r:id="rId18" w:anchor="7_Cygwin" w:history="1">
        <w:r w:rsidR="000E5AE6" w:rsidRPr="000E5AE6">
          <w:rPr>
            <w:szCs w:val="24"/>
          </w:rPr>
          <w:t>Cygwin</w:t>
        </w:r>
      </w:hyperlink>
    </w:p>
    <w:p w14:paraId="7999DB73" w14:textId="77777777" w:rsidR="000E5AE6" w:rsidRPr="000E5AE6" w:rsidRDefault="00000000">
      <w:pPr>
        <w:pStyle w:val="ListParagraph"/>
        <w:numPr>
          <w:ilvl w:val="0"/>
          <w:numId w:val="52"/>
        </w:numPr>
        <w:spacing w:line="240" w:lineRule="auto"/>
        <w:ind w:left="709" w:hanging="425"/>
        <w:rPr>
          <w:szCs w:val="24"/>
        </w:rPr>
      </w:pPr>
      <w:hyperlink r:id="rId19" w:anchor="8_GCC" w:history="1">
        <w:r w:rsidR="000E5AE6" w:rsidRPr="000E5AE6">
          <w:rPr>
            <w:szCs w:val="24"/>
          </w:rPr>
          <w:t>GCC</w:t>
        </w:r>
      </w:hyperlink>
    </w:p>
    <w:p w14:paraId="1E84BEEB" w14:textId="77777777" w:rsidR="000E5AE6" w:rsidRPr="000E5AE6" w:rsidRDefault="00000000">
      <w:pPr>
        <w:pStyle w:val="ListParagraph"/>
        <w:numPr>
          <w:ilvl w:val="0"/>
          <w:numId w:val="52"/>
        </w:numPr>
        <w:spacing w:line="240" w:lineRule="auto"/>
        <w:ind w:left="709" w:hanging="425"/>
        <w:rPr>
          <w:szCs w:val="24"/>
        </w:rPr>
      </w:pPr>
      <w:hyperlink r:id="rId20" w:anchor="11_MinGW" w:history="1">
        <w:r w:rsidR="000E5AE6" w:rsidRPr="000E5AE6">
          <w:rPr>
            <w:szCs w:val="24"/>
          </w:rPr>
          <w:t>MinGW</w:t>
        </w:r>
      </w:hyperlink>
    </w:p>
    <w:p w14:paraId="659D05D3" w14:textId="77777777" w:rsidR="000E5AE6" w:rsidRPr="000E5AE6" w:rsidRDefault="00000000">
      <w:pPr>
        <w:pStyle w:val="ListParagraph"/>
        <w:numPr>
          <w:ilvl w:val="0"/>
          <w:numId w:val="52"/>
        </w:numPr>
        <w:spacing w:line="240" w:lineRule="auto"/>
        <w:ind w:left="709" w:hanging="425"/>
        <w:rPr>
          <w:szCs w:val="24"/>
        </w:rPr>
      </w:pPr>
      <w:hyperlink r:id="rId21" w:anchor="12_CodeLite" w:history="1">
        <w:r w:rsidR="000E5AE6" w:rsidRPr="000E5AE6">
          <w:rPr>
            <w:szCs w:val="24"/>
          </w:rPr>
          <w:t>CodeLite</w:t>
        </w:r>
      </w:hyperlink>
    </w:p>
    <w:p w14:paraId="53F5624B" w14:textId="77777777" w:rsidR="000E5AE6" w:rsidRPr="000E5AE6" w:rsidRDefault="00000000">
      <w:pPr>
        <w:pStyle w:val="ListParagraph"/>
        <w:numPr>
          <w:ilvl w:val="0"/>
          <w:numId w:val="52"/>
        </w:numPr>
        <w:spacing w:line="240" w:lineRule="auto"/>
        <w:ind w:left="709" w:hanging="425"/>
        <w:rPr>
          <w:szCs w:val="24"/>
        </w:rPr>
      </w:pPr>
      <w:hyperlink r:id="rId22" w:anchor="14_Clang_C" w:history="1">
        <w:r w:rsidR="000E5AE6" w:rsidRPr="000E5AE6">
          <w:rPr>
            <w:szCs w:val="24"/>
          </w:rPr>
          <w:t>Clang C++</w:t>
        </w:r>
      </w:hyperlink>
    </w:p>
    <w:p w14:paraId="07C8ADA4" w14:textId="77777777" w:rsidR="000E5AE6" w:rsidRPr="000E5AE6" w:rsidRDefault="00000000">
      <w:pPr>
        <w:pStyle w:val="ListParagraph"/>
        <w:numPr>
          <w:ilvl w:val="0"/>
          <w:numId w:val="52"/>
        </w:numPr>
        <w:spacing w:line="240" w:lineRule="auto"/>
        <w:ind w:left="709" w:hanging="425"/>
        <w:rPr>
          <w:szCs w:val="24"/>
        </w:rPr>
      </w:pPr>
      <w:hyperlink r:id="rId23" w:anchor="15_Clion" w:history="1">
        <w:r w:rsidR="000E5AE6" w:rsidRPr="000E5AE6">
          <w:rPr>
            <w:szCs w:val="24"/>
          </w:rPr>
          <w:t>Clion</w:t>
        </w:r>
      </w:hyperlink>
    </w:p>
    <w:p w14:paraId="0B00C803" w14:textId="77777777" w:rsidR="006016D3" w:rsidRDefault="006016D3" w:rsidP="00E32D4C">
      <w:pPr>
        <w:rPr>
          <w:rFonts w:eastAsia="Times New Roman" w:cs="Times New Roman"/>
          <w:kern w:val="0"/>
          <w:lang w:val="en-ZA" w:eastAsia="en-ZA"/>
        </w:rPr>
      </w:pPr>
    </w:p>
    <w:p w14:paraId="5A733373" w14:textId="02016809" w:rsidR="000E5AE6" w:rsidRPr="006016D3" w:rsidRDefault="006A6D65" w:rsidP="006016D3">
      <w:pPr>
        <w:spacing w:line="360" w:lineRule="auto"/>
        <w:rPr>
          <w:rFonts w:eastAsia="Times New Roman" w:cs="Times New Roman"/>
          <w:b/>
          <w:bCs/>
          <w:kern w:val="0"/>
          <w:lang w:val="en-ZA" w:eastAsia="en-ZA"/>
        </w:rPr>
      </w:pPr>
      <w:r w:rsidRPr="006016D3">
        <w:rPr>
          <w:rFonts w:eastAsia="Times New Roman" w:cs="Times New Roman"/>
          <w:b/>
          <w:bCs/>
          <w:kern w:val="0"/>
          <w:lang w:val="en-ZA" w:eastAsia="en-ZA"/>
        </w:rPr>
        <w:t>C++  Output</w:t>
      </w:r>
    </w:p>
    <w:p w14:paraId="246CAAEC" w14:textId="77777777" w:rsidR="006A6D65" w:rsidRDefault="006A6D65" w:rsidP="006016D3">
      <w:pPr>
        <w:spacing w:line="360" w:lineRule="auto"/>
        <w:jc w:val="both"/>
        <w:rPr>
          <w:szCs w:val="24"/>
        </w:rPr>
      </w:pPr>
      <w:r w:rsidRPr="000A28FF">
        <w:rPr>
          <w:szCs w:val="24"/>
        </w:rPr>
        <w:t>In C++, the cout object belongs to the iostream object type. In the iostream header file, it is declared. It is used to display the output to the monitor, which is the typical output device. Using the insertion operator (), the information required to be displayed on the screen is added to the standard output stream (cout)</w:t>
      </w:r>
      <w:r>
        <w:rPr>
          <w:szCs w:val="24"/>
        </w:rPr>
        <w:t xml:space="preserve"> </w:t>
      </w:r>
      <w:r w:rsidRPr="000A28FF">
        <w:rPr>
          <w:szCs w:val="24"/>
        </w:rPr>
        <w:t>using the insertion operator(&lt;&lt;).</w:t>
      </w:r>
      <w:r>
        <w:rPr>
          <w:szCs w:val="24"/>
        </w:rPr>
        <w:t xml:space="preserve"> </w:t>
      </w:r>
      <w:r w:rsidRPr="00DA0745">
        <w:rPr>
          <w:szCs w:val="24"/>
        </w:rPr>
        <w:t>The </w:t>
      </w:r>
      <w:r w:rsidRPr="00DA0745">
        <w:rPr>
          <w:b/>
          <w:bCs/>
          <w:szCs w:val="24"/>
        </w:rPr>
        <w:t>"c"</w:t>
      </w:r>
      <w:r w:rsidRPr="00DA0745">
        <w:rPr>
          <w:szCs w:val="24"/>
        </w:rPr>
        <w:t xml:space="preserve"> in cout refers to "character" and "out" means "output". </w:t>
      </w:r>
    </w:p>
    <w:p w14:paraId="77E5F706" w14:textId="6BB3F889" w:rsidR="006A6D65" w:rsidRDefault="006A6D65" w:rsidP="006016D3">
      <w:pPr>
        <w:spacing w:line="360" w:lineRule="auto"/>
        <w:jc w:val="both"/>
        <w:rPr>
          <w:szCs w:val="24"/>
        </w:rPr>
      </w:pPr>
      <w:r w:rsidRPr="006A6D65">
        <w:rPr>
          <w:szCs w:val="24"/>
        </w:rPr>
        <w:lastRenderedPageBreak/>
        <w:t>cout means "character output". The &lt;&lt; operator can be used more than once with a combination of variables, strings, and manipulators (like endl). We are not going to go deeper into this for now.</w:t>
      </w:r>
      <w:r>
        <w:rPr>
          <w:szCs w:val="24"/>
        </w:rPr>
        <w:t xml:space="preserve"> Example 4.1 demonstrate how to display text in quotes (string) using cout.</w:t>
      </w:r>
    </w:p>
    <w:p w14:paraId="7252915C" w14:textId="649F5E58" w:rsidR="006A6D65" w:rsidRDefault="006A6D65" w:rsidP="006A6D65">
      <w:pPr>
        <w:jc w:val="both"/>
        <w:rPr>
          <w:szCs w:val="24"/>
        </w:rPr>
      </w:pPr>
    </w:p>
    <w:p w14:paraId="50F353C6" w14:textId="00A51B69" w:rsidR="006A6D65" w:rsidRPr="006A6D65" w:rsidRDefault="006A6D65" w:rsidP="006A6D65">
      <w:pPr>
        <w:jc w:val="both"/>
        <w:rPr>
          <w:b/>
          <w:bCs/>
          <w:szCs w:val="24"/>
        </w:rPr>
      </w:pPr>
      <w:r w:rsidRPr="006A6D65">
        <w:rPr>
          <w:b/>
          <w:bCs/>
          <w:szCs w:val="24"/>
        </w:rPr>
        <w:t>Outputting numbers in C++</w:t>
      </w:r>
    </w:p>
    <w:p w14:paraId="5B48E861" w14:textId="4CA3D497" w:rsidR="006A6D65" w:rsidRDefault="006A6D65" w:rsidP="006A6D65">
      <w:pPr>
        <w:jc w:val="both"/>
        <w:rPr>
          <w:szCs w:val="24"/>
        </w:rPr>
      </w:pPr>
      <w:r w:rsidRPr="006A6D65">
        <w:rPr>
          <w:szCs w:val="24"/>
        </w:rPr>
        <w:t xml:space="preserve">To print the </w:t>
      </w:r>
      <w:r w:rsidR="006016D3" w:rsidRPr="006A6D65">
        <w:rPr>
          <w:szCs w:val="24"/>
        </w:rPr>
        <w:t>numbers,</w:t>
      </w:r>
      <w:r w:rsidRPr="006A6D65">
        <w:rPr>
          <w:szCs w:val="24"/>
        </w:rPr>
        <w:t xml:space="preserve"> we use the same cout object but without using quotation marks.</w:t>
      </w:r>
      <w:r>
        <w:rPr>
          <w:szCs w:val="24"/>
        </w:rPr>
        <w:t xml:space="preserve"> Look at the example </w:t>
      </w:r>
      <w:r w:rsidR="006016D3">
        <w:rPr>
          <w:szCs w:val="24"/>
        </w:rPr>
        <w:t>4.2</w:t>
      </w:r>
    </w:p>
    <w:p w14:paraId="6C57A67D" w14:textId="2CE49802" w:rsidR="006016D3" w:rsidRPr="00372C9C" w:rsidRDefault="006016D3" w:rsidP="00372C9C">
      <w:pPr>
        <w:spacing w:after="0"/>
        <w:jc w:val="both"/>
        <w:rPr>
          <w:rFonts w:cs="Times New Roman"/>
          <w:b/>
          <w:bCs/>
          <w:szCs w:val="24"/>
        </w:rPr>
      </w:pPr>
      <w:r w:rsidRPr="00372C9C">
        <w:rPr>
          <w:rFonts w:cs="Times New Roman"/>
          <w:b/>
          <w:bCs/>
          <w:szCs w:val="24"/>
        </w:rPr>
        <w:t>EXAMPLE 4.2</w:t>
      </w:r>
    </w:p>
    <w:p w14:paraId="2EC88F4F" w14:textId="26A6E97A" w:rsidR="006A6D65" w:rsidRPr="006A6D65" w:rsidRDefault="006A6D65" w:rsidP="006A6D65">
      <w:pPr>
        <w:shd w:val="clear" w:color="auto" w:fill="D9D9D9" w:themeFill="background1" w:themeFillShade="D9"/>
        <w:spacing w:after="0"/>
        <w:jc w:val="both"/>
        <w:rPr>
          <w:rFonts w:ascii="Courier New" w:hAnsi="Courier New" w:cs="Courier New"/>
          <w:szCs w:val="24"/>
        </w:rPr>
      </w:pPr>
      <w:r w:rsidRPr="006A6D65">
        <w:rPr>
          <w:rFonts w:ascii="Courier New" w:hAnsi="Courier New" w:cs="Courier New"/>
          <w:szCs w:val="24"/>
        </w:rPr>
        <w:t>#include &lt;iostream&gt;</w:t>
      </w:r>
    </w:p>
    <w:p w14:paraId="5F2E8B69" w14:textId="77777777" w:rsidR="006A6D65" w:rsidRPr="006A6D65" w:rsidRDefault="006A6D65" w:rsidP="006A6D65">
      <w:pPr>
        <w:shd w:val="clear" w:color="auto" w:fill="D9D9D9" w:themeFill="background1" w:themeFillShade="D9"/>
        <w:spacing w:after="0"/>
        <w:jc w:val="both"/>
        <w:rPr>
          <w:rFonts w:ascii="Courier New" w:hAnsi="Courier New" w:cs="Courier New"/>
          <w:szCs w:val="24"/>
        </w:rPr>
      </w:pPr>
      <w:r w:rsidRPr="006A6D65">
        <w:rPr>
          <w:rFonts w:ascii="Courier New" w:hAnsi="Courier New" w:cs="Courier New"/>
          <w:szCs w:val="24"/>
        </w:rPr>
        <w:t>using namespace std;</w:t>
      </w:r>
    </w:p>
    <w:p w14:paraId="17A72073" w14:textId="77777777" w:rsidR="006A6D65" w:rsidRPr="006A6D65" w:rsidRDefault="006A6D65" w:rsidP="006A6D65">
      <w:pPr>
        <w:shd w:val="clear" w:color="auto" w:fill="D9D9D9" w:themeFill="background1" w:themeFillShade="D9"/>
        <w:spacing w:after="0"/>
        <w:jc w:val="both"/>
        <w:rPr>
          <w:rFonts w:ascii="Courier New" w:hAnsi="Courier New" w:cs="Courier New"/>
          <w:szCs w:val="24"/>
        </w:rPr>
      </w:pPr>
      <w:r w:rsidRPr="006A6D65">
        <w:rPr>
          <w:rFonts w:ascii="Courier New" w:hAnsi="Courier New" w:cs="Courier New"/>
          <w:szCs w:val="24"/>
        </w:rPr>
        <w:t>int main() {</w:t>
      </w:r>
    </w:p>
    <w:p w14:paraId="0194A570" w14:textId="77777777" w:rsidR="006A6D65" w:rsidRPr="006A6D65" w:rsidRDefault="006A6D65" w:rsidP="006A6D65">
      <w:pPr>
        <w:shd w:val="clear" w:color="auto" w:fill="D9D9D9" w:themeFill="background1" w:themeFillShade="D9"/>
        <w:spacing w:after="0"/>
        <w:jc w:val="both"/>
        <w:rPr>
          <w:rFonts w:ascii="Courier New" w:hAnsi="Courier New" w:cs="Courier New"/>
          <w:szCs w:val="24"/>
        </w:rPr>
      </w:pPr>
      <w:r w:rsidRPr="006A6D65">
        <w:rPr>
          <w:rFonts w:ascii="Courier New" w:hAnsi="Courier New" w:cs="Courier New"/>
          <w:szCs w:val="24"/>
        </w:rPr>
        <w:tab/>
        <w:t>int number_1=22;</w:t>
      </w:r>
    </w:p>
    <w:p w14:paraId="3E9B5C01" w14:textId="77777777" w:rsidR="006A6D65" w:rsidRPr="006A6D65" w:rsidRDefault="006A6D65" w:rsidP="006A6D65">
      <w:pPr>
        <w:shd w:val="clear" w:color="auto" w:fill="D9D9D9" w:themeFill="background1" w:themeFillShade="D9"/>
        <w:spacing w:after="0"/>
        <w:jc w:val="both"/>
        <w:rPr>
          <w:rFonts w:ascii="Courier New" w:hAnsi="Courier New" w:cs="Courier New"/>
          <w:szCs w:val="24"/>
        </w:rPr>
      </w:pPr>
      <w:r w:rsidRPr="006A6D65">
        <w:rPr>
          <w:rFonts w:ascii="Courier New" w:hAnsi="Courier New" w:cs="Courier New"/>
          <w:szCs w:val="24"/>
        </w:rPr>
        <w:tab/>
        <w:t>int number_2=19;</w:t>
      </w:r>
    </w:p>
    <w:p w14:paraId="6925738B" w14:textId="77777777" w:rsidR="006A6D65" w:rsidRPr="006A6D65" w:rsidRDefault="006A6D65" w:rsidP="006A6D65">
      <w:pPr>
        <w:shd w:val="clear" w:color="auto" w:fill="D9D9D9" w:themeFill="background1" w:themeFillShade="D9"/>
        <w:spacing w:after="0"/>
        <w:jc w:val="both"/>
        <w:rPr>
          <w:rFonts w:ascii="Courier New" w:hAnsi="Courier New" w:cs="Courier New"/>
          <w:szCs w:val="24"/>
        </w:rPr>
      </w:pPr>
      <w:r w:rsidRPr="006A6D65">
        <w:rPr>
          <w:rFonts w:ascii="Courier New" w:hAnsi="Courier New" w:cs="Courier New"/>
          <w:szCs w:val="24"/>
        </w:rPr>
        <w:tab/>
        <w:t>cout&lt;&lt;number_1;</w:t>
      </w:r>
    </w:p>
    <w:p w14:paraId="5CCE975A" w14:textId="77777777" w:rsidR="006A6D65" w:rsidRPr="006A6D65" w:rsidRDefault="006A6D65" w:rsidP="006A6D65">
      <w:pPr>
        <w:shd w:val="clear" w:color="auto" w:fill="D9D9D9" w:themeFill="background1" w:themeFillShade="D9"/>
        <w:spacing w:after="0"/>
        <w:jc w:val="both"/>
        <w:rPr>
          <w:rFonts w:ascii="Courier New" w:hAnsi="Courier New" w:cs="Courier New"/>
          <w:szCs w:val="24"/>
        </w:rPr>
      </w:pPr>
      <w:r w:rsidRPr="006A6D65">
        <w:rPr>
          <w:rFonts w:ascii="Courier New" w:hAnsi="Courier New" w:cs="Courier New"/>
          <w:szCs w:val="24"/>
        </w:rPr>
        <w:tab/>
        <w:t>cout&lt;&lt;number_2;</w:t>
      </w:r>
    </w:p>
    <w:p w14:paraId="7C913B32" w14:textId="77777777" w:rsidR="006A6D65" w:rsidRPr="006A6D65" w:rsidRDefault="006A6D65" w:rsidP="006A6D65">
      <w:pPr>
        <w:shd w:val="clear" w:color="auto" w:fill="D9D9D9" w:themeFill="background1" w:themeFillShade="D9"/>
        <w:spacing w:after="0"/>
        <w:jc w:val="both"/>
        <w:rPr>
          <w:rFonts w:ascii="Courier New" w:hAnsi="Courier New" w:cs="Courier New"/>
          <w:szCs w:val="24"/>
        </w:rPr>
      </w:pPr>
      <w:r w:rsidRPr="006A6D65">
        <w:rPr>
          <w:rFonts w:ascii="Courier New" w:hAnsi="Courier New" w:cs="Courier New"/>
          <w:szCs w:val="24"/>
        </w:rPr>
        <w:tab/>
        <w:t>return 0;</w:t>
      </w:r>
    </w:p>
    <w:p w14:paraId="723F12FF" w14:textId="4A522172" w:rsidR="006A6D65" w:rsidRDefault="006A6D65" w:rsidP="006A6D65">
      <w:pPr>
        <w:shd w:val="clear" w:color="auto" w:fill="D9D9D9" w:themeFill="background1" w:themeFillShade="D9"/>
        <w:spacing w:after="0"/>
        <w:jc w:val="both"/>
        <w:rPr>
          <w:rFonts w:ascii="Courier New" w:hAnsi="Courier New" w:cs="Courier New"/>
          <w:szCs w:val="24"/>
        </w:rPr>
      </w:pPr>
      <w:r w:rsidRPr="006A6D65">
        <w:rPr>
          <w:rFonts w:ascii="Courier New" w:hAnsi="Courier New" w:cs="Courier New"/>
          <w:szCs w:val="24"/>
        </w:rPr>
        <w:t>}</w:t>
      </w:r>
    </w:p>
    <w:p w14:paraId="5C129F1A" w14:textId="77777777" w:rsidR="006A6D65" w:rsidRDefault="006A6D65" w:rsidP="006A6D65">
      <w:pPr>
        <w:shd w:val="clear" w:color="auto" w:fill="D9D9D9" w:themeFill="background1" w:themeFillShade="D9"/>
        <w:spacing w:after="0"/>
        <w:jc w:val="both"/>
        <w:rPr>
          <w:rFonts w:ascii="Courier New" w:hAnsi="Courier New" w:cs="Courier New"/>
          <w:szCs w:val="24"/>
        </w:rPr>
      </w:pPr>
    </w:p>
    <w:p w14:paraId="4BD9E4AF" w14:textId="5CB66376" w:rsidR="006A6D65" w:rsidRDefault="006A6D65" w:rsidP="006A6D65">
      <w:pPr>
        <w:shd w:val="clear" w:color="auto" w:fill="D9D9D9" w:themeFill="background1" w:themeFillShade="D9"/>
        <w:spacing w:after="0"/>
        <w:jc w:val="both"/>
        <w:rPr>
          <w:rFonts w:ascii="Courier New" w:hAnsi="Courier New" w:cs="Courier New"/>
          <w:szCs w:val="24"/>
        </w:rPr>
      </w:pPr>
      <w:r>
        <w:rPr>
          <w:rFonts w:ascii="Courier New" w:hAnsi="Courier New" w:cs="Courier New"/>
          <w:szCs w:val="24"/>
        </w:rPr>
        <w:t>OUTPUT</w:t>
      </w:r>
    </w:p>
    <w:p w14:paraId="5E7769F5" w14:textId="2628CFD8" w:rsidR="006A6D65" w:rsidRPr="006A6D65" w:rsidRDefault="006A6D65" w:rsidP="006A6D65">
      <w:pPr>
        <w:shd w:val="clear" w:color="auto" w:fill="D9D9D9" w:themeFill="background1" w:themeFillShade="D9"/>
        <w:spacing w:after="0"/>
        <w:jc w:val="both"/>
        <w:rPr>
          <w:rFonts w:ascii="Courier New" w:hAnsi="Courier New" w:cs="Courier New"/>
          <w:szCs w:val="24"/>
        </w:rPr>
      </w:pPr>
      <w:r w:rsidRPr="006A6D65">
        <w:rPr>
          <w:rFonts w:eastAsia="Times New Roman" w:cs="Times New Roman"/>
          <w:noProof/>
          <w:kern w:val="0"/>
          <w:lang w:val="en-ZA" w:eastAsia="en-ZA"/>
        </w:rPr>
        <w:drawing>
          <wp:inline distT="0" distB="0" distL="0" distR="0" wp14:anchorId="06BA6445" wp14:editId="37A55387">
            <wp:extent cx="4982270" cy="1371791"/>
            <wp:effectExtent l="0" t="0" r="8890" b="0"/>
            <wp:docPr id="52276" name="Picture 522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6" name="Picture 52276" descr="Graphical user interface, application&#10;&#10;Description automatically generated"/>
                    <pic:cNvPicPr/>
                  </pic:nvPicPr>
                  <pic:blipFill>
                    <a:blip r:embed="rId24"/>
                    <a:stretch>
                      <a:fillRect/>
                    </a:stretch>
                  </pic:blipFill>
                  <pic:spPr>
                    <a:xfrm>
                      <a:off x="0" y="0"/>
                      <a:ext cx="4982270" cy="1371791"/>
                    </a:xfrm>
                    <a:prstGeom prst="rect">
                      <a:avLst/>
                    </a:prstGeom>
                  </pic:spPr>
                </pic:pic>
              </a:graphicData>
            </a:graphic>
          </wp:inline>
        </w:drawing>
      </w:r>
    </w:p>
    <w:p w14:paraId="0FF0D01D" w14:textId="22C1B820" w:rsidR="006A6D65" w:rsidRDefault="006A6D65" w:rsidP="00E32D4C">
      <w:pPr>
        <w:rPr>
          <w:rFonts w:eastAsia="Times New Roman" w:cs="Times New Roman"/>
          <w:kern w:val="0"/>
          <w:lang w:val="en-ZA" w:eastAsia="en-ZA"/>
        </w:rPr>
      </w:pPr>
    </w:p>
    <w:p w14:paraId="11E1BEC4" w14:textId="77777777" w:rsidR="00372C9C" w:rsidRDefault="00372C9C" w:rsidP="00A56F02">
      <w:pPr>
        <w:pStyle w:val="NormalWeb"/>
        <w:shd w:val="clear" w:color="auto" w:fill="FFD966" w:themeFill="accent4" w:themeFillTint="99"/>
        <w:spacing w:before="0" w:beforeAutospacing="0" w:after="0" w:afterAutospacing="0" w:line="360" w:lineRule="auto"/>
        <w:jc w:val="both"/>
        <w:rPr>
          <w:color w:val="252525"/>
        </w:rPr>
      </w:pPr>
      <w:r>
        <w:rPr>
          <w:color w:val="252525"/>
        </w:rPr>
        <w:t>When you look at our program, you'll notice that the numbers 22 and 19 are not in quotation marks, so when we want to print them, we use the names of the memory spaces where these two values are stored, which in our case are number_1 and number_2 for values 22 and 19, respectively.</w:t>
      </w:r>
    </w:p>
    <w:p w14:paraId="1C600ECA" w14:textId="77777777" w:rsidR="00372C9C" w:rsidRDefault="00372C9C" w:rsidP="00A56F02">
      <w:pPr>
        <w:pStyle w:val="NormalWeb"/>
        <w:shd w:val="clear" w:color="auto" w:fill="FFD966" w:themeFill="accent4" w:themeFillTint="99"/>
        <w:spacing w:before="0" w:beforeAutospacing="0" w:after="0" w:afterAutospacing="0" w:line="360" w:lineRule="auto"/>
        <w:jc w:val="both"/>
        <w:rPr>
          <w:color w:val="252525"/>
        </w:rPr>
      </w:pPr>
      <w:r>
        <w:rPr>
          <w:color w:val="252525"/>
        </w:rPr>
        <w:t>Our only challenge is now that the two numbers are printed joined together (concatenated) We can rewrite the output statements as follows:</w:t>
      </w:r>
    </w:p>
    <w:p w14:paraId="11ACD13E" w14:textId="2DE3EFDF" w:rsidR="003C5010" w:rsidRDefault="003C5010" w:rsidP="00E32D4C">
      <w:pPr>
        <w:rPr>
          <w:rFonts w:eastAsia="Times New Roman" w:cs="Times New Roman"/>
          <w:kern w:val="0"/>
          <w:lang w:val="en-ZA" w:eastAsia="en-ZA"/>
        </w:rPr>
      </w:pPr>
    </w:p>
    <w:p w14:paraId="59CAD8C2" w14:textId="1B902F2E" w:rsidR="003C5010" w:rsidRPr="003C5010" w:rsidRDefault="003C5010" w:rsidP="003C5010">
      <w:pPr>
        <w:shd w:val="clear" w:color="auto" w:fill="D9D9D9" w:themeFill="background1" w:themeFillShade="D9"/>
        <w:rPr>
          <w:rFonts w:eastAsia="Times New Roman" w:cs="Times New Roman"/>
          <w:kern w:val="0"/>
          <w:lang w:val="en-ZA" w:eastAsia="en-ZA"/>
        </w:rPr>
      </w:pPr>
      <w:r w:rsidRPr="003C5010">
        <w:rPr>
          <w:rFonts w:eastAsia="Times New Roman" w:cs="Times New Roman"/>
          <w:kern w:val="0"/>
          <w:lang w:val="en-ZA" w:eastAsia="en-ZA"/>
        </w:rPr>
        <w:tab/>
        <w:t>cout&lt;&lt;number_1&lt;&lt; endl;</w:t>
      </w:r>
    </w:p>
    <w:p w14:paraId="1C760845" w14:textId="01E0BFA8" w:rsidR="003C5010" w:rsidRDefault="003C5010" w:rsidP="003C5010">
      <w:pPr>
        <w:shd w:val="clear" w:color="auto" w:fill="D9D9D9" w:themeFill="background1" w:themeFillShade="D9"/>
        <w:rPr>
          <w:rFonts w:eastAsia="Times New Roman" w:cs="Times New Roman"/>
          <w:kern w:val="0"/>
          <w:lang w:val="en-ZA" w:eastAsia="en-ZA"/>
        </w:rPr>
      </w:pPr>
      <w:r w:rsidRPr="003C5010">
        <w:rPr>
          <w:rFonts w:eastAsia="Times New Roman" w:cs="Times New Roman"/>
          <w:kern w:val="0"/>
          <w:lang w:val="en-ZA" w:eastAsia="en-ZA"/>
        </w:rPr>
        <w:tab/>
        <w:t>cout&lt;&lt;number_2&lt;&lt; endl;</w:t>
      </w:r>
    </w:p>
    <w:p w14:paraId="2625417C" w14:textId="2FA6DF2C" w:rsidR="003C5010" w:rsidRDefault="003C5010" w:rsidP="003C5010">
      <w:pPr>
        <w:rPr>
          <w:rFonts w:eastAsia="Times New Roman" w:cs="Times New Roman"/>
          <w:kern w:val="0"/>
          <w:lang w:val="en-ZA" w:eastAsia="en-ZA"/>
        </w:rPr>
      </w:pPr>
      <w:r w:rsidRPr="003C5010">
        <w:rPr>
          <w:rFonts w:eastAsia="Times New Roman" w:cs="Times New Roman"/>
          <w:kern w:val="0"/>
          <w:lang w:val="en-ZA" w:eastAsia="en-ZA"/>
        </w:rPr>
        <w:t>A new line is added using the endl manipulator. For this reason, each output is shown in a separate line.</w:t>
      </w:r>
    </w:p>
    <w:p w14:paraId="2FCC7606" w14:textId="51D89241" w:rsidR="003C5010" w:rsidRDefault="003C5010" w:rsidP="006016D3">
      <w:pPr>
        <w:spacing w:after="0" w:line="240" w:lineRule="auto"/>
        <w:rPr>
          <w:rFonts w:eastAsia="Times New Roman" w:cs="Times New Roman"/>
          <w:kern w:val="0"/>
          <w:lang w:val="en-ZA" w:eastAsia="en-ZA"/>
        </w:rPr>
      </w:pPr>
    </w:p>
    <w:p w14:paraId="7C6FABCA" w14:textId="7CA0E352" w:rsidR="003C5010" w:rsidRDefault="003C5010" w:rsidP="003C5010">
      <w:pPr>
        <w:rPr>
          <w:rFonts w:eastAsia="Times New Roman" w:cs="Times New Roman"/>
          <w:kern w:val="0"/>
          <w:lang w:val="en-ZA" w:eastAsia="en-ZA"/>
        </w:rPr>
      </w:pPr>
      <w:r w:rsidRPr="003C5010">
        <w:rPr>
          <w:rFonts w:eastAsia="Times New Roman" w:cs="Times New Roman"/>
          <w:kern w:val="0"/>
          <w:lang w:val="en-ZA" w:eastAsia="en-ZA"/>
        </w:rPr>
        <w:t>The &lt;&lt; operator can be used more than once if we want to print different variables, strings and so on in a single statement. For example:</w:t>
      </w:r>
    </w:p>
    <w:p w14:paraId="67F543EC" w14:textId="77777777" w:rsidR="003C5010" w:rsidRPr="003C5010" w:rsidRDefault="003C5010" w:rsidP="003C5010">
      <w:pPr>
        <w:shd w:val="clear" w:color="auto" w:fill="D9D9D9" w:themeFill="background1" w:themeFillShade="D9"/>
        <w:ind w:left="709"/>
        <w:rPr>
          <w:rFonts w:ascii="Courier New" w:eastAsia="Times New Roman" w:hAnsi="Courier New" w:cs="Courier New"/>
          <w:kern w:val="0"/>
          <w:lang w:val="en-ZA" w:eastAsia="en-ZA"/>
        </w:rPr>
      </w:pPr>
      <w:r w:rsidRPr="003C5010">
        <w:rPr>
          <w:rFonts w:eastAsia="Times New Roman" w:cs="Times New Roman"/>
          <w:kern w:val="0"/>
          <w:lang w:val="en-ZA" w:eastAsia="en-ZA"/>
        </w:rPr>
        <w:tab/>
      </w:r>
      <w:r w:rsidRPr="003C5010">
        <w:rPr>
          <w:rFonts w:ascii="Courier New" w:eastAsia="Times New Roman" w:hAnsi="Courier New" w:cs="Courier New"/>
          <w:kern w:val="0"/>
          <w:lang w:val="en-ZA" w:eastAsia="en-ZA"/>
        </w:rPr>
        <w:t>cout&lt;&lt;"The first number is : " &lt;&lt; number_1&lt;&lt; endl;</w:t>
      </w:r>
    </w:p>
    <w:p w14:paraId="433DAE7C" w14:textId="5499DAE6" w:rsidR="003C5010" w:rsidRPr="003C5010" w:rsidRDefault="003C5010" w:rsidP="003C5010">
      <w:pPr>
        <w:shd w:val="clear" w:color="auto" w:fill="D9D9D9" w:themeFill="background1" w:themeFillShade="D9"/>
        <w:ind w:left="709"/>
        <w:rPr>
          <w:rFonts w:ascii="Courier New" w:eastAsia="Times New Roman" w:hAnsi="Courier New" w:cs="Courier New"/>
          <w:kern w:val="0"/>
          <w:lang w:val="en-ZA" w:eastAsia="en-ZA"/>
        </w:rPr>
      </w:pPr>
      <w:r w:rsidRPr="003C5010">
        <w:rPr>
          <w:rFonts w:ascii="Courier New" w:eastAsia="Times New Roman" w:hAnsi="Courier New" w:cs="Courier New"/>
          <w:kern w:val="0"/>
          <w:lang w:val="en-ZA" w:eastAsia="en-ZA"/>
        </w:rPr>
        <w:tab/>
        <w:t>cout&lt;&lt;"The second number is : "&lt;&lt;number_2&lt;&lt; endl;</w:t>
      </w:r>
    </w:p>
    <w:p w14:paraId="2D6F8C3D" w14:textId="765BD49D" w:rsidR="003C5010" w:rsidRPr="003C5010" w:rsidRDefault="003C5010" w:rsidP="003C5010">
      <w:pPr>
        <w:shd w:val="clear" w:color="auto" w:fill="D9D9D9" w:themeFill="background1" w:themeFillShade="D9"/>
        <w:ind w:left="709"/>
        <w:rPr>
          <w:rFonts w:ascii="Courier New" w:eastAsia="Times New Roman" w:hAnsi="Courier New" w:cs="Courier New"/>
          <w:b/>
          <w:bCs/>
          <w:kern w:val="0"/>
          <w:lang w:val="en-ZA" w:eastAsia="en-ZA"/>
        </w:rPr>
      </w:pPr>
      <w:r w:rsidRPr="003C5010">
        <w:rPr>
          <w:rFonts w:ascii="Courier New" w:eastAsia="Times New Roman" w:hAnsi="Courier New" w:cs="Courier New"/>
          <w:b/>
          <w:bCs/>
          <w:kern w:val="0"/>
          <w:lang w:val="en-ZA" w:eastAsia="en-ZA"/>
        </w:rPr>
        <w:t>Output</w:t>
      </w:r>
    </w:p>
    <w:p w14:paraId="4A6E27F7" w14:textId="77777777" w:rsidR="003C5010" w:rsidRPr="003C5010" w:rsidRDefault="003C5010" w:rsidP="003C5010">
      <w:pPr>
        <w:shd w:val="clear" w:color="auto" w:fill="D9D9D9" w:themeFill="background1" w:themeFillShade="D9"/>
        <w:ind w:left="709"/>
        <w:rPr>
          <w:rFonts w:ascii="Courier New" w:eastAsia="Times New Roman" w:hAnsi="Courier New" w:cs="Courier New"/>
          <w:kern w:val="0"/>
          <w:lang w:val="en-ZA" w:eastAsia="en-ZA"/>
        </w:rPr>
      </w:pPr>
      <w:r w:rsidRPr="003C5010">
        <w:rPr>
          <w:rFonts w:ascii="Courier New" w:eastAsia="Times New Roman" w:hAnsi="Courier New" w:cs="Courier New"/>
          <w:kern w:val="0"/>
          <w:lang w:val="en-ZA" w:eastAsia="en-ZA"/>
        </w:rPr>
        <w:t>The first number is : 22</w:t>
      </w:r>
    </w:p>
    <w:p w14:paraId="3BF88B17" w14:textId="7EFFFA08" w:rsidR="003C5010" w:rsidRPr="003C5010" w:rsidRDefault="003C5010" w:rsidP="003C5010">
      <w:pPr>
        <w:shd w:val="clear" w:color="auto" w:fill="D9D9D9" w:themeFill="background1" w:themeFillShade="D9"/>
        <w:ind w:left="709"/>
        <w:rPr>
          <w:rFonts w:ascii="Courier New" w:eastAsia="Times New Roman" w:hAnsi="Courier New" w:cs="Courier New"/>
          <w:kern w:val="0"/>
          <w:lang w:val="en-ZA" w:eastAsia="en-ZA"/>
        </w:rPr>
      </w:pPr>
      <w:r w:rsidRPr="003C5010">
        <w:rPr>
          <w:rFonts w:ascii="Courier New" w:eastAsia="Times New Roman" w:hAnsi="Courier New" w:cs="Courier New"/>
          <w:kern w:val="0"/>
          <w:lang w:val="en-ZA" w:eastAsia="en-ZA"/>
        </w:rPr>
        <w:t>The second number is : 19</w:t>
      </w:r>
    </w:p>
    <w:p w14:paraId="19F396FE" w14:textId="05E2AA9B" w:rsidR="003C5010" w:rsidRPr="006643CA" w:rsidRDefault="00690CD5" w:rsidP="00DA3E48">
      <w:pPr>
        <w:rPr>
          <w:b/>
          <w:bCs/>
        </w:rPr>
      </w:pPr>
      <w:r w:rsidRPr="006643CA">
        <w:rPr>
          <w:b/>
          <w:bCs/>
        </w:rPr>
        <w:t>Inputting data to the C++ program</w:t>
      </w:r>
    </w:p>
    <w:p w14:paraId="63B7AF7C" w14:textId="1D8363EA" w:rsidR="00690CD5" w:rsidRDefault="00690CD5" w:rsidP="006643CA">
      <w:pPr>
        <w:spacing w:after="0" w:line="360" w:lineRule="auto"/>
        <w:jc w:val="both"/>
      </w:pPr>
      <w:r w:rsidRPr="00690CD5">
        <w:t>When using a conventional input device, like the keyboard, C++'s cin function accepts structured input. The &gt;&gt; operator and the cin object are used to take input.</w:t>
      </w:r>
      <w:r>
        <w:t xml:space="preserve"> Let us look at example </w:t>
      </w:r>
      <w:r w:rsidR="00A23507">
        <w:t>4.3</w:t>
      </w:r>
      <w:r>
        <w:t xml:space="preserve"> which asks the user to input a number.</w:t>
      </w:r>
    </w:p>
    <w:p w14:paraId="329F401E" w14:textId="0C215353" w:rsidR="00DA3E48" w:rsidRDefault="00DA3E48" w:rsidP="00DA3E48"/>
    <w:p w14:paraId="282A3F52" w14:textId="348861C1" w:rsidR="00A23507" w:rsidRPr="00A23507" w:rsidRDefault="00A23507" w:rsidP="00690CD5">
      <w:pPr>
        <w:shd w:val="clear" w:color="auto" w:fill="D9D9D9" w:themeFill="background1" w:themeFillShade="D9"/>
        <w:rPr>
          <w:rFonts w:ascii="Courier New" w:hAnsi="Courier New" w:cs="Courier New"/>
          <w:b/>
          <w:bCs/>
        </w:rPr>
      </w:pPr>
      <w:r w:rsidRPr="00A23507">
        <w:rPr>
          <w:rFonts w:ascii="Courier New" w:hAnsi="Courier New" w:cs="Courier New"/>
          <w:b/>
          <w:bCs/>
        </w:rPr>
        <w:t>EXAMPLE 4.3</w:t>
      </w:r>
    </w:p>
    <w:p w14:paraId="327E86D1" w14:textId="138D20A6" w:rsidR="00690CD5" w:rsidRPr="00D8140F" w:rsidRDefault="00690CD5" w:rsidP="00690CD5">
      <w:pPr>
        <w:shd w:val="clear" w:color="auto" w:fill="D9D9D9" w:themeFill="background1" w:themeFillShade="D9"/>
        <w:rPr>
          <w:rFonts w:ascii="Courier New" w:hAnsi="Courier New" w:cs="Courier New"/>
          <w:sz w:val="20"/>
          <w:szCs w:val="20"/>
        </w:rPr>
      </w:pPr>
      <w:r w:rsidRPr="00D8140F">
        <w:rPr>
          <w:rFonts w:ascii="Courier New" w:hAnsi="Courier New" w:cs="Courier New"/>
          <w:sz w:val="20"/>
          <w:szCs w:val="20"/>
        </w:rPr>
        <w:t>#include &lt;iostream&gt;</w:t>
      </w:r>
    </w:p>
    <w:p w14:paraId="3B06BD38" w14:textId="77777777" w:rsidR="00690CD5" w:rsidRPr="00D8140F" w:rsidRDefault="00690CD5" w:rsidP="00690CD5">
      <w:pPr>
        <w:shd w:val="clear" w:color="auto" w:fill="D9D9D9" w:themeFill="background1" w:themeFillShade="D9"/>
        <w:rPr>
          <w:rFonts w:ascii="Courier New" w:hAnsi="Courier New" w:cs="Courier New"/>
          <w:sz w:val="20"/>
          <w:szCs w:val="20"/>
        </w:rPr>
      </w:pPr>
      <w:r w:rsidRPr="00D8140F">
        <w:rPr>
          <w:rFonts w:ascii="Courier New" w:hAnsi="Courier New" w:cs="Courier New"/>
          <w:sz w:val="20"/>
          <w:szCs w:val="20"/>
        </w:rPr>
        <w:t>using namespace std;</w:t>
      </w:r>
    </w:p>
    <w:p w14:paraId="0C95D727" w14:textId="77777777" w:rsidR="00690CD5" w:rsidRPr="00D8140F" w:rsidRDefault="00690CD5" w:rsidP="00690CD5">
      <w:pPr>
        <w:shd w:val="clear" w:color="auto" w:fill="D9D9D9" w:themeFill="background1" w:themeFillShade="D9"/>
        <w:rPr>
          <w:rFonts w:ascii="Courier New" w:hAnsi="Courier New" w:cs="Courier New"/>
          <w:sz w:val="20"/>
          <w:szCs w:val="20"/>
        </w:rPr>
      </w:pPr>
      <w:r w:rsidRPr="00D8140F">
        <w:rPr>
          <w:rFonts w:ascii="Courier New" w:hAnsi="Courier New" w:cs="Courier New"/>
          <w:sz w:val="20"/>
          <w:szCs w:val="20"/>
        </w:rPr>
        <w:t>//main function</w:t>
      </w:r>
    </w:p>
    <w:p w14:paraId="6B6BA36B" w14:textId="77777777" w:rsidR="00690CD5" w:rsidRPr="00D8140F" w:rsidRDefault="00690CD5" w:rsidP="00690CD5">
      <w:pPr>
        <w:shd w:val="clear" w:color="auto" w:fill="D9D9D9" w:themeFill="background1" w:themeFillShade="D9"/>
        <w:rPr>
          <w:rFonts w:ascii="Courier New" w:hAnsi="Courier New" w:cs="Courier New"/>
          <w:sz w:val="20"/>
          <w:szCs w:val="20"/>
        </w:rPr>
      </w:pPr>
      <w:r w:rsidRPr="00D8140F">
        <w:rPr>
          <w:rFonts w:ascii="Courier New" w:hAnsi="Courier New" w:cs="Courier New"/>
          <w:sz w:val="20"/>
          <w:szCs w:val="20"/>
        </w:rPr>
        <w:t>int main() {</w:t>
      </w:r>
    </w:p>
    <w:p w14:paraId="1B693F2D" w14:textId="77777777" w:rsidR="00690CD5" w:rsidRPr="00D8140F" w:rsidRDefault="00690CD5" w:rsidP="00690CD5">
      <w:pPr>
        <w:shd w:val="clear" w:color="auto" w:fill="D9D9D9" w:themeFill="background1" w:themeFillShade="D9"/>
        <w:rPr>
          <w:rFonts w:ascii="Courier New" w:hAnsi="Courier New" w:cs="Courier New"/>
          <w:sz w:val="20"/>
          <w:szCs w:val="20"/>
        </w:rPr>
      </w:pPr>
      <w:r w:rsidRPr="00D8140F">
        <w:rPr>
          <w:rFonts w:ascii="Courier New" w:hAnsi="Courier New" w:cs="Courier New"/>
          <w:sz w:val="20"/>
          <w:szCs w:val="20"/>
        </w:rPr>
        <w:t xml:space="preserve">    int num;</w:t>
      </w:r>
    </w:p>
    <w:p w14:paraId="2FA96C34" w14:textId="77777777" w:rsidR="00690CD5" w:rsidRPr="00D8140F" w:rsidRDefault="00690CD5" w:rsidP="00690CD5">
      <w:pPr>
        <w:shd w:val="clear" w:color="auto" w:fill="D9D9D9" w:themeFill="background1" w:themeFillShade="D9"/>
        <w:rPr>
          <w:rFonts w:ascii="Courier New" w:hAnsi="Courier New" w:cs="Courier New"/>
          <w:sz w:val="20"/>
          <w:szCs w:val="20"/>
        </w:rPr>
      </w:pPr>
      <w:r w:rsidRPr="00D8140F">
        <w:rPr>
          <w:rFonts w:ascii="Courier New" w:hAnsi="Courier New" w:cs="Courier New"/>
          <w:sz w:val="20"/>
          <w:szCs w:val="20"/>
        </w:rPr>
        <w:t xml:space="preserve">    //displaying output</w:t>
      </w:r>
    </w:p>
    <w:p w14:paraId="11A8CBFA" w14:textId="77777777" w:rsidR="00690CD5" w:rsidRPr="00D8140F" w:rsidRDefault="00690CD5" w:rsidP="00690CD5">
      <w:pPr>
        <w:shd w:val="clear" w:color="auto" w:fill="D9D9D9" w:themeFill="background1" w:themeFillShade="D9"/>
        <w:rPr>
          <w:rFonts w:ascii="Courier New" w:hAnsi="Courier New" w:cs="Courier New"/>
          <w:sz w:val="20"/>
          <w:szCs w:val="20"/>
        </w:rPr>
      </w:pPr>
      <w:r w:rsidRPr="00D8140F">
        <w:rPr>
          <w:rFonts w:ascii="Courier New" w:hAnsi="Courier New" w:cs="Courier New"/>
          <w:sz w:val="20"/>
          <w:szCs w:val="20"/>
        </w:rPr>
        <w:t xml:space="preserve">    cout &lt;&lt; "Enter an integer: ";</w:t>
      </w:r>
    </w:p>
    <w:p w14:paraId="13A5FB6F" w14:textId="77777777" w:rsidR="00690CD5" w:rsidRPr="00D8140F" w:rsidRDefault="00690CD5" w:rsidP="00690CD5">
      <w:pPr>
        <w:shd w:val="clear" w:color="auto" w:fill="D9D9D9" w:themeFill="background1" w:themeFillShade="D9"/>
        <w:rPr>
          <w:rFonts w:ascii="Courier New" w:hAnsi="Courier New" w:cs="Courier New"/>
          <w:sz w:val="20"/>
          <w:szCs w:val="20"/>
        </w:rPr>
      </w:pPr>
      <w:r w:rsidRPr="00D8140F">
        <w:rPr>
          <w:rFonts w:ascii="Courier New" w:hAnsi="Courier New" w:cs="Courier New"/>
          <w:sz w:val="20"/>
          <w:szCs w:val="20"/>
        </w:rPr>
        <w:t xml:space="preserve">    //accepting input</w:t>
      </w:r>
    </w:p>
    <w:p w14:paraId="61AB7AFC" w14:textId="77777777" w:rsidR="00690CD5" w:rsidRPr="00D8140F" w:rsidRDefault="00690CD5" w:rsidP="00690CD5">
      <w:pPr>
        <w:shd w:val="clear" w:color="auto" w:fill="D9D9D9" w:themeFill="background1" w:themeFillShade="D9"/>
        <w:rPr>
          <w:rFonts w:ascii="Courier New" w:hAnsi="Courier New" w:cs="Courier New"/>
          <w:sz w:val="20"/>
          <w:szCs w:val="20"/>
        </w:rPr>
      </w:pPr>
      <w:r w:rsidRPr="00D8140F">
        <w:rPr>
          <w:rFonts w:ascii="Courier New" w:hAnsi="Courier New" w:cs="Courier New"/>
          <w:sz w:val="20"/>
          <w:szCs w:val="20"/>
        </w:rPr>
        <w:t xml:space="preserve">    cin &gt;&gt; num;   // Taking input</w:t>
      </w:r>
    </w:p>
    <w:p w14:paraId="0A99EF17" w14:textId="77777777" w:rsidR="00690CD5" w:rsidRPr="00D8140F" w:rsidRDefault="00690CD5" w:rsidP="00690CD5">
      <w:pPr>
        <w:shd w:val="clear" w:color="auto" w:fill="D9D9D9" w:themeFill="background1" w:themeFillShade="D9"/>
        <w:rPr>
          <w:rFonts w:ascii="Courier New" w:hAnsi="Courier New" w:cs="Courier New"/>
          <w:sz w:val="20"/>
          <w:szCs w:val="20"/>
        </w:rPr>
      </w:pPr>
      <w:r w:rsidRPr="00D8140F">
        <w:rPr>
          <w:rFonts w:ascii="Courier New" w:hAnsi="Courier New" w:cs="Courier New"/>
          <w:sz w:val="20"/>
          <w:szCs w:val="20"/>
        </w:rPr>
        <w:t xml:space="preserve">    //displaying out</w:t>
      </w:r>
    </w:p>
    <w:p w14:paraId="4E75FB27" w14:textId="77777777" w:rsidR="00690CD5" w:rsidRPr="00D8140F" w:rsidRDefault="00690CD5" w:rsidP="00690CD5">
      <w:pPr>
        <w:shd w:val="clear" w:color="auto" w:fill="D9D9D9" w:themeFill="background1" w:themeFillShade="D9"/>
        <w:rPr>
          <w:rFonts w:ascii="Courier New" w:hAnsi="Courier New" w:cs="Courier New"/>
          <w:sz w:val="20"/>
          <w:szCs w:val="20"/>
        </w:rPr>
      </w:pPr>
      <w:r w:rsidRPr="00D8140F">
        <w:rPr>
          <w:rFonts w:ascii="Courier New" w:hAnsi="Courier New" w:cs="Courier New"/>
          <w:sz w:val="20"/>
          <w:szCs w:val="20"/>
        </w:rPr>
        <w:t xml:space="preserve">    cout &lt;&lt; "The number is: " &lt;&lt; num;</w:t>
      </w:r>
    </w:p>
    <w:p w14:paraId="1F30F10B" w14:textId="77777777" w:rsidR="00690CD5" w:rsidRPr="00D8140F" w:rsidRDefault="00690CD5" w:rsidP="00690CD5">
      <w:pPr>
        <w:shd w:val="clear" w:color="auto" w:fill="D9D9D9" w:themeFill="background1" w:themeFillShade="D9"/>
        <w:rPr>
          <w:rFonts w:ascii="Courier New" w:hAnsi="Courier New" w:cs="Courier New"/>
          <w:sz w:val="20"/>
          <w:szCs w:val="20"/>
        </w:rPr>
      </w:pPr>
      <w:r w:rsidRPr="00D8140F">
        <w:rPr>
          <w:rFonts w:ascii="Courier New" w:hAnsi="Courier New" w:cs="Courier New"/>
          <w:sz w:val="20"/>
          <w:szCs w:val="20"/>
        </w:rPr>
        <w:t xml:space="preserve">    return 0;</w:t>
      </w:r>
    </w:p>
    <w:p w14:paraId="75864275" w14:textId="0A1C6DE9" w:rsidR="00690CD5" w:rsidRPr="00D8140F" w:rsidRDefault="00690CD5" w:rsidP="00690CD5">
      <w:pPr>
        <w:shd w:val="clear" w:color="auto" w:fill="D9D9D9" w:themeFill="background1" w:themeFillShade="D9"/>
        <w:rPr>
          <w:rFonts w:ascii="Courier New" w:hAnsi="Courier New" w:cs="Courier New"/>
          <w:sz w:val="20"/>
          <w:szCs w:val="20"/>
        </w:rPr>
      </w:pPr>
      <w:r w:rsidRPr="00D8140F">
        <w:rPr>
          <w:rFonts w:ascii="Courier New" w:hAnsi="Courier New" w:cs="Courier New"/>
          <w:sz w:val="20"/>
          <w:szCs w:val="20"/>
        </w:rPr>
        <w:t>}</w:t>
      </w:r>
    </w:p>
    <w:p w14:paraId="7FB135FE" w14:textId="5ABDCEE6" w:rsidR="00690CD5" w:rsidRPr="00D8140F" w:rsidRDefault="00690CD5" w:rsidP="00690CD5">
      <w:pPr>
        <w:shd w:val="clear" w:color="auto" w:fill="D9D9D9" w:themeFill="background1" w:themeFillShade="D9"/>
        <w:rPr>
          <w:rFonts w:ascii="Courier New" w:hAnsi="Courier New" w:cs="Courier New"/>
          <w:b/>
          <w:bCs/>
          <w:sz w:val="20"/>
          <w:szCs w:val="20"/>
        </w:rPr>
      </w:pPr>
      <w:r w:rsidRPr="00D8140F">
        <w:rPr>
          <w:rFonts w:ascii="Courier New" w:hAnsi="Courier New" w:cs="Courier New"/>
          <w:b/>
          <w:bCs/>
          <w:sz w:val="20"/>
          <w:szCs w:val="20"/>
        </w:rPr>
        <w:t>Output</w:t>
      </w:r>
    </w:p>
    <w:p w14:paraId="3EB73050" w14:textId="3F1739B2" w:rsidR="00690CD5" w:rsidRDefault="00690CD5" w:rsidP="00690CD5">
      <w:pPr>
        <w:shd w:val="clear" w:color="auto" w:fill="D9D9D9" w:themeFill="background1" w:themeFillShade="D9"/>
        <w:rPr>
          <w:rFonts w:ascii="Courier New" w:hAnsi="Courier New" w:cs="Courier New"/>
        </w:rPr>
      </w:pPr>
      <w:r w:rsidRPr="00690CD5">
        <w:rPr>
          <w:rFonts w:ascii="Courier New" w:hAnsi="Courier New" w:cs="Courier New"/>
          <w:noProof/>
        </w:rPr>
        <w:drawing>
          <wp:inline distT="0" distB="0" distL="0" distR="0" wp14:anchorId="3C5314A9" wp14:editId="5A4C604C">
            <wp:extent cx="3839111" cy="447737"/>
            <wp:effectExtent l="0" t="0" r="9525" b="0"/>
            <wp:docPr id="52277" name="Picture 52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9111" cy="447737"/>
                    </a:xfrm>
                    <a:prstGeom prst="rect">
                      <a:avLst/>
                    </a:prstGeom>
                  </pic:spPr>
                </pic:pic>
              </a:graphicData>
            </a:graphic>
          </wp:inline>
        </w:drawing>
      </w:r>
    </w:p>
    <w:p w14:paraId="386E5E3E" w14:textId="77777777" w:rsidR="00690CD5" w:rsidRDefault="00690CD5" w:rsidP="00690CD5">
      <w:pPr>
        <w:rPr>
          <w:rFonts w:ascii="Courier New" w:hAnsi="Courier New" w:cs="Courier New"/>
        </w:rPr>
      </w:pPr>
    </w:p>
    <w:p w14:paraId="31B63199" w14:textId="38A8A27D" w:rsidR="00690CD5" w:rsidRPr="00D76243" w:rsidRDefault="00690CD5" w:rsidP="00690CD5">
      <w:pPr>
        <w:rPr>
          <w:rFonts w:cs="Times New Roman"/>
        </w:rPr>
      </w:pPr>
      <w:r w:rsidRPr="00D76243">
        <w:rPr>
          <w:rFonts w:cs="Times New Roman"/>
        </w:rPr>
        <w:t>Type in any number for instance 6. The final output will look as follows:</w:t>
      </w:r>
    </w:p>
    <w:p w14:paraId="6E7757D1" w14:textId="5D1CA1E6" w:rsidR="00690CD5" w:rsidRPr="00690CD5" w:rsidRDefault="00690CD5" w:rsidP="00690CD5">
      <w:pPr>
        <w:shd w:val="clear" w:color="auto" w:fill="D9D9D9" w:themeFill="background1" w:themeFillShade="D9"/>
        <w:rPr>
          <w:rFonts w:ascii="Courier New" w:hAnsi="Courier New" w:cs="Courier New"/>
        </w:rPr>
      </w:pPr>
      <w:r w:rsidRPr="00690CD5">
        <w:rPr>
          <w:rFonts w:ascii="Courier New" w:hAnsi="Courier New" w:cs="Courier New"/>
          <w:noProof/>
        </w:rPr>
        <w:lastRenderedPageBreak/>
        <w:drawing>
          <wp:inline distT="0" distB="0" distL="0" distR="0" wp14:anchorId="2E7BD357" wp14:editId="1009F883">
            <wp:extent cx="5731510" cy="1751330"/>
            <wp:effectExtent l="0" t="0" r="2540" b="1270"/>
            <wp:docPr id="52278" name="Picture 5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751330"/>
                    </a:xfrm>
                    <a:prstGeom prst="rect">
                      <a:avLst/>
                    </a:prstGeom>
                  </pic:spPr>
                </pic:pic>
              </a:graphicData>
            </a:graphic>
          </wp:inline>
        </w:drawing>
      </w:r>
    </w:p>
    <w:p w14:paraId="13BB68C0" w14:textId="7D223947" w:rsidR="00DA3E48" w:rsidRDefault="00DA3E48" w:rsidP="00DA3E48"/>
    <w:p w14:paraId="24FC40F2" w14:textId="00BCEC81" w:rsidR="00690CD5" w:rsidRDefault="00690CD5" w:rsidP="00690CD5">
      <w:pPr>
        <w:spacing w:after="0" w:line="360" w:lineRule="auto"/>
        <w:jc w:val="both"/>
        <w:rPr>
          <w:rFonts w:eastAsia="Times New Roman" w:cs="Times New Roman"/>
          <w:kern w:val="0"/>
          <w:szCs w:val="24"/>
          <w:lang w:val="en-ZA" w:eastAsia="en-ZA"/>
        </w:rPr>
      </w:pPr>
      <w:r w:rsidRPr="00690CD5">
        <w:rPr>
          <w:rFonts w:eastAsia="Times New Roman" w:cs="Times New Roman"/>
          <w:kern w:val="0"/>
          <w:szCs w:val="24"/>
          <w:lang w:val="en-ZA" w:eastAsia="en-ZA"/>
        </w:rPr>
        <w:t>In the program, we used cin &gt;&gt; num; to take input from the user. The input is stored in the memory location called num. We use the &gt;&gt; operator with cin to take input.</w:t>
      </w:r>
    </w:p>
    <w:p w14:paraId="6AC9BA99" w14:textId="58086017" w:rsidR="00917D8B" w:rsidRDefault="00917D8B" w:rsidP="00690CD5">
      <w:pPr>
        <w:spacing w:after="0" w:line="360" w:lineRule="auto"/>
        <w:jc w:val="both"/>
        <w:rPr>
          <w:rFonts w:eastAsia="Times New Roman" w:cs="Times New Roman"/>
          <w:kern w:val="0"/>
          <w:szCs w:val="24"/>
          <w:lang w:val="en-ZA" w:eastAsia="en-ZA"/>
        </w:rPr>
      </w:pPr>
    </w:p>
    <w:p w14:paraId="541AEFEB" w14:textId="5043EC1A" w:rsidR="00917D8B" w:rsidRPr="00D76243" w:rsidRDefault="00917D8B" w:rsidP="00690CD5">
      <w:pPr>
        <w:spacing w:after="0" w:line="360" w:lineRule="auto"/>
        <w:jc w:val="both"/>
        <w:rPr>
          <w:rFonts w:eastAsia="Times New Roman" w:cs="Times New Roman"/>
          <w:b/>
          <w:bCs/>
          <w:kern w:val="0"/>
          <w:szCs w:val="24"/>
          <w:lang w:val="en-ZA" w:eastAsia="en-ZA"/>
        </w:rPr>
      </w:pPr>
      <w:r w:rsidRPr="00D76243">
        <w:rPr>
          <w:rFonts w:eastAsia="Times New Roman" w:cs="Times New Roman"/>
          <w:b/>
          <w:bCs/>
          <w:kern w:val="0"/>
          <w:szCs w:val="24"/>
          <w:lang w:val="en-ZA" w:eastAsia="en-ZA"/>
        </w:rPr>
        <w:t>Accepting multiple inputs</w:t>
      </w:r>
    </w:p>
    <w:p w14:paraId="58C5938F" w14:textId="5E05CB2B" w:rsidR="00917D8B" w:rsidRDefault="00D8140F" w:rsidP="00690CD5">
      <w:pPr>
        <w:spacing w:after="0" w:line="360" w:lineRule="auto"/>
        <w:jc w:val="both"/>
        <w:rPr>
          <w:rFonts w:eastAsia="Times New Roman" w:cs="Times New Roman"/>
          <w:kern w:val="0"/>
          <w:szCs w:val="24"/>
          <w:lang w:val="en-ZA" w:eastAsia="en-ZA"/>
        </w:rPr>
      </w:pPr>
      <w:r>
        <w:rPr>
          <w:rFonts w:eastAsia="Times New Roman" w:cs="Times New Roman"/>
          <w:kern w:val="0"/>
          <w:szCs w:val="24"/>
          <w:lang w:val="en-ZA" w:eastAsia="en-ZA"/>
        </w:rPr>
        <w:t>Let’s</w:t>
      </w:r>
      <w:r w:rsidR="00917D8B">
        <w:rPr>
          <w:rFonts w:eastAsia="Times New Roman" w:cs="Times New Roman"/>
          <w:kern w:val="0"/>
          <w:szCs w:val="24"/>
          <w:lang w:val="en-ZA" w:eastAsia="en-ZA"/>
        </w:rPr>
        <w:t xml:space="preserve"> assume in our previous code we wanted to accept two numbers. What it means is these numbers must be stored in two memory locations and when we accept each number will be stored in its own memory location as follows:</w:t>
      </w:r>
    </w:p>
    <w:p w14:paraId="686C1E42" w14:textId="557908F7" w:rsidR="00690CD5" w:rsidRDefault="00690CD5" w:rsidP="00690CD5">
      <w:pPr>
        <w:spacing w:after="0" w:line="240" w:lineRule="auto"/>
        <w:jc w:val="both"/>
        <w:rPr>
          <w:rFonts w:eastAsia="Times New Roman" w:cs="Times New Roman"/>
          <w:kern w:val="0"/>
          <w:szCs w:val="24"/>
          <w:lang w:val="en-ZA" w:eastAsia="en-ZA"/>
        </w:rPr>
      </w:pPr>
    </w:p>
    <w:p w14:paraId="1F59C319" w14:textId="519E67FA" w:rsidR="00A6304F" w:rsidRDefault="00A6304F" w:rsidP="00690CD5">
      <w:pPr>
        <w:spacing w:after="0" w:line="240" w:lineRule="auto"/>
        <w:jc w:val="both"/>
        <w:rPr>
          <w:rFonts w:eastAsia="Times New Roman" w:cs="Times New Roman"/>
          <w:kern w:val="0"/>
          <w:szCs w:val="24"/>
          <w:lang w:val="en-ZA" w:eastAsia="en-ZA"/>
        </w:rPr>
      </w:pPr>
    </w:p>
    <w:p w14:paraId="27A095B8" w14:textId="569C7541" w:rsidR="00A6304F" w:rsidRDefault="00A6304F" w:rsidP="00690CD5">
      <w:pPr>
        <w:spacing w:after="0" w:line="240" w:lineRule="auto"/>
        <w:jc w:val="both"/>
        <w:rPr>
          <w:rFonts w:eastAsia="Times New Roman" w:cs="Times New Roman"/>
          <w:kern w:val="0"/>
          <w:szCs w:val="24"/>
          <w:lang w:val="en-ZA" w:eastAsia="en-ZA"/>
        </w:rPr>
      </w:pPr>
    </w:p>
    <w:p w14:paraId="72C71BCF" w14:textId="0BA2438B" w:rsidR="00D76243" w:rsidRPr="00D76243" w:rsidRDefault="00D76243" w:rsidP="00A6304F">
      <w:pPr>
        <w:shd w:val="clear" w:color="auto" w:fill="D9D9D9" w:themeFill="background1" w:themeFillShade="D9"/>
        <w:spacing w:after="0" w:line="240" w:lineRule="auto"/>
        <w:jc w:val="both"/>
        <w:rPr>
          <w:rFonts w:ascii="Courier New" w:eastAsia="Times New Roman" w:hAnsi="Courier New" w:cs="Courier New"/>
          <w:b/>
          <w:bCs/>
          <w:kern w:val="0"/>
          <w:szCs w:val="24"/>
          <w:lang w:val="en-ZA" w:eastAsia="en-ZA"/>
        </w:rPr>
      </w:pPr>
      <w:r w:rsidRPr="00D76243">
        <w:rPr>
          <w:rFonts w:ascii="Courier New" w:eastAsia="Times New Roman" w:hAnsi="Courier New" w:cs="Courier New"/>
          <w:b/>
          <w:bCs/>
          <w:kern w:val="0"/>
          <w:szCs w:val="24"/>
          <w:lang w:val="en-ZA" w:eastAsia="en-ZA"/>
        </w:rPr>
        <w:t>EXAMPLE 4.4</w:t>
      </w:r>
    </w:p>
    <w:p w14:paraId="22FBBEDB" w14:textId="7F8D8227" w:rsidR="00A6304F" w:rsidRPr="00A6304F" w:rsidRDefault="00A6304F" w:rsidP="00A6304F">
      <w:pPr>
        <w:shd w:val="clear" w:color="auto" w:fill="D9D9D9" w:themeFill="background1" w:themeFillShade="D9"/>
        <w:spacing w:after="0" w:line="240" w:lineRule="auto"/>
        <w:jc w:val="both"/>
        <w:rPr>
          <w:rFonts w:ascii="Courier New" w:eastAsia="Times New Roman" w:hAnsi="Courier New" w:cs="Courier New"/>
          <w:kern w:val="0"/>
          <w:szCs w:val="24"/>
          <w:lang w:val="en-ZA" w:eastAsia="en-ZA"/>
        </w:rPr>
      </w:pPr>
      <w:r w:rsidRPr="00A6304F">
        <w:rPr>
          <w:rFonts w:ascii="Courier New" w:eastAsia="Times New Roman" w:hAnsi="Courier New" w:cs="Courier New"/>
          <w:kern w:val="0"/>
          <w:szCs w:val="24"/>
          <w:lang w:val="en-ZA" w:eastAsia="en-ZA"/>
        </w:rPr>
        <w:t>#include &lt;iostream&gt;</w:t>
      </w:r>
    </w:p>
    <w:p w14:paraId="2ED5918E" w14:textId="77777777" w:rsidR="00A6304F" w:rsidRPr="00A6304F" w:rsidRDefault="00A6304F" w:rsidP="00A6304F">
      <w:pPr>
        <w:shd w:val="clear" w:color="auto" w:fill="D9D9D9" w:themeFill="background1" w:themeFillShade="D9"/>
        <w:spacing w:after="0" w:line="240" w:lineRule="auto"/>
        <w:jc w:val="both"/>
        <w:rPr>
          <w:rFonts w:ascii="Courier New" w:eastAsia="Times New Roman" w:hAnsi="Courier New" w:cs="Courier New"/>
          <w:kern w:val="0"/>
          <w:szCs w:val="24"/>
          <w:lang w:val="en-ZA" w:eastAsia="en-ZA"/>
        </w:rPr>
      </w:pPr>
      <w:r w:rsidRPr="00A6304F">
        <w:rPr>
          <w:rFonts w:ascii="Courier New" w:eastAsia="Times New Roman" w:hAnsi="Courier New" w:cs="Courier New"/>
          <w:kern w:val="0"/>
          <w:szCs w:val="24"/>
          <w:lang w:val="en-ZA" w:eastAsia="en-ZA"/>
        </w:rPr>
        <w:t>using namespace std;</w:t>
      </w:r>
    </w:p>
    <w:p w14:paraId="523DCC54" w14:textId="77777777" w:rsidR="00A6304F" w:rsidRPr="00A6304F" w:rsidRDefault="00A6304F" w:rsidP="00A6304F">
      <w:pPr>
        <w:shd w:val="clear" w:color="auto" w:fill="D9D9D9" w:themeFill="background1" w:themeFillShade="D9"/>
        <w:spacing w:after="0" w:line="240" w:lineRule="auto"/>
        <w:jc w:val="both"/>
        <w:rPr>
          <w:rFonts w:ascii="Courier New" w:eastAsia="Times New Roman" w:hAnsi="Courier New" w:cs="Courier New"/>
          <w:kern w:val="0"/>
          <w:szCs w:val="24"/>
          <w:lang w:val="en-ZA" w:eastAsia="en-ZA"/>
        </w:rPr>
      </w:pPr>
      <w:r w:rsidRPr="00A6304F">
        <w:rPr>
          <w:rFonts w:ascii="Courier New" w:eastAsia="Times New Roman" w:hAnsi="Courier New" w:cs="Courier New"/>
          <w:kern w:val="0"/>
          <w:szCs w:val="24"/>
          <w:lang w:val="en-ZA" w:eastAsia="en-ZA"/>
        </w:rPr>
        <w:t>//main function</w:t>
      </w:r>
    </w:p>
    <w:p w14:paraId="27D480E4" w14:textId="77777777" w:rsidR="00A6304F" w:rsidRPr="00A6304F" w:rsidRDefault="00A6304F" w:rsidP="00A6304F">
      <w:pPr>
        <w:shd w:val="clear" w:color="auto" w:fill="D9D9D9" w:themeFill="background1" w:themeFillShade="D9"/>
        <w:spacing w:after="0" w:line="240" w:lineRule="auto"/>
        <w:jc w:val="both"/>
        <w:rPr>
          <w:rFonts w:ascii="Courier New" w:eastAsia="Times New Roman" w:hAnsi="Courier New" w:cs="Courier New"/>
          <w:kern w:val="0"/>
          <w:szCs w:val="24"/>
          <w:lang w:val="en-ZA" w:eastAsia="en-ZA"/>
        </w:rPr>
      </w:pPr>
      <w:r w:rsidRPr="00A6304F">
        <w:rPr>
          <w:rFonts w:ascii="Courier New" w:eastAsia="Times New Roman" w:hAnsi="Courier New" w:cs="Courier New"/>
          <w:kern w:val="0"/>
          <w:szCs w:val="24"/>
          <w:lang w:val="en-ZA" w:eastAsia="en-ZA"/>
        </w:rPr>
        <w:t>int main() {</w:t>
      </w:r>
    </w:p>
    <w:p w14:paraId="1E618485" w14:textId="77777777" w:rsidR="00A6304F" w:rsidRPr="00A6304F" w:rsidRDefault="00A6304F" w:rsidP="00A6304F">
      <w:pPr>
        <w:shd w:val="clear" w:color="auto" w:fill="D9D9D9" w:themeFill="background1" w:themeFillShade="D9"/>
        <w:spacing w:after="0" w:line="240" w:lineRule="auto"/>
        <w:jc w:val="both"/>
        <w:rPr>
          <w:rFonts w:ascii="Courier New" w:eastAsia="Times New Roman" w:hAnsi="Courier New" w:cs="Courier New"/>
          <w:kern w:val="0"/>
          <w:szCs w:val="24"/>
          <w:lang w:val="en-ZA" w:eastAsia="en-ZA"/>
        </w:rPr>
      </w:pPr>
      <w:r w:rsidRPr="00A6304F">
        <w:rPr>
          <w:rFonts w:ascii="Courier New" w:eastAsia="Times New Roman" w:hAnsi="Courier New" w:cs="Courier New"/>
          <w:kern w:val="0"/>
          <w:szCs w:val="24"/>
          <w:lang w:val="en-ZA" w:eastAsia="en-ZA"/>
        </w:rPr>
        <w:t xml:space="preserve">    int num, num2;</w:t>
      </w:r>
    </w:p>
    <w:p w14:paraId="1E25A60E" w14:textId="77777777" w:rsidR="00A6304F" w:rsidRPr="00A6304F" w:rsidRDefault="00A6304F" w:rsidP="00A6304F">
      <w:pPr>
        <w:shd w:val="clear" w:color="auto" w:fill="D9D9D9" w:themeFill="background1" w:themeFillShade="D9"/>
        <w:spacing w:after="0" w:line="240" w:lineRule="auto"/>
        <w:jc w:val="both"/>
        <w:rPr>
          <w:rFonts w:ascii="Courier New" w:eastAsia="Times New Roman" w:hAnsi="Courier New" w:cs="Courier New"/>
          <w:kern w:val="0"/>
          <w:szCs w:val="24"/>
          <w:lang w:val="en-ZA" w:eastAsia="en-ZA"/>
        </w:rPr>
      </w:pPr>
      <w:r w:rsidRPr="00A6304F">
        <w:rPr>
          <w:rFonts w:ascii="Courier New" w:eastAsia="Times New Roman" w:hAnsi="Courier New" w:cs="Courier New"/>
          <w:kern w:val="0"/>
          <w:szCs w:val="24"/>
          <w:lang w:val="en-ZA" w:eastAsia="en-ZA"/>
        </w:rPr>
        <w:t xml:space="preserve">    //displaying output</w:t>
      </w:r>
    </w:p>
    <w:p w14:paraId="2560225B" w14:textId="77777777" w:rsidR="00A6304F" w:rsidRPr="00A6304F" w:rsidRDefault="00A6304F" w:rsidP="00A6304F">
      <w:pPr>
        <w:shd w:val="clear" w:color="auto" w:fill="D9D9D9" w:themeFill="background1" w:themeFillShade="D9"/>
        <w:spacing w:after="0" w:line="240" w:lineRule="auto"/>
        <w:jc w:val="both"/>
        <w:rPr>
          <w:rFonts w:ascii="Courier New" w:eastAsia="Times New Roman" w:hAnsi="Courier New" w:cs="Courier New"/>
          <w:kern w:val="0"/>
          <w:szCs w:val="24"/>
          <w:lang w:val="en-ZA" w:eastAsia="en-ZA"/>
        </w:rPr>
      </w:pPr>
      <w:r w:rsidRPr="00A6304F">
        <w:rPr>
          <w:rFonts w:ascii="Courier New" w:eastAsia="Times New Roman" w:hAnsi="Courier New" w:cs="Courier New"/>
          <w:kern w:val="0"/>
          <w:szCs w:val="24"/>
          <w:lang w:val="en-ZA" w:eastAsia="en-ZA"/>
        </w:rPr>
        <w:t xml:space="preserve">    cout &lt;&lt; "Enter an integer: ";</w:t>
      </w:r>
    </w:p>
    <w:p w14:paraId="7412CA88" w14:textId="77777777" w:rsidR="00A6304F" w:rsidRPr="00A6304F" w:rsidRDefault="00A6304F" w:rsidP="00A6304F">
      <w:pPr>
        <w:shd w:val="clear" w:color="auto" w:fill="D9D9D9" w:themeFill="background1" w:themeFillShade="D9"/>
        <w:spacing w:after="0" w:line="240" w:lineRule="auto"/>
        <w:jc w:val="both"/>
        <w:rPr>
          <w:rFonts w:ascii="Courier New" w:eastAsia="Times New Roman" w:hAnsi="Courier New" w:cs="Courier New"/>
          <w:kern w:val="0"/>
          <w:szCs w:val="24"/>
          <w:lang w:val="en-ZA" w:eastAsia="en-ZA"/>
        </w:rPr>
      </w:pPr>
      <w:r w:rsidRPr="00A6304F">
        <w:rPr>
          <w:rFonts w:ascii="Courier New" w:eastAsia="Times New Roman" w:hAnsi="Courier New" w:cs="Courier New"/>
          <w:kern w:val="0"/>
          <w:szCs w:val="24"/>
          <w:lang w:val="en-ZA" w:eastAsia="en-ZA"/>
        </w:rPr>
        <w:t xml:space="preserve">    //accepting input</w:t>
      </w:r>
    </w:p>
    <w:p w14:paraId="0FF0BC92" w14:textId="77777777" w:rsidR="00A6304F" w:rsidRPr="00A6304F" w:rsidRDefault="00A6304F" w:rsidP="00A6304F">
      <w:pPr>
        <w:shd w:val="clear" w:color="auto" w:fill="D9D9D9" w:themeFill="background1" w:themeFillShade="D9"/>
        <w:spacing w:after="0" w:line="240" w:lineRule="auto"/>
        <w:jc w:val="both"/>
        <w:rPr>
          <w:rFonts w:ascii="Courier New" w:eastAsia="Times New Roman" w:hAnsi="Courier New" w:cs="Courier New"/>
          <w:kern w:val="0"/>
          <w:szCs w:val="24"/>
          <w:lang w:val="en-ZA" w:eastAsia="en-ZA"/>
        </w:rPr>
      </w:pPr>
      <w:r w:rsidRPr="00A6304F">
        <w:rPr>
          <w:rFonts w:ascii="Courier New" w:eastAsia="Times New Roman" w:hAnsi="Courier New" w:cs="Courier New"/>
          <w:kern w:val="0"/>
          <w:szCs w:val="24"/>
          <w:lang w:val="en-ZA" w:eastAsia="en-ZA"/>
        </w:rPr>
        <w:t xml:space="preserve">    cin &gt;&gt; num &gt;&gt;num2;   // Taking input</w:t>
      </w:r>
    </w:p>
    <w:p w14:paraId="217ED594" w14:textId="77777777" w:rsidR="00A6304F" w:rsidRPr="00A6304F" w:rsidRDefault="00A6304F" w:rsidP="00A6304F">
      <w:pPr>
        <w:shd w:val="clear" w:color="auto" w:fill="D9D9D9" w:themeFill="background1" w:themeFillShade="D9"/>
        <w:spacing w:after="0" w:line="240" w:lineRule="auto"/>
        <w:jc w:val="both"/>
        <w:rPr>
          <w:rFonts w:ascii="Courier New" w:eastAsia="Times New Roman" w:hAnsi="Courier New" w:cs="Courier New"/>
          <w:kern w:val="0"/>
          <w:szCs w:val="24"/>
          <w:lang w:val="en-ZA" w:eastAsia="en-ZA"/>
        </w:rPr>
      </w:pPr>
      <w:r w:rsidRPr="00A6304F">
        <w:rPr>
          <w:rFonts w:ascii="Courier New" w:eastAsia="Times New Roman" w:hAnsi="Courier New" w:cs="Courier New"/>
          <w:kern w:val="0"/>
          <w:szCs w:val="24"/>
          <w:lang w:val="en-ZA" w:eastAsia="en-ZA"/>
        </w:rPr>
        <w:t xml:space="preserve">    //displaying out</w:t>
      </w:r>
    </w:p>
    <w:p w14:paraId="19D44C82" w14:textId="77777777" w:rsidR="00A6304F" w:rsidRPr="00A6304F" w:rsidRDefault="00A6304F" w:rsidP="00A6304F">
      <w:pPr>
        <w:shd w:val="clear" w:color="auto" w:fill="D9D9D9" w:themeFill="background1" w:themeFillShade="D9"/>
        <w:spacing w:after="0" w:line="240" w:lineRule="auto"/>
        <w:jc w:val="both"/>
        <w:rPr>
          <w:rFonts w:ascii="Courier New" w:eastAsia="Times New Roman" w:hAnsi="Courier New" w:cs="Courier New"/>
          <w:kern w:val="0"/>
          <w:szCs w:val="24"/>
          <w:lang w:val="en-ZA" w:eastAsia="en-ZA"/>
        </w:rPr>
      </w:pPr>
      <w:r w:rsidRPr="00A6304F">
        <w:rPr>
          <w:rFonts w:ascii="Courier New" w:eastAsia="Times New Roman" w:hAnsi="Courier New" w:cs="Courier New"/>
          <w:kern w:val="0"/>
          <w:szCs w:val="24"/>
          <w:lang w:val="en-ZA" w:eastAsia="en-ZA"/>
        </w:rPr>
        <w:t xml:space="preserve">    cout &lt;&lt; "The firs number is : " &lt;&lt; num &lt;&lt; endl;</w:t>
      </w:r>
    </w:p>
    <w:p w14:paraId="0087E47B" w14:textId="77777777" w:rsidR="00A6304F" w:rsidRPr="00A6304F" w:rsidRDefault="00A6304F" w:rsidP="00A6304F">
      <w:pPr>
        <w:shd w:val="clear" w:color="auto" w:fill="D9D9D9" w:themeFill="background1" w:themeFillShade="D9"/>
        <w:spacing w:after="0" w:line="240" w:lineRule="auto"/>
        <w:jc w:val="both"/>
        <w:rPr>
          <w:rFonts w:ascii="Courier New" w:eastAsia="Times New Roman" w:hAnsi="Courier New" w:cs="Courier New"/>
          <w:kern w:val="0"/>
          <w:szCs w:val="24"/>
          <w:lang w:val="en-ZA" w:eastAsia="en-ZA"/>
        </w:rPr>
      </w:pPr>
      <w:r w:rsidRPr="00A6304F">
        <w:rPr>
          <w:rFonts w:ascii="Courier New" w:eastAsia="Times New Roman" w:hAnsi="Courier New" w:cs="Courier New"/>
          <w:kern w:val="0"/>
          <w:szCs w:val="24"/>
          <w:lang w:val="en-ZA" w:eastAsia="en-ZA"/>
        </w:rPr>
        <w:t xml:space="preserve">     cout &lt;&lt; "The firs number is : " &lt;&lt;num2;</w:t>
      </w:r>
    </w:p>
    <w:p w14:paraId="78550092" w14:textId="77777777" w:rsidR="00A6304F" w:rsidRPr="00A6304F" w:rsidRDefault="00A6304F" w:rsidP="00A6304F">
      <w:pPr>
        <w:shd w:val="clear" w:color="auto" w:fill="D9D9D9" w:themeFill="background1" w:themeFillShade="D9"/>
        <w:spacing w:after="0" w:line="240" w:lineRule="auto"/>
        <w:jc w:val="both"/>
        <w:rPr>
          <w:rFonts w:ascii="Courier New" w:eastAsia="Times New Roman" w:hAnsi="Courier New" w:cs="Courier New"/>
          <w:kern w:val="0"/>
          <w:szCs w:val="24"/>
          <w:lang w:val="en-ZA" w:eastAsia="en-ZA"/>
        </w:rPr>
      </w:pPr>
      <w:r w:rsidRPr="00A6304F">
        <w:rPr>
          <w:rFonts w:ascii="Courier New" w:eastAsia="Times New Roman" w:hAnsi="Courier New" w:cs="Courier New"/>
          <w:kern w:val="0"/>
          <w:szCs w:val="24"/>
          <w:lang w:val="en-ZA" w:eastAsia="en-ZA"/>
        </w:rPr>
        <w:t xml:space="preserve">    return 0;</w:t>
      </w:r>
    </w:p>
    <w:p w14:paraId="4B4B2E68" w14:textId="52F9DF52" w:rsidR="00A6304F" w:rsidRDefault="00A6304F" w:rsidP="00A6304F">
      <w:pPr>
        <w:shd w:val="clear" w:color="auto" w:fill="D9D9D9" w:themeFill="background1" w:themeFillShade="D9"/>
        <w:spacing w:after="0" w:line="240" w:lineRule="auto"/>
        <w:jc w:val="both"/>
        <w:rPr>
          <w:rFonts w:ascii="Courier New" w:eastAsia="Times New Roman" w:hAnsi="Courier New" w:cs="Courier New"/>
          <w:kern w:val="0"/>
          <w:szCs w:val="24"/>
          <w:lang w:val="en-ZA" w:eastAsia="en-ZA"/>
        </w:rPr>
      </w:pPr>
      <w:r w:rsidRPr="00A6304F">
        <w:rPr>
          <w:rFonts w:ascii="Courier New" w:eastAsia="Times New Roman" w:hAnsi="Courier New" w:cs="Courier New"/>
          <w:kern w:val="0"/>
          <w:szCs w:val="24"/>
          <w:lang w:val="en-ZA" w:eastAsia="en-ZA"/>
        </w:rPr>
        <w:t>}</w:t>
      </w:r>
    </w:p>
    <w:p w14:paraId="56F91E03" w14:textId="2E014609" w:rsidR="00A6304F" w:rsidRDefault="00A6304F" w:rsidP="00A6304F">
      <w:pPr>
        <w:shd w:val="clear" w:color="auto" w:fill="D9D9D9" w:themeFill="background1" w:themeFillShade="D9"/>
        <w:spacing w:after="0" w:line="240" w:lineRule="auto"/>
        <w:jc w:val="both"/>
        <w:rPr>
          <w:rFonts w:ascii="Courier New" w:eastAsia="Times New Roman" w:hAnsi="Courier New" w:cs="Courier New"/>
          <w:kern w:val="0"/>
          <w:szCs w:val="24"/>
          <w:lang w:val="en-ZA" w:eastAsia="en-ZA"/>
        </w:rPr>
      </w:pPr>
    </w:p>
    <w:p w14:paraId="01E8A529" w14:textId="1DEDDFD6" w:rsidR="00A6304F" w:rsidRPr="006643CA" w:rsidRDefault="00A6304F" w:rsidP="00A6304F">
      <w:pPr>
        <w:shd w:val="clear" w:color="auto" w:fill="D9D9D9" w:themeFill="background1" w:themeFillShade="D9"/>
        <w:spacing w:after="0" w:line="240" w:lineRule="auto"/>
        <w:jc w:val="both"/>
        <w:rPr>
          <w:rFonts w:ascii="Courier New" w:eastAsia="Times New Roman" w:hAnsi="Courier New" w:cs="Courier New"/>
          <w:b/>
          <w:bCs/>
          <w:kern w:val="0"/>
          <w:szCs w:val="24"/>
          <w:lang w:val="en-ZA" w:eastAsia="en-ZA"/>
        </w:rPr>
      </w:pPr>
      <w:r w:rsidRPr="006643CA">
        <w:rPr>
          <w:rFonts w:ascii="Courier New" w:eastAsia="Times New Roman" w:hAnsi="Courier New" w:cs="Courier New"/>
          <w:b/>
          <w:bCs/>
          <w:kern w:val="0"/>
          <w:szCs w:val="24"/>
          <w:lang w:val="en-ZA" w:eastAsia="en-ZA"/>
        </w:rPr>
        <w:t>Output</w:t>
      </w:r>
    </w:p>
    <w:p w14:paraId="49B0E4B1" w14:textId="05415B0A" w:rsidR="00A6304F" w:rsidRDefault="00A6304F" w:rsidP="00A6304F">
      <w:pPr>
        <w:shd w:val="clear" w:color="auto" w:fill="D9D9D9" w:themeFill="background1" w:themeFillShade="D9"/>
        <w:spacing w:after="0" w:line="240" w:lineRule="auto"/>
        <w:jc w:val="both"/>
        <w:rPr>
          <w:rFonts w:ascii="Courier New" w:eastAsia="Times New Roman" w:hAnsi="Courier New" w:cs="Courier New"/>
          <w:kern w:val="0"/>
          <w:szCs w:val="24"/>
          <w:lang w:val="en-ZA" w:eastAsia="en-ZA"/>
        </w:rPr>
      </w:pPr>
      <w:r w:rsidRPr="00A6304F">
        <w:rPr>
          <w:rFonts w:ascii="Courier New" w:eastAsia="Times New Roman" w:hAnsi="Courier New" w:cs="Courier New"/>
          <w:noProof/>
          <w:kern w:val="0"/>
          <w:szCs w:val="24"/>
          <w:lang w:val="en-ZA" w:eastAsia="en-ZA"/>
        </w:rPr>
        <w:lastRenderedPageBreak/>
        <w:drawing>
          <wp:inline distT="0" distB="0" distL="0" distR="0" wp14:anchorId="4610F31F" wp14:editId="5DB509AF">
            <wp:extent cx="5731510" cy="1463675"/>
            <wp:effectExtent l="0" t="0" r="2540" b="3175"/>
            <wp:docPr id="52279" name="Picture 52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463675"/>
                    </a:xfrm>
                    <a:prstGeom prst="rect">
                      <a:avLst/>
                    </a:prstGeom>
                  </pic:spPr>
                </pic:pic>
              </a:graphicData>
            </a:graphic>
          </wp:inline>
        </w:drawing>
      </w:r>
    </w:p>
    <w:p w14:paraId="374E47A7" w14:textId="511FB446" w:rsidR="00A6304F" w:rsidRDefault="00A6304F" w:rsidP="00A6304F">
      <w:pPr>
        <w:spacing w:after="0" w:line="240" w:lineRule="auto"/>
        <w:jc w:val="both"/>
        <w:rPr>
          <w:rFonts w:ascii="Courier New" w:eastAsia="Times New Roman" w:hAnsi="Courier New" w:cs="Courier New"/>
          <w:kern w:val="0"/>
          <w:szCs w:val="24"/>
          <w:lang w:val="en-ZA" w:eastAsia="en-ZA"/>
        </w:rPr>
      </w:pPr>
    </w:p>
    <w:p w14:paraId="4853BCC4" w14:textId="4F7D9527" w:rsidR="00A6304F" w:rsidRDefault="00A6304F" w:rsidP="00A6304F">
      <w:pPr>
        <w:spacing w:after="0" w:line="240" w:lineRule="auto"/>
        <w:jc w:val="both"/>
        <w:rPr>
          <w:rFonts w:ascii="Courier New" w:eastAsia="Times New Roman" w:hAnsi="Courier New" w:cs="Courier New"/>
          <w:kern w:val="0"/>
          <w:szCs w:val="24"/>
          <w:lang w:val="en-ZA" w:eastAsia="en-ZA"/>
        </w:rPr>
      </w:pPr>
    </w:p>
    <w:p w14:paraId="1FCFCCDD" w14:textId="43FFE3D7" w:rsidR="00A6304F" w:rsidRDefault="00A6304F" w:rsidP="00A6304F">
      <w:pPr>
        <w:spacing w:after="0" w:line="240" w:lineRule="auto"/>
        <w:jc w:val="both"/>
        <w:rPr>
          <w:rFonts w:ascii="Courier New" w:eastAsia="Times New Roman" w:hAnsi="Courier New" w:cs="Courier New"/>
          <w:kern w:val="0"/>
          <w:szCs w:val="24"/>
          <w:lang w:val="en-ZA" w:eastAsia="en-ZA"/>
        </w:rPr>
      </w:pPr>
    </w:p>
    <w:p w14:paraId="64B9C868" w14:textId="77777777" w:rsidR="00A6304F" w:rsidRPr="00A6304F" w:rsidRDefault="00A6304F" w:rsidP="00A6304F">
      <w:pPr>
        <w:spacing w:after="0" w:line="240" w:lineRule="auto"/>
        <w:jc w:val="both"/>
        <w:rPr>
          <w:rFonts w:ascii="Courier New" w:eastAsia="Times New Roman" w:hAnsi="Courier New" w:cs="Courier New"/>
          <w:kern w:val="0"/>
          <w:szCs w:val="24"/>
          <w:lang w:val="en-ZA" w:eastAsia="en-ZA"/>
        </w:rPr>
      </w:pPr>
    </w:p>
    <w:p w14:paraId="31FB16A2" w14:textId="0191725C" w:rsidR="002B35A1" w:rsidRPr="004C1FCF" w:rsidRDefault="000D1E4C" w:rsidP="00DD0196">
      <w:pPr>
        <w:pStyle w:val="Heading3"/>
        <w:rPr>
          <w:shd w:val="clear" w:color="auto" w:fill="FFE599" w:themeFill="accent4" w:themeFillTint="66"/>
        </w:rPr>
      </w:pPr>
      <w:r w:rsidRPr="004C1FCF">
        <w:rPr>
          <w:shd w:val="clear" w:color="auto" w:fill="FFE599" w:themeFill="accent4" w:themeFillTint="66"/>
        </w:rPr>
        <w:t>4.</w:t>
      </w:r>
      <w:r w:rsidR="004C1FCF" w:rsidRPr="004C1FCF">
        <w:rPr>
          <w:shd w:val="clear" w:color="auto" w:fill="FFE599" w:themeFill="accent4" w:themeFillTint="66"/>
        </w:rPr>
        <w:t>2.3</w:t>
      </w:r>
      <w:r w:rsidRPr="004C1FCF">
        <w:rPr>
          <w:shd w:val="clear" w:color="auto" w:fill="FFE599" w:themeFill="accent4" w:themeFillTint="66"/>
        </w:rPr>
        <w:tab/>
      </w:r>
      <w:r w:rsidR="002B35A1" w:rsidRPr="004C1FCF">
        <w:rPr>
          <w:shd w:val="clear" w:color="auto" w:fill="FFE599" w:themeFill="accent4" w:themeFillTint="66"/>
        </w:rPr>
        <w:t>Explain what a decompiler is used for</w:t>
      </w:r>
    </w:p>
    <w:p w14:paraId="061BA1A1" w14:textId="56174479" w:rsidR="00077119" w:rsidRDefault="000C5EA7" w:rsidP="006643CA">
      <w:pPr>
        <w:pStyle w:val="mb-25"/>
        <w:spacing w:before="0" w:beforeAutospacing="0" w:after="0" w:afterAutospacing="0" w:line="360" w:lineRule="auto"/>
        <w:jc w:val="both"/>
      </w:pPr>
      <w:r w:rsidRPr="006643CA">
        <w:rPr>
          <w:shd w:val="clear" w:color="auto" w:fill="FFD966" w:themeFill="accent4" w:themeFillTint="99"/>
        </w:rPr>
        <w:t xml:space="preserve">In software programming, </w:t>
      </w:r>
      <w:r w:rsidR="00D8140F" w:rsidRPr="006643CA">
        <w:rPr>
          <w:rStyle w:val="issue-underline"/>
          <w:shd w:val="clear" w:color="auto" w:fill="FFD966" w:themeFill="accent4" w:themeFillTint="99"/>
        </w:rPr>
        <w:t>a decompiler converts executable programs into computer code that can be understood by programmers.</w:t>
      </w:r>
      <w:r w:rsidRPr="006643CA">
        <w:rPr>
          <w:shd w:val="clear" w:color="auto" w:fill="FFD966" w:themeFill="accent4" w:themeFillTint="99"/>
        </w:rPr>
        <w:t xml:space="preserve">It performs the operations of a compiler, which translates source code into an executable format, but in reverse. A decompiler’s </w:t>
      </w:r>
      <w:r w:rsidR="00D8140F" w:rsidRPr="006643CA">
        <w:rPr>
          <w:shd w:val="clear" w:color="auto" w:fill="FFD966" w:themeFill="accent4" w:themeFillTint="99"/>
        </w:rPr>
        <w:t xml:space="preserve">target is the user </w:t>
      </w:r>
      <w:r w:rsidRPr="006643CA">
        <w:rPr>
          <w:shd w:val="clear" w:color="auto" w:fill="FFD966" w:themeFill="accent4" w:themeFillTint="99"/>
        </w:rPr>
        <w:t>, whereas the compiler’s</w:t>
      </w:r>
      <w:r w:rsidR="00D8140F" w:rsidRPr="006643CA">
        <w:rPr>
          <w:shd w:val="clear" w:color="auto" w:fill="FFD966" w:themeFill="accent4" w:themeFillTint="99"/>
        </w:rPr>
        <w:t xml:space="preserve"> target </w:t>
      </w:r>
      <w:r w:rsidRPr="006643CA">
        <w:rPr>
          <w:shd w:val="clear" w:color="auto" w:fill="FFD966" w:themeFill="accent4" w:themeFillTint="99"/>
        </w:rPr>
        <w:t xml:space="preserve"> is the machine.</w:t>
      </w:r>
      <w:r w:rsidR="00191CE8">
        <w:t xml:space="preserve"> </w:t>
      </w:r>
      <w:r w:rsidR="00191CE8" w:rsidRPr="00191CE8">
        <w:t> </w:t>
      </w:r>
    </w:p>
    <w:p w14:paraId="01FAAE65" w14:textId="090111CA" w:rsidR="00191CE8" w:rsidRDefault="00191CE8" w:rsidP="00191CE8">
      <w:pPr>
        <w:jc w:val="both"/>
        <w:rPr>
          <w:rFonts w:eastAsia="Times New Roman" w:cs="Times New Roman"/>
          <w:kern w:val="0"/>
          <w:szCs w:val="24"/>
          <w:lang w:val="en-ZA" w:eastAsia="en-ZA"/>
        </w:rPr>
      </w:pPr>
    </w:p>
    <w:p w14:paraId="09143599" w14:textId="2C126CA1" w:rsidR="00191CE8" w:rsidRPr="00191CE8" w:rsidRDefault="00191CE8" w:rsidP="008E5759">
      <w:pPr>
        <w:shd w:val="clear" w:color="auto" w:fill="D9D9D9" w:themeFill="background1" w:themeFillShade="D9"/>
        <w:spacing w:after="0"/>
        <w:jc w:val="both"/>
        <w:rPr>
          <w:rFonts w:eastAsia="Times New Roman" w:cs="Times New Roman"/>
          <w:b/>
          <w:bCs/>
          <w:kern w:val="0"/>
          <w:szCs w:val="24"/>
          <w:lang w:val="en-ZA" w:eastAsia="en-ZA"/>
        </w:rPr>
      </w:pPr>
      <w:r w:rsidRPr="00191CE8">
        <w:rPr>
          <w:rFonts w:eastAsia="Times New Roman" w:cs="Times New Roman"/>
          <w:b/>
          <w:bCs/>
          <w:kern w:val="0"/>
          <w:szCs w:val="24"/>
          <w:lang w:val="en-ZA" w:eastAsia="en-ZA"/>
        </w:rPr>
        <w:t>NOTE</w:t>
      </w:r>
    </w:p>
    <w:p w14:paraId="59DE191B" w14:textId="3B97F0FD" w:rsidR="00191CE8" w:rsidRDefault="00191CE8" w:rsidP="006643CA">
      <w:pPr>
        <w:pStyle w:val="mb-25"/>
        <w:shd w:val="clear" w:color="auto" w:fill="D9D9D9" w:themeFill="background1" w:themeFillShade="D9"/>
        <w:spacing w:before="0" w:beforeAutospacing="0" w:after="0" w:afterAutospacing="0" w:line="360" w:lineRule="auto"/>
      </w:pPr>
      <w:r w:rsidRPr="00191CE8">
        <w:t>To convert a programming source code into a working program, it must first be compiled -- i.e., converted into a series of binary bits or digits (that is, 1s and 0s) that can be understood by the computer. This operation can be reversed by decompiling the final program (which is why decompiling is described as a type of</w:t>
      </w:r>
      <w:r w:rsidRPr="00191CE8">
        <w:rPr>
          <w:b/>
          <w:bCs/>
        </w:rPr>
        <w:t xml:space="preserve"> reverse-engineering</w:t>
      </w:r>
      <w:r>
        <w:rPr>
          <w:b/>
          <w:bCs/>
        </w:rPr>
        <w:t>)</w:t>
      </w:r>
      <w:r w:rsidRPr="00191CE8">
        <w:t>.</w:t>
      </w:r>
    </w:p>
    <w:p w14:paraId="4574053D" w14:textId="77777777" w:rsidR="00D8140F" w:rsidRDefault="00D8140F" w:rsidP="008E5759">
      <w:pPr>
        <w:pStyle w:val="NormalWeb"/>
        <w:shd w:val="clear" w:color="auto" w:fill="FFFFFF"/>
        <w:spacing w:before="0" w:beforeAutospacing="0" w:after="0" w:afterAutospacing="0" w:line="360" w:lineRule="auto"/>
      </w:pPr>
    </w:p>
    <w:p w14:paraId="01D9662A" w14:textId="24E377B4" w:rsidR="00191CE8" w:rsidRPr="00191CE8" w:rsidRDefault="00191CE8" w:rsidP="008E5759">
      <w:pPr>
        <w:pStyle w:val="NormalWeb"/>
        <w:shd w:val="clear" w:color="auto" w:fill="FFFFFF"/>
        <w:spacing w:before="0" w:beforeAutospacing="0" w:after="0" w:afterAutospacing="0" w:line="360" w:lineRule="auto"/>
      </w:pPr>
      <w:r w:rsidRPr="00191CE8">
        <w:t>Decompilation can be used unethically to copy source code for reuse or adaption without the owner's consent. A decompiler can be useful in some cases for the following purposes:</w:t>
      </w:r>
    </w:p>
    <w:p w14:paraId="0C310E3C" w14:textId="77777777" w:rsidR="00191CE8" w:rsidRPr="00191CE8" w:rsidRDefault="00191CE8">
      <w:pPr>
        <w:numPr>
          <w:ilvl w:val="0"/>
          <w:numId w:val="53"/>
        </w:numPr>
        <w:shd w:val="clear" w:color="auto" w:fill="FFFFFF"/>
        <w:spacing w:after="0" w:line="360" w:lineRule="auto"/>
        <w:rPr>
          <w:rFonts w:eastAsia="Times New Roman" w:cs="Times New Roman"/>
          <w:kern w:val="0"/>
          <w:szCs w:val="24"/>
          <w:lang w:val="en-ZA" w:eastAsia="en-ZA"/>
        </w:rPr>
      </w:pPr>
      <w:r w:rsidRPr="00191CE8">
        <w:rPr>
          <w:rFonts w:eastAsia="Times New Roman" w:cs="Times New Roman"/>
          <w:kern w:val="0"/>
          <w:szCs w:val="24"/>
          <w:lang w:val="en-ZA" w:eastAsia="en-ZA"/>
        </w:rPr>
        <w:t>Recovery of lost source code to archive or maintain the code</w:t>
      </w:r>
    </w:p>
    <w:p w14:paraId="50FBD762" w14:textId="77777777" w:rsidR="00191CE8" w:rsidRPr="00191CE8" w:rsidRDefault="00191CE8">
      <w:pPr>
        <w:numPr>
          <w:ilvl w:val="0"/>
          <w:numId w:val="53"/>
        </w:numPr>
        <w:shd w:val="clear" w:color="auto" w:fill="FFFFFF"/>
        <w:spacing w:before="100" w:beforeAutospacing="1" w:after="100" w:afterAutospacing="1" w:line="360" w:lineRule="auto"/>
        <w:rPr>
          <w:rFonts w:eastAsia="Times New Roman" w:cs="Times New Roman"/>
          <w:kern w:val="0"/>
          <w:szCs w:val="24"/>
          <w:lang w:val="en-ZA" w:eastAsia="en-ZA"/>
        </w:rPr>
      </w:pPr>
      <w:r w:rsidRPr="00191CE8">
        <w:rPr>
          <w:rFonts w:eastAsia="Times New Roman" w:cs="Times New Roman"/>
          <w:kern w:val="0"/>
          <w:szCs w:val="24"/>
          <w:lang w:val="en-ZA" w:eastAsia="en-ZA"/>
        </w:rPr>
        <w:t>Debugging programs</w:t>
      </w:r>
    </w:p>
    <w:p w14:paraId="6882B54A" w14:textId="77777777" w:rsidR="00191CE8" w:rsidRPr="00191CE8" w:rsidRDefault="00191CE8">
      <w:pPr>
        <w:numPr>
          <w:ilvl w:val="0"/>
          <w:numId w:val="53"/>
        </w:numPr>
        <w:shd w:val="clear" w:color="auto" w:fill="FFFFFF"/>
        <w:spacing w:before="100" w:beforeAutospacing="1" w:after="100" w:afterAutospacing="1" w:line="360" w:lineRule="auto"/>
        <w:rPr>
          <w:rFonts w:eastAsia="Times New Roman" w:cs="Times New Roman"/>
          <w:kern w:val="0"/>
          <w:szCs w:val="24"/>
          <w:lang w:val="en-ZA" w:eastAsia="en-ZA"/>
        </w:rPr>
      </w:pPr>
      <w:r w:rsidRPr="00191CE8">
        <w:rPr>
          <w:rFonts w:eastAsia="Times New Roman" w:cs="Times New Roman"/>
          <w:kern w:val="0"/>
          <w:szCs w:val="24"/>
          <w:lang w:val="en-ZA" w:eastAsia="en-ZA"/>
        </w:rPr>
        <w:t>Antivirus capability to find vulnerabilities in the program</w:t>
      </w:r>
    </w:p>
    <w:p w14:paraId="5E82CA9D" w14:textId="60648B61" w:rsidR="00191CE8" w:rsidRPr="00191CE8" w:rsidRDefault="00191CE8" w:rsidP="00191CE8">
      <w:pPr>
        <w:pStyle w:val="mb-25"/>
        <w:spacing w:before="0" w:beforeAutospacing="0" w:after="0" w:afterAutospacing="0"/>
      </w:pPr>
      <w:r w:rsidRPr="00191CE8">
        <w:t xml:space="preserve">Some common </w:t>
      </w:r>
      <w:r w:rsidR="00BA716F" w:rsidRPr="00191CE8">
        <w:t>examples</w:t>
      </w:r>
      <w:r w:rsidRPr="00191CE8">
        <w:t xml:space="preserve"> of decompilers includes:</w:t>
      </w:r>
    </w:p>
    <w:p w14:paraId="762AB7A5" w14:textId="11F7BDA3" w:rsidR="00191CE8" w:rsidRPr="00191CE8" w:rsidRDefault="00191CE8">
      <w:pPr>
        <w:pStyle w:val="mb-25"/>
        <w:numPr>
          <w:ilvl w:val="0"/>
          <w:numId w:val="54"/>
        </w:numPr>
        <w:spacing w:before="0" w:beforeAutospacing="0" w:after="0" w:afterAutospacing="0" w:line="360" w:lineRule="auto"/>
      </w:pPr>
      <w:r w:rsidRPr="00191CE8">
        <w:t>IDA Pro</w:t>
      </w:r>
    </w:p>
    <w:p w14:paraId="6832D1EE" w14:textId="6E21BE15" w:rsidR="00191CE8" w:rsidRPr="00191CE8" w:rsidRDefault="00191CE8">
      <w:pPr>
        <w:pStyle w:val="mb-25"/>
        <w:numPr>
          <w:ilvl w:val="0"/>
          <w:numId w:val="54"/>
        </w:numPr>
        <w:spacing w:before="0" w:beforeAutospacing="0" w:after="0" w:afterAutospacing="0" w:line="360" w:lineRule="auto"/>
      </w:pPr>
      <w:r w:rsidRPr="00191CE8">
        <w:t>Hex-Rays Decompiler</w:t>
      </w:r>
    </w:p>
    <w:p w14:paraId="1F861C19" w14:textId="04AC8DCA" w:rsidR="00191CE8" w:rsidRPr="00191CE8" w:rsidRDefault="00191CE8">
      <w:pPr>
        <w:pStyle w:val="mb-25"/>
        <w:numPr>
          <w:ilvl w:val="0"/>
          <w:numId w:val="54"/>
        </w:numPr>
        <w:spacing w:before="0" w:beforeAutospacing="0" w:after="0" w:afterAutospacing="0" w:line="360" w:lineRule="auto"/>
      </w:pPr>
      <w:r w:rsidRPr="00191CE8">
        <w:t>CFF Explorer</w:t>
      </w:r>
    </w:p>
    <w:p w14:paraId="6AC825DE" w14:textId="34BF9A92" w:rsidR="00191CE8" w:rsidRPr="00191CE8" w:rsidRDefault="00191CE8">
      <w:pPr>
        <w:pStyle w:val="mb-25"/>
        <w:numPr>
          <w:ilvl w:val="0"/>
          <w:numId w:val="54"/>
        </w:numPr>
        <w:spacing w:before="0" w:beforeAutospacing="0" w:after="0" w:afterAutospacing="0" w:line="360" w:lineRule="auto"/>
      </w:pPr>
      <w:r w:rsidRPr="00191CE8">
        <w:t>Hiew</w:t>
      </w:r>
    </w:p>
    <w:p w14:paraId="533DB4C5" w14:textId="77777777" w:rsidR="000D1E4C" w:rsidRPr="000D1E4C" w:rsidRDefault="000D1E4C" w:rsidP="000D1E4C">
      <w:pPr>
        <w:rPr>
          <w:lang w:val="en-ZA"/>
        </w:rPr>
      </w:pPr>
    </w:p>
    <w:p w14:paraId="08A00CB6" w14:textId="17FAF2B6" w:rsidR="002B35A1" w:rsidRDefault="00191CE8" w:rsidP="00DD0196">
      <w:pPr>
        <w:pStyle w:val="Heading3"/>
      </w:pPr>
      <w:r w:rsidRPr="00BE4810">
        <w:rPr>
          <w:highlight w:val="yellow"/>
        </w:rPr>
        <w:t>4.</w:t>
      </w:r>
      <w:r w:rsidR="004C1FCF">
        <w:rPr>
          <w:highlight w:val="yellow"/>
        </w:rPr>
        <w:t>2.4</w:t>
      </w:r>
      <w:r w:rsidRPr="00BE4810">
        <w:rPr>
          <w:highlight w:val="yellow"/>
        </w:rPr>
        <w:tab/>
      </w:r>
      <w:r w:rsidR="002B35A1" w:rsidRPr="00BE4810">
        <w:rPr>
          <w:highlight w:val="yellow"/>
        </w:rPr>
        <w:t>Define the term interpreter</w:t>
      </w:r>
    </w:p>
    <w:p w14:paraId="0D5FA8C9" w14:textId="0CBFD581" w:rsidR="009E7AFA" w:rsidRPr="0017238F" w:rsidRDefault="009E7AFA" w:rsidP="008E5759">
      <w:pPr>
        <w:shd w:val="clear" w:color="auto" w:fill="D9D9D9" w:themeFill="background1" w:themeFillShade="D9"/>
        <w:spacing w:after="0" w:line="360" w:lineRule="auto"/>
        <w:rPr>
          <w:b/>
          <w:bCs/>
          <w:lang w:val="en-ZA"/>
        </w:rPr>
      </w:pPr>
      <w:r w:rsidRPr="0017238F">
        <w:rPr>
          <w:b/>
          <w:bCs/>
          <w:lang w:val="en-ZA"/>
        </w:rPr>
        <w:t>VOCABULARY</w:t>
      </w:r>
    </w:p>
    <w:p w14:paraId="366E63F2" w14:textId="1DFDBD29" w:rsidR="009E7AFA" w:rsidRDefault="009E7AFA" w:rsidP="008E5759">
      <w:pPr>
        <w:shd w:val="clear" w:color="auto" w:fill="D9D9D9" w:themeFill="background1" w:themeFillShade="D9"/>
        <w:spacing w:after="0" w:line="360" w:lineRule="auto"/>
        <w:rPr>
          <w:rFonts w:cs="Times New Roman"/>
          <w:szCs w:val="24"/>
        </w:rPr>
      </w:pPr>
      <w:r w:rsidRPr="00863ABD">
        <w:rPr>
          <w:rFonts w:cs="Times New Roman"/>
          <w:szCs w:val="24"/>
        </w:rPr>
        <w:lastRenderedPageBreak/>
        <w:t>An interpreter program executes other programs directly, running through program code and executing it line-by-line</w:t>
      </w:r>
      <w:r>
        <w:rPr>
          <w:rFonts w:cs="Times New Roman"/>
          <w:szCs w:val="24"/>
        </w:rPr>
        <w:t>.</w:t>
      </w:r>
    </w:p>
    <w:p w14:paraId="2A4E8D49" w14:textId="228EF69F" w:rsidR="009E7AFA" w:rsidRDefault="009E7AFA" w:rsidP="00D76243">
      <w:pPr>
        <w:spacing w:line="360" w:lineRule="auto"/>
        <w:rPr>
          <w:rFonts w:cs="Times New Roman"/>
          <w:szCs w:val="24"/>
        </w:rPr>
      </w:pPr>
    </w:p>
    <w:p w14:paraId="43B69CE7" w14:textId="5E82F940" w:rsidR="00C16B52" w:rsidRDefault="00C16B52" w:rsidP="00D76243">
      <w:pPr>
        <w:keepNext/>
        <w:spacing w:line="360" w:lineRule="auto"/>
        <w:jc w:val="both"/>
        <w:rPr>
          <w:rFonts w:cs="Times New Roman"/>
          <w:szCs w:val="24"/>
        </w:rPr>
      </w:pPr>
      <w:r w:rsidRPr="00C16B52">
        <w:rPr>
          <w:rFonts w:cs="Times New Roman"/>
          <w:szCs w:val="24"/>
        </w:rPr>
        <w:t>An interpreter is a program that also translates a high-level language into a low-level language, but it does so while the program is running. You write the program in a text editor or something similar, then tell the interpreter to run it. It runs the program one line at a time, translating each line as it goes: it translates the first line and runs it, then the second line and runs it, and so on.</w:t>
      </w:r>
      <w:r w:rsidR="00441F37">
        <w:rPr>
          <w:rFonts w:cs="Times New Roman"/>
          <w:szCs w:val="24"/>
        </w:rPr>
        <w:t xml:space="preserve"> Python and BASIC are good examples of an interpreted language.</w:t>
      </w:r>
    </w:p>
    <w:p w14:paraId="76AF3DF7" w14:textId="09776050" w:rsidR="00505B8E" w:rsidRDefault="00505B8E" w:rsidP="00C16B52">
      <w:pPr>
        <w:keepNext/>
        <w:jc w:val="both"/>
      </w:pPr>
      <w:r w:rsidRPr="00505B8E">
        <w:rPr>
          <w:noProof/>
          <w:lang w:val="en-ZA"/>
        </w:rPr>
        <w:drawing>
          <wp:inline distT="0" distB="0" distL="0" distR="0" wp14:anchorId="0F1B1422" wp14:editId="27C110FB">
            <wp:extent cx="4629796" cy="1390844"/>
            <wp:effectExtent l="19050" t="19050" r="0" b="0"/>
            <wp:docPr id="52263" name="Picture 52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29796" cy="1390844"/>
                    </a:xfrm>
                    <a:prstGeom prst="rect">
                      <a:avLst/>
                    </a:prstGeom>
                    <a:ln>
                      <a:solidFill>
                        <a:schemeClr val="tx1"/>
                      </a:solidFill>
                    </a:ln>
                  </pic:spPr>
                </pic:pic>
              </a:graphicData>
            </a:graphic>
          </wp:inline>
        </w:drawing>
      </w:r>
    </w:p>
    <w:p w14:paraId="61980814" w14:textId="00500FAE" w:rsidR="009E7AFA" w:rsidRDefault="00505B8E" w:rsidP="00505B8E">
      <w:pPr>
        <w:pStyle w:val="Caption"/>
        <w:rPr>
          <w:i w:val="0"/>
          <w:iCs w:val="0"/>
          <w:color w:val="auto"/>
          <w:sz w:val="24"/>
          <w:szCs w:val="24"/>
        </w:rPr>
      </w:pPr>
      <w:r w:rsidRPr="00505B8E">
        <w:rPr>
          <w:i w:val="0"/>
          <w:iCs w:val="0"/>
          <w:color w:val="auto"/>
          <w:sz w:val="24"/>
          <w:szCs w:val="24"/>
        </w:rPr>
        <w:t xml:space="preserve">Figure 4. </w:t>
      </w:r>
      <w:r w:rsidRPr="00505B8E">
        <w:rPr>
          <w:i w:val="0"/>
          <w:iCs w:val="0"/>
          <w:color w:val="auto"/>
          <w:sz w:val="24"/>
          <w:szCs w:val="24"/>
        </w:rPr>
        <w:fldChar w:fldCharType="begin"/>
      </w:r>
      <w:r w:rsidRPr="00505B8E">
        <w:rPr>
          <w:i w:val="0"/>
          <w:iCs w:val="0"/>
          <w:color w:val="auto"/>
          <w:sz w:val="24"/>
          <w:szCs w:val="24"/>
        </w:rPr>
        <w:instrText xml:space="preserve"> SEQ Figure_4. \* ARABIC </w:instrText>
      </w:r>
      <w:r w:rsidRPr="00505B8E">
        <w:rPr>
          <w:i w:val="0"/>
          <w:iCs w:val="0"/>
          <w:color w:val="auto"/>
          <w:sz w:val="24"/>
          <w:szCs w:val="24"/>
        </w:rPr>
        <w:fldChar w:fldCharType="separate"/>
      </w:r>
      <w:r w:rsidR="002B5F42">
        <w:rPr>
          <w:i w:val="0"/>
          <w:iCs w:val="0"/>
          <w:noProof/>
          <w:color w:val="auto"/>
          <w:sz w:val="24"/>
          <w:szCs w:val="24"/>
        </w:rPr>
        <w:t>2</w:t>
      </w:r>
      <w:r w:rsidRPr="00505B8E">
        <w:rPr>
          <w:i w:val="0"/>
          <w:iCs w:val="0"/>
          <w:color w:val="auto"/>
          <w:sz w:val="24"/>
          <w:szCs w:val="24"/>
        </w:rPr>
        <w:fldChar w:fldCharType="end"/>
      </w:r>
      <w:r w:rsidRPr="00505B8E">
        <w:rPr>
          <w:i w:val="0"/>
          <w:iCs w:val="0"/>
          <w:color w:val="auto"/>
          <w:sz w:val="24"/>
          <w:szCs w:val="24"/>
        </w:rPr>
        <w:t>:How interpreters work</w:t>
      </w:r>
    </w:p>
    <w:p w14:paraId="732EB5FA" w14:textId="62081C4C" w:rsidR="00B41015" w:rsidRDefault="00B41015" w:rsidP="00D76243">
      <w:pPr>
        <w:spacing w:after="0" w:line="240" w:lineRule="auto"/>
      </w:pPr>
    </w:p>
    <w:p w14:paraId="6556525F" w14:textId="77777777" w:rsidR="00B41015" w:rsidRPr="00F422CA" w:rsidRDefault="00B41015" w:rsidP="00D76243">
      <w:pPr>
        <w:spacing w:after="0" w:line="360" w:lineRule="auto"/>
        <w:rPr>
          <w:rFonts w:eastAsia="Times New Roman"/>
          <w:kern w:val="0"/>
          <w:lang w:eastAsia="en-ZA"/>
        </w:rPr>
      </w:pPr>
      <w:r w:rsidRPr="00F422CA">
        <w:rPr>
          <w:rStyle w:val="Strong"/>
          <w:rFonts w:cs="Times New Roman"/>
          <w:szCs w:val="24"/>
        </w:rPr>
        <w:t>Advantages Of Interpreter</w:t>
      </w:r>
    </w:p>
    <w:p w14:paraId="6C327FC6" w14:textId="3C767F2A" w:rsidR="00B41015" w:rsidRPr="00B41015" w:rsidRDefault="00B41015">
      <w:pPr>
        <w:pStyle w:val="ListParagraph"/>
        <w:numPr>
          <w:ilvl w:val="0"/>
          <w:numId w:val="116"/>
        </w:numPr>
        <w:spacing w:after="0" w:line="360" w:lineRule="auto"/>
      </w:pPr>
      <w:r w:rsidRPr="00F93295">
        <w:rPr>
          <w:b/>
          <w:bCs/>
        </w:rPr>
        <w:t>Cross platform</w:t>
      </w:r>
      <w:r w:rsidRPr="00B41015">
        <w:t>- We can directly share the source code in interpreted languages, which can run on any system without any system incompatibility issues.</w:t>
      </w:r>
    </w:p>
    <w:p w14:paraId="28F952AA" w14:textId="0A3DDF65" w:rsidR="00B41015" w:rsidRPr="00B41015" w:rsidRDefault="00B41015">
      <w:pPr>
        <w:pStyle w:val="ListParagraph"/>
        <w:numPr>
          <w:ilvl w:val="0"/>
          <w:numId w:val="116"/>
        </w:numPr>
        <w:spacing w:after="0" w:line="360" w:lineRule="auto"/>
      </w:pPr>
      <w:r w:rsidRPr="00F93295">
        <w:rPr>
          <w:b/>
          <w:bCs/>
        </w:rPr>
        <w:t>Easier to debug</w:t>
      </w:r>
      <w:r w:rsidRPr="00B41015">
        <w:t>- Interpreters make code debugging easier because they read the code line by line and return the error message immediately. </w:t>
      </w:r>
    </w:p>
    <w:p w14:paraId="02AFE1CA" w14:textId="331226A1" w:rsidR="00B41015" w:rsidRPr="00B41015" w:rsidRDefault="00B41015">
      <w:pPr>
        <w:pStyle w:val="ListParagraph"/>
        <w:numPr>
          <w:ilvl w:val="0"/>
          <w:numId w:val="116"/>
        </w:numPr>
        <w:spacing w:after="0" w:line="360" w:lineRule="auto"/>
      </w:pPr>
      <w:r w:rsidRPr="00F93295">
        <w:rPr>
          <w:b/>
          <w:bCs/>
        </w:rPr>
        <w:t>Less Memory</w:t>
      </w:r>
      <w:r w:rsidRPr="00B41015">
        <w:t xml:space="preserve"> and steps- Interpreters change code into output files.</w:t>
      </w:r>
    </w:p>
    <w:p w14:paraId="5A60CAA6" w14:textId="59A83A34" w:rsidR="00B41015" w:rsidRPr="00B41015" w:rsidRDefault="00B41015">
      <w:pPr>
        <w:pStyle w:val="ListParagraph"/>
        <w:numPr>
          <w:ilvl w:val="0"/>
          <w:numId w:val="116"/>
        </w:numPr>
        <w:spacing w:after="0" w:line="360" w:lineRule="auto"/>
      </w:pPr>
      <w:r w:rsidRPr="00F93295">
        <w:rPr>
          <w:b/>
          <w:bCs/>
        </w:rPr>
        <w:t>Execution control</w:t>
      </w:r>
      <w:r w:rsidRPr="00B41015">
        <w:t>- Because an interpreter reads code line by line, you can halt execution and edit the code at any point, which a compiled language does not allow.</w:t>
      </w:r>
    </w:p>
    <w:p w14:paraId="25CDBE86" w14:textId="6112E827" w:rsidR="00B41015" w:rsidRDefault="00B41015" w:rsidP="00B41015"/>
    <w:p w14:paraId="1CE72E7D" w14:textId="77777777" w:rsidR="00B41015" w:rsidRPr="00F422CA" w:rsidRDefault="00B41015" w:rsidP="00F422CA">
      <w:pPr>
        <w:rPr>
          <w:rStyle w:val="Strong"/>
          <w:rFonts w:eastAsia="Basic Roman"/>
        </w:rPr>
      </w:pPr>
      <w:r w:rsidRPr="00F422CA">
        <w:rPr>
          <w:rStyle w:val="Strong"/>
          <w:rFonts w:cs="Times New Roman"/>
        </w:rPr>
        <w:t>Disadvantages Of Interpreter</w:t>
      </w:r>
    </w:p>
    <w:p w14:paraId="2D611954" w14:textId="7D037B55" w:rsidR="00B41015" w:rsidRPr="00F93295" w:rsidRDefault="00B41015">
      <w:pPr>
        <w:pStyle w:val="ListParagraph"/>
        <w:numPr>
          <w:ilvl w:val="0"/>
          <w:numId w:val="115"/>
        </w:numPr>
        <w:spacing w:after="0" w:line="360" w:lineRule="auto"/>
        <w:ind w:left="714" w:hanging="357"/>
        <w:rPr>
          <w:b/>
          <w:bCs/>
        </w:rPr>
      </w:pPr>
      <w:r w:rsidRPr="00F93295">
        <w:rPr>
          <w:b/>
          <w:bCs/>
        </w:rPr>
        <w:t>Slower</w:t>
      </w:r>
    </w:p>
    <w:p w14:paraId="099F72FA" w14:textId="115D1E2B" w:rsidR="00B41015" w:rsidRDefault="00F93295">
      <w:pPr>
        <w:pStyle w:val="ListParagraph"/>
        <w:numPr>
          <w:ilvl w:val="0"/>
          <w:numId w:val="115"/>
        </w:numPr>
        <w:spacing w:after="0" w:line="360" w:lineRule="auto"/>
        <w:ind w:left="714" w:hanging="357"/>
      </w:pPr>
      <w:r w:rsidRPr="00F93295">
        <w:rPr>
          <w:b/>
          <w:bCs/>
        </w:rPr>
        <w:t>Dependencies file required-</w:t>
      </w:r>
      <w:r w:rsidRPr="00F93295">
        <w:t>The interpreter is often slower than the compiler because it reads, analyses, and converts the code line by line.</w:t>
      </w:r>
    </w:p>
    <w:p w14:paraId="3C5B1EE1" w14:textId="23F068DD" w:rsidR="00F93295" w:rsidRDefault="00F93295">
      <w:pPr>
        <w:pStyle w:val="ListParagraph"/>
        <w:numPr>
          <w:ilvl w:val="0"/>
          <w:numId w:val="115"/>
        </w:numPr>
        <w:spacing w:after="0" w:line="360" w:lineRule="auto"/>
        <w:ind w:left="714" w:hanging="357"/>
      </w:pPr>
      <w:r w:rsidRPr="00F93295">
        <w:rPr>
          <w:b/>
          <w:bCs/>
        </w:rPr>
        <w:t>Less Secure-</w:t>
      </w:r>
      <w:r w:rsidRPr="00F93295">
        <w:t xml:space="preserve"> Interpreters do not generate executable files, so to share the program with others, we must share our source code, which is insecure and private.</w:t>
      </w:r>
    </w:p>
    <w:p w14:paraId="58F3BBC7" w14:textId="77777777" w:rsidR="00907AD9" w:rsidRPr="00F93295" w:rsidRDefault="00907AD9" w:rsidP="00907AD9">
      <w:pPr>
        <w:pStyle w:val="ListParagraph"/>
        <w:spacing w:after="0" w:line="360" w:lineRule="auto"/>
        <w:ind w:left="714"/>
      </w:pPr>
    </w:p>
    <w:p w14:paraId="5A4F6EBA" w14:textId="22D8DD5D" w:rsidR="001016AB" w:rsidRPr="00FD2C14" w:rsidRDefault="00FD2C14" w:rsidP="00DD0196">
      <w:pPr>
        <w:pStyle w:val="Heading3"/>
        <w:rPr>
          <w:highlight w:val="yellow"/>
        </w:rPr>
      </w:pPr>
      <w:r w:rsidRPr="00FD2C14">
        <w:rPr>
          <w:highlight w:val="yellow"/>
        </w:rPr>
        <w:lastRenderedPageBreak/>
        <w:t>4.2.5</w:t>
      </w:r>
      <w:r w:rsidRPr="00FD2C14">
        <w:rPr>
          <w:highlight w:val="yellow"/>
        </w:rPr>
        <w:tab/>
      </w:r>
      <w:r w:rsidR="00350183" w:rsidRPr="00FD2C14">
        <w:rPr>
          <w:highlight w:val="yellow"/>
        </w:rPr>
        <w:t>D</w:t>
      </w:r>
      <w:r w:rsidR="002B35A1" w:rsidRPr="00FD2C14">
        <w:rPr>
          <w:highlight w:val="yellow"/>
        </w:rPr>
        <w:t>ifference between a compiler and an interpreter</w:t>
      </w:r>
    </w:p>
    <w:p w14:paraId="38D2F404" w14:textId="1C2E1B11" w:rsidR="001016AB" w:rsidRPr="00CF43EA" w:rsidRDefault="001016AB" w:rsidP="001016AB">
      <w:pPr>
        <w:pStyle w:val="Caption"/>
        <w:keepNext/>
        <w:rPr>
          <w:i w:val="0"/>
          <w:iCs w:val="0"/>
          <w:color w:val="auto"/>
          <w:sz w:val="24"/>
          <w:szCs w:val="24"/>
        </w:rPr>
      </w:pPr>
      <w:r w:rsidRPr="00CF43EA">
        <w:rPr>
          <w:i w:val="0"/>
          <w:iCs w:val="0"/>
          <w:color w:val="auto"/>
          <w:sz w:val="24"/>
          <w:szCs w:val="24"/>
        </w:rPr>
        <w:t xml:space="preserve">Table 4. </w:t>
      </w:r>
      <w:r w:rsidR="00155F9A" w:rsidRPr="00CF43EA">
        <w:rPr>
          <w:i w:val="0"/>
          <w:iCs w:val="0"/>
          <w:color w:val="auto"/>
          <w:sz w:val="24"/>
          <w:szCs w:val="24"/>
        </w:rPr>
        <w:fldChar w:fldCharType="begin"/>
      </w:r>
      <w:r w:rsidR="00155F9A" w:rsidRPr="00CF43EA">
        <w:rPr>
          <w:i w:val="0"/>
          <w:iCs w:val="0"/>
          <w:color w:val="auto"/>
          <w:sz w:val="24"/>
          <w:szCs w:val="24"/>
        </w:rPr>
        <w:instrText xml:space="preserve"> SEQ Table_4. \* ARABIC </w:instrText>
      </w:r>
      <w:r w:rsidR="00155F9A" w:rsidRPr="00CF43EA">
        <w:rPr>
          <w:i w:val="0"/>
          <w:iCs w:val="0"/>
          <w:color w:val="auto"/>
          <w:sz w:val="24"/>
          <w:szCs w:val="24"/>
        </w:rPr>
        <w:fldChar w:fldCharType="separate"/>
      </w:r>
      <w:r w:rsidR="004C7E1B" w:rsidRPr="00CF43EA">
        <w:rPr>
          <w:i w:val="0"/>
          <w:iCs w:val="0"/>
          <w:noProof/>
          <w:color w:val="auto"/>
          <w:sz w:val="24"/>
          <w:szCs w:val="24"/>
        </w:rPr>
        <w:t>1</w:t>
      </w:r>
      <w:r w:rsidR="00155F9A" w:rsidRPr="00CF43EA">
        <w:rPr>
          <w:i w:val="0"/>
          <w:iCs w:val="0"/>
          <w:color w:val="auto"/>
          <w:sz w:val="24"/>
          <w:szCs w:val="24"/>
        </w:rPr>
        <w:fldChar w:fldCharType="end"/>
      </w:r>
      <w:r w:rsidRPr="00CF43EA">
        <w:rPr>
          <w:i w:val="0"/>
          <w:iCs w:val="0"/>
          <w:color w:val="auto"/>
          <w:sz w:val="24"/>
          <w:szCs w:val="24"/>
        </w:rPr>
        <w:t>: Comparison of a compiler vs an interpreter</w:t>
      </w:r>
    </w:p>
    <w:tbl>
      <w:tblPr>
        <w:tblW w:w="91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4798"/>
        <w:gridCol w:w="4394"/>
      </w:tblGrid>
      <w:tr w:rsidR="00CF43EA" w:rsidRPr="00CF43EA" w14:paraId="0EFA1AFC" w14:textId="77777777" w:rsidTr="00314F7E">
        <w:trPr>
          <w:tblHeader/>
        </w:trPr>
        <w:tc>
          <w:tcPr>
            <w:tcW w:w="4798" w:type="dxa"/>
            <w:shd w:val="clear" w:color="auto" w:fill="D9D9D9" w:themeFill="background1" w:themeFillShade="D9"/>
            <w:tcMar>
              <w:top w:w="120" w:type="dxa"/>
              <w:left w:w="120" w:type="dxa"/>
              <w:bottom w:w="120" w:type="dxa"/>
              <w:right w:w="120" w:type="dxa"/>
            </w:tcMar>
            <w:hideMark/>
          </w:tcPr>
          <w:p w14:paraId="00E2C549" w14:textId="77777777" w:rsidR="00350183" w:rsidRPr="00CF43EA" w:rsidRDefault="00350183" w:rsidP="00350183">
            <w:pPr>
              <w:spacing w:line="240" w:lineRule="auto"/>
              <w:jc w:val="center"/>
              <w:rPr>
                <w:rFonts w:eastAsia="Times New Roman" w:cs="Times New Roman"/>
                <w:b/>
                <w:bCs/>
                <w:kern w:val="0"/>
                <w:szCs w:val="24"/>
                <w:lang w:val="en-ZA" w:eastAsia="en-ZA"/>
              </w:rPr>
            </w:pPr>
            <w:bookmarkStart w:id="7" w:name="_Hlk120791407"/>
            <w:r w:rsidRPr="00CF43EA">
              <w:rPr>
                <w:rFonts w:eastAsia="Times New Roman" w:cs="Times New Roman"/>
                <w:b/>
                <w:bCs/>
                <w:kern w:val="0"/>
                <w:szCs w:val="24"/>
                <w:lang w:val="en-ZA" w:eastAsia="en-ZA"/>
              </w:rPr>
              <w:t>Compiler</w:t>
            </w:r>
          </w:p>
        </w:tc>
        <w:tc>
          <w:tcPr>
            <w:tcW w:w="4394" w:type="dxa"/>
            <w:shd w:val="clear" w:color="auto" w:fill="D9D9D9" w:themeFill="background1" w:themeFillShade="D9"/>
            <w:tcMar>
              <w:top w:w="120" w:type="dxa"/>
              <w:left w:w="120" w:type="dxa"/>
              <w:bottom w:w="120" w:type="dxa"/>
              <w:right w:w="120" w:type="dxa"/>
            </w:tcMar>
            <w:hideMark/>
          </w:tcPr>
          <w:p w14:paraId="16B73F0A" w14:textId="77777777" w:rsidR="00350183" w:rsidRPr="00CF43EA" w:rsidRDefault="00350183" w:rsidP="00350183">
            <w:pPr>
              <w:spacing w:line="240" w:lineRule="auto"/>
              <w:jc w:val="center"/>
              <w:rPr>
                <w:rFonts w:eastAsia="Times New Roman" w:cs="Times New Roman"/>
                <w:b/>
                <w:bCs/>
                <w:kern w:val="0"/>
                <w:szCs w:val="24"/>
                <w:lang w:val="en-ZA" w:eastAsia="en-ZA"/>
              </w:rPr>
            </w:pPr>
            <w:r w:rsidRPr="00CF43EA">
              <w:rPr>
                <w:rFonts w:eastAsia="Times New Roman" w:cs="Times New Roman"/>
                <w:b/>
                <w:bCs/>
                <w:kern w:val="0"/>
                <w:szCs w:val="24"/>
                <w:lang w:val="en-ZA" w:eastAsia="en-ZA"/>
              </w:rPr>
              <w:t>Interpreter</w:t>
            </w:r>
          </w:p>
        </w:tc>
      </w:tr>
      <w:tr w:rsidR="00CF43EA" w:rsidRPr="00CF43EA" w14:paraId="0102658C" w14:textId="77777777" w:rsidTr="00314F7E">
        <w:tc>
          <w:tcPr>
            <w:tcW w:w="4798" w:type="dxa"/>
            <w:shd w:val="clear" w:color="auto" w:fill="auto"/>
            <w:tcMar>
              <w:top w:w="120" w:type="dxa"/>
              <w:left w:w="120" w:type="dxa"/>
              <w:bottom w:w="120" w:type="dxa"/>
              <w:right w:w="120" w:type="dxa"/>
            </w:tcMar>
            <w:hideMark/>
          </w:tcPr>
          <w:p w14:paraId="2BE9E4F1" w14:textId="77777777" w:rsidR="00350183" w:rsidRPr="00CF43EA" w:rsidRDefault="00350183" w:rsidP="00350183">
            <w:pPr>
              <w:spacing w:line="240" w:lineRule="auto"/>
              <w:rPr>
                <w:rFonts w:eastAsia="Times New Roman" w:cs="Times New Roman"/>
                <w:kern w:val="0"/>
                <w:szCs w:val="24"/>
                <w:lang w:val="en-ZA" w:eastAsia="en-ZA"/>
              </w:rPr>
            </w:pPr>
            <w:r w:rsidRPr="00CF43EA">
              <w:rPr>
                <w:rFonts w:eastAsia="Times New Roman" w:cs="Times New Roman"/>
                <w:kern w:val="0"/>
                <w:szCs w:val="24"/>
                <w:lang w:val="en-ZA" w:eastAsia="en-ZA"/>
              </w:rPr>
              <w:t>A compiler translates the entire source code in a single run.</w:t>
            </w:r>
          </w:p>
        </w:tc>
        <w:tc>
          <w:tcPr>
            <w:tcW w:w="4394" w:type="dxa"/>
            <w:shd w:val="clear" w:color="auto" w:fill="auto"/>
            <w:tcMar>
              <w:top w:w="120" w:type="dxa"/>
              <w:left w:w="120" w:type="dxa"/>
              <w:bottom w:w="120" w:type="dxa"/>
              <w:right w:w="120" w:type="dxa"/>
            </w:tcMar>
            <w:hideMark/>
          </w:tcPr>
          <w:p w14:paraId="4700B3E6" w14:textId="77777777" w:rsidR="00350183" w:rsidRPr="00CF43EA" w:rsidRDefault="00350183" w:rsidP="00350183">
            <w:pPr>
              <w:spacing w:line="240" w:lineRule="auto"/>
              <w:rPr>
                <w:rFonts w:eastAsia="Times New Roman" w:cs="Times New Roman"/>
                <w:kern w:val="0"/>
                <w:szCs w:val="24"/>
                <w:lang w:val="en-ZA" w:eastAsia="en-ZA"/>
              </w:rPr>
            </w:pPr>
            <w:r w:rsidRPr="00CF43EA">
              <w:rPr>
                <w:rFonts w:eastAsia="Times New Roman" w:cs="Times New Roman"/>
                <w:kern w:val="0"/>
                <w:szCs w:val="24"/>
                <w:lang w:val="en-ZA" w:eastAsia="en-ZA"/>
              </w:rPr>
              <w:t>An interpreter translates the entire source code line by line.</w:t>
            </w:r>
          </w:p>
        </w:tc>
      </w:tr>
      <w:tr w:rsidR="00CF43EA" w:rsidRPr="00CF43EA" w14:paraId="017B1992" w14:textId="77777777" w:rsidTr="00314F7E">
        <w:tc>
          <w:tcPr>
            <w:tcW w:w="4798" w:type="dxa"/>
            <w:shd w:val="clear" w:color="auto" w:fill="auto"/>
            <w:tcMar>
              <w:top w:w="120" w:type="dxa"/>
              <w:left w:w="120" w:type="dxa"/>
              <w:bottom w:w="120" w:type="dxa"/>
              <w:right w:w="120" w:type="dxa"/>
            </w:tcMar>
            <w:hideMark/>
          </w:tcPr>
          <w:p w14:paraId="53FE65B4" w14:textId="5D0D6754" w:rsidR="00350183" w:rsidRPr="00CF43EA" w:rsidRDefault="00350183" w:rsidP="00C16B52">
            <w:pPr>
              <w:spacing w:after="0" w:line="240" w:lineRule="auto"/>
              <w:rPr>
                <w:rFonts w:eastAsia="Times New Roman" w:cs="Times New Roman"/>
                <w:kern w:val="0"/>
                <w:szCs w:val="24"/>
                <w:lang w:val="en-ZA" w:eastAsia="en-ZA"/>
              </w:rPr>
            </w:pPr>
            <w:r w:rsidRPr="00CF43EA">
              <w:rPr>
                <w:rFonts w:eastAsia="Times New Roman" w:cs="Times New Roman"/>
                <w:kern w:val="0"/>
                <w:szCs w:val="24"/>
                <w:lang w:val="en-ZA" w:eastAsia="en-ZA"/>
              </w:rPr>
              <w:t>Compilers are faster than an interpreter.</w:t>
            </w:r>
          </w:p>
        </w:tc>
        <w:tc>
          <w:tcPr>
            <w:tcW w:w="4394" w:type="dxa"/>
            <w:shd w:val="clear" w:color="auto" w:fill="auto"/>
            <w:tcMar>
              <w:top w:w="120" w:type="dxa"/>
              <w:left w:w="120" w:type="dxa"/>
              <w:bottom w:w="120" w:type="dxa"/>
              <w:right w:w="120" w:type="dxa"/>
            </w:tcMar>
            <w:hideMark/>
          </w:tcPr>
          <w:p w14:paraId="61908CEC" w14:textId="3FF6EFBA" w:rsidR="00350183" w:rsidRPr="00CF43EA" w:rsidRDefault="00350183" w:rsidP="00C16B52">
            <w:pPr>
              <w:spacing w:after="0" w:line="240" w:lineRule="auto"/>
              <w:rPr>
                <w:rFonts w:eastAsia="Times New Roman" w:cs="Times New Roman"/>
                <w:kern w:val="0"/>
                <w:szCs w:val="24"/>
                <w:lang w:val="en-ZA" w:eastAsia="en-ZA"/>
              </w:rPr>
            </w:pPr>
            <w:r w:rsidRPr="00CF43EA">
              <w:rPr>
                <w:rFonts w:eastAsia="Times New Roman" w:cs="Times New Roman"/>
                <w:kern w:val="0"/>
                <w:szCs w:val="24"/>
                <w:lang w:val="en-ZA" w:eastAsia="en-ZA"/>
              </w:rPr>
              <w:t>Interpreters are slower than the compiler.</w:t>
            </w:r>
          </w:p>
        </w:tc>
      </w:tr>
      <w:tr w:rsidR="00CF43EA" w:rsidRPr="00CF43EA" w14:paraId="0F365D0F" w14:textId="77777777" w:rsidTr="00314F7E">
        <w:tc>
          <w:tcPr>
            <w:tcW w:w="4798" w:type="dxa"/>
            <w:shd w:val="clear" w:color="auto" w:fill="auto"/>
            <w:tcMar>
              <w:top w:w="120" w:type="dxa"/>
              <w:left w:w="120" w:type="dxa"/>
              <w:bottom w:w="120" w:type="dxa"/>
              <w:right w:w="120" w:type="dxa"/>
            </w:tcMar>
            <w:hideMark/>
          </w:tcPr>
          <w:p w14:paraId="728A8871" w14:textId="77777777" w:rsidR="00350183" w:rsidRPr="00CF43EA" w:rsidRDefault="00350183" w:rsidP="00C16B52">
            <w:pPr>
              <w:spacing w:after="0" w:line="240" w:lineRule="auto"/>
              <w:rPr>
                <w:rFonts w:eastAsia="Times New Roman" w:cs="Times New Roman"/>
                <w:kern w:val="0"/>
                <w:szCs w:val="24"/>
                <w:lang w:val="en-ZA" w:eastAsia="en-ZA"/>
              </w:rPr>
            </w:pPr>
            <w:r w:rsidRPr="00CF43EA">
              <w:rPr>
                <w:rFonts w:eastAsia="Times New Roman" w:cs="Times New Roman"/>
                <w:kern w:val="0"/>
                <w:szCs w:val="24"/>
                <w:lang w:val="en-ZA" w:eastAsia="en-ZA"/>
              </w:rPr>
              <w:t>CPU utilization is more.</w:t>
            </w:r>
          </w:p>
        </w:tc>
        <w:tc>
          <w:tcPr>
            <w:tcW w:w="4394" w:type="dxa"/>
            <w:shd w:val="clear" w:color="auto" w:fill="auto"/>
            <w:tcMar>
              <w:top w:w="120" w:type="dxa"/>
              <w:left w:w="120" w:type="dxa"/>
              <w:bottom w:w="120" w:type="dxa"/>
              <w:right w:w="120" w:type="dxa"/>
            </w:tcMar>
            <w:hideMark/>
          </w:tcPr>
          <w:p w14:paraId="47A139E2" w14:textId="77777777" w:rsidR="00350183" w:rsidRPr="00CF43EA" w:rsidRDefault="00350183" w:rsidP="00C16B52">
            <w:pPr>
              <w:spacing w:after="0" w:line="240" w:lineRule="auto"/>
              <w:rPr>
                <w:rFonts w:eastAsia="Times New Roman" w:cs="Times New Roman"/>
                <w:kern w:val="0"/>
                <w:szCs w:val="24"/>
                <w:lang w:val="en-ZA" w:eastAsia="en-ZA"/>
              </w:rPr>
            </w:pPr>
            <w:r w:rsidRPr="00CF43EA">
              <w:rPr>
                <w:rFonts w:eastAsia="Times New Roman" w:cs="Times New Roman"/>
                <w:kern w:val="0"/>
                <w:szCs w:val="24"/>
                <w:lang w:val="en-ZA" w:eastAsia="en-ZA"/>
              </w:rPr>
              <w:t>CPU utilization is less as compared to the compiler.</w:t>
            </w:r>
          </w:p>
        </w:tc>
      </w:tr>
      <w:tr w:rsidR="00CF43EA" w:rsidRPr="00CF43EA" w14:paraId="02CA3953" w14:textId="77777777" w:rsidTr="00F422CA">
        <w:trPr>
          <w:trHeight w:val="20"/>
        </w:trPr>
        <w:tc>
          <w:tcPr>
            <w:tcW w:w="4798" w:type="dxa"/>
            <w:shd w:val="clear" w:color="auto" w:fill="auto"/>
            <w:tcMar>
              <w:top w:w="120" w:type="dxa"/>
              <w:left w:w="120" w:type="dxa"/>
              <w:bottom w:w="120" w:type="dxa"/>
              <w:right w:w="120" w:type="dxa"/>
            </w:tcMar>
            <w:hideMark/>
          </w:tcPr>
          <w:p w14:paraId="339CC6A4" w14:textId="77777777" w:rsidR="00350183" w:rsidRPr="00CF43EA" w:rsidRDefault="00350183" w:rsidP="00C16B52">
            <w:pPr>
              <w:spacing w:after="0" w:line="240" w:lineRule="auto"/>
              <w:rPr>
                <w:rFonts w:eastAsia="Times New Roman" w:cs="Times New Roman"/>
                <w:kern w:val="0"/>
                <w:szCs w:val="24"/>
                <w:lang w:val="en-ZA" w:eastAsia="en-ZA"/>
              </w:rPr>
            </w:pPr>
            <w:r w:rsidRPr="00CF43EA">
              <w:rPr>
                <w:rFonts w:eastAsia="Times New Roman" w:cs="Times New Roman"/>
                <w:kern w:val="0"/>
                <w:szCs w:val="24"/>
                <w:lang w:val="en-ZA" w:eastAsia="en-ZA"/>
              </w:rPr>
              <w:t>Both syntactic and semantic errors can be checked simultaneously.</w:t>
            </w:r>
          </w:p>
        </w:tc>
        <w:tc>
          <w:tcPr>
            <w:tcW w:w="4394" w:type="dxa"/>
            <w:shd w:val="clear" w:color="auto" w:fill="auto"/>
            <w:tcMar>
              <w:top w:w="120" w:type="dxa"/>
              <w:left w:w="120" w:type="dxa"/>
              <w:bottom w:w="120" w:type="dxa"/>
              <w:right w:w="120" w:type="dxa"/>
            </w:tcMar>
            <w:hideMark/>
          </w:tcPr>
          <w:p w14:paraId="207D5247" w14:textId="77777777" w:rsidR="00350183" w:rsidRPr="00CF43EA" w:rsidRDefault="00350183" w:rsidP="00C16B52">
            <w:pPr>
              <w:spacing w:after="0" w:line="240" w:lineRule="auto"/>
              <w:rPr>
                <w:rFonts w:eastAsia="Times New Roman" w:cs="Times New Roman"/>
                <w:kern w:val="0"/>
                <w:szCs w:val="24"/>
                <w:lang w:val="en-ZA" w:eastAsia="en-ZA"/>
              </w:rPr>
            </w:pPr>
            <w:r w:rsidRPr="00CF43EA">
              <w:rPr>
                <w:rFonts w:eastAsia="Times New Roman" w:cs="Times New Roman"/>
                <w:kern w:val="0"/>
                <w:szCs w:val="24"/>
                <w:lang w:val="en-ZA" w:eastAsia="en-ZA"/>
              </w:rPr>
              <w:t>Only syntactic errors are checked.</w:t>
            </w:r>
          </w:p>
        </w:tc>
      </w:tr>
      <w:tr w:rsidR="00CF43EA" w:rsidRPr="00CF43EA" w14:paraId="18AD720B" w14:textId="77777777" w:rsidTr="00314F7E">
        <w:tc>
          <w:tcPr>
            <w:tcW w:w="4798" w:type="dxa"/>
            <w:shd w:val="clear" w:color="auto" w:fill="auto"/>
            <w:tcMar>
              <w:top w:w="120" w:type="dxa"/>
              <w:left w:w="120" w:type="dxa"/>
              <w:bottom w:w="120" w:type="dxa"/>
              <w:right w:w="120" w:type="dxa"/>
            </w:tcMar>
            <w:hideMark/>
          </w:tcPr>
          <w:p w14:paraId="2305DC3A" w14:textId="77777777" w:rsidR="00350183" w:rsidRPr="00CF43EA" w:rsidRDefault="00350183" w:rsidP="00C16B52">
            <w:pPr>
              <w:spacing w:after="0" w:line="240" w:lineRule="auto"/>
              <w:rPr>
                <w:rFonts w:eastAsia="Times New Roman" w:cs="Times New Roman"/>
                <w:kern w:val="0"/>
                <w:szCs w:val="24"/>
                <w:lang w:val="en-ZA" w:eastAsia="en-ZA"/>
              </w:rPr>
            </w:pPr>
            <w:r w:rsidRPr="00CF43EA">
              <w:rPr>
                <w:rFonts w:eastAsia="Times New Roman" w:cs="Times New Roman"/>
                <w:kern w:val="0"/>
                <w:szCs w:val="24"/>
                <w:lang w:val="en-ZA" w:eastAsia="en-ZA"/>
              </w:rPr>
              <w:t>The compiler is larger.</w:t>
            </w:r>
          </w:p>
        </w:tc>
        <w:tc>
          <w:tcPr>
            <w:tcW w:w="4394" w:type="dxa"/>
            <w:shd w:val="clear" w:color="auto" w:fill="auto"/>
            <w:tcMar>
              <w:top w:w="120" w:type="dxa"/>
              <w:left w:w="120" w:type="dxa"/>
              <w:bottom w:w="120" w:type="dxa"/>
              <w:right w:w="120" w:type="dxa"/>
            </w:tcMar>
            <w:hideMark/>
          </w:tcPr>
          <w:p w14:paraId="32DE63F5" w14:textId="77777777" w:rsidR="00350183" w:rsidRPr="00CF43EA" w:rsidRDefault="00350183" w:rsidP="00C16B52">
            <w:pPr>
              <w:spacing w:after="0" w:line="240" w:lineRule="auto"/>
              <w:rPr>
                <w:rFonts w:eastAsia="Times New Roman" w:cs="Times New Roman"/>
                <w:kern w:val="0"/>
                <w:szCs w:val="24"/>
                <w:lang w:val="en-ZA" w:eastAsia="en-ZA"/>
              </w:rPr>
            </w:pPr>
            <w:r w:rsidRPr="00CF43EA">
              <w:rPr>
                <w:rFonts w:eastAsia="Times New Roman" w:cs="Times New Roman"/>
                <w:kern w:val="0"/>
                <w:szCs w:val="24"/>
                <w:lang w:val="en-ZA" w:eastAsia="en-ZA"/>
              </w:rPr>
              <w:t>Interpreters are often smaller than compilers.</w:t>
            </w:r>
          </w:p>
        </w:tc>
      </w:tr>
      <w:tr w:rsidR="00CF43EA" w:rsidRPr="00CF43EA" w14:paraId="5DC65F64" w14:textId="77777777" w:rsidTr="00314F7E">
        <w:tc>
          <w:tcPr>
            <w:tcW w:w="4798" w:type="dxa"/>
            <w:shd w:val="clear" w:color="auto" w:fill="auto"/>
            <w:tcMar>
              <w:top w:w="120" w:type="dxa"/>
              <w:left w:w="120" w:type="dxa"/>
              <w:bottom w:w="120" w:type="dxa"/>
              <w:right w:w="120" w:type="dxa"/>
            </w:tcMar>
            <w:hideMark/>
          </w:tcPr>
          <w:p w14:paraId="35D34DAA" w14:textId="77777777" w:rsidR="00350183" w:rsidRPr="00CF43EA" w:rsidRDefault="00350183" w:rsidP="00C16B52">
            <w:pPr>
              <w:spacing w:after="0" w:line="240" w:lineRule="auto"/>
              <w:rPr>
                <w:rFonts w:eastAsia="Times New Roman" w:cs="Times New Roman"/>
                <w:kern w:val="0"/>
                <w:szCs w:val="24"/>
                <w:lang w:val="en-ZA" w:eastAsia="en-ZA"/>
              </w:rPr>
            </w:pPr>
            <w:r w:rsidRPr="00CF43EA">
              <w:rPr>
                <w:rFonts w:eastAsia="Times New Roman" w:cs="Times New Roman"/>
                <w:kern w:val="0"/>
                <w:szCs w:val="24"/>
                <w:lang w:val="en-ZA" w:eastAsia="en-ZA"/>
              </w:rPr>
              <w:t>The localization of errors is difficult.</w:t>
            </w:r>
          </w:p>
        </w:tc>
        <w:tc>
          <w:tcPr>
            <w:tcW w:w="4394" w:type="dxa"/>
            <w:shd w:val="clear" w:color="auto" w:fill="auto"/>
            <w:tcMar>
              <w:top w:w="120" w:type="dxa"/>
              <w:left w:w="120" w:type="dxa"/>
              <w:bottom w:w="120" w:type="dxa"/>
              <w:right w:w="120" w:type="dxa"/>
            </w:tcMar>
            <w:hideMark/>
          </w:tcPr>
          <w:p w14:paraId="06574A34" w14:textId="77777777" w:rsidR="00350183" w:rsidRPr="00CF43EA" w:rsidRDefault="00350183" w:rsidP="00C16B52">
            <w:pPr>
              <w:spacing w:after="0" w:line="240" w:lineRule="auto"/>
              <w:rPr>
                <w:rFonts w:eastAsia="Times New Roman" w:cs="Times New Roman"/>
                <w:kern w:val="0"/>
                <w:szCs w:val="24"/>
                <w:lang w:val="en-ZA" w:eastAsia="en-ZA"/>
              </w:rPr>
            </w:pPr>
            <w:r w:rsidRPr="00CF43EA">
              <w:rPr>
                <w:rFonts w:eastAsia="Times New Roman" w:cs="Times New Roman"/>
                <w:kern w:val="0"/>
                <w:szCs w:val="24"/>
                <w:lang w:val="en-ZA" w:eastAsia="en-ZA"/>
              </w:rPr>
              <w:t>The localization of error is easier than the compiler.</w:t>
            </w:r>
          </w:p>
        </w:tc>
      </w:tr>
      <w:tr w:rsidR="00CF43EA" w:rsidRPr="00CF43EA" w14:paraId="3B470F6B" w14:textId="77777777" w:rsidTr="00314F7E">
        <w:tc>
          <w:tcPr>
            <w:tcW w:w="4798" w:type="dxa"/>
            <w:shd w:val="clear" w:color="auto" w:fill="auto"/>
            <w:tcMar>
              <w:top w:w="120" w:type="dxa"/>
              <w:left w:w="120" w:type="dxa"/>
              <w:bottom w:w="120" w:type="dxa"/>
              <w:right w:w="120" w:type="dxa"/>
            </w:tcMar>
            <w:hideMark/>
          </w:tcPr>
          <w:p w14:paraId="34A3DDA5" w14:textId="77777777" w:rsidR="00350183" w:rsidRPr="00CF43EA" w:rsidRDefault="00350183" w:rsidP="00C16B52">
            <w:pPr>
              <w:spacing w:after="0" w:line="240" w:lineRule="auto"/>
              <w:rPr>
                <w:rFonts w:eastAsia="Times New Roman" w:cs="Times New Roman"/>
                <w:kern w:val="0"/>
                <w:szCs w:val="24"/>
                <w:lang w:val="en-ZA" w:eastAsia="en-ZA"/>
              </w:rPr>
            </w:pPr>
            <w:r w:rsidRPr="00CF43EA">
              <w:rPr>
                <w:rFonts w:eastAsia="Times New Roman" w:cs="Times New Roman"/>
                <w:kern w:val="0"/>
                <w:szCs w:val="24"/>
                <w:lang w:val="en-ZA" w:eastAsia="en-ZA"/>
              </w:rPr>
              <w:t>The compiler is used by the language such as C, C++.</w:t>
            </w:r>
          </w:p>
        </w:tc>
        <w:tc>
          <w:tcPr>
            <w:tcW w:w="4394" w:type="dxa"/>
            <w:shd w:val="clear" w:color="auto" w:fill="auto"/>
            <w:tcMar>
              <w:top w:w="120" w:type="dxa"/>
              <w:left w:w="120" w:type="dxa"/>
              <w:bottom w:w="120" w:type="dxa"/>
              <w:right w:w="120" w:type="dxa"/>
            </w:tcMar>
            <w:hideMark/>
          </w:tcPr>
          <w:p w14:paraId="0D7ACE3F" w14:textId="6287D65F" w:rsidR="00350183" w:rsidRPr="00CF43EA" w:rsidRDefault="00350183" w:rsidP="00C16B52">
            <w:pPr>
              <w:spacing w:after="0" w:line="240" w:lineRule="auto"/>
              <w:rPr>
                <w:rFonts w:eastAsia="Times New Roman" w:cs="Times New Roman"/>
                <w:kern w:val="0"/>
                <w:szCs w:val="24"/>
                <w:lang w:val="en-ZA" w:eastAsia="en-ZA"/>
              </w:rPr>
            </w:pPr>
            <w:r w:rsidRPr="00CF43EA">
              <w:rPr>
                <w:rFonts w:eastAsia="Times New Roman" w:cs="Times New Roman"/>
                <w:kern w:val="0"/>
                <w:szCs w:val="24"/>
                <w:lang w:val="en-ZA" w:eastAsia="en-ZA"/>
              </w:rPr>
              <w:t>An interpreter is used by languages such as Java</w:t>
            </w:r>
            <w:r w:rsidR="001016AB" w:rsidRPr="00CF43EA">
              <w:rPr>
                <w:rFonts w:eastAsia="Times New Roman" w:cs="Times New Roman"/>
                <w:kern w:val="0"/>
                <w:szCs w:val="24"/>
                <w:lang w:val="en-ZA" w:eastAsia="en-ZA"/>
              </w:rPr>
              <w:t xml:space="preserve"> and Python</w:t>
            </w:r>
            <w:r w:rsidRPr="00CF43EA">
              <w:rPr>
                <w:rFonts w:eastAsia="Times New Roman" w:cs="Times New Roman"/>
                <w:kern w:val="0"/>
                <w:szCs w:val="24"/>
                <w:lang w:val="en-ZA" w:eastAsia="en-ZA"/>
              </w:rPr>
              <w:t>.</w:t>
            </w:r>
          </w:p>
        </w:tc>
      </w:tr>
      <w:bookmarkEnd w:id="7"/>
    </w:tbl>
    <w:p w14:paraId="6C346287" w14:textId="77777777" w:rsidR="00350183" w:rsidRPr="00CF43EA" w:rsidRDefault="00350183" w:rsidP="00350183">
      <w:pPr>
        <w:pStyle w:val="ListParagraph"/>
        <w:ind w:left="0"/>
        <w:rPr>
          <w:lang w:val="en-ZA"/>
        </w:rPr>
      </w:pPr>
    </w:p>
    <w:p w14:paraId="4B410D16" w14:textId="12E86ACE" w:rsidR="002B35A1" w:rsidRPr="00CF43EA" w:rsidRDefault="00314F7E" w:rsidP="00DD0196">
      <w:pPr>
        <w:pStyle w:val="Heading3"/>
      </w:pPr>
      <w:r w:rsidRPr="00CF43EA">
        <w:t>4.</w:t>
      </w:r>
      <w:r w:rsidR="00FD2C14">
        <w:t>2.6</w:t>
      </w:r>
      <w:r w:rsidRPr="00CF43EA">
        <w:tab/>
      </w:r>
      <w:r w:rsidR="002B35A1" w:rsidRPr="00CF43EA">
        <w:t>Explain what a binary is and when it is produced</w:t>
      </w:r>
    </w:p>
    <w:p w14:paraId="7A30739C" w14:textId="4001B0A3" w:rsidR="00314F7E" w:rsidRPr="00CF43EA" w:rsidRDefault="00907AD9" w:rsidP="00CF43EA">
      <w:pPr>
        <w:spacing w:after="0" w:line="360" w:lineRule="auto"/>
        <w:contextualSpacing/>
        <w:jc w:val="both"/>
        <w:rPr>
          <w:szCs w:val="24"/>
        </w:rPr>
      </w:pPr>
      <w:r w:rsidRPr="006643CA">
        <w:rPr>
          <w:shd w:val="clear" w:color="auto" w:fill="FFD966" w:themeFill="accent4" w:themeFillTint="99"/>
        </w:rPr>
        <w:t>Data in a binary file consists of a series of eight-bit bytes that are sequential and contain data in a binary format.</w:t>
      </w:r>
      <w:r>
        <w:t xml:space="preserve"> </w:t>
      </w:r>
      <w:r w:rsidR="00314F7E" w:rsidRPr="00CF43EA">
        <w:rPr>
          <w:szCs w:val="24"/>
        </w:rPr>
        <w:t>The material needs to be interpreted by a software program or hardware processor that is aware of how it is formatted and how to read the data in advance. Among the many different file kinds that can be stored as binary files are executables, libraries, images, databases, archives, and many more.</w:t>
      </w:r>
    </w:p>
    <w:p w14:paraId="5307C9DC" w14:textId="77777777" w:rsidR="00314F7E" w:rsidRPr="00CF43EA" w:rsidRDefault="00314F7E" w:rsidP="00314F7E">
      <w:pPr>
        <w:spacing w:line="240" w:lineRule="auto"/>
        <w:contextualSpacing/>
        <w:rPr>
          <w:szCs w:val="24"/>
        </w:rPr>
      </w:pPr>
    </w:p>
    <w:p w14:paraId="70B3E64D" w14:textId="02108394" w:rsidR="00C63945" w:rsidRPr="00CF43EA" w:rsidRDefault="00907AD9" w:rsidP="00E72E19">
      <w:pPr>
        <w:pStyle w:val="mb-25"/>
        <w:spacing w:before="0" w:beforeAutospacing="0" w:after="0" w:afterAutospacing="0" w:line="360" w:lineRule="auto"/>
        <w:jc w:val="both"/>
      </w:pPr>
      <w:r w:rsidRPr="006643CA">
        <w:rPr>
          <w:shd w:val="clear" w:color="auto" w:fill="FFD966" w:themeFill="accent4" w:themeFillTint="99"/>
        </w:rPr>
        <w:t>A header identifying the kind of file is frequently present in binary files</w:t>
      </w:r>
      <w:r w:rsidRPr="00907AD9">
        <w:t>.</w:t>
      </w:r>
      <w:r w:rsidR="00C63945" w:rsidRPr="00CF43EA">
        <w:t>. Application developers and other software developers commonly use binary files. An executable program is generally identified as a binary file with an extension such as .bin or .exe. Binary files are often described as executables or as compiled applications. Files of this type are also known as object code.</w:t>
      </w:r>
    </w:p>
    <w:p w14:paraId="1A74DD9D" w14:textId="77777777" w:rsidR="00314F7E" w:rsidRPr="00CF43EA" w:rsidRDefault="00314F7E" w:rsidP="00314F7E">
      <w:pPr>
        <w:spacing w:line="240" w:lineRule="auto"/>
        <w:contextualSpacing/>
        <w:rPr>
          <w:szCs w:val="24"/>
        </w:rPr>
      </w:pPr>
    </w:p>
    <w:p w14:paraId="199FEC79" w14:textId="5B68FB35" w:rsidR="002B35A1" w:rsidRPr="00CF43EA" w:rsidRDefault="00106673" w:rsidP="00DD0196">
      <w:pPr>
        <w:pStyle w:val="Heading3"/>
      </w:pPr>
      <w:r w:rsidRPr="00CF43EA">
        <w:t>4.</w:t>
      </w:r>
      <w:r w:rsidR="00FD2C14">
        <w:t>2.7</w:t>
      </w:r>
      <w:r w:rsidRPr="00CF43EA">
        <w:tab/>
      </w:r>
      <w:r w:rsidR="00E13363" w:rsidRPr="00CF43EA">
        <w:t>Key differences between</w:t>
      </w:r>
      <w:r w:rsidR="002B35A1" w:rsidRPr="00CF43EA">
        <w:t xml:space="preserve"> C and C++ compiler</w:t>
      </w:r>
    </w:p>
    <w:p w14:paraId="0469AB1E" w14:textId="25C5BFDB" w:rsidR="00C31F6B" w:rsidRDefault="000F4363" w:rsidP="00E72E19">
      <w:pPr>
        <w:pStyle w:val="mb-25"/>
        <w:spacing w:before="0" w:beforeAutospacing="0" w:after="0" w:afterAutospacing="0" w:line="360" w:lineRule="auto"/>
        <w:jc w:val="both"/>
      </w:pPr>
      <w:r w:rsidRPr="00CF43EA">
        <w:t xml:space="preserve">Applications, games, databases, operating systems, and games are commonly developed in C and C++. Although C and C++ sound similar, their features and usage differ. The C </w:t>
      </w:r>
      <w:r w:rsidRPr="00CF43EA">
        <w:lastRenderedPageBreak/>
        <w:t xml:space="preserve">programming language supports objects and classes. C++, on the other hand, is an enhanced version of C that supports object-oriented </w:t>
      </w:r>
      <w:r>
        <w:t>programming.</w:t>
      </w:r>
      <w:r w:rsidR="00C31F6B">
        <w:t xml:space="preserve"> C is a procedural-oriented language and C++ is an object-oriented language, which is the most important difference between them.</w:t>
      </w:r>
      <w:r w:rsidR="00E13363">
        <w:t xml:space="preserve"> Table 4.2 demonstrates the key differences between C and C++ programming languages.</w:t>
      </w:r>
    </w:p>
    <w:p w14:paraId="2E5DF586" w14:textId="77777777" w:rsidR="00CF43EA" w:rsidRDefault="00CF43EA" w:rsidP="00E72E19">
      <w:pPr>
        <w:pStyle w:val="mb-25"/>
        <w:spacing w:before="0" w:beforeAutospacing="0" w:after="0" w:afterAutospacing="0" w:line="360" w:lineRule="auto"/>
        <w:jc w:val="both"/>
      </w:pPr>
    </w:p>
    <w:p w14:paraId="7B7F6530" w14:textId="4E4111EA" w:rsidR="00155F9A" w:rsidRPr="00155F9A" w:rsidRDefault="00155F9A" w:rsidP="00155F9A">
      <w:pPr>
        <w:pStyle w:val="Caption"/>
        <w:keepNext/>
        <w:spacing w:after="0"/>
        <w:rPr>
          <w:i w:val="0"/>
          <w:iCs w:val="0"/>
          <w:color w:val="auto"/>
          <w:sz w:val="24"/>
          <w:szCs w:val="24"/>
        </w:rPr>
      </w:pPr>
      <w:r w:rsidRPr="00155F9A">
        <w:rPr>
          <w:i w:val="0"/>
          <w:iCs w:val="0"/>
          <w:color w:val="auto"/>
          <w:sz w:val="24"/>
          <w:szCs w:val="24"/>
        </w:rPr>
        <w:t xml:space="preserve">Table 4. </w:t>
      </w:r>
      <w:r w:rsidRPr="00155F9A">
        <w:rPr>
          <w:i w:val="0"/>
          <w:iCs w:val="0"/>
          <w:color w:val="auto"/>
          <w:sz w:val="24"/>
          <w:szCs w:val="24"/>
        </w:rPr>
        <w:fldChar w:fldCharType="begin"/>
      </w:r>
      <w:r w:rsidRPr="00155F9A">
        <w:rPr>
          <w:i w:val="0"/>
          <w:iCs w:val="0"/>
          <w:color w:val="auto"/>
          <w:sz w:val="24"/>
          <w:szCs w:val="24"/>
        </w:rPr>
        <w:instrText xml:space="preserve"> SEQ Table_4. \* ARABIC </w:instrText>
      </w:r>
      <w:r w:rsidRPr="00155F9A">
        <w:rPr>
          <w:i w:val="0"/>
          <w:iCs w:val="0"/>
          <w:color w:val="auto"/>
          <w:sz w:val="24"/>
          <w:szCs w:val="24"/>
        </w:rPr>
        <w:fldChar w:fldCharType="separate"/>
      </w:r>
      <w:r w:rsidR="004C7E1B">
        <w:rPr>
          <w:i w:val="0"/>
          <w:iCs w:val="0"/>
          <w:noProof/>
          <w:color w:val="auto"/>
          <w:sz w:val="24"/>
          <w:szCs w:val="24"/>
        </w:rPr>
        <w:t>2</w:t>
      </w:r>
      <w:r w:rsidRPr="00155F9A">
        <w:rPr>
          <w:i w:val="0"/>
          <w:iCs w:val="0"/>
          <w:color w:val="auto"/>
          <w:sz w:val="24"/>
          <w:szCs w:val="24"/>
        </w:rPr>
        <w:fldChar w:fldCharType="end"/>
      </w:r>
      <w:r w:rsidRPr="00155F9A">
        <w:rPr>
          <w:i w:val="0"/>
          <w:iCs w:val="0"/>
          <w:color w:val="auto"/>
          <w:sz w:val="24"/>
          <w:szCs w:val="24"/>
        </w:rPr>
        <w:t>: Differences between C and C++ programming</w:t>
      </w:r>
    </w:p>
    <w:tbl>
      <w:tblPr>
        <w:tblStyle w:val="TableGrid"/>
        <w:tblW w:w="0" w:type="auto"/>
        <w:tblLook w:val="04A0" w:firstRow="1" w:lastRow="0" w:firstColumn="1" w:lastColumn="0" w:noHBand="0" w:noVBand="1"/>
      </w:tblPr>
      <w:tblGrid>
        <w:gridCol w:w="2064"/>
        <w:gridCol w:w="3312"/>
        <w:gridCol w:w="3640"/>
      </w:tblGrid>
      <w:tr w:rsidR="00374592" w14:paraId="2EC1233A" w14:textId="77777777" w:rsidTr="00C400D7">
        <w:tc>
          <w:tcPr>
            <w:tcW w:w="2093" w:type="dxa"/>
            <w:shd w:val="clear" w:color="auto" w:fill="BFBFBF" w:themeFill="background1" w:themeFillShade="BF"/>
          </w:tcPr>
          <w:p w14:paraId="33DB49EE" w14:textId="761FE440" w:rsidR="00374592" w:rsidRPr="00C400D7" w:rsidRDefault="00C400D7" w:rsidP="00C31F6B">
            <w:pPr>
              <w:pStyle w:val="mb-25"/>
              <w:spacing w:before="0" w:beforeAutospacing="0"/>
              <w:jc w:val="both"/>
              <w:rPr>
                <w:b/>
                <w:bCs/>
              </w:rPr>
            </w:pPr>
            <w:r w:rsidRPr="00C400D7">
              <w:rPr>
                <w:b/>
                <w:bCs/>
              </w:rPr>
              <w:t>Key</w:t>
            </w:r>
          </w:p>
        </w:tc>
        <w:tc>
          <w:tcPr>
            <w:tcW w:w="3402" w:type="dxa"/>
            <w:shd w:val="clear" w:color="auto" w:fill="BFBFBF" w:themeFill="background1" w:themeFillShade="BF"/>
          </w:tcPr>
          <w:p w14:paraId="7EAFFE82" w14:textId="7183F924" w:rsidR="00374592" w:rsidRPr="00C400D7" w:rsidRDefault="00374592" w:rsidP="00C31F6B">
            <w:pPr>
              <w:pStyle w:val="mb-25"/>
              <w:spacing w:before="0" w:beforeAutospacing="0"/>
              <w:jc w:val="both"/>
              <w:rPr>
                <w:b/>
                <w:bCs/>
              </w:rPr>
            </w:pPr>
            <w:r w:rsidRPr="00C400D7">
              <w:rPr>
                <w:b/>
                <w:bCs/>
              </w:rPr>
              <w:t>C</w:t>
            </w:r>
          </w:p>
        </w:tc>
        <w:tc>
          <w:tcPr>
            <w:tcW w:w="3747" w:type="dxa"/>
            <w:shd w:val="clear" w:color="auto" w:fill="BFBFBF" w:themeFill="background1" w:themeFillShade="BF"/>
          </w:tcPr>
          <w:p w14:paraId="40C3B345" w14:textId="49AE90F9" w:rsidR="00374592" w:rsidRPr="00C400D7" w:rsidRDefault="00374592" w:rsidP="00C31F6B">
            <w:pPr>
              <w:pStyle w:val="mb-25"/>
              <w:spacing w:before="0" w:beforeAutospacing="0"/>
              <w:jc w:val="both"/>
              <w:rPr>
                <w:b/>
                <w:bCs/>
              </w:rPr>
            </w:pPr>
            <w:r w:rsidRPr="00C400D7">
              <w:rPr>
                <w:b/>
                <w:bCs/>
              </w:rPr>
              <w:t>C++</w:t>
            </w:r>
          </w:p>
        </w:tc>
      </w:tr>
      <w:tr w:rsidR="00374592" w14:paraId="15291944" w14:textId="77777777" w:rsidTr="00C400D7">
        <w:tc>
          <w:tcPr>
            <w:tcW w:w="2093" w:type="dxa"/>
          </w:tcPr>
          <w:p w14:paraId="427134A6" w14:textId="3239B7E5" w:rsidR="00374592" w:rsidRDefault="00374592" w:rsidP="00C400D7">
            <w:pPr>
              <w:pStyle w:val="mb-25"/>
              <w:spacing w:before="0" w:beforeAutospacing="0"/>
            </w:pPr>
            <w:r w:rsidRPr="00374592">
              <w:t>Developer</w:t>
            </w:r>
          </w:p>
        </w:tc>
        <w:tc>
          <w:tcPr>
            <w:tcW w:w="3402" w:type="dxa"/>
          </w:tcPr>
          <w:p w14:paraId="0BFD9036" w14:textId="00B7F209" w:rsidR="00374592" w:rsidRDefault="00374592" w:rsidP="00C400D7">
            <w:pPr>
              <w:pStyle w:val="mb-25"/>
              <w:spacing w:before="0" w:beforeAutospacing="0"/>
            </w:pPr>
            <w:r w:rsidRPr="00374592">
              <w:t>C developed by Dennis Richie between 1969-1973 at AT&amp;T Bell Labs.</w:t>
            </w:r>
          </w:p>
        </w:tc>
        <w:tc>
          <w:tcPr>
            <w:tcW w:w="3747" w:type="dxa"/>
          </w:tcPr>
          <w:p w14:paraId="19921B2C" w14:textId="0B7D8048" w:rsidR="00374592" w:rsidRDefault="00374592" w:rsidP="00C400D7">
            <w:pPr>
              <w:pStyle w:val="mb-25"/>
              <w:spacing w:before="0" w:beforeAutospacing="0"/>
            </w:pPr>
            <w:r w:rsidRPr="00374592">
              <w:t>C++ developed by Bjarne Stroustrup in 1979.</w:t>
            </w:r>
          </w:p>
        </w:tc>
      </w:tr>
      <w:tr w:rsidR="00374592" w14:paraId="203AED22" w14:textId="77777777" w:rsidTr="00C400D7">
        <w:tc>
          <w:tcPr>
            <w:tcW w:w="2093" w:type="dxa"/>
          </w:tcPr>
          <w:p w14:paraId="64BAF49B" w14:textId="5AA6EB8F" w:rsidR="00374592" w:rsidRDefault="00374592" w:rsidP="00C400D7">
            <w:pPr>
              <w:pStyle w:val="mb-25"/>
              <w:spacing w:before="0" w:beforeAutospacing="0"/>
            </w:pPr>
            <w:r>
              <w:t>Object Oriented Programming</w:t>
            </w:r>
          </w:p>
        </w:tc>
        <w:tc>
          <w:tcPr>
            <w:tcW w:w="3402" w:type="dxa"/>
          </w:tcPr>
          <w:p w14:paraId="7346D345" w14:textId="67F177A7" w:rsidR="00374592" w:rsidRDefault="00374592" w:rsidP="00C400D7">
            <w:pPr>
              <w:pStyle w:val="mb-25"/>
              <w:spacing w:before="0" w:beforeAutospacing="0"/>
            </w:pPr>
            <w:r w:rsidRPr="00374592">
              <w:t>C does not support OOPS concepts like polymorphism, encapsulation, and inheritance.</w:t>
            </w:r>
            <w:r>
              <w:t xml:space="preserve"> C is procedural.</w:t>
            </w:r>
          </w:p>
        </w:tc>
        <w:tc>
          <w:tcPr>
            <w:tcW w:w="3747" w:type="dxa"/>
          </w:tcPr>
          <w:p w14:paraId="7F23ECA8" w14:textId="007F6621" w:rsidR="00374592" w:rsidRDefault="00374592" w:rsidP="00C400D7">
            <w:pPr>
              <w:pStyle w:val="mb-25"/>
              <w:spacing w:before="0" w:beforeAutospacing="0"/>
            </w:pPr>
            <w:r w:rsidRPr="00374592">
              <w:t>C++ is a object oriented programming and supports OOPS concepts like polymorphism, encapsulation, and inheritance.</w:t>
            </w:r>
            <w:r>
              <w:t xml:space="preserve"> C++ supports both procedural and OOP.</w:t>
            </w:r>
          </w:p>
        </w:tc>
      </w:tr>
      <w:tr w:rsidR="00374592" w14:paraId="65BBEC12" w14:textId="77777777" w:rsidTr="00C400D7">
        <w:tc>
          <w:tcPr>
            <w:tcW w:w="2093" w:type="dxa"/>
          </w:tcPr>
          <w:p w14:paraId="31A9B3FF" w14:textId="4116853E" w:rsidR="00C400D7" w:rsidRPr="00C400D7" w:rsidRDefault="00C400D7" w:rsidP="00C400D7">
            <w:pPr>
              <w:rPr>
                <w:rFonts w:eastAsia="Times New Roman" w:cs="Times New Roman"/>
                <w:kern w:val="0"/>
                <w:szCs w:val="24"/>
                <w:lang w:val="en-ZA" w:eastAsia="en-ZA"/>
              </w:rPr>
            </w:pPr>
            <w:r w:rsidRPr="00C400D7">
              <w:rPr>
                <w:rFonts w:eastAsia="Times New Roman" w:cs="Times New Roman"/>
                <w:kern w:val="0"/>
                <w:szCs w:val="24"/>
                <w:lang w:val="en-ZA" w:eastAsia="en-ZA"/>
              </w:rPr>
              <w:t>Function</w:t>
            </w:r>
          </w:p>
          <w:p w14:paraId="0FA7EDD2" w14:textId="77777777" w:rsidR="00374592" w:rsidRDefault="00374592" w:rsidP="00C400D7">
            <w:pPr>
              <w:pStyle w:val="mb-25"/>
              <w:spacing w:before="0" w:beforeAutospacing="0"/>
            </w:pPr>
          </w:p>
        </w:tc>
        <w:tc>
          <w:tcPr>
            <w:tcW w:w="3402" w:type="dxa"/>
          </w:tcPr>
          <w:p w14:paraId="385B5B2B" w14:textId="573A7641" w:rsidR="00374592" w:rsidRDefault="00C400D7" w:rsidP="00C400D7">
            <w:pPr>
              <w:pStyle w:val="mb-25"/>
              <w:spacing w:before="0" w:beforeAutospacing="0"/>
            </w:pPr>
            <w:r w:rsidRPr="00C400D7">
              <w:t>C is function driven language.</w:t>
            </w:r>
          </w:p>
        </w:tc>
        <w:tc>
          <w:tcPr>
            <w:tcW w:w="3747" w:type="dxa"/>
          </w:tcPr>
          <w:p w14:paraId="23C55E35" w14:textId="03CAD1CD" w:rsidR="00374592" w:rsidRDefault="00C400D7" w:rsidP="00C400D7">
            <w:pPr>
              <w:pStyle w:val="mb-25"/>
              <w:spacing w:before="0" w:beforeAutospacing="0"/>
            </w:pPr>
            <w:r w:rsidRPr="00C400D7">
              <w:t>C++ is Object driven language.</w:t>
            </w:r>
          </w:p>
        </w:tc>
      </w:tr>
      <w:tr w:rsidR="00374592" w14:paraId="7FB22D62" w14:textId="77777777" w:rsidTr="00C400D7">
        <w:tc>
          <w:tcPr>
            <w:tcW w:w="2093" w:type="dxa"/>
          </w:tcPr>
          <w:p w14:paraId="755C600D" w14:textId="39E1846A" w:rsidR="00374592" w:rsidRDefault="00C400D7" w:rsidP="00C31F6B">
            <w:pPr>
              <w:pStyle w:val="mb-25"/>
              <w:spacing w:before="0" w:beforeAutospacing="0"/>
              <w:jc w:val="both"/>
            </w:pPr>
            <w:r>
              <w:t>File extension</w:t>
            </w:r>
          </w:p>
        </w:tc>
        <w:tc>
          <w:tcPr>
            <w:tcW w:w="3402" w:type="dxa"/>
          </w:tcPr>
          <w:p w14:paraId="73DDDA0A" w14:textId="6B408A1C" w:rsidR="00374592" w:rsidRDefault="00C400D7" w:rsidP="00C31F6B">
            <w:pPr>
              <w:pStyle w:val="mb-25"/>
              <w:spacing w:before="0" w:beforeAutospacing="0"/>
              <w:jc w:val="both"/>
            </w:pPr>
            <w:r w:rsidRPr="00C400D7">
              <w:t>The file extension of a program in C language is .c.</w:t>
            </w:r>
          </w:p>
        </w:tc>
        <w:tc>
          <w:tcPr>
            <w:tcW w:w="3747" w:type="dxa"/>
          </w:tcPr>
          <w:p w14:paraId="2102B3A3" w14:textId="22F0C1A1" w:rsidR="00374592" w:rsidRDefault="00C400D7" w:rsidP="00C31F6B">
            <w:pPr>
              <w:pStyle w:val="mb-25"/>
              <w:spacing w:before="0" w:beforeAutospacing="0"/>
              <w:jc w:val="both"/>
            </w:pPr>
            <w:r w:rsidRPr="00C400D7">
              <w:t>The file extension of a C++ program is .cpp.</w:t>
            </w:r>
          </w:p>
        </w:tc>
      </w:tr>
      <w:tr w:rsidR="00C400D7" w14:paraId="6F6113EF" w14:textId="77777777" w:rsidTr="00C400D7">
        <w:tc>
          <w:tcPr>
            <w:tcW w:w="2093" w:type="dxa"/>
          </w:tcPr>
          <w:p w14:paraId="768002A6" w14:textId="31B929E0" w:rsidR="00C400D7" w:rsidRDefault="00C400D7" w:rsidP="00C31F6B">
            <w:pPr>
              <w:pStyle w:val="mb-25"/>
              <w:spacing w:before="0" w:beforeAutospacing="0"/>
              <w:jc w:val="both"/>
            </w:pPr>
            <w:r>
              <w:t>Header</w:t>
            </w:r>
          </w:p>
        </w:tc>
        <w:tc>
          <w:tcPr>
            <w:tcW w:w="3402" w:type="dxa"/>
          </w:tcPr>
          <w:p w14:paraId="27F29184" w14:textId="0934199D" w:rsidR="00C400D7" w:rsidRPr="00C400D7" w:rsidRDefault="00C400D7" w:rsidP="00C31F6B">
            <w:pPr>
              <w:pStyle w:val="mb-25"/>
              <w:spacing w:before="0" w:beforeAutospacing="0"/>
              <w:jc w:val="both"/>
            </w:pPr>
            <w:r w:rsidRPr="00C400D7">
              <w:t>C uses &lt;stdio.h&gt; header file for input/output operations.</w:t>
            </w:r>
          </w:p>
        </w:tc>
        <w:tc>
          <w:tcPr>
            <w:tcW w:w="3747" w:type="dxa"/>
          </w:tcPr>
          <w:p w14:paraId="1FC54E7F" w14:textId="2DBBA8C3" w:rsidR="00C400D7" w:rsidRPr="00C400D7" w:rsidRDefault="00C400D7" w:rsidP="00155F9A">
            <w:pPr>
              <w:pStyle w:val="mb-25"/>
              <w:keepNext/>
              <w:spacing w:before="0" w:beforeAutospacing="0"/>
              <w:jc w:val="both"/>
            </w:pPr>
            <w:r w:rsidRPr="00C400D7">
              <w:t>uses &lt;iostream&gt; header file for input/output operations.</w:t>
            </w:r>
          </w:p>
        </w:tc>
      </w:tr>
    </w:tbl>
    <w:p w14:paraId="06031DCE" w14:textId="64D66202" w:rsidR="000F4363" w:rsidRDefault="000F4363" w:rsidP="000F4363">
      <w:pPr>
        <w:pStyle w:val="mb-25"/>
        <w:spacing w:before="0" w:beforeAutospacing="0"/>
        <w:jc w:val="both"/>
      </w:pPr>
    </w:p>
    <w:p w14:paraId="26AAD733" w14:textId="1BA8D488" w:rsidR="00466E86" w:rsidRPr="002B35A1" w:rsidRDefault="00466E86" w:rsidP="00DD0196">
      <w:pPr>
        <w:pStyle w:val="Heading3"/>
      </w:pPr>
      <w:r>
        <w:t>4.</w:t>
      </w:r>
      <w:r w:rsidR="00FD2C14">
        <w:t>2.8</w:t>
      </w:r>
      <w:r>
        <w:tab/>
        <w:t>B</w:t>
      </w:r>
      <w:r w:rsidR="002B35A1" w:rsidRPr="002B35A1">
        <w:t>asic three stage compiler design (Front Middle Back end)</w:t>
      </w:r>
    </w:p>
    <w:p w14:paraId="4BD80B36" w14:textId="08F809A8" w:rsidR="002B35A1" w:rsidRDefault="00466E86" w:rsidP="00E72E19">
      <w:pPr>
        <w:spacing w:after="0" w:line="360" w:lineRule="auto"/>
        <w:contextualSpacing/>
        <w:jc w:val="both"/>
        <w:rPr>
          <w:szCs w:val="24"/>
        </w:rPr>
      </w:pPr>
      <w:r w:rsidRPr="00466E86">
        <w:rPr>
          <w:szCs w:val="24"/>
        </w:rPr>
        <w:t>A compiler typically has six states, and the high-level language source code that it receives is processed by each state individually to produce machine-understandable code or object code as an output.</w:t>
      </w:r>
      <w:r>
        <w:rPr>
          <w:szCs w:val="24"/>
        </w:rPr>
        <w:t xml:space="preserve"> The three main stages of the compiler are backend, middle end and front end.</w:t>
      </w:r>
    </w:p>
    <w:p w14:paraId="4A0A500A" w14:textId="41A86B62" w:rsidR="00466E86" w:rsidRDefault="00466E86" w:rsidP="00E72E19">
      <w:pPr>
        <w:pStyle w:val="mb-25"/>
        <w:spacing w:line="360" w:lineRule="auto"/>
        <w:jc w:val="both"/>
        <w:rPr>
          <w:rFonts w:cs="Basic Roman"/>
        </w:rPr>
      </w:pPr>
      <w:r w:rsidRPr="003A5F94">
        <w:rPr>
          <w:b/>
          <w:bCs/>
        </w:rPr>
        <w:t>Front End Phase</w:t>
      </w:r>
      <w:r>
        <w:t>-</w:t>
      </w:r>
      <w:r w:rsidR="003A5F94" w:rsidRPr="003A5F94">
        <w:t xml:space="preserve"> </w:t>
      </w:r>
      <w:r w:rsidR="003A5F94">
        <w:t xml:space="preserve">Phases or parts of phases in the front end depend on the source language and are independent of the target machine. The main activity involves analysis of source code into intermediate code. </w:t>
      </w:r>
      <w:r w:rsidRPr="00466E86">
        <w:rPr>
          <w:rFonts w:cs="Basic Roman"/>
        </w:rPr>
        <w:t>These generally consist of </w:t>
      </w:r>
      <w:r w:rsidRPr="00466E86">
        <w:rPr>
          <w:rFonts w:eastAsiaTheme="majorEastAsia" w:cs="Basic Roman"/>
        </w:rPr>
        <w:t>lexical analysis</w:t>
      </w:r>
      <w:r w:rsidRPr="00466E86">
        <w:rPr>
          <w:rFonts w:cs="Basic Roman"/>
        </w:rPr>
        <w:t>, </w:t>
      </w:r>
      <w:r w:rsidRPr="00466E86">
        <w:rPr>
          <w:rFonts w:eastAsiaTheme="majorEastAsia" w:cs="Basic Roman"/>
        </w:rPr>
        <w:t>semantic analysis</w:t>
      </w:r>
      <w:r w:rsidRPr="00466E86">
        <w:rPr>
          <w:rFonts w:cs="Basic Roman"/>
        </w:rPr>
        <w:t>, </w:t>
      </w:r>
      <w:r w:rsidRPr="00466E86">
        <w:rPr>
          <w:rFonts w:eastAsiaTheme="majorEastAsia" w:cs="Basic Roman"/>
        </w:rPr>
        <w:t>syntactic analysis</w:t>
      </w:r>
      <w:r w:rsidRPr="00466E86">
        <w:rPr>
          <w:rFonts w:cs="Basic Roman"/>
        </w:rPr>
        <w:t>, </w:t>
      </w:r>
      <w:r w:rsidRPr="00466E86">
        <w:rPr>
          <w:rFonts w:eastAsiaTheme="majorEastAsia" w:cs="Basic Roman"/>
        </w:rPr>
        <w:t>symbol table creation</w:t>
      </w:r>
      <w:r w:rsidRPr="00466E86">
        <w:rPr>
          <w:rFonts w:cs="Basic Roman"/>
        </w:rPr>
        <w:t>, and </w:t>
      </w:r>
      <w:r w:rsidRPr="00466E86">
        <w:rPr>
          <w:rFonts w:eastAsiaTheme="majorEastAsia" w:cs="Basic Roman"/>
        </w:rPr>
        <w:t>intermediate code generation</w:t>
      </w:r>
      <w:r w:rsidRPr="00466E86">
        <w:rPr>
          <w:rFonts w:cs="Basic Roman"/>
        </w:rPr>
        <w:t>.</w:t>
      </w:r>
    </w:p>
    <w:p w14:paraId="7020F07A" w14:textId="77777777" w:rsidR="00C67827" w:rsidRDefault="00C67827" w:rsidP="007511B9">
      <w:pPr>
        <w:pStyle w:val="mb-25"/>
        <w:keepNext/>
        <w:spacing w:before="0" w:beforeAutospacing="0"/>
        <w:jc w:val="both"/>
      </w:pPr>
      <w:r>
        <w:rPr>
          <w:noProof/>
        </w:rPr>
        <w:drawing>
          <wp:inline distT="0" distB="0" distL="0" distR="0" wp14:anchorId="0B797538" wp14:editId="407B36DE">
            <wp:extent cx="5038725" cy="914400"/>
            <wp:effectExtent l="19050" t="1905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8725" cy="914400"/>
                    </a:xfrm>
                    <a:prstGeom prst="rect">
                      <a:avLst/>
                    </a:prstGeom>
                    <a:noFill/>
                    <a:ln>
                      <a:solidFill>
                        <a:schemeClr val="tx1"/>
                      </a:solidFill>
                    </a:ln>
                  </pic:spPr>
                </pic:pic>
              </a:graphicData>
            </a:graphic>
          </wp:inline>
        </w:drawing>
      </w:r>
    </w:p>
    <w:p w14:paraId="6DEC66F5" w14:textId="5B103149" w:rsidR="003A5F94" w:rsidRPr="007511B9" w:rsidRDefault="00C67827" w:rsidP="007511B9">
      <w:pPr>
        <w:pStyle w:val="Caption"/>
        <w:spacing w:after="0"/>
        <w:jc w:val="both"/>
        <w:rPr>
          <w:i w:val="0"/>
          <w:iCs w:val="0"/>
          <w:color w:val="auto"/>
          <w:sz w:val="24"/>
          <w:szCs w:val="24"/>
        </w:rPr>
      </w:pPr>
      <w:r w:rsidRPr="007511B9">
        <w:rPr>
          <w:i w:val="0"/>
          <w:iCs w:val="0"/>
          <w:color w:val="auto"/>
          <w:sz w:val="24"/>
          <w:szCs w:val="24"/>
        </w:rPr>
        <w:t xml:space="preserve">Figure 4. </w:t>
      </w:r>
      <w:r w:rsidRPr="007511B9">
        <w:rPr>
          <w:i w:val="0"/>
          <w:iCs w:val="0"/>
          <w:color w:val="auto"/>
          <w:sz w:val="24"/>
          <w:szCs w:val="24"/>
        </w:rPr>
        <w:fldChar w:fldCharType="begin"/>
      </w:r>
      <w:r w:rsidRPr="007511B9">
        <w:rPr>
          <w:i w:val="0"/>
          <w:iCs w:val="0"/>
          <w:color w:val="auto"/>
          <w:sz w:val="24"/>
          <w:szCs w:val="24"/>
        </w:rPr>
        <w:instrText xml:space="preserve"> SEQ Figure_4. \* ARABIC </w:instrText>
      </w:r>
      <w:r w:rsidRPr="007511B9">
        <w:rPr>
          <w:i w:val="0"/>
          <w:iCs w:val="0"/>
          <w:color w:val="auto"/>
          <w:sz w:val="24"/>
          <w:szCs w:val="24"/>
        </w:rPr>
        <w:fldChar w:fldCharType="separate"/>
      </w:r>
      <w:r w:rsidR="002B5F42">
        <w:rPr>
          <w:i w:val="0"/>
          <w:iCs w:val="0"/>
          <w:noProof/>
          <w:color w:val="auto"/>
          <w:sz w:val="24"/>
          <w:szCs w:val="24"/>
        </w:rPr>
        <w:t>3</w:t>
      </w:r>
      <w:r w:rsidRPr="007511B9">
        <w:rPr>
          <w:i w:val="0"/>
          <w:iCs w:val="0"/>
          <w:color w:val="auto"/>
          <w:sz w:val="24"/>
          <w:szCs w:val="24"/>
        </w:rPr>
        <w:fldChar w:fldCharType="end"/>
      </w:r>
      <w:r w:rsidRPr="007511B9">
        <w:rPr>
          <w:i w:val="0"/>
          <w:iCs w:val="0"/>
          <w:color w:val="auto"/>
          <w:sz w:val="24"/>
          <w:szCs w:val="24"/>
        </w:rPr>
        <w:t>: Front End Phase</w:t>
      </w:r>
    </w:p>
    <w:p w14:paraId="1D7FEB5E" w14:textId="4F753463" w:rsidR="00466E86" w:rsidRDefault="00466E86" w:rsidP="002B35A1">
      <w:pPr>
        <w:spacing w:line="240" w:lineRule="auto"/>
        <w:contextualSpacing/>
        <w:rPr>
          <w:szCs w:val="24"/>
        </w:rPr>
      </w:pPr>
    </w:p>
    <w:p w14:paraId="5F8CEA9E" w14:textId="4F13787D" w:rsidR="00C67827" w:rsidRPr="00863ABD" w:rsidRDefault="00C67827" w:rsidP="00441F37">
      <w:pPr>
        <w:spacing w:after="0" w:line="375" w:lineRule="atLeast"/>
        <w:jc w:val="both"/>
        <w:rPr>
          <w:rFonts w:cs="Times New Roman"/>
          <w:szCs w:val="24"/>
        </w:rPr>
      </w:pPr>
      <w:r w:rsidRPr="00863ABD">
        <w:rPr>
          <w:rFonts w:cs="Times New Roman"/>
          <w:b/>
          <w:bCs/>
          <w:szCs w:val="24"/>
        </w:rPr>
        <w:lastRenderedPageBreak/>
        <w:t>Lexical Analysis</w:t>
      </w:r>
      <w:r w:rsidRPr="00863ABD">
        <w:rPr>
          <w:rFonts w:cs="Times New Roman"/>
          <w:szCs w:val="24"/>
        </w:rPr>
        <w:t xml:space="preserve"> -Convert a program into sequence </w:t>
      </w:r>
      <w:r w:rsidR="00024741" w:rsidRPr="00863ABD">
        <w:rPr>
          <w:rFonts w:cs="Times New Roman"/>
          <w:szCs w:val="24"/>
        </w:rPr>
        <w:t>of tokens</w:t>
      </w:r>
      <w:r w:rsidRPr="00863ABD">
        <w:rPr>
          <w:rFonts w:cs="Times New Roman"/>
          <w:szCs w:val="24"/>
        </w:rPr>
        <w:t>.</w:t>
      </w:r>
    </w:p>
    <w:p w14:paraId="3C119AFF" w14:textId="77777777" w:rsidR="00C67827" w:rsidRPr="00863ABD" w:rsidRDefault="00C67827" w:rsidP="00441F37">
      <w:pPr>
        <w:spacing w:after="0" w:line="375" w:lineRule="atLeast"/>
        <w:jc w:val="both"/>
        <w:rPr>
          <w:rFonts w:cs="Times New Roman"/>
          <w:szCs w:val="24"/>
        </w:rPr>
      </w:pPr>
      <w:r w:rsidRPr="00024741">
        <w:rPr>
          <w:rFonts w:cs="Times New Roman"/>
          <w:b/>
          <w:bCs/>
          <w:szCs w:val="24"/>
        </w:rPr>
        <w:t>Syntax Analysis</w:t>
      </w:r>
      <w:r w:rsidRPr="00863ABD">
        <w:rPr>
          <w:rFonts w:cs="Times New Roman"/>
          <w:szCs w:val="24"/>
        </w:rPr>
        <w:t> - Recover the structure portrayed by utilizing arrangement of tokens from past scanner.</w:t>
      </w:r>
    </w:p>
    <w:p w14:paraId="0A73FC2F" w14:textId="77777777" w:rsidR="00C67827" w:rsidRPr="00863ABD" w:rsidRDefault="00C67827" w:rsidP="00441F37">
      <w:pPr>
        <w:spacing w:after="0" w:line="375" w:lineRule="atLeast"/>
        <w:jc w:val="both"/>
        <w:rPr>
          <w:rFonts w:cs="Times New Roman"/>
          <w:spacing w:val="-1"/>
          <w:szCs w:val="24"/>
          <w:shd w:val="clear" w:color="auto" w:fill="FFFFFF"/>
        </w:rPr>
      </w:pPr>
      <w:r w:rsidRPr="00863ABD">
        <w:rPr>
          <w:rStyle w:val="Strong"/>
          <w:rFonts w:cs="Times New Roman"/>
          <w:spacing w:val="-1"/>
          <w:szCs w:val="24"/>
          <w:shd w:val="clear" w:color="auto" w:fill="FFFFFF"/>
        </w:rPr>
        <w:t>Semantic Analysis</w:t>
      </w:r>
      <w:r>
        <w:rPr>
          <w:rStyle w:val="Strong"/>
          <w:rFonts w:cs="Times New Roman"/>
          <w:b w:val="0"/>
          <w:bCs w:val="0"/>
          <w:spacing w:val="-1"/>
          <w:szCs w:val="24"/>
          <w:shd w:val="clear" w:color="auto" w:fill="FFFFFF"/>
        </w:rPr>
        <w:t>-</w:t>
      </w:r>
      <w:r w:rsidRPr="00863ABD">
        <w:rPr>
          <w:rStyle w:val="Strong"/>
          <w:rFonts w:cs="Times New Roman"/>
          <w:b w:val="0"/>
          <w:bCs w:val="0"/>
          <w:spacing w:val="-1"/>
          <w:szCs w:val="24"/>
          <w:shd w:val="clear" w:color="auto" w:fill="FFFFFF"/>
        </w:rPr>
        <w:t> </w:t>
      </w:r>
      <w:r w:rsidRPr="00863ABD">
        <w:rPr>
          <w:rFonts w:cs="Times New Roman"/>
          <w:spacing w:val="-1"/>
          <w:szCs w:val="24"/>
          <w:shd w:val="clear" w:color="auto" w:fill="FFFFFF"/>
        </w:rPr>
        <w:t>Ensures program has a well-defined meaning.</w:t>
      </w:r>
    </w:p>
    <w:p w14:paraId="1E9E5EDC" w14:textId="460BC0B5" w:rsidR="00C67827" w:rsidRDefault="00C67827" w:rsidP="00024741">
      <w:pPr>
        <w:spacing w:line="375" w:lineRule="atLeast"/>
        <w:jc w:val="both"/>
        <w:rPr>
          <w:rFonts w:cs="Times New Roman"/>
          <w:szCs w:val="24"/>
        </w:rPr>
      </w:pPr>
      <w:r w:rsidRPr="00863ABD">
        <w:rPr>
          <w:rStyle w:val="Strong"/>
          <w:rFonts w:cs="Times New Roman"/>
          <w:spacing w:val="-1"/>
          <w:szCs w:val="24"/>
          <w:shd w:val="clear" w:color="auto" w:fill="FFFFFF"/>
        </w:rPr>
        <w:t>IR Generation</w:t>
      </w:r>
      <w:r>
        <w:rPr>
          <w:rStyle w:val="Strong"/>
          <w:rFonts w:cs="Times New Roman"/>
          <w:spacing w:val="-1"/>
          <w:szCs w:val="24"/>
          <w:shd w:val="clear" w:color="auto" w:fill="FFFFFF"/>
        </w:rPr>
        <w:t>-</w:t>
      </w:r>
      <w:r w:rsidRPr="00863ABD">
        <w:rPr>
          <w:rStyle w:val="Strong"/>
          <w:rFonts w:cs="Times New Roman"/>
          <w:b w:val="0"/>
          <w:bCs w:val="0"/>
          <w:spacing w:val="-1"/>
          <w:szCs w:val="24"/>
          <w:shd w:val="clear" w:color="auto" w:fill="FFFFFF"/>
        </w:rPr>
        <w:t> </w:t>
      </w:r>
      <w:r w:rsidR="00FD2C14" w:rsidRPr="00FD2C14">
        <w:rPr>
          <w:rFonts w:cs="Times New Roman"/>
          <w:szCs w:val="24"/>
          <w:shd w:val="clear" w:color="auto" w:fill="FFE599" w:themeFill="accent4" w:themeFillTint="66"/>
        </w:rPr>
        <w:t>Compilers generate an explicit low-level representation that should be simple to provide and understood by the target machine.</w:t>
      </w:r>
    </w:p>
    <w:p w14:paraId="3CA9D1D9" w14:textId="42292A4B" w:rsidR="00C67827" w:rsidRDefault="00C67827" w:rsidP="00614FB5">
      <w:pPr>
        <w:spacing w:line="375" w:lineRule="atLeast"/>
        <w:jc w:val="both"/>
        <w:rPr>
          <w:rFonts w:cs="Times New Roman"/>
          <w:szCs w:val="24"/>
        </w:rPr>
      </w:pPr>
      <w:r w:rsidRPr="00863ABD">
        <w:rPr>
          <w:rStyle w:val="Strong"/>
          <w:rFonts w:cs="Times New Roman"/>
          <w:spacing w:val="-1"/>
          <w:szCs w:val="24"/>
          <w:shd w:val="clear" w:color="auto" w:fill="FFFFFF"/>
        </w:rPr>
        <w:t>Code Generation</w:t>
      </w:r>
      <w:r>
        <w:rPr>
          <w:rStyle w:val="Strong"/>
          <w:rFonts w:ascii="Georgia" w:hAnsi="Georgia"/>
          <w:color w:val="292929"/>
          <w:spacing w:val="-1"/>
          <w:sz w:val="30"/>
          <w:szCs w:val="30"/>
          <w:shd w:val="clear" w:color="auto" w:fill="FFFFFF"/>
        </w:rPr>
        <w:t>-</w:t>
      </w:r>
      <w:r w:rsidR="00FD2C14" w:rsidRPr="00FD2C14">
        <w:t xml:space="preserve"> </w:t>
      </w:r>
      <w:r w:rsidR="00FD2C14" w:rsidRPr="00FD2C14">
        <w:rPr>
          <w:rFonts w:cs="Times New Roman"/>
          <w:szCs w:val="24"/>
          <w:shd w:val="clear" w:color="auto" w:fill="FFE599" w:themeFill="accent4" w:themeFillTint="66"/>
        </w:rPr>
        <w:t>The optimised intermediate code is converted by the compiler to machine code specific for the target machine.</w:t>
      </w:r>
    </w:p>
    <w:p w14:paraId="28F7A44E" w14:textId="3F671BC7" w:rsidR="002027CC" w:rsidRDefault="002027CC" w:rsidP="00571201">
      <w:pPr>
        <w:spacing w:after="0" w:line="240" w:lineRule="auto"/>
        <w:jc w:val="both"/>
        <w:rPr>
          <w:rFonts w:cs="Times New Roman"/>
          <w:szCs w:val="24"/>
        </w:rPr>
      </w:pPr>
    </w:p>
    <w:p w14:paraId="71A17A28" w14:textId="1F39A04F" w:rsidR="002027CC" w:rsidRPr="00441F37" w:rsidRDefault="002027CC" w:rsidP="00E72E19">
      <w:pPr>
        <w:spacing w:after="0" w:line="360" w:lineRule="auto"/>
        <w:jc w:val="both"/>
        <w:rPr>
          <w:rFonts w:eastAsia="Times New Roman" w:cs="Times New Roman"/>
          <w:b/>
          <w:bCs/>
          <w:szCs w:val="24"/>
          <w:lang w:eastAsia="en-ZA"/>
        </w:rPr>
      </w:pPr>
      <w:r w:rsidRPr="00441F37">
        <w:rPr>
          <w:rFonts w:eastAsia="Times New Roman" w:cs="Times New Roman"/>
          <w:b/>
          <w:bCs/>
          <w:szCs w:val="24"/>
          <w:lang w:eastAsia="en-ZA"/>
        </w:rPr>
        <w:t>Middle End</w:t>
      </w:r>
    </w:p>
    <w:p w14:paraId="2F233419" w14:textId="1557DF43" w:rsidR="00E84348" w:rsidRDefault="002027CC" w:rsidP="00E72E19">
      <w:pPr>
        <w:pStyle w:val="q-relative"/>
        <w:shd w:val="clear" w:color="auto" w:fill="FFFFFF"/>
        <w:spacing w:before="0" w:beforeAutospacing="0" w:after="0" w:afterAutospacing="0" w:line="360" w:lineRule="auto"/>
        <w:ind w:right="480"/>
        <w:jc w:val="both"/>
        <w:rPr>
          <w:rFonts w:ascii="Segoe UI" w:hAnsi="Segoe UI" w:cs="Segoe UI"/>
          <w:color w:val="282829"/>
          <w:sz w:val="23"/>
          <w:szCs w:val="23"/>
        </w:rPr>
      </w:pPr>
      <w:r w:rsidRPr="002027CC">
        <w:t>Independent of the desired CPU architecture, the middle end optimizes the intermediate representation (IR).</w:t>
      </w:r>
      <w:r>
        <w:t xml:space="preserve"> </w:t>
      </w:r>
      <w:r w:rsidR="00E84348" w:rsidRPr="00FD2C14">
        <w:rPr>
          <w:shd w:val="clear" w:color="auto" w:fill="FFE599" w:themeFill="accent4" w:themeFillTint="66"/>
        </w:rPr>
        <w:t xml:space="preserve">Middle end performs target-independent optimizations </w:t>
      </w:r>
      <w:r w:rsidR="00FD2C14" w:rsidRPr="00FD2C14">
        <w:rPr>
          <w:shd w:val="clear" w:color="auto" w:fill="FFE599" w:themeFill="accent4" w:themeFillTint="66"/>
        </w:rPr>
        <w:t>such as</w:t>
      </w:r>
      <w:r w:rsidR="00E84348" w:rsidRPr="00FD2C14">
        <w:rPr>
          <w:shd w:val="clear" w:color="auto" w:fill="FFE599" w:themeFill="accent4" w:themeFillTint="66"/>
        </w:rPr>
        <w:t xml:space="preserve"> removal of useless or unreachable code, constant propagation, hoisting code from out of a loop, loop unrolling, etc.</w:t>
      </w:r>
    </w:p>
    <w:p w14:paraId="522D3CD8" w14:textId="749262EB" w:rsidR="002027CC" w:rsidRDefault="002027CC" w:rsidP="00571201">
      <w:pPr>
        <w:pStyle w:val="mb-25"/>
        <w:spacing w:before="0" w:beforeAutospacing="0" w:after="0" w:afterAutospacing="0"/>
        <w:jc w:val="both"/>
      </w:pPr>
    </w:p>
    <w:p w14:paraId="09B4563D" w14:textId="2ED45230" w:rsidR="00D6486E" w:rsidRPr="00E84348" w:rsidRDefault="00E84348" w:rsidP="00F1609E">
      <w:pPr>
        <w:spacing w:after="0" w:line="375" w:lineRule="atLeast"/>
        <w:jc w:val="both"/>
        <w:rPr>
          <w:rFonts w:cs="Times New Roman"/>
          <w:b/>
          <w:bCs/>
          <w:szCs w:val="24"/>
        </w:rPr>
      </w:pPr>
      <w:r w:rsidRPr="00E84348">
        <w:rPr>
          <w:rFonts w:cs="Times New Roman"/>
          <w:b/>
          <w:bCs/>
          <w:szCs w:val="24"/>
        </w:rPr>
        <w:t>Back End</w:t>
      </w:r>
    </w:p>
    <w:p w14:paraId="19D4F9C1" w14:textId="670DF0ED" w:rsidR="00D6486E" w:rsidRDefault="00D6486E" w:rsidP="006643CA">
      <w:pPr>
        <w:spacing w:after="0" w:line="360" w:lineRule="auto"/>
        <w:jc w:val="both"/>
        <w:rPr>
          <w:rFonts w:cs="Times New Roman"/>
          <w:szCs w:val="24"/>
        </w:rPr>
      </w:pPr>
      <w:r w:rsidRPr="00D6486E">
        <w:rPr>
          <w:rFonts w:cs="Times New Roman"/>
          <w:szCs w:val="24"/>
        </w:rPr>
        <w:t>The back end of compilers includes the parts that are independent of the source language and dependent only on the target computer</w:t>
      </w:r>
      <w:r w:rsidR="00594250">
        <w:rPr>
          <w:rFonts w:cs="Times New Roman"/>
          <w:szCs w:val="24"/>
        </w:rPr>
        <w:t xml:space="preserve">. </w:t>
      </w:r>
      <w:r w:rsidR="00594250" w:rsidRPr="006643CA">
        <w:rPr>
          <w:shd w:val="clear" w:color="auto" w:fill="FFD966" w:themeFill="accent4" w:themeFillTint="99"/>
        </w:rPr>
        <w:t>A number of back-end tasks include code generation, code optimization, error handling, and symbol table maintenance.</w:t>
      </w:r>
    </w:p>
    <w:p w14:paraId="45FA5625" w14:textId="2FC7920C" w:rsidR="00D6486E" w:rsidRDefault="00D6486E" w:rsidP="00C67827">
      <w:pPr>
        <w:spacing w:line="375" w:lineRule="atLeast"/>
        <w:ind w:left="426"/>
        <w:jc w:val="both"/>
        <w:rPr>
          <w:rFonts w:cs="Times New Roman"/>
          <w:szCs w:val="24"/>
        </w:rPr>
      </w:pPr>
    </w:p>
    <w:p w14:paraId="06137AE9" w14:textId="77777777" w:rsidR="00614FB5" w:rsidRDefault="00D6486E" w:rsidP="00614FB5">
      <w:pPr>
        <w:keepNext/>
        <w:spacing w:line="375" w:lineRule="atLeast"/>
        <w:ind w:left="426"/>
        <w:jc w:val="both"/>
      </w:pPr>
      <w:r>
        <w:rPr>
          <w:rFonts w:cs="Times New Roman"/>
          <w:noProof/>
          <w:szCs w:val="24"/>
        </w:rPr>
        <w:drawing>
          <wp:inline distT="0" distB="0" distL="0" distR="0" wp14:anchorId="4D81159C" wp14:editId="79F6DA78">
            <wp:extent cx="3609975" cy="600075"/>
            <wp:effectExtent l="0" t="0" r="28575" b="28575"/>
            <wp:docPr id="44" name="Diagram 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163AB093" w14:textId="140438FE" w:rsidR="00D6486E" w:rsidRPr="00614FB5" w:rsidRDefault="00614FB5" w:rsidP="00614FB5">
      <w:pPr>
        <w:pStyle w:val="Caption"/>
        <w:jc w:val="both"/>
        <w:rPr>
          <w:rFonts w:cs="Times New Roman"/>
          <w:i w:val="0"/>
          <w:iCs w:val="0"/>
          <w:color w:val="auto"/>
          <w:sz w:val="24"/>
          <w:szCs w:val="24"/>
        </w:rPr>
      </w:pPr>
      <w:r w:rsidRPr="00614FB5">
        <w:rPr>
          <w:i w:val="0"/>
          <w:iCs w:val="0"/>
          <w:color w:val="auto"/>
          <w:sz w:val="24"/>
          <w:szCs w:val="24"/>
        </w:rPr>
        <w:t xml:space="preserve">Figure 4. </w:t>
      </w:r>
      <w:r w:rsidRPr="00614FB5">
        <w:rPr>
          <w:i w:val="0"/>
          <w:iCs w:val="0"/>
          <w:color w:val="auto"/>
          <w:sz w:val="24"/>
          <w:szCs w:val="24"/>
        </w:rPr>
        <w:fldChar w:fldCharType="begin"/>
      </w:r>
      <w:r w:rsidRPr="00614FB5">
        <w:rPr>
          <w:i w:val="0"/>
          <w:iCs w:val="0"/>
          <w:color w:val="auto"/>
          <w:sz w:val="24"/>
          <w:szCs w:val="24"/>
        </w:rPr>
        <w:instrText xml:space="preserve"> SEQ Figure_4. \* ARABIC </w:instrText>
      </w:r>
      <w:r w:rsidRPr="00614FB5">
        <w:rPr>
          <w:i w:val="0"/>
          <w:iCs w:val="0"/>
          <w:color w:val="auto"/>
          <w:sz w:val="24"/>
          <w:szCs w:val="24"/>
        </w:rPr>
        <w:fldChar w:fldCharType="separate"/>
      </w:r>
      <w:r w:rsidR="002B5F42">
        <w:rPr>
          <w:i w:val="0"/>
          <w:iCs w:val="0"/>
          <w:noProof/>
          <w:color w:val="auto"/>
          <w:sz w:val="24"/>
          <w:szCs w:val="24"/>
        </w:rPr>
        <w:t>4</w:t>
      </w:r>
      <w:r w:rsidRPr="00614FB5">
        <w:rPr>
          <w:i w:val="0"/>
          <w:iCs w:val="0"/>
          <w:color w:val="auto"/>
          <w:sz w:val="24"/>
          <w:szCs w:val="24"/>
        </w:rPr>
        <w:fldChar w:fldCharType="end"/>
      </w:r>
      <w:r w:rsidRPr="00614FB5">
        <w:rPr>
          <w:i w:val="0"/>
          <w:iCs w:val="0"/>
          <w:color w:val="auto"/>
          <w:sz w:val="24"/>
          <w:szCs w:val="24"/>
        </w:rPr>
        <w:t>: Back End compiler phase</w:t>
      </w:r>
    </w:p>
    <w:p w14:paraId="266F3837" w14:textId="4F02CCC4" w:rsidR="00E84348" w:rsidRPr="00E84348" w:rsidRDefault="00E84348" w:rsidP="00F1609E">
      <w:pPr>
        <w:pStyle w:val="q-text"/>
        <w:shd w:val="clear" w:color="auto" w:fill="FFFFFF"/>
        <w:spacing w:before="0" w:beforeAutospacing="0" w:after="0" w:afterAutospacing="0" w:line="360" w:lineRule="auto"/>
        <w:jc w:val="both"/>
      </w:pPr>
      <w:r>
        <w:t>In summary, we have learnt about compilers and their duty being to change source code in low level machine code at once. Compliers consists of front, middle and back end.</w:t>
      </w:r>
      <w:r w:rsidRPr="00E84348">
        <w:t xml:space="preserve"> The middle takes the output of the front end, transforms it somehow, then feeds that to the back-end.</w:t>
      </w:r>
      <w:r>
        <w:t xml:space="preserve"> </w:t>
      </w:r>
      <w:r w:rsidRPr="00E84348">
        <w:t>The </w:t>
      </w:r>
      <w:hyperlink r:id="rId35" w:tgtFrame="_blank" w:tooltip="opensource.com" w:history="1">
        <w:r w:rsidRPr="00E84348">
          <w:t>front end converts the source code to an intermediate representation</w:t>
        </w:r>
      </w:hyperlink>
      <w:r w:rsidRPr="00E84348">
        <w:t> which is not language specific.</w:t>
      </w:r>
      <w:r>
        <w:t xml:space="preserve"> </w:t>
      </w:r>
      <w:r w:rsidRPr="00E84348">
        <w:t>The backend converts its input to machine instructions for the target actual or virtual machine.</w:t>
      </w:r>
    </w:p>
    <w:p w14:paraId="5FFE85C9" w14:textId="4705F263" w:rsidR="009E03AA" w:rsidRDefault="009E03AA">
      <w:pPr>
        <w:rPr>
          <w:rFonts w:eastAsia="Times New Roman" w:cs="Times New Roman"/>
          <w:kern w:val="0"/>
          <w:szCs w:val="24"/>
          <w:lang w:val="en-ZA" w:eastAsia="en-ZA"/>
        </w:rPr>
      </w:pPr>
      <w:r>
        <w:br w:type="page"/>
      </w:r>
    </w:p>
    <w:p w14:paraId="77171053" w14:textId="77777777" w:rsidR="009E03AA" w:rsidRDefault="009E03AA" w:rsidP="00A56F02">
      <w:pPr>
        <w:pStyle w:val="Heading1"/>
      </w:pPr>
      <w:r>
        <w:lastRenderedPageBreak/>
        <w:t>FORMATIVE ASSESSMENT 4.1</w:t>
      </w:r>
      <w:r>
        <w:tab/>
      </w:r>
      <w:r>
        <w:tab/>
        <w:t>INDIVIDUAL TASK</w:t>
      </w:r>
    </w:p>
    <w:p w14:paraId="4ADA48F9" w14:textId="77777777" w:rsidR="009E03AA" w:rsidRDefault="009E03AA" w:rsidP="009E03AA">
      <w:pPr>
        <w:shd w:val="clear" w:color="auto" w:fill="D9D9D9" w:themeFill="background1" w:themeFillShade="D9"/>
        <w:spacing w:after="0" w:line="360" w:lineRule="auto"/>
      </w:pPr>
      <w:r>
        <w:t>4.1.1</w:t>
      </w:r>
      <w:r>
        <w:tab/>
        <w:t>Define the term compiler.</w:t>
      </w:r>
      <w:r>
        <w:tab/>
      </w:r>
      <w:r>
        <w:tab/>
      </w:r>
      <w:r>
        <w:tab/>
      </w:r>
      <w:r>
        <w:tab/>
      </w:r>
      <w:r>
        <w:tab/>
      </w:r>
      <w:r>
        <w:tab/>
      </w:r>
      <w:r>
        <w:tab/>
      </w:r>
      <w:r>
        <w:tab/>
        <w:t>(2)</w:t>
      </w:r>
    </w:p>
    <w:p w14:paraId="1140947E" w14:textId="77777777" w:rsidR="009E03AA" w:rsidRDefault="009E03AA" w:rsidP="009E03AA">
      <w:pPr>
        <w:shd w:val="clear" w:color="auto" w:fill="D9D9D9" w:themeFill="background1" w:themeFillShade="D9"/>
        <w:spacing w:after="0" w:line="360" w:lineRule="auto"/>
        <w:jc w:val="both"/>
      </w:pPr>
      <w:r>
        <w:t>4.1.2</w:t>
      </w:r>
      <w:r>
        <w:tab/>
        <w:t>List THREE examples of compiled programming languages.</w:t>
      </w:r>
      <w:r>
        <w:tab/>
      </w:r>
      <w:r>
        <w:tab/>
      </w:r>
      <w:r>
        <w:tab/>
        <w:t>(3)</w:t>
      </w:r>
    </w:p>
    <w:p w14:paraId="730A844D" w14:textId="49CD34A8" w:rsidR="009E03AA" w:rsidRPr="004B69F2" w:rsidRDefault="009E03AA" w:rsidP="009E03AA">
      <w:pPr>
        <w:shd w:val="clear" w:color="auto" w:fill="D9D9D9" w:themeFill="background1" w:themeFillShade="D9"/>
        <w:spacing w:after="0" w:line="360" w:lineRule="auto"/>
      </w:pPr>
      <w:r w:rsidRPr="004B69F2">
        <w:t>4.1.3</w:t>
      </w:r>
      <w:r w:rsidRPr="004B69F2">
        <w:tab/>
        <w:t>Explain what back-end of a compiler entails.</w:t>
      </w:r>
      <w:r w:rsidRPr="004B69F2">
        <w:tab/>
      </w:r>
      <w:r w:rsidRPr="004B69F2">
        <w:tab/>
      </w:r>
      <w:r w:rsidRPr="004B69F2">
        <w:tab/>
      </w:r>
      <w:r w:rsidRPr="004B69F2">
        <w:tab/>
        <w:t xml:space="preserve">           </w:t>
      </w:r>
      <w:r>
        <w:tab/>
      </w:r>
      <w:r>
        <w:tab/>
      </w:r>
      <w:r w:rsidRPr="004B69F2">
        <w:t>(3)</w:t>
      </w:r>
    </w:p>
    <w:p w14:paraId="7E9E6ED3" w14:textId="77777777" w:rsidR="009E03AA" w:rsidRDefault="009E03AA" w:rsidP="009E03AA">
      <w:pPr>
        <w:shd w:val="clear" w:color="auto" w:fill="D9D9D9" w:themeFill="background1" w:themeFillShade="D9"/>
        <w:spacing w:after="0" w:line="360" w:lineRule="auto"/>
      </w:pPr>
      <w:r>
        <w:t>4.1.4</w:t>
      </w:r>
      <w:r>
        <w:tab/>
        <w:t>List 3 advantages and 3 disadvantages of compilers.</w:t>
      </w:r>
      <w:r>
        <w:tab/>
      </w:r>
      <w:r>
        <w:tab/>
      </w:r>
      <w:r>
        <w:tab/>
      </w:r>
      <w:r>
        <w:tab/>
      </w:r>
      <w:r>
        <w:tab/>
        <w:t>(6)</w:t>
      </w:r>
    </w:p>
    <w:p w14:paraId="2B67662A" w14:textId="77777777" w:rsidR="009E03AA" w:rsidRDefault="009E03AA" w:rsidP="009E03AA">
      <w:pPr>
        <w:shd w:val="clear" w:color="auto" w:fill="D9D9D9" w:themeFill="background1" w:themeFillShade="D9"/>
        <w:spacing w:after="0" w:line="360" w:lineRule="auto"/>
      </w:pPr>
      <w:r w:rsidRPr="00E071CC">
        <w:t>4.1.5</w:t>
      </w:r>
      <w:r w:rsidRPr="00E071CC">
        <w:tab/>
      </w:r>
      <w:r>
        <w:t>Define the term interpreter.</w:t>
      </w:r>
      <w:r>
        <w:tab/>
      </w:r>
      <w:r>
        <w:tab/>
      </w:r>
      <w:r>
        <w:tab/>
      </w:r>
      <w:r>
        <w:tab/>
      </w:r>
      <w:r>
        <w:tab/>
      </w:r>
      <w:r>
        <w:tab/>
      </w:r>
      <w:r>
        <w:tab/>
      </w:r>
      <w:r>
        <w:tab/>
        <w:t>(2)</w:t>
      </w:r>
    </w:p>
    <w:p w14:paraId="483D4E96" w14:textId="77777777" w:rsidR="009E03AA" w:rsidRDefault="009E03AA" w:rsidP="009E03AA">
      <w:pPr>
        <w:shd w:val="clear" w:color="auto" w:fill="D9D9D9" w:themeFill="background1" w:themeFillShade="D9"/>
        <w:spacing w:after="0" w:line="360" w:lineRule="auto"/>
        <w:ind w:left="720" w:hanging="720"/>
      </w:pPr>
      <w:r>
        <w:t>4.1.6</w:t>
      </w:r>
      <w:r>
        <w:tab/>
        <w:t>With the aid of diagrams, differentiate a compiler and interpreter.</w:t>
      </w:r>
      <w:r>
        <w:tab/>
      </w:r>
      <w:r>
        <w:tab/>
        <w:t xml:space="preserve">           (12)           </w:t>
      </w:r>
    </w:p>
    <w:p w14:paraId="70989BE5" w14:textId="6C5F7570" w:rsidR="00FF3133" w:rsidRPr="009E03AA" w:rsidRDefault="009E03AA" w:rsidP="009E03AA">
      <w:pPr>
        <w:pStyle w:val="NormalWeb"/>
        <w:shd w:val="clear" w:color="auto" w:fill="FFFFFF"/>
        <w:spacing w:before="0" w:beforeAutospacing="0" w:after="0" w:afterAutospacing="0"/>
        <w:jc w:val="right"/>
        <w:textAlignment w:val="baseline"/>
        <w:rPr>
          <w:b/>
          <w:bCs/>
        </w:rPr>
      </w:pPr>
      <w:r w:rsidRPr="009E03AA">
        <w:rPr>
          <w:b/>
          <w:bCs/>
        </w:rPr>
        <w:t>Total :28 Marks</w:t>
      </w:r>
    </w:p>
    <w:p w14:paraId="31249D81" w14:textId="77777777" w:rsidR="009E03AA" w:rsidRDefault="009E03AA">
      <w:pPr>
        <w:rPr>
          <w:rFonts w:eastAsia="Basic Roman" w:cs="Times New Roman"/>
          <w:b/>
          <w:szCs w:val="24"/>
          <w:shd w:val="clear" w:color="auto" w:fill="FFFFFF"/>
          <w:lang w:val="en-ZA"/>
        </w:rPr>
      </w:pPr>
      <w:r>
        <w:br w:type="page"/>
      </w:r>
    </w:p>
    <w:p w14:paraId="3A3302AA" w14:textId="49D39CFD" w:rsidR="002B35A1" w:rsidRDefault="00604C64" w:rsidP="00DD0196">
      <w:pPr>
        <w:pStyle w:val="Heading2"/>
      </w:pPr>
      <w:r>
        <w:lastRenderedPageBreak/>
        <w:t>4.</w:t>
      </w:r>
      <w:r w:rsidR="00FD2C14">
        <w:t>3</w:t>
      </w:r>
      <w:r>
        <w:tab/>
      </w:r>
      <w:r w:rsidR="002B35A1" w:rsidRPr="002B35A1">
        <w:t xml:space="preserve">C/C++ on the Desktop </w:t>
      </w:r>
    </w:p>
    <w:p w14:paraId="2A2D7A0A" w14:textId="32E4D646" w:rsidR="004752FB" w:rsidRDefault="004752FB" w:rsidP="00F1609E">
      <w:pPr>
        <w:spacing w:line="360" w:lineRule="auto"/>
        <w:contextualSpacing/>
        <w:rPr>
          <w:b/>
          <w:bCs/>
          <w:szCs w:val="24"/>
        </w:rPr>
      </w:pPr>
      <w:r>
        <w:rPr>
          <w:b/>
          <w:bCs/>
          <w:szCs w:val="24"/>
        </w:rPr>
        <w:t>Introduction</w:t>
      </w:r>
    </w:p>
    <w:p w14:paraId="75C23058" w14:textId="59F8A226" w:rsidR="004752FB" w:rsidRPr="00C4570A" w:rsidRDefault="004752FB" w:rsidP="00F1609E">
      <w:pPr>
        <w:spacing w:line="360" w:lineRule="auto"/>
        <w:ind w:hanging="9"/>
        <w:contextualSpacing/>
        <w:rPr>
          <w:szCs w:val="24"/>
          <w:lang w:val="en-ZA"/>
        </w:rPr>
      </w:pPr>
      <w:r w:rsidRPr="00C4570A">
        <w:rPr>
          <w:szCs w:val="24"/>
          <w:lang w:val="en-ZA"/>
        </w:rPr>
        <w:t>In section 4.2.2, we listed some of the C++ compilers and some come bundled with the IDE. For windows platforms, the common two options are CygWin and MingW.</w:t>
      </w:r>
    </w:p>
    <w:p w14:paraId="3BC26E47" w14:textId="77777777" w:rsidR="00C4570A" w:rsidRDefault="00C4570A" w:rsidP="00C4570A">
      <w:pPr>
        <w:spacing w:line="240" w:lineRule="auto"/>
        <w:ind w:left="-9"/>
        <w:contextualSpacing/>
        <w:rPr>
          <w:szCs w:val="24"/>
          <w:lang w:val="en-ZA"/>
        </w:rPr>
      </w:pPr>
    </w:p>
    <w:p w14:paraId="32717FCB" w14:textId="6C1BAE08" w:rsidR="00C4570A" w:rsidRPr="00C4570A" w:rsidRDefault="00C4570A" w:rsidP="00263814">
      <w:pPr>
        <w:spacing w:line="360" w:lineRule="auto"/>
        <w:ind w:left="-9"/>
        <w:contextualSpacing/>
        <w:jc w:val="both"/>
        <w:rPr>
          <w:szCs w:val="24"/>
          <w:lang w:val="en-ZA"/>
        </w:rPr>
      </w:pPr>
      <w:r w:rsidRPr="00C4570A">
        <w:rPr>
          <w:szCs w:val="24"/>
          <w:lang w:val="en-ZA"/>
        </w:rPr>
        <w:t>The </w:t>
      </w:r>
      <w:hyperlink r:id="rId36" w:history="1">
        <w:r w:rsidRPr="00C4570A">
          <w:rPr>
            <w:szCs w:val="24"/>
            <w:lang w:val="en-ZA"/>
          </w:rPr>
          <w:t>CygWin</w:t>
        </w:r>
      </w:hyperlink>
      <w:r w:rsidRPr="00C4570A">
        <w:rPr>
          <w:szCs w:val="24"/>
          <w:lang w:val="en-ZA"/>
        </w:rPr>
        <w:t xml:space="preserve"> package provides a </w:t>
      </w:r>
      <w:r w:rsidR="00441F37" w:rsidRPr="00441F37">
        <w:rPr>
          <w:szCs w:val="24"/>
          <w:lang w:val="en-ZA"/>
        </w:rPr>
        <w:t>Portable Operating System Interfac</w:t>
      </w:r>
      <w:r w:rsidR="00441F37">
        <w:rPr>
          <w:szCs w:val="24"/>
          <w:lang w:val="en-ZA"/>
        </w:rPr>
        <w:t>e</w:t>
      </w:r>
      <w:r w:rsidR="00441F37" w:rsidRPr="00441F37">
        <w:rPr>
          <w:szCs w:val="24"/>
          <w:lang w:val="en-ZA"/>
        </w:rPr>
        <w:t xml:space="preserve"> </w:t>
      </w:r>
      <w:r w:rsidR="00441F37">
        <w:rPr>
          <w:szCs w:val="24"/>
          <w:lang w:val="en-ZA"/>
        </w:rPr>
        <w:t>(</w:t>
      </w:r>
      <w:r w:rsidRPr="00441F37">
        <w:rPr>
          <w:szCs w:val="24"/>
          <w:lang w:val="en-ZA"/>
        </w:rPr>
        <w:t>Posix</w:t>
      </w:r>
      <w:r w:rsidR="00441F37">
        <w:rPr>
          <w:szCs w:val="24"/>
          <w:lang w:val="en-ZA"/>
        </w:rPr>
        <w:t>)</w:t>
      </w:r>
      <w:r w:rsidRPr="00C4570A">
        <w:rPr>
          <w:szCs w:val="24"/>
          <w:lang w:val="en-ZA"/>
        </w:rPr>
        <w:t xml:space="preserve"> layer in Windows, allowing much Unix software to be compiled and run without modification. When you install CygWin, you get a good command shell (bash), which may be useful. The g++ compiler can also be selected from the CygWin setup utility.</w:t>
      </w:r>
    </w:p>
    <w:p w14:paraId="0FFCFAF9" w14:textId="4AF79060" w:rsidR="004752FB" w:rsidRPr="00C4570A" w:rsidRDefault="004752FB" w:rsidP="00263814">
      <w:pPr>
        <w:spacing w:line="360" w:lineRule="auto"/>
        <w:contextualSpacing/>
        <w:rPr>
          <w:szCs w:val="24"/>
          <w:lang w:val="en-ZA"/>
        </w:rPr>
      </w:pPr>
    </w:p>
    <w:p w14:paraId="3B0010FD" w14:textId="09480784" w:rsidR="00C4570A" w:rsidRPr="00C4570A" w:rsidRDefault="00C4570A" w:rsidP="00263814">
      <w:pPr>
        <w:spacing w:line="360" w:lineRule="auto"/>
        <w:contextualSpacing/>
        <w:jc w:val="both"/>
        <w:rPr>
          <w:szCs w:val="24"/>
          <w:lang w:val="en-ZA"/>
        </w:rPr>
      </w:pPr>
      <w:r w:rsidRPr="00C4570A">
        <w:rPr>
          <w:szCs w:val="24"/>
          <w:lang w:val="en-ZA"/>
        </w:rPr>
        <w:t>A disadvantage of CygWin is that the compiler produces code that relies on the Posix layer, which in turn is provided by a CygWin DLL. Binary executables produced by the CygWin port of g++ can only be run on other machines that have a copy of that Dynamic-link library (DLL</w:t>
      </w:r>
      <w:r>
        <w:rPr>
          <w:szCs w:val="24"/>
          <w:lang w:val="en-ZA"/>
        </w:rPr>
        <w:t>)</w:t>
      </w:r>
      <w:r w:rsidRPr="00C4570A">
        <w:rPr>
          <w:szCs w:val="24"/>
          <w:lang w:val="en-ZA"/>
        </w:rPr>
        <w:t>.</w:t>
      </w:r>
    </w:p>
    <w:p w14:paraId="6AD1A41E" w14:textId="0791FE33" w:rsidR="00C4570A" w:rsidRPr="00C4570A" w:rsidRDefault="00C4570A" w:rsidP="00263814">
      <w:pPr>
        <w:spacing w:line="360" w:lineRule="auto"/>
        <w:contextualSpacing/>
        <w:rPr>
          <w:szCs w:val="24"/>
          <w:lang w:val="en-ZA"/>
        </w:rPr>
      </w:pPr>
    </w:p>
    <w:p w14:paraId="129F350D" w14:textId="687B10EA" w:rsidR="00C4570A" w:rsidRPr="00C4570A" w:rsidRDefault="00594250" w:rsidP="00263814">
      <w:pPr>
        <w:pStyle w:val="NormalWeb"/>
        <w:spacing w:before="0" w:beforeAutospacing="0" w:after="0" w:afterAutospacing="0" w:line="360" w:lineRule="auto"/>
        <w:jc w:val="both"/>
        <w:rPr>
          <w:rFonts w:eastAsia="Calibri" w:cs="Basic Roman"/>
          <w:kern w:val="1"/>
          <w:lang w:eastAsia="zh-CN"/>
        </w:rPr>
      </w:pPr>
      <w:r w:rsidRPr="00594250">
        <w:rPr>
          <w:rFonts w:eastAsia="Calibri" w:cs="Basic Roman"/>
          <w:kern w:val="1"/>
          <w:lang w:eastAsia="zh-CN"/>
        </w:rPr>
        <w:t>A different version of the g++ compiler that does not require a unique DLL is offered by MinGW</w:t>
      </w:r>
      <w:r>
        <w:rPr>
          <w:rFonts w:eastAsia="Calibri" w:cs="Basic Roman"/>
          <w:kern w:val="1"/>
          <w:lang w:eastAsia="zh-CN"/>
        </w:rPr>
        <w:t>.</w:t>
      </w:r>
      <w:r w:rsidRPr="00594250">
        <w:rPr>
          <w:rFonts w:eastAsia="Calibri" w:cs="Basic Roman"/>
          <w:kern w:val="1"/>
          <w:lang w:eastAsia="zh-CN"/>
        </w:rPr>
        <w:t>.</w:t>
      </w:r>
      <w:r w:rsidR="00C4570A" w:rsidRPr="00C4570A">
        <w:rPr>
          <w:rFonts w:eastAsia="Calibri" w:cs="Basic Roman"/>
          <w:kern w:val="1"/>
          <w:lang w:eastAsia="zh-CN"/>
        </w:rPr>
        <w:t xml:space="preserve">. You may have used this already, as this is the g++ typically shipped with Code::Blocks and other basic Windows </w:t>
      </w:r>
      <w:r w:rsidR="00C4570A">
        <w:rPr>
          <w:rFonts w:eastAsia="Calibri" w:cs="Basic Roman"/>
          <w:kern w:val="1"/>
          <w:lang w:eastAsia="zh-CN"/>
        </w:rPr>
        <w:t>Integrated Development Environment (</w:t>
      </w:r>
      <w:r w:rsidR="00C4570A" w:rsidRPr="00C4570A">
        <w:rPr>
          <w:rFonts w:eastAsia="Calibri" w:cs="Basic Roman"/>
          <w:kern w:val="1"/>
          <w:lang w:eastAsia="zh-CN"/>
        </w:rPr>
        <w:t>IDEs</w:t>
      </w:r>
      <w:r w:rsidR="00C4570A">
        <w:rPr>
          <w:rFonts w:eastAsia="Calibri" w:cs="Basic Roman"/>
          <w:kern w:val="1"/>
          <w:lang w:eastAsia="zh-CN"/>
        </w:rPr>
        <w:t>)</w:t>
      </w:r>
      <w:r w:rsidR="00C4570A" w:rsidRPr="00C4570A">
        <w:rPr>
          <w:rFonts w:eastAsia="Calibri" w:cs="Basic Roman"/>
          <w:kern w:val="1"/>
          <w:lang w:eastAsia="zh-CN"/>
        </w:rPr>
        <w:t>.</w:t>
      </w:r>
    </w:p>
    <w:p w14:paraId="06D1A234" w14:textId="77777777" w:rsidR="00C4570A" w:rsidRPr="002B35A1" w:rsidRDefault="00C4570A" w:rsidP="004752FB">
      <w:pPr>
        <w:spacing w:line="240" w:lineRule="auto"/>
        <w:contextualSpacing/>
        <w:rPr>
          <w:b/>
          <w:bCs/>
          <w:szCs w:val="24"/>
        </w:rPr>
      </w:pPr>
    </w:p>
    <w:p w14:paraId="149FE069" w14:textId="13CB7FCF" w:rsidR="002B35A1" w:rsidRDefault="00C4570A" w:rsidP="00DD0196">
      <w:pPr>
        <w:pStyle w:val="Heading3"/>
      </w:pPr>
      <w:r>
        <w:t>4.</w:t>
      </w:r>
      <w:r w:rsidR="00FD2C14">
        <w:t>3</w:t>
      </w:r>
      <w:r>
        <w:t>.1</w:t>
      </w:r>
      <w:r>
        <w:tab/>
      </w:r>
      <w:r w:rsidR="002B35A1" w:rsidRPr="002B35A1">
        <w:t>Install and configure C/C++ compiler on desktop PC</w:t>
      </w:r>
    </w:p>
    <w:p w14:paraId="3C2B7C98" w14:textId="4B63BF66" w:rsidR="00594250" w:rsidRPr="00594250" w:rsidRDefault="00594250" w:rsidP="006643CA">
      <w:pPr>
        <w:shd w:val="clear" w:color="auto" w:fill="FFD966" w:themeFill="accent4" w:themeFillTint="99"/>
      </w:pPr>
      <w:r>
        <w:t>Steps to Install C++ Compiler</w:t>
      </w:r>
    </w:p>
    <w:p w14:paraId="1D45482C" w14:textId="2741B60A" w:rsidR="00C4570A" w:rsidRPr="00C166EA" w:rsidRDefault="00C166EA">
      <w:pPr>
        <w:pStyle w:val="ListParagraph"/>
        <w:numPr>
          <w:ilvl w:val="0"/>
          <w:numId w:val="55"/>
        </w:numPr>
        <w:spacing w:line="360" w:lineRule="auto"/>
        <w:rPr>
          <w:lang w:val="en-ZA"/>
        </w:rPr>
      </w:pPr>
      <w:r w:rsidRPr="00C166EA">
        <w:rPr>
          <w:lang w:val="en-ZA"/>
        </w:rPr>
        <w:t xml:space="preserve">To install C++ compiler, search for </w:t>
      </w:r>
      <w:r w:rsidR="00126AC3" w:rsidRPr="00126AC3">
        <w:rPr>
          <w:lang w:val="en-ZA"/>
        </w:rPr>
        <w:t>C</w:t>
      </w:r>
      <w:r w:rsidRPr="00126AC3">
        <w:rPr>
          <w:lang w:val="en-ZA"/>
        </w:rPr>
        <w:t>ode</w:t>
      </w:r>
      <w:r w:rsidR="00126AC3" w:rsidRPr="00126AC3">
        <w:rPr>
          <w:lang w:val="en-ZA"/>
        </w:rPr>
        <w:t>::B</w:t>
      </w:r>
      <w:r w:rsidRPr="00126AC3">
        <w:rPr>
          <w:lang w:val="en-ZA"/>
        </w:rPr>
        <w:t>locks</w:t>
      </w:r>
      <w:r w:rsidRPr="00C166EA">
        <w:rPr>
          <w:lang w:val="en-ZA"/>
        </w:rPr>
        <w:t xml:space="preserve"> in your browser.</w:t>
      </w:r>
    </w:p>
    <w:p w14:paraId="16615591" w14:textId="433C9DCB" w:rsidR="00C166EA" w:rsidRPr="00C166EA" w:rsidRDefault="00C166EA">
      <w:pPr>
        <w:pStyle w:val="ListParagraph"/>
        <w:numPr>
          <w:ilvl w:val="0"/>
          <w:numId w:val="55"/>
        </w:numPr>
        <w:spacing w:line="360" w:lineRule="auto"/>
        <w:rPr>
          <w:lang w:val="en-ZA"/>
        </w:rPr>
      </w:pPr>
      <w:r w:rsidRPr="00C166EA">
        <w:rPr>
          <w:lang w:val="en-ZA"/>
        </w:rPr>
        <w:t>On the downloads page, select download the binary release</w:t>
      </w:r>
    </w:p>
    <w:p w14:paraId="077E3B42" w14:textId="285538C7" w:rsidR="00C166EA" w:rsidRPr="00126AC3" w:rsidRDefault="00C166EA">
      <w:pPr>
        <w:pStyle w:val="ListParagraph"/>
        <w:numPr>
          <w:ilvl w:val="0"/>
          <w:numId w:val="55"/>
        </w:numPr>
        <w:spacing w:line="360" w:lineRule="auto"/>
        <w:rPr>
          <w:rFonts w:cs="Times New Roman"/>
          <w:lang w:val="en-ZA"/>
        </w:rPr>
      </w:pPr>
      <w:r w:rsidRPr="00C166EA">
        <w:rPr>
          <w:lang w:val="en-ZA"/>
        </w:rPr>
        <w:t xml:space="preserve">Move to the </w:t>
      </w:r>
      <w:r w:rsidRPr="00126AC3">
        <w:rPr>
          <w:rFonts w:cs="Times New Roman"/>
          <w:lang w:val="en-ZA"/>
        </w:rPr>
        <w:t xml:space="preserve">Microsoft downloads section. In our case we will select the </w:t>
      </w:r>
      <w:r w:rsidR="00126AC3">
        <w:rPr>
          <w:lang w:val="en-ZA"/>
        </w:rPr>
        <w:t>Code::Blocks</w:t>
      </w:r>
      <w:r w:rsidRPr="00126AC3">
        <w:rPr>
          <w:rFonts w:cs="Times New Roman"/>
          <w:lang w:val="en-ZA"/>
        </w:rPr>
        <w:t xml:space="preserve"> IDE and the compiler. At the time of writing this book, the latest version was </w:t>
      </w:r>
      <w:r w:rsidRPr="00126AC3">
        <w:rPr>
          <w:rFonts w:cs="Times New Roman"/>
          <w:shd w:val="clear" w:color="auto" w:fill="FFFFFF"/>
        </w:rPr>
        <w:t>codeblocks-20.03mingw-setup.exe. MingW is our C++ compiler.</w:t>
      </w:r>
    </w:p>
    <w:p w14:paraId="5DB27C03" w14:textId="78A93922" w:rsidR="00C166EA" w:rsidRPr="00126AC3" w:rsidRDefault="00C166EA">
      <w:pPr>
        <w:pStyle w:val="ListParagraph"/>
        <w:numPr>
          <w:ilvl w:val="0"/>
          <w:numId w:val="55"/>
        </w:numPr>
        <w:spacing w:line="360" w:lineRule="auto"/>
        <w:rPr>
          <w:rFonts w:cs="Times New Roman"/>
          <w:lang w:val="en-ZA"/>
        </w:rPr>
      </w:pPr>
      <w:r w:rsidRPr="00126AC3">
        <w:rPr>
          <w:rFonts w:cs="Times New Roman"/>
          <w:shd w:val="clear" w:color="auto" w:fill="FFFFFF"/>
        </w:rPr>
        <w:t>Open and run the downloaded file and it will install the IDE plus the compiler</w:t>
      </w:r>
    </w:p>
    <w:p w14:paraId="0F01B6C7" w14:textId="3E07454C" w:rsidR="00C166EA" w:rsidRPr="00FC6288" w:rsidRDefault="00FC6288">
      <w:pPr>
        <w:pStyle w:val="ListParagraph"/>
        <w:numPr>
          <w:ilvl w:val="0"/>
          <w:numId w:val="55"/>
        </w:numPr>
        <w:spacing w:line="360" w:lineRule="auto"/>
        <w:rPr>
          <w:rFonts w:cs="Times New Roman"/>
          <w:lang w:val="en-ZA"/>
        </w:rPr>
      </w:pPr>
      <w:r w:rsidRPr="00126AC3">
        <w:rPr>
          <w:rFonts w:cs="Times New Roman"/>
          <w:shd w:val="clear" w:color="auto" w:fill="FFFFFF"/>
        </w:rPr>
        <w:t>You</w:t>
      </w:r>
      <w:r w:rsidR="00C166EA" w:rsidRPr="00126AC3">
        <w:rPr>
          <w:rFonts w:cs="Times New Roman"/>
          <w:shd w:val="clear" w:color="auto" w:fill="FFFFFF"/>
        </w:rPr>
        <w:t xml:space="preserve"> will see the following screen.</w:t>
      </w:r>
    </w:p>
    <w:p w14:paraId="37FA5AD0" w14:textId="77777777" w:rsidR="00FC6288" w:rsidRPr="00126AC3" w:rsidRDefault="00FC6288" w:rsidP="00FC6288">
      <w:pPr>
        <w:pStyle w:val="ListParagraph"/>
        <w:rPr>
          <w:rFonts w:cs="Times New Roman"/>
          <w:lang w:val="en-ZA"/>
        </w:rPr>
      </w:pPr>
    </w:p>
    <w:p w14:paraId="36398FBD" w14:textId="77777777" w:rsidR="00944222" w:rsidRDefault="00C166EA" w:rsidP="00944222">
      <w:pPr>
        <w:pStyle w:val="ListParagraph"/>
        <w:keepNext/>
      </w:pPr>
      <w:r w:rsidRPr="00C166EA">
        <w:rPr>
          <w:noProof/>
          <w:lang w:val="en-ZA"/>
        </w:rPr>
        <w:lastRenderedPageBreak/>
        <w:drawing>
          <wp:inline distT="0" distB="0" distL="0" distR="0" wp14:anchorId="18B5B77E" wp14:editId="26E857D2">
            <wp:extent cx="3199358" cy="2466975"/>
            <wp:effectExtent l="19050" t="1905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06315" cy="2472340"/>
                    </a:xfrm>
                    <a:prstGeom prst="rect">
                      <a:avLst/>
                    </a:prstGeom>
                    <a:ln>
                      <a:solidFill>
                        <a:schemeClr val="tx1"/>
                      </a:solidFill>
                    </a:ln>
                  </pic:spPr>
                </pic:pic>
              </a:graphicData>
            </a:graphic>
          </wp:inline>
        </w:drawing>
      </w:r>
    </w:p>
    <w:p w14:paraId="2999B444" w14:textId="23103D98" w:rsidR="00C166EA" w:rsidRPr="00944222" w:rsidRDefault="00944222" w:rsidP="00F1609E">
      <w:pPr>
        <w:pStyle w:val="Caption"/>
        <w:spacing w:after="0" w:line="360" w:lineRule="auto"/>
        <w:rPr>
          <w:i w:val="0"/>
          <w:iCs w:val="0"/>
          <w:color w:val="auto"/>
          <w:sz w:val="24"/>
          <w:szCs w:val="24"/>
          <w:lang w:val="en-ZA"/>
        </w:rPr>
      </w:pPr>
      <w:r w:rsidRPr="00944222">
        <w:rPr>
          <w:i w:val="0"/>
          <w:iCs w:val="0"/>
          <w:color w:val="auto"/>
          <w:sz w:val="24"/>
          <w:szCs w:val="24"/>
        </w:rPr>
        <w:t xml:space="preserve">Figure 4. </w:t>
      </w:r>
      <w:r w:rsidRPr="00944222">
        <w:rPr>
          <w:i w:val="0"/>
          <w:iCs w:val="0"/>
          <w:color w:val="auto"/>
          <w:sz w:val="24"/>
          <w:szCs w:val="24"/>
        </w:rPr>
        <w:fldChar w:fldCharType="begin"/>
      </w:r>
      <w:r w:rsidRPr="00944222">
        <w:rPr>
          <w:i w:val="0"/>
          <w:iCs w:val="0"/>
          <w:color w:val="auto"/>
          <w:sz w:val="24"/>
          <w:szCs w:val="24"/>
        </w:rPr>
        <w:instrText xml:space="preserve"> SEQ Figure_4. \* ARABIC </w:instrText>
      </w:r>
      <w:r w:rsidRPr="00944222">
        <w:rPr>
          <w:i w:val="0"/>
          <w:iCs w:val="0"/>
          <w:color w:val="auto"/>
          <w:sz w:val="24"/>
          <w:szCs w:val="24"/>
        </w:rPr>
        <w:fldChar w:fldCharType="separate"/>
      </w:r>
      <w:r w:rsidR="002B5F42">
        <w:rPr>
          <w:i w:val="0"/>
          <w:iCs w:val="0"/>
          <w:noProof/>
          <w:color w:val="auto"/>
          <w:sz w:val="24"/>
          <w:szCs w:val="24"/>
        </w:rPr>
        <w:t>5</w:t>
      </w:r>
      <w:r w:rsidRPr="00944222">
        <w:rPr>
          <w:i w:val="0"/>
          <w:iCs w:val="0"/>
          <w:color w:val="auto"/>
          <w:sz w:val="24"/>
          <w:szCs w:val="24"/>
        </w:rPr>
        <w:fldChar w:fldCharType="end"/>
      </w:r>
      <w:r w:rsidRPr="00944222">
        <w:rPr>
          <w:i w:val="0"/>
          <w:iCs w:val="0"/>
          <w:color w:val="auto"/>
          <w:sz w:val="24"/>
          <w:szCs w:val="24"/>
        </w:rPr>
        <w:t>: CodeBlocks installation screen</w:t>
      </w:r>
    </w:p>
    <w:p w14:paraId="14418394" w14:textId="0BC92C4A" w:rsidR="00C166EA" w:rsidRDefault="00C166EA" w:rsidP="00F1609E">
      <w:pPr>
        <w:pStyle w:val="ListParagraph"/>
        <w:spacing w:after="0" w:line="360" w:lineRule="auto"/>
        <w:rPr>
          <w:lang w:val="en-ZA"/>
        </w:rPr>
      </w:pPr>
      <w:r>
        <w:rPr>
          <w:lang w:val="en-ZA"/>
        </w:rPr>
        <w:t>Agree to the licence. It will also indicate the default compiler as GNU GCC compiler.</w:t>
      </w:r>
    </w:p>
    <w:p w14:paraId="3FB4D6EB" w14:textId="77777777" w:rsidR="007537A9" w:rsidRPr="00C166EA" w:rsidRDefault="007537A9" w:rsidP="00F1609E">
      <w:pPr>
        <w:pStyle w:val="ListParagraph"/>
        <w:spacing w:after="0" w:line="360" w:lineRule="auto"/>
        <w:rPr>
          <w:lang w:val="en-ZA"/>
        </w:rPr>
      </w:pPr>
    </w:p>
    <w:p w14:paraId="60755DEF" w14:textId="2DD200E7" w:rsidR="00C166EA" w:rsidRDefault="007537A9" w:rsidP="00F1609E">
      <w:pPr>
        <w:pStyle w:val="ListParagraph"/>
        <w:numPr>
          <w:ilvl w:val="0"/>
          <w:numId w:val="55"/>
        </w:numPr>
        <w:spacing w:after="0" w:line="360" w:lineRule="auto"/>
        <w:jc w:val="both"/>
        <w:rPr>
          <w:lang w:val="en-ZA"/>
        </w:rPr>
      </w:pPr>
      <w:r>
        <w:rPr>
          <w:lang w:val="en-ZA"/>
        </w:rPr>
        <w:t>You will need to be very carefully with the path of MingW otherwise in some instances you run the program and it doesn’t pick up the compiler.</w:t>
      </w:r>
    </w:p>
    <w:p w14:paraId="6C795716" w14:textId="6F764C20" w:rsidR="007537A9" w:rsidRDefault="007537A9" w:rsidP="00F1609E">
      <w:pPr>
        <w:pStyle w:val="ListParagraph"/>
        <w:numPr>
          <w:ilvl w:val="0"/>
          <w:numId w:val="55"/>
        </w:numPr>
        <w:spacing w:after="0" w:line="360" w:lineRule="auto"/>
        <w:jc w:val="both"/>
        <w:rPr>
          <w:lang w:val="en-ZA"/>
        </w:rPr>
      </w:pPr>
      <w:r>
        <w:rPr>
          <w:lang w:val="en-ZA"/>
        </w:rPr>
        <w:t xml:space="preserve">If this happens open </w:t>
      </w:r>
      <w:r w:rsidR="00126AC3">
        <w:rPr>
          <w:lang w:val="en-ZA"/>
        </w:rPr>
        <w:t>C</w:t>
      </w:r>
      <w:r>
        <w:rPr>
          <w:lang w:val="en-ZA"/>
        </w:rPr>
        <w:t>ode</w:t>
      </w:r>
      <w:r w:rsidR="00126AC3">
        <w:rPr>
          <w:lang w:val="en-ZA"/>
        </w:rPr>
        <w:t>::B</w:t>
      </w:r>
      <w:r>
        <w:rPr>
          <w:lang w:val="en-ZA"/>
        </w:rPr>
        <w:t xml:space="preserve">locks, click on </w:t>
      </w:r>
      <w:r w:rsidR="00FC6288">
        <w:rPr>
          <w:lang w:val="en-ZA"/>
        </w:rPr>
        <w:t>compiler and</w:t>
      </w:r>
      <w:r>
        <w:rPr>
          <w:lang w:val="en-ZA"/>
        </w:rPr>
        <w:t xml:space="preserve"> select the Toolchain executables. Identify the path of your MingW and you will be good to go. </w:t>
      </w:r>
      <w:r w:rsidR="00126AC3">
        <w:rPr>
          <w:lang w:val="en-ZA"/>
        </w:rPr>
        <w:t>Congratulations</w:t>
      </w:r>
      <w:r>
        <w:rPr>
          <w:lang w:val="en-ZA"/>
        </w:rPr>
        <w:t xml:space="preserve"> your C++ compiler is now installed</w:t>
      </w:r>
    </w:p>
    <w:p w14:paraId="3C217648" w14:textId="516D25E6" w:rsidR="007537A9" w:rsidRDefault="00263814" w:rsidP="00263814">
      <w:pPr>
        <w:tabs>
          <w:tab w:val="left" w:pos="1290"/>
        </w:tabs>
        <w:spacing w:after="0"/>
        <w:ind w:left="357"/>
        <w:rPr>
          <w:lang w:val="en-ZA"/>
        </w:rPr>
      </w:pPr>
      <w:r>
        <w:rPr>
          <w:lang w:val="en-ZA"/>
        </w:rPr>
        <w:tab/>
      </w:r>
    </w:p>
    <w:p w14:paraId="14F9BC9F" w14:textId="714C0AE1" w:rsidR="007537A9" w:rsidRPr="00126AC3" w:rsidRDefault="007537A9" w:rsidP="00126AC3">
      <w:pPr>
        <w:rPr>
          <w:b/>
          <w:bCs/>
          <w:lang w:val="en-ZA"/>
        </w:rPr>
      </w:pPr>
      <w:r w:rsidRPr="00126AC3">
        <w:rPr>
          <w:b/>
          <w:bCs/>
          <w:lang w:val="en-ZA"/>
        </w:rPr>
        <w:t>Verify if compiler exists</w:t>
      </w:r>
    </w:p>
    <w:p w14:paraId="0D4A3B60" w14:textId="3EBFE538" w:rsidR="007537A9" w:rsidRDefault="007537A9" w:rsidP="007537A9">
      <w:pPr>
        <w:rPr>
          <w:lang w:val="en-ZA"/>
        </w:rPr>
      </w:pPr>
      <w:r>
        <w:rPr>
          <w:lang w:val="en-ZA"/>
        </w:rPr>
        <w:t>Go to the folder with MingW and type the following command: g++ --version</w:t>
      </w:r>
    </w:p>
    <w:p w14:paraId="62C976F9" w14:textId="20C276A8" w:rsidR="007537A9" w:rsidRDefault="007537A9" w:rsidP="007537A9">
      <w:pPr>
        <w:rPr>
          <w:lang w:val="en-ZA"/>
        </w:rPr>
      </w:pPr>
      <w:r>
        <w:rPr>
          <w:lang w:val="en-ZA"/>
        </w:rPr>
        <w:t>The output will be as follows:</w:t>
      </w:r>
    </w:p>
    <w:p w14:paraId="40878CE2" w14:textId="77777777" w:rsidR="00944222" w:rsidRDefault="007537A9" w:rsidP="00944222">
      <w:pPr>
        <w:keepNext/>
      </w:pPr>
      <w:r w:rsidRPr="007537A9">
        <w:rPr>
          <w:noProof/>
          <w:lang w:val="en-ZA"/>
        </w:rPr>
        <w:drawing>
          <wp:inline distT="0" distB="0" distL="0" distR="0" wp14:anchorId="32077F4E" wp14:editId="0B336AB5">
            <wp:extent cx="5695950" cy="172973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98029" cy="1730367"/>
                    </a:xfrm>
                    <a:prstGeom prst="rect">
                      <a:avLst/>
                    </a:prstGeom>
                  </pic:spPr>
                </pic:pic>
              </a:graphicData>
            </a:graphic>
          </wp:inline>
        </w:drawing>
      </w:r>
    </w:p>
    <w:p w14:paraId="5F4ED835" w14:textId="1037D004" w:rsidR="007537A9" w:rsidRPr="00944222" w:rsidRDefault="00944222" w:rsidP="00944222">
      <w:pPr>
        <w:pStyle w:val="Caption"/>
        <w:rPr>
          <w:i w:val="0"/>
          <w:iCs w:val="0"/>
          <w:color w:val="auto"/>
          <w:sz w:val="24"/>
          <w:szCs w:val="24"/>
          <w:lang w:val="en-ZA"/>
        </w:rPr>
      </w:pPr>
      <w:r w:rsidRPr="00944222">
        <w:rPr>
          <w:i w:val="0"/>
          <w:iCs w:val="0"/>
          <w:color w:val="auto"/>
          <w:sz w:val="24"/>
          <w:szCs w:val="24"/>
        </w:rPr>
        <w:t xml:space="preserve">Figure 4. </w:t>
      </w:r>
      <w:r w:rsidRPr="00944222">
        <w:rPr>
          <w:i w:val="0"/>
          <w:iCs w:val="0"/>
          <w:color w:val="auto"/>
          <w:sz w:val="24"/>
          <w:szCs w:val="24"/>
        </w:rPr>
        <w:fldChar w:fldCharType="begin"/>
      </w:r>
      <w:r w:rsidRPr="00944222">
        <w:rPr>
          <w:i w:val="0"/>
          <w:iCs w:val="0"/>
          <w:color w:val="auto"/>
          <w:sz w:val="24"/>
          <w:szCs w:val="24"/>
        </w:rPr>
        <w:instrText xml:space="preserve"> SEQ Figure_4. \* ARABIC </w:instrText>
      </w:r>
      <w:r w:rsidRPr="00944222">
        <w:rPr>
          <w:i w:val="0"/>
          <w:iCs w:val="0"/>
          <w:color w:val="auto"/>
          <w:sz w:val="24"/>
          <w:szCs w:val="24"/>
        </w:rPr>
        <w:fldChar w:fldCharType="separate"/>
      </w:r>
      <w:r w:rsidR="002B5F42">
        <w:rPr>
          <w:i w:val="0"/>
          <w:iCs w:val="0"/>
          <w:noProof/>
          <w:color w:val="auto"/>
          <w:sz w:val="24"/>
          <w:szCs w:val="24"/>
        </w:rPr>
        <w:t>6</w:t>
      </w:r>
      <w:r w:rsidRPr="00944222">
        <w:rPr>
          <w:i w:val="0"/>
          <w:iCs w:val="0"/>
          <w:color w:val="auto"/>
          <w:sz w:val="24"/>
          <w:szCs w:val="24"/>
        </w:rPr>
        <w:fldChar w:fldCharType="end"/>
      </w:r>
      <w:r w:rsidRPr="00944222">
        <w:rPr>
          <w:i w:val="0"/>
          <w:iCs w:val="0"/>
          <w:color w:val="auto"/>
          <w:sz w:val="24"/>
          <w:szCs w:val="24"/>
        </w:rPr>
        <w:t>: Verifying the compiler</w:t>
      </w:r>
    </w:p>
    <w:p w14:paraId="43E4710E" w14:textId="33280B32" w:rsidR="007537A9" w:rsidRPr="00126AC3" w:rsidRDefault="007537A9" w:rsidP="00126AC3">
      <w:pPr>
        <w:rPr>
          <w:lang w:val="en-ZA"/>
        </w:rPr>
      </w:pPr>
      <w:r w:rsidRPr="00126AC3">
        <w:rPr>
          <w:lang w:val="en-ZA"/>
        </w:rPr>
        <w:t>Type the following commands also:</w:t>
      </w:r>
    </w:p>
    <w:p w14:paraId="4649C0D8" w14:textId="77777777" w:rsidR="007537A9" w:rsidRPr="00126AC3" w:rsidRDefault="007537A9">
      <w:pPr>
        <w:pStyle w:val="ListParagraph"/>
        <w:numPr>
          <w:ilvl w:val="0"/>
          <w:numId w:val="56"/>
        </w:numPr>
        <w:spacing w:line="240" w:lineRule="auto"/>
        <w:rPr>
          <w:szCs w:val="24"/>
          <w:lang w:val="en-ZA"/>
        </w:rPr>
      </w:pPr>
      <w:r w:rsidRPr="00126AC3">
        <w:rPr>
          <w:szCs w:val="24"/>
          <w:lang w:val="en-ZA"/>
        </w:rPr>
        <w:t>gdb --version</w:t>
      </w:r>
    </w:p>
    <w:p w14:paraId="22425309" w14:textId="796080F2" w:rsidR="007537A9" w:rsidRDefault="007537A9">
      <w:pPr>
        <w:pStyle w:val="ListParagraph"/>
        <w:numPr>
          <w:ilvl w:val="0"/>
          <w:numId w:val="56"/>
        </w:numPr>
        <w:rPr>
          <w:szCs w:val="24"/>
          <w:lang w:val="en-ZA"/>
        </w:rPr>
      </w:pPr>
      <w:r w:rsidRPr="00126AC3">
        <w:rPr>
          <w:szCs w:val="24"/>
          <w:lang w:val="en-ZA"/>
        </w:rPr>
        <w:t xml:space="preserve">make </w:t>
      </w:r>
      <w:r w:rsidR="00944222">
        <w:rPr>
          <w:szCs w:val="24"/>
          <w:lang w:val="en-ZA"/>
        </w:rPr>
        <w:t>–</w:t>
      </w:r>
      <w:r w:rsidRPr="00126AC3">
        <w:rPr>
          <w:szCs w:val="24"/>
          <w:lang w:val="en-ZA"/>
        </w:rPr>
        <w:t>version</w:t>
      </w:r>
    </w:p>
    <w:p w14:paraId="24DCB779" w14:textId="77777777" w:rsidR="00944222" w:rsidRPr="00126AC3" w:rsidRDefault="00944222" w:rsidP="00944222">
      <w:pPr>
        <w:pStyle w:val="ListParagraph"/>
        <w:rPr>
          <w:szCs w:val="24"/>
          <w:lang w:val="en-ZA"/>
        </w:rPr>
      </w:pPr>
    </w:p>
    <w:p w14:paraId="5470C966" w14:textId="4322EE6E" w:rsidR="002B35A1" w:rsidRDefault="00944222" w:rsidP="00DD0196">
      <w:pPr>
        <w:pStyle w:val="Heading3"/>
      </w:pPr>
      <w:r>
        <w:lastRenderedPageBreak/>
        <w:t>4.</w:t>
      </w:r>
      <w:r w:rsidR="00FD2C14">
        <w:t>3</w:t>
      </w:r>
      <w:r>
        <w:t>.2</w:t>
      </w:r>
      <w:r>
        <w:tab/>
      </w:r>
      <w:r w:rsidR="002B35A1" w:rsidRPr="002B35A1">
        <w:t>Define the term IDE</w:t>
      </w:r>
    </w:p>
    <w:p w14:paraId="6BB51EB6" w14:textId="4F039BE0" w:rsidR="00F1609E" w:rsidRPr="00F1609E" w:rsidRDefault="00F1609E" w:rsidP="00F1609E">
      <w:pPr>
        <w:shd w:val="clear" w:color="auto" w:fill="D9D9D9" w:themeFill="background1" w:themeFillShade="D9"/>
        <w:rPr>
          <w:b/>
          <w:bCs/>
        </w:rPr>
      </w:pPr>
      <w:r w:rsidRPr="00F1609E">
        <w:rPr>
          <w:b/>
          <w:bCs/>
        </w:rPr>
        <w:t>VOCABULARY</w:t>
      </w:r>
    </w:p>
    <w:p w14:paraId="0B273816" w14:textId="27EC1431" w:rsidR="00DB7207" w:rsidRDefault="00252CE8" w:rsidP="00DB7207">
      <w:pPr>
        <w:shd w:val="clear" w:color="auto" w:fill="FFE599" w:themeFill="accent4" w:themeFillTint="66"/>
      </w:pPr>
      <w:r w:rsidRPr="00252CE8">
        <w:rPr>
          <w:szCs w:val="24"/>
        </w:rPr>
        <w:t xml:space="preserve">An integrated development environment (IDE) is a software application that provides comprehensive facilities to computer programmers for software development. </w:t>
      </w:r>
      <w:r w:rsidR="00DB7207">
        <w:t>IDE normally consists of:</w:t>
      </w:r>
    </w:p>
    <w:p w14:paraId="7A9F62B4" w14:textId="77777777" w:rsidR="00DB7207" w:rsidRDefault="00DB7207" w:rsidP="00DB7207">
      <w:pPr>
        <w:pStyle w:val="ListParagraph"/>
        <w:numPr>
          <w:ilvl w:val="0"/>
          <w:numId w:val="262"/>
        </w:numPr>
        <w:shd w:val="clear" w:color="auto" w:fill="FFE599" w:themeFill="accent4" w:themeFillTint="66"/>
      </w:pPr>
      <w:r>
        <w:t>compiler</w:t>
      </w:r>
    </w:p>
    <w:p w14:paraId="4F9A94DE" w14:textId="77777777" w:rsidR="00DB7207" w:rsidRDefault="00DB7207" w:rsidP="00DB7207">
      <w:pPr>
        <w:pStyle w:val="ListParagraph"/>
        <w:numPr>
          <w:ilvl w:val="0"/>
          <w:numId w:val="262"/>
        </w:numPr>
        <w:shd w:val="clear" w:color="auto" w:fill="FFE599" w:themeFill="accent4" w:themeFillTint="66"/>
      </w:pPr>
      <w:r>
        <w:t>Source code editor</w:t>
      </w:r>
    </w:p>
    <w:p w14:paraId="784DDDB0" w14:textId="77777777" w:rsidR="00DB7207" w:rsidRDefault="00DB7207" w:rsidP="00DB7207">
      <w:pPr>
        <w:pStyle w:val="ListParagraph"/>
        <w:numPr>
          <w:ilvl w:val="0"/>
          <w:numId w:val="262"/>
        </w:numPr>
        <w:shd w:val="clear" w:color="auto" w:fill="FFE599" w:themeFill="accent4" w:themeFillTint="66"/>
      </w:pPr>
      <w:r>
        <w:t>A debugger</w:t>
      </w:r>
    </w:p>
    <w:p w14:paraId="41492987" w14:textId="5E3EAF5B" w:rsidR="00252CE8" w:rsidRDefault="00252CE8" w:rsidP="00F1609E">
      <w:pPr>
        <w:shd w:val="clear" w:color="auto" w:fill="D9D9D9" w:themeFill="background1" w:themeFillShade="D9"/>
        <w:spacing w:line="360" w:lineRule="auto"/>
        <w:rPr>
          <w:szCs w:val="24"/>
        </w:rPr>
      </w:pPr>
    </w:p>
    <w:p w14:paraId="569E6CB7" w14:textId="77777777" w:rsidR="00944222" w:rsidRPr="002B35A1" w:rsidRDefault="00944222" w:rsidP="00263814">
      <w:pPr>
        <w:spacing w:after="0" w:line="240" w:lineRule="auto"/>
        <w:ind w:left="624"/>
        <w:contextualSpacing/>
        <w:rPr>
          <w:szCs w:val="24"/>
          <w:lang w:val="en-ZA"/>
        </w:rPr>
      </w:pPr>
    </w:p>
    <w:p w14:paraId="05EB432C" w14:textId="0922F623" w:rsidR="002B35A1" w:rsidRDefault="002E38BF" w:rsidP="00DD0196">
      <w:pPr>
        <w:pStyle w:val="Heading3"/>
      </w:pPr>
      <w:r>
        <w:t>4.</w:t>
      </w:r>
      <w:r w:rsidR="00FD2C14">
        <w:t>3</w:t>
      </w:r>
      <w:r>
        <w:t>.3</w:t>
      </w:r>
      <w:r>
        <w:tab/>
      </w:r>
      <w:r w:rsidR="00B14462">
        <w:t>Use of IDE</w:t>
      </w:r>
    </w:p>
    <w:p w14:paraId="373A593F" w14:textId="28D61749" w:rsidR="00252CE8" w:rsidRPr="002E38BF" w:rsidRDefault="002E38BF" w:rsidP="00263814">
      <w:pPr>
        <w:spacing w:line="360" w:lineRule="auto"/>
        <w:ind w:left="-18"/>
        <w:contextualSpacing/>
        <w:jc w:val="both"/>
        <w:rPr>
          <w:szCs w:val="24"/>
          <w:lang w:val="en-ZA"/>
        </w:rPr>
      </w:pPr>
      <w:r w:rsidRPr="002E38BF">
        <w:rPr>
          <w:szCs w:val="24"/>
          <w:lang w:val="en-ZA"/>
        </w:rPr>
        <w:t xml:space="preserve">A source code editor, build automation tools, and a debugger are the typical components of an IDE. Most contemporary IDEs offer intelligent code completion. Compiler, interpreter, or both may be included in some IDEs.  There are occasions when a version control system or different technologies to make creating a graphical user interface (GUI) easier are included. For usage in object-oriented software development, many contemporary IDEs additionally include a class browser, an object browser, and a class hierarchy diagram. </w:t>
      </w:r>
      <w:r w:rsidR="00252CE8" w:rsidRPr="002E38BF">
        <w:rPr>
          <w:rFonts w:cs="Times New Roman"/>
          <w:shd w:val="clear" w:color="auto" w:fill="FFFFFF"/>
        </w:rPr>
        <w:t>Designed to encompass all programming tasks in one application, one of the main benefits of an IDE is that they offer a central interface with all the tools a developer needs, including:</w:t>
      </w:r>
    </w:p>
    <w:p w14:paraId="547E9E9A" w14:textId="77777777" w:rsidR="00252CE8" w:rsidRPr="002E38BF" w:rsidRDefault="00252CE8">
      <w:pPr>
        <w:numPr>
          <w:ilvl w:val="0"/>
          <w:numId w:val="57"/>
        </w:numPr>
        <w:shd w:val="clear" w:color="auto" w:fill="FFFFFF"/>
        <w:spacing w:after="100" w:afterAutospacing="1" w:line="360" w:lineRule="auto"/>
        <w:rPr>
          <w:rFonts w:eastAsia="Times New Roman" w:cs="Times New Roman"/>
          <w:kern w:val="0"/>
          <w:szCs w:val="24"/>
          <w:lang w:val="en-ZA" w:eastAsia="en-ZA"/>
        </w:rPr>
      </w:pPr>
      <w:r w:rsidRPr="002E38BF">
        <w:rPr>
          <w:rStyle w:val="Strong"/>
          <w:rFonts w:cs="Times New Roman"/>
          <w:shd w:val="clear" w:color="auto" w:fill="FFFFFF"/>
        </w:rPr>
        <w:t>Code editor:</w:t>
      </w:r>
      <w:r w:rsidRPr="002E38BF">
        <w:rPr>
          <w:rFonts w:cs="Times New Roman"/>
        </w:rPr>
        <w:t xml:space="preserve"> </w:t>
      </w:r>
      <w:r w:rsidRPr="002E38BF">
        <w:rPr>
          <w:rFonts w:eastAsia="Times New Roman" w:cs="Times New Roman"/>
          <w:kern w:val="0"/>
          <w:szCs w:val="24"/>
          <w:lang w:val="en-ZA" w:eastAsia="en-ZA"/>
        </w:rPr>
        <w:t>Designed for writing and editing source code, these editors are distinguished from text editors because work to either simplify or enhance the process of writing and editing of code for developers</w:t>
      </w:r>
    </w:p>
    <w:p w14:paraId="1897562F" w14:textId="77777777" w:rsidR="00252CE8" w:rsidRPr="00252CE8" w:rsidRDefault="00252CE8">
      <w:pPr>
        <w:numPr>
          <w:ilvl w:val="0"/>
          <w:numId w:val="57"/>
        </w:numPr>
        <w:shd w:val="clear" w:color="auto" w:fill="FFFFFF"/>
        <w:spacing w:before="100" w:beforeAutospacing="1" w:after="100" w:afterAutospacing="1" w:line="360" w:lineRule="auto"/>
        <w:rPr>
          <w:rFonts w:eastAsia="Times New Roman" w:cs="Times New Roman"/>
          <w:kern w:val="0"/>
          <w:szCs w:val="24"/>
          <w:lang w:val="en-ZA" w:eastAsia="en-ZA"/>
        </w:rPr>
      </w:pPr>
      <w:r w:rsidRPr="00252CE8">
        <w:rPr>
          <w:rFonts w:eastAsia="Times New Roman" w:cs="Times New Roman"/>
          <w:b/>
          <w:bCs/>
          <w:kern w:val="0"/>
          <w:szCs w:val="24"/>
          <w:lang w:val="en-ZA" w:eastAsia="en-ZA"/>
        </w:rPr>
        <w:t>Compiler:</w:t>
      </w:r>
      <w:r w:rsidRPr="00252CE8">
        <w:rPr>
          <w:rFonts w:eastAsia="Times New Roman" w:cs="Times New Roman"/>
          <w:kern w:val="0"/>
          <w:szCs w:val="24"/>
          <w:lang w:val="en-ZA" w:eastAsia="en-ZA"/>
        </w:rPr>
        <w:t> Compilers transform source code that is written in a human readable/writable language in a form that computers can execute.</w:t>
      </w:r>
    </w:p>
    <w:p w14:paraId="00D2138F" w14:textId="77777777" w:rsidR="00252CE8" w:rsidRPr="00252CE8" w:rsidRDefault="00252CE8">
      <w:pPr>
        <w:numPr>
          <w:ilvl w:val="0"/>
          <w:numId w:val="57"/>
        </w:numPr>
        <w:shd w:val="clear" w:color="auto" w:fill="FFFFFF"/>
        <w:spacing w:before="100" w:beforeAutospacing="1" w:after="100" w:afterAutospacing="1" w:line="360" w:lineRule="auto"/>
        <w:rPr>
          <w:rFonts w:eastAsia="Times New Roman" w:cs="Times New Roman"/>
          <w:kern w:val="0"/>
          <w:szCs w:val="24"/>
          <w:lang w:val="en-ZA" w:eastAsia="en-ZA"/>
        </w:rPr>
      </w:pPr>
      <w:r w:rsidRPr="00252CE8">
        <w:rPr>
          <w:rFonts w:eastAsia="Times New Roman" w:cs="Times New Roman"/>
          <w:b/>
          <w:bCs/>
          <w:kern w:val="0"/>
          <w:szCs w:val="24"/>
          <w:lang w:val="en-ZA" w:eastAsia="en-ZA"/>
        </w:rPr>
        <w:t>Debugger:</w:t>
      </w:r>
      <w:r w:rsidRPr="00252CE8">
        <w:rPr>
          <w:rFonts w:eastAsia="Times New Roman" w:cs="Times New Roman"/>
          <w:kern w:val="0"/>
          <w:szCs w:val="24"/>
          <w:lang w:val="en-ZA" w:eastAsia="en-ZA"/>
        </w:rPr>
        <w:t> Debuggers are used during testing and can help developers debug their application programs.</w:t>
      </w:r>
    </w:p>
    <w:p w14:paraId="1644F732" w14:textId="77777777" w:rsidR="00252CE8" w:rsidRPr="00252CE8" w:rsidRDefault="00252CE8">
      <w:pPr>
        <w:numPr>
          <w:ilvl w:val="0"/>
          <w:numId w:val="57"/>
        </w:numPr>
        <w:shd w:val="clear" w:color="auto" w:fill="FFFFFF"/>
        <w:spacing w:before="100" w:beforeAutospacing="1" w:after="100" w:afterAutospacing="1" w:line="360" w:lineRule="auto"/>
        <w:rPr>
          <w:rFonts w:eastAsia="Times New Roman" w:cs="Times New Roman"/>
          <w:kern w:val="0"/>
          <w:szCs w:val="24"/>
          <w:lang w:val="en-ZA" w:eastAsia="en-ZA"/>
        </w:rPr>
      </w:pPr>
      <w:r w:rsidRPr="00252CE8">
        <w:rPr>
          <w:rFonts w:eastAsia="Times New Roman" w:cs="Times New Roman"/>
          <w:b/>
          <w:bCs/>
          <w:kern w:val="0"/>
          <w:szCs w:val="24"/>
          <w:lang w:val="en-ZA" w:eastAsia="en-ZA"/>
        </w:rPr>
        <w:t>Build automation tools: </w:t>
      </w:r>
      <w:r w:rsidRPr="00252CE8">
        <w:rPr>
          <w:rFonts w:eastAsia="Times New Roman" w:cs="Times New Roman"/>
          <w:kern w:val="0"/>
          <w:szCs w:val="24"/>
          <w:lang w:val="en-ZA" w:eastAsia="en-ZA"/>
        </w:rPr>
        <w:t>These can help automate developer tasks that are more common to save time.</w:t>
      </w:r>
    </w:p>
    <w:p w14:paraId="2D7C9ECA" w14:textId="14088BB6" w:rsidR="002B35A1" w:rsidRDefault="00B14462" w:rsidP="00DD0196">
      <w:pPr>
        <w:pStyle w:val="Heading3"/>
      </w:pPr>
      <w:r>
        <w:t>4.</w:t>
      </w:r>
      <w:r w:rsidR="00FD2C14">
        <w:t>3</w:t>
      </w:r>
      <w:r>
        <w:t>.4</w:t>
      </w:r>
      <w:r>
        <w:tab/>
      </w:r>
      <w:r w:rsidR="002B35A1" w:rsidRPr="002B35A1">
        <w:t>Install and configure IDE on desktop PC</w:t>
      </w:r>
    </w:p>
    <w:p w14:paraId="65C34FC2" w14:textId="6A98A37B" w:rsidR="00215CCB" w:rsidRDefault="00B14462" w:rsidP="00263814">
      <w:pPr>
        <w:spacing w:line="360" w:lineRule="auto"/>
        <w:jc w:val="both"/>
        <w:rPr>
          <w:lang w:val="en-ZA"/>
        </w:rPr>
      </w:pPr>
      <w:r>
        <w:rPr>
          <w:lang w:val="en-ZA"/>
        </w:rPr>
        <w:t xml:space="preserve">We have already demonstrated how we can install </w:t>
      </w:r>
      <w:r w:rsidR="00215CCB">
        <w:rPr>
          <w:lang w:val="en-ZA"/>
        </w:rPr>
        <w:t>Code::Blocks which is an example of an IDE. As mentioned, another IDE which can also be use is VSCode, Eclipse</w:t>
      </w:r>
      <w:r w:rsidR="00501841">
        <w:rPr>
          <w:lang w:val="en-ZA"/>
        </w:rPr>
        <w:t>, Netbeans, Geany, Komodo IDE</w:t>
      </w:r>
      <w:r w:rsidR="00215CCB">
        <w:rPr>
          <w:lang w:val="en-ZA"/>
        </w:rPr>
        <w:t xml:space="preserve"> and CLion. There are </w:t>
      </w:r>
      <w:r w:rsidR="00866F40">
        <w:rPr>
          <w:lang w:val="en-ZA"/>
        </w:rPr>
        <w:t>several</w:t>
      </w:r>
      <w:r w:rsidR="00215CCB">
        <w:rPr>
          <w:lang w:val="en-ZA"/>
        </w:rPr>
        <w:t xml:space="preserve"> IDEs out there and usage depends on user or organisation preferences.</w:t>
      </w:r>
      <w:r w:rsidR="00866F40">
        <w:rPr>
          <w:lang w:val="en-ZA"/>
        </w:rPr>
        <w:t xml:space="preserve"> These IDE allow you to run languages such as C, C++, Java, Fontran and many others.</w:t>
      </w:r>
    </w:p>
    <w:p w14:paraId="7CC498FF" w14:textId="1D2E5D62" w:rsidR="00501841" w:rsidRDefault="00501841" w:rsidP="00263814">
      <w:pPr>
        <w:spacing w:after="0" w:line="240" w:lineRule="auto"/>
        <w:rPr>
          <w:lang w:val="en-ZA"/>
        </w:rPr>
      </w:pPr>
    </w:p>
    <w:p w14:paraId="16C13E10" w14:textId="001A43CC" w:rsidR="00501841" w:rsidRPr="00F1609E" w:rsidRDefault="00501841" w:rsidP="00B14462">
      <w:pPr>
        <w:rPr>
          <w:b/>
          <w:bCs/>
          <w:lang w:val="en-ZA"/>
        </w:rPr>
      </w:pPr>
      <w:r w:rsidRPr="00F1609E">
        <w:rPr>
          <w:b/>
          <w:bCs/>
          <w:lang w:val="en-ZA"/>
        </w:rPr>
        <w:t>Benefits of using IDEs</w:t>
      </w:r>
    </w:p>
    <w:p w14:paraId="0AA79000" w14:textId="0557722E" w:rsidR="00501841" w:rsidRPr="007F6CF8" w:rsidRDefault="00501841">
      <w:pPr>
        <w:pStyle w:val="ListParagraph"/>
        <w:numPr>
          <w:ilvl w:val="0"/>
          <w:numId w:val="60"/>
        </w:numPr>
        <w:rPr>
          <w:lang w:val="en-ZA"/>
        </w:rPr>
      </w:pPr>
      <w:r w:rsidRPr="007F6CF8">
        <w:rPr>
          <w:lang w:val="en-ZA"/>
        </w:rPr>
        <w:t>Faster set up</w:t>
      </w:r>
    </w:p>
    <w:p w14:paraId="06C401D1" w14:textId="24BE3440" w:rsidR="00501841" w:rsidRPr="007F6CF8" w:rsidRDefault="00501841">
      <w:pPr>
        <w:pStyle w:val="ListParagraph"/>
        <w:numPr>
          <w:ilvl w:val="0"/>
          <w:numId w:val="60"/>
        </w:numPr>
        <w:rPr>
          <w:lang w:val="en-ZA"/>
        </w:rPr>
      </w:pPr>
      <w:r w:rsidRPr="007F6CF8">
        <w:rPr>
          <w:lang w:val="en-ZA"/>
        </w:rPr>
        <w:t>Faster development tasks</w:t>
      </w:r>
    </w:p>
    <w:p w14:paraId="2FE74B20" w14:textId="30262BE9" w:rsidR="00501841" w:rsidRPr="007F6CF8" w:rsidRDefault="00501841">
      <w:pPr>
        <w:pStyle w:val="ListParagraph"/>
        <w:numPr>
          <w:ilvl w:val="0"/>
          <w:numId w:val="60"/>
        </w:numPr>
        <w:rPr>
          <w:lang w:val="en-ZA"/>
        </w:rPr>
      </w:pPr>
      <w:r w:rsidRPr="007F6CF8">
        <w:rPr>
          <w:lang w:val="en-ZA"/>
        </w:rPr>
        <w:t>Continual learning</w:t>
      </w:r>
    </w:p>
    <w:p w14:paraId="436F5912" w14:textId="337BE495" w:rsidR="00501841" w:rsidRPr="007F6CF8" w:rsidRDefault="00501841">
      <w:pPr>
        <w:pStyle w:val="ListParagraph"/>
        <w:numPr>
          <w:ilvl w:val="0"/>
          <w:numId w:val="60"/>
        </w:numPr>
        <w:rPr>
          <w:lang w:val="en-ZA"/>
        </w:rPr>
      </w:pPr>
      <w:r w:rsidRPr="007F6CF8">
        <w:rPr>
          <w:lang w:val="en-ZA"/>
        </w:rPr>
        <w:t>Standardisation</w:t>
      </w:r>
    </w:p>
    <w:p w14:paraId="0072F33C" w14:textId="54EA0742" w:rsidR="00604C64" w:rsidRDefault="00604C64" w:rsidP="00263814">
      <w:pPr>
        <w:spacing w:after="0" w:line="240" w:lineRule="auto"/>
        <w:rPr>
          <w:lang w:val="en-ZA"/>
        </w:rPr>
      </w:pPr>
    </w:p>
    <w:p w14:paraId="31254D3D" w14:textId="6A2A31AA" w:rsidR="00604C64" w:rsidRDefault="00604C64" w:rsidP="00B14462">
      <w:pPr>
        <w:rPr>
          <w:lang w:val="en-ZA"/>
        </w:rPr>
      </w:pPr>
      <w:r>
        <w:rPr>
          <w:lang w:val="en-ZA"/>
        </w:rPr>
        <w:t>We are going to demonstrate how to create a Hello World using Code::Blocks IDE.</w:t>
      </w:r>
    </w:p>
    <w:p w14:paraId="6FC03B7A" w14:textId="3CB698E1" w:rsidR="00604C64" w:rsidRDefault="00604C64" w:rsidP="00B14462">
      <w:pPr>
        <w:rPr>
          <w:lang w:val="en-ZA"/>
        </w:rPr>
      </w:pPr>
    </w:p>
    <w:p w14:paraId="4413B665" w14:textId="5CC4D6B4" w:rsidR="00604C64" w:rsidRPr="00AD0C3B" w:rsidRDefault="00604C64">
      <w:pPr>
        <w:pStyle w:val="ListParagraph"/>
        <w:numPr>
          <w:ilvl w:val="0"/>
          <w:numId w:val="58"/>
        </w:numPr>
        <w:rPr>
          <w:lang w:val="en-ZA"/>
        </w:rPr>
      </w:pPr>
      <w:r w:rsidRPr="00AD0C3B">
        <w:rPr>
          <w:lang w:val="en-ZA"/>
        </w:rPr>
        <w:t>To start a project, select Code::Blocks icon from the desktop or just search for Code</w:t>
      </w:r>
      <w:r w:rsidR="00AD0C3B" w:rsidRPr="00AD0C3B">
        <w:rPr>
          <w:lang w:val="en-ZA"/>
        </w:rPr>
        <w:t>.</w:t>
      </w:r>
    </w:p>
    <w:p w14:paraId="1C4633F5" w14:textId="77777777" w:rsidR="007A65F9" w:rsidRDefault="007A65F9" w:rsidP="007A65F9">
      <w:pPr>
        <w:keepNext/>
      </w:pPr>
      <w:r w:rsidRPr="007A65F9">
        <w:rPr>
          <w:noProof/>
          <w:lang w:val="en-ZA"/>
        </w:rPr>
        <w:drawing>
          <wp:inline distT="0" distB="0" distL="0" distR="0" wp14:anchorId="785F77C6" wp14:editId="072A8A23">
            <wp:extent cx="5457825" cy="2820670"/>
            <wp:effectExtent l="19050" t="1905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7825" cy="2820670"/>
                    </a:xfrm>
                    <a:prstGeom prst="rect">
                      <a:avLst/>
                    </a:prstGeom>
                    <a:ln>
                      <a:solidFill>
                        <a:schemeClr val="tx1"/>
                      </a:solidFill>
                    </a:ln>
                  </pic:spPr>
                </pic:pic>
              </a:graphicData>
            </a:graphic>
          </wp:inline>
        </w:drawing>
      </w:r>
    </w:p>
    <w:p w14:paraId="5842DC9C" w14:textId="75F7CADD" w:rsidR="007A65F9" w:rsidRPr="00AD0C3B" w:rsidRDefault="007A65F9" w:rsidP="007A65F9">
      <w:pPr>
        <w:pStyle w:val="Caption"/>
        <w:rPr>
          <w:i w:val="0"/>
          <w:iCs w:val="0"/>
          <w:color w:val="auto"/>
          <w:sz w:val="24"/>
          <w:szCs w:val="24"/>
          <w:lang w:val="en-ZA"/>
        </w:rPr>
      </w:pPr>
      <w:r w:rsidRPr="00AD0C3B">
        <w:rPr>
          <w:i w:val="0"/>
          <w:iCs w:val="0"/>
          <w:color w:val="auto"/>
          <w:sz w:val="24"/>
          <w:szCs w:val="24"/>
        </w:rPr>
        <w:t xml:space="preserve">Figure 4. </w:t>
      </w:r>
      <w:r w:rsidRPr="00AD0C3B">
        <w:rPr>
          <w:i w:val="0"/>
          <w:iCs w:val="0"/>
          <w:color w:val="auto"/>
          <w:sz w:val="24"/>
          <w:szCs w:val="24"/>
        </w:rPr>
        <w:fldChar w:fldCharType="begin"/>
      </w:r>
      <w:r w:rsidRPr="00AD0C3B">
        <w:rPr>
          <w:i w:val="0"/>
          <w:iCs w:val="0"/>
          <w:color w:val="auto"/>
          <w:sz w:val="24"/>
          <w:szCs w:val="24"/>
        </w:rPr>
        <w:instrText xml:space="preserve"> SEQ Figure_4. \* ARABIC </w:instrText>
      </w:r>
      <w:r w:rsidRPr="00AD0C3B">
        <w:rPr>
          <w:i w:val="0"/>
          <w:iCs w:val="0"/>
          <w:color w:val="auto"/>
          <w:sz w:val="24"/>
          <w:szCs w:val="24"/>
        </w:rPr>
        <w:fldChar w:fldCharType="separate"/>
      </w:r>
      <w:r w:rsidR="002B5F42">
        <w:rPr>
          <w:i w:val="0"/>
          <w:iCs w:val="0"/>
          <w:noProof/>
          <w:color w:val="auto"/>
          <w:sz w:val="24"/>
          <w:szCs w:val="24"/>
        </w:rPr>
        <w:t>7</w:t>
      </w:r>
      <w:r w:rsidRPr="00AD0C3B">
        <w:rPr>
          <w:i w:val="0"/>
          <w:iCs w:val="0"/>
          <w:color w:val="auto"/>
          <w:sz w:val="24"/>
          <w:szCs w:val="24"/>
        </w:rPr>
        <w:fldChar w:fldCharType="end"/>
      </w:r>
      <w:r w:rsidRPr="00AD0C3B">
        <w:rPr>
          <w:i w:val="0"/>
          <w:iCs w:val="0"/>
          <w:noProof/>
          <w:color w:val="auto"/>
          <w:sz w:val="24"/>
          <w:szCs w:val="24"/>
        </w:rPr>
        <w:t xml:space="preserve"> : Code::Blocks Screen</w:t>
      </w:r>
    </w:p>
    <w:p w14:paraId="42D1ADE1" w14:textId="25051803" w:rsidR="00604C64" w:rsidRPr="00AD0C3B" w:rsidRDefault="007A65F9">
      <w:pPr>
        <w:pStyle w:val="ListParagraph"/>
        <w:numPr>
          <w:ilvl w:val="0"/>
          <w:numId w:val="59"/>
        </w:numPr>
        <w:ind w:left="426" w:hanging="426"/>
        <w:rPr>
          <w:lang w:val="en-ZA"/>
        </w:rPr>
      </w:pPr>
      <w:r w:rsidRPr="00AD0C3B">
        <w:rPr>
          <w:lang w:val="en-ZA"/>
        </w:rPr>
        <w:t xml:space="preserve">Select create a new project and you will get a screen like the one </w:t>
      </w:r>
      <w:r w:rsidR="00AD0C3B" w:rsidRPr="00AD0C3B">
        <w:rPr>
          <w:lang w:val="en-ZA"/>
        </w:rPr>
        <w:t>on Figure 4.7 and select console application.</w:t>
      </w:r>
    </w:p>
    <w:p w14:paraId="3C3270AE" w14:textId="77777777" w:rsidR="00AD0C3B" w:rsidRDefault="00AD0C3B" w:rsidP="00AD0C3B">
      <w:pPr>
        <w:keepNext/>
      </w:pPr>
      <w:r w:rsidRPr="00AD0C3B">
        <w:rPr>
          <w:noProof/>
          <w:lang w:val="en-ZA"/>
        </w:rPr>
        <w:lastRenderedPageBreak/>
        <w:drawing>
          <wp:inline distT="0" distB="0" distL="0" distR="0" wp14:anchorId="1BE167D8" wp14:editId="702CC837">
            <wp:extent cx="5514975" cy="4234379"/>
            <wp:effectExtent l="19050" t="1905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16317" cy="4235409"/>
                    </a:xfrm>
                    <a:prstGeom prst="rect">
                      <a:avLst/>
                    </a:prstGeom>
                    <a:ln>
                      <a:solidFill>
                        <a:schemeClr val="tx1"/>
                      </a:solidFill>
                    </a:ln>
                  </pic:spPr>
                </pic:pic>
              </a:graphicData>
            </a:graphic>
          </wp:inline>
        </w:drawing>
      </w:r>
    </w:p>
    <w:p w14:paraId="6846B910" w14:textId="7F2A9218" w:rsidR="00AD0C3B" w:rsidRPr="00AD0C3B" w:rsidRDefault="00AD0C3B" w:rsidP="00AD0C3B">
      <w:pPr>
        <w:pStyle w:val="Caption"/>
        <w:rPr>
          <w:i w:val="0"/>
          <w:iCs w:val="0"/>
          <w:color w:val="auto"/>
          <w:sz w:val="24"/>
          <w:szCs w:val="24"/>
          <w:lang w:val="en-ZA"/>
        </w:rPr>
      </w:pPr>
      <w:r w:rsidRPr="00AD0C3B">
        <w:rPr>
          <w:i w:val="0"/>
          <w:iCs w:val="0"/>
          <w:color w:val="auto"/>
          <w:sz w:val="24"/>
          <w:szCs w:val="24"/>
        </w:rPr>
        <w:t xml:space="preserve">Figure 4. </w:t>
      </w:r>
      <w:r w:rsidRPr="00AD0C3B">
        <w:rPr>
          <w:i w:val="0"/>
          <w:iCs w:val="0"/>
          <w:color w:val="auto"/>
          <w:sz w:val="24"/>
          <w:szCs w:val="24"/>
        </w:rPr>
        <w:fldChar w:fldCharType="begin"/>
      </w:r>
      <w:r w:rsidRPr="00AD0C3B">
        <w:rPr>
          <w:i w:val="0"/>
          <w:iCs w:val="0"/>
          <w:color w:val="auto"/>
          <w:sz w:val="24"/>
          <w:szCs w:val="24"/>
        </w:rPr>
        <w:instrText xml:space="preserve"> SEQ Figure_4. \* ARABIC </w:instrText>
      </w:r>
      <w:r w:rsidRPr="00AD0C3B">
        <w:rPr>
          <w:i w:val="0"/>
          <w:iCs w:val="0"/>
          <w:color w:val="auto"/>
          <w:sz w:val="24"/>
          <w:szCs w:val="24"/>
        </w:rPr>
        <w:fldChar w:fldCharType="separate"/>
      </w:r>
      <w:r w:rsidR="002B5F42">
        <w:rPr>
          <w:i w:val="0"/>
          <w:iCs w:val="0"/>
          <w:noProof/>
          <w:color w:val="auto"/>
          <w:sz w:val="24"/>
          <w:szCs w:val="24"/>
        </w:rPr>
        <w:t>8</w:t>
      </w:r>
      <w:r w:rsidRPr="00AD0C3B">
        <w:rPr>
          <w:i w:val="0"/>
          <w:iCs w:val="0"/>
          <w:color w:val="auto"/>
          <w:sz w:val="24"/>
          <w:szCs w:val="24"/>
        </w:rPr>
        <w:fldChar w:fldCharType="end"/>
      </w:r>
      <w:r w:rsidRPr="00AD0C3B">
        <w:rPr>
          <w:i w:val="0"/>
          <w:iCs w:val="0"/>
          <w:color w:val="auto"/>
          <w:sz w:val="24"/>
          <w:szCs w:val="24"/>
        </w:rPr>
        <w:t>: Code</w:t>
      </w:r>
      <w:r>
        <w:rPr>
          <w:i w:val="0"/>
          <w:iCs w:val="0"/>
          <w:color w:val="auto"/>
          <w:sz w:val="24"/>
          <w:szCs w:val="24"/>
        </w:rPr>
        <w:t>:</w:t>
      </w:r>
      <w:r w:rsidRPr="00AD0C3B">
        <w:rPr>
          <w:i w:val="0"/>
          <w:iCs w:val="0"/>
          <w:color w:val="auto"/>
          <w:sz w:val="24"/>
          <w:szCs w:val="24"/>
        </w:rPr>
        <w:t>:Blocks Template Window</w:t>
      </w:r>
    </w:p>
    <w:p w14:paraId="37DFA49D" w14:textId="03E60CEB" w:rsidR="00604C64" w:rsidRPr="00AD0C3B" w:rsidRDefault="00AD0C3B">
      <w:pPr>
        <w:pStyle w:val="ListParagraph"/>
        <w:numPr>
          <w:ilvl w:val="0"/>
          <w:numId w:val="59"/>
        </w:numPr>
        <w:spacing w:line="360" w:lineRule="auto"/>
        <w:ind w:left="426" w:hanging="426"/>
        <w:rPr>
          <w:lang w:val="en-ZA"/>
        </w:rPr>
      </w:pPr>
      <w:r w:rsidRPr="00AD0C3B">
        <w:rPr>
          <w:lang w:val="en-ZA"/>
        </w:rPr>
        <w:t>Select the C++ programming language. Select the folder where the project will be saved and name of the project.</w:t>
      </w:r>
    </w:p>
    <w:p w14:paraId="2B8A53A9" w14:textId="2EDD88A3" w:rsidR="00AD0C3B" w:rsidRDefault="00AD0C3B">
      <w:pPr>
        <w:pStyle w:val="ListParagraph"/>
        <w:numPr>
          <w:ilvl w:val="0"/>
          <w:numId w:val="59"/>
        </w:numPr>
        <w:spacing w:line="360" w:lineRule="auto"/>
        <w:ind w:left="426" w:hanging="426"/>
        <w:rPr>
          <w:lang w:val="en-ZA"/>
        </w:rPr>
      </w:pPr>
      <w:r w:rsidRPr="005C0F56">
        <w:rPr>
          <w:lang w:val="en-ZA"/>
        </w:rPr>
        <w:t>Navigate to the Projects workspace under the Management window and click the + sign on the Sources folder. This will open the main.cpp</w:t>
      </w:r>
    </w:p>
    <w:p w14:paraId="051FC9D8" w14:textId="77777777" w:rsidR="005C0F56" w:rsidRDefault="005C0F56" w:rsidP="005C0F56">
      <w:pPr>
        <w:pStyle w:val="ListParagraph"/>
        <w:keepNext/>
        <w:ind w:left="426"/>
      </w:pPr>
      <w:r w:rsidRPr="005C0F56">
        <w:rPr>
          <w:noProof/>
          <w:lang w:val="en-ZA"/>
        </w:rPr>
        <w:drawing>
          <wp:inline distT="0" distB="0" distL="0" distR="0" wp14:anchorId="389F20E5" wp14:editId="0275A4BC">
            <wp:extent cx="5731510" cy="2230120"/>
            <wp:effectExtent l="19050" t="1905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230120"/>
                    </a:xfrm>
                    <a:prstGeom prst="rect">
                      <a:avLst/>
                    </a:prstGeom>
                    <a:ln>
                      <a:solidFill>
                        <a:schemeClr val="tx1"/>
                      </a:solidFill>
                    </a:ln>
                  </pic:spPr>
                </pic:pic>
              </a:graphicData>
            </a:graphic>
          </wp:inline>
        </w:drawing>
      </w:r>
    </w:p>
    <w:p w14:paraId="03CFA71E" w14:textId="38E6C2F7" w:rsidR="005C0F56" w:rsidRDefault="005C0F56" w:rsidP="005C0F56">
      <w:pPr>
        <w:pStyle w:val="Caption"/>
        <w:rPr>
          <w:i w:val="0"/>
          <w:iCs w:val="0"/>
          <w:color w:val="auto"/>
          <w:sz w:val="24"/>
          <w:szCs w:val="24"/>
        </w:rPr>
      </w:pPr>
      <w:r w:rsidRPr="005C0F56">
        <w:rPr>
          <w:i w:val="0"/>
          <w:iCs w:val="0"/>
          <w:color w:val="auto"/>
          <w:sz w:val="24"/>
          <w:szCs w:val="24"/>
        </w:rPr>
        <w:t xml:space="preserve">Figure 4. </w:t>
      </w:r>
      <w:r w:rsidRPr="005C0F56">
        <w:rPr>
          <w:i w:val="0"/>
          <w:iCs w:val="0"/>
          <w:color w:val="auto"/>
          <w:sz w:val="24"/>
          <w:szCs w:val="24"/>
        </w:rPr>
        <w:fldChar w:fldCharType="begin"/>
      </w:r>
      <w:r w:rsidRPr="005C0F56">
        <w:rPr>
          <w:i w:val="0"/>
          <w:iCs w:val="0"/>
          <w:color w:val="auto"/>
          <w:sz w:val="24"/>
          <w:szCs w:val="24"/>
        </w:rPr>
        <w:instrText xml:space="preserve"> SEQ Figure_4. \* ARABIC </w:instrText>
      </w:r>
      <w:r w:rsidRPr="005C0F56">
        <w:rPr>
          <w:i w:val="0"/>
          <w:iCs w:val="0"/>
          <w:color w:val="auto"/>
          <w:sz w:val="24"/>
          <w:szCs w:val="24"/>
        </w:rPr>
        <w:fldChar w:fldCharType="separate"/>
      </w:r>
      <w:r w:rsidR="002B5F42">
        <w:rPr>
          <w:i w:val="0"/>
          <w:iCs w:val="0"/>
          <w:noProof/>
          <w:color w:val="auto"/>
          <w:sz w:val="24"/>
          <w:szCs w:val="24"/>
        </w:rPr>
        <w:t>9</w:t>
      </w:r>
      <w:r w:rsidRPr="005C0F56">
        <w:rPr>
          <w:i w:val="0"/>
          <w:iCs w:val="0"/>
          <w:color w:val="auto"/>
          <w:sz w:val="24"/>
          <w:szCs w:val="24"/>
        </w:rPr>
        <w:fldChar w:fldCharType="end"/>
      </w:r>
      <w:r w:rsidRPr="005C0F56">
        <w:rPr>
          <w:i w:val="0"/>
          <w:iCs w:val="0"/>
          <w:color w:val="auto"/>
          <w:sz w:val="24"/>
          <w:szCs w:val="24"/>
        </w:rPr>
        <w:t>: Hello World sample project</w:t>
      </w:r>
    </w:p>
    <w:p w14:paraId="46E66AF9" w14:textId="4E6061B7" w:rsidR="005C0F56" w:rsidRDefault="005C0F56" w:rsidP="005C0F56">
      <w:pPr>
        <w:rPr>
          <w:lang w:val="en-ZA"/>
        </w:rPr>
      </w:pPr>
      <w:r>
        <w:rPr>
          <w:lang w:val="en-ZA"/>
        </w:rPr>
        <w:t>To run the project, select build and click build and run. The sample output will be as shown in Figure 4.9.</w:t>
      </w:r>
    </w:p>
    <w:p w14:paraId="28937411" w14:textId="77777777" w:rsidR="005C0F56" w:rsidRDefault="005C0F56" w:rsidP="005C0F56">
      <w:pPr>
        <w:keepNext/>
      </w:pPr>
      <w:r w:rsidRPr="005C0F56">
        <w:rPr>
          <w:noProof/>
          <w:lang w:val="en-ZA"/>
        </w:rPr>
        <w:lastRenderedPageBreak/>
        <w:drawing>
          <wp:inline distT="0" distB="0" distL="0" distR="0" wp14:anchorId="0A528A23" wp14:editId="1D4BAD10">
            <wp:extent cx="5731510" cy="2329180"/>
            <wp:effectExtent l="19050" t="1905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329180"/>
                    </a:xfrm>
                    <a:prstGeom prst="rect">
                      <a:avLst/>
                    </a:prstGeom>
                    <a:ln>
                      <a:solidFill>
                        <a:schemeClr val="tx1"/>
                      </a:solidFill>
                    </a:ln>
                  </pic:spPr>
                </pic:pic>
              </a:graphicData>
            </a:graphic>
          </wp:inline>
        </w:drawing>
      </w:r>
    </w:p>
    <w:p w14:paraId="62918B69" w14:textId="09C22450" w:rsidR="005C0F56" w:rsidRPr="005C0F56" w:rsidRDefault="005C0F56" w:rsidP="005C0F56">
      <w:pPr>
        <w:pStyle w:val="Caption"/>
        <w:rPr>
          <w:i w:val="0"/>
          <w:iCs w:val="0"/>
          <w:color w:val="auto"/>
          <w:sz w:val="24"/>
          <w:szCs w:val="24"/>
          <w:lang w:val="en-ZA"/>
        </w:rPr>
      </w:pPr>
      <w:r w:rsidRPr="005C0F56">
        <w:rPr>
          <w:i w:val="0"/>
          <w:iCs w:val="0"/>
          <w:color w:val="auto"/>
          <w:sz w:val="24"/>
          <w:szCs w:val="24"/>
        </w:rPr>
        <w:t xml:space="preserve">Figure 4. </w:t>
      </w:r>
      <w:r w:rsidRPr="005C0F56">
        <w:rPr>
          <w:i w:val="0"/>
          <w:iCs w:val="0"/>
          <w:color w:val="auto"/>
          <w:sz w:val="24"/>
          <w:szCs w:val="24"/>
        </w:rPr>
        <w:fldChar w:fldCharType="begin"/>
      </w:r>
      <w:r w:rsidRPr="005C0F56">
        <w:rPr>
          <w:i w:val="0"/>
          <w:iCs w:val="0"/>
          <w:color w:val="auto"/>
          <w:sz w:val="24"/>
          <w:szCs w:val="24"/>
        </w:rPr>
        <w:instrText xml:space="preserve"> SEQ Figure_4. \* ARABIC </w:instrText>
      </w:r>
      <w:r w:rsidRPr="005C0F56">
        <w:rPr>
          <w:i w:val="0"/>
          <w:iCs w:val="0"/>
          <w:color w:val="auto"/>
          <w:sz w:val="24"/>
          <w:szCs w:val="24"/>
        </w:rPr>
        <w:fldChar w:fldCharType="separate"/>
      </w:r>
      <w:r w:rsidR="002B5F42">
        <w:rPr>
          <w:i w:val="0"/>
          <w:iCs w:val="0"/>
          <w:noProof/>
          <w:color w:val="auto"/>
          <w:sz w:val="24"/>
          <w:szCs w:val="24"/>
        </w:rPr>
        <w:t>10</w:t>
      </w:r>
      <w:r w:rsidRPr="005C0F56">
        <w:rPr>
          <w:i w:val="0"/>
          <w:iCs w:val="0"/>
          <w:color w:val="auto"/>
          <w:sz w:val="24"/>
          <w:szCs w:val="24"/>
        </w:rPr>
        <w:fldChar w:fldCharType="end"/>
      </w:r>
      <w:r w:rsidRPr="005C0F56">
        <w:rPr>
          <w:i w:val="0"/>
          <w:iCs w:val="0"/>
          <w:color w:val="auto"/>
          <w:sz w:val="24"/>
          <w:szCs w:val="24"/>
        </w:rPr>
        <w:t>: Sample output of a C++ program</w:t>
      </w:r>
    </w:p>
    <w:p w14:paraId="4852A4C6" w14:textId="77777777" w:rsidR="00AD0C3B" w:rsidRDefault="00AD0C3B" w:rsidP="005C0F56"/>
    <w:p w14:paraId="54B61EAD" w14:textId="77777777" w:rsidR="00E207AB" w:rsidRDefault="00E207AB">
      <w:pPr>
        <w:rPr>
          <w:rFonts w:eastAsia="Basic Roman" w:cs="Times New Roman"/>
          <w:b/>
          <w:szCs w:val="24"/>
          <w:shd w:val="clear" w:color="auto" w:fill="FFFFFF"/>
          <w:lang w:val="en-ZA"/>
        </w:rPr>
      </w:pPr>
      <w:r>
        <w:br w:type="page"/>
      </w:r>
    </w:p>
    <w:p w14:paraId="4322AEEB" w14:textId="77777777" w:rsidR="00E207AB" w:rsidRDefault="00E207AB" w:rsidP="00A56F02">
      <w:pPr>
        <w:pStyle w:val="Heading1"/>
      </w:pPr>
      <w:r>
        <w:lastRenderedPageBreak/>
        <w:t>FORMATIVE ASSESSMENT 4.2</w:t>
      </w:r>
      <w:r>
        <w:tab/>
      </w:r>
      <w:r>
        <w:tab/>
        <w:t>GROUP TASK</w:t>
      </w:r>
    </w:p>
    <w:p w14:paraId="2F64EA70" w14:textId="595A95B2" w:rsidR="00E207AB" w:rsidRPr="007760D1" w:rsidRDefault="00E207AB" w:rsidP="00E207AB">
      <w:pPr>
        <w:spacing w:line="360" w:lineRule="auto"/>
        <w:ind w:left="720" w:hanging="720"/>
      </w:pPr>
      <w:r>
        <w:rPr>
          <w:b/>
          <w:bCs/>
        </w:rPr>
        <w:t>4.2.1</w:t>
      </w:r>
      <w:r>
        <w:rPr>
          <w:b/>
          <w:bCs/>
        </w:rPr>
        <w:tab/>
      </w:r>
      <w:r w:rsidRPr="007760D1">
        <w:t>As part of software installation, you are expected to be able to install any IDE and the C++ compiler. We have listed a lot of IDE’s such as Code::Blocks, Geany</w:t>
      </w:r>
    </w:p>
    <w:p w14:paraId="4D8292D8" w14:textId="77777777" w:rsidR="00E207AB" w:rsidRPr="007760D1" w:rsidRDefault="00E207AB" w:rsidP="00E207AB">
      <w:pPr>
        <w:spacing w:line="360" w:lineRule="auto"/>
        <w:ind w:firstLine="720"/>
      </w:pPr>
      <w:r w:rsidRPr="007760D1">
        <w:t>Task.</w:t>
      </w:r>
    </w:p>
    <w:p w14:paraId="25483F3D" w14:textId="77777777" w:rsidR="00E207AB" w:rsidRDefault="00E207AB" w:rsidP="00E207AB">
      <w:pPr>
        <w:spacing w:line="360" w:lineRule="auto"/>
        <w:ind w:firstLine="720"/>
      </w:pPr>
      <w:r w:rsidRPr="007760D1">
        <w:t xml:space="preserve">In groups, you are required to </w:t>
      </w:r>
      <w:r>
        <w:t>uninstall CodeBlocks and Mingw</w:t>
      </w:r>
      <w:r w:rsidRPr="007760D1">
        <w:t>.</w:t>
      </w:r>
    </w:p>
    <w:p w14:paraId="5FAEC7AC" w14:textId="77777777" w:rsidR="00E207AB" w:rsidRPr="007760D1" w:rsidRDefault="00E207AB" w:rsidP="00E207AB">
      <w:pPr>
        <w:spacing w:line="360" w:lineRule="auto"/>
        <w:ind w:firstLine="720"/>
      </w:pPr>
      <w:r>
        <w:t>Reinstall Code::Blocks and Mingw</w:t>
      </w:r>
    </w:p>
    <w:p w14:paraId="4F2EFA62" w14:textId="77777777" w:rsidR="00E207AB" w:rsidRDefault="00E207AB" w:rsidP="00E207AB">
      <w:pPr>
        <w:spacing w:line="360" w:lineRule="auto"/>
        <w:ind w:firstLine="720"/>
      </w:pPr>
      <w:r w:rsidRPr="007760D1">
        <w:t>Test  if gcc/g++ are available.</w:t>
      </w:r>
    </w:p>
    <w:p w14:paraId="584866D4" w14:textId="77777777" w:rsidR="00E207AB" w:rsidRDefault="00E207AB" w:rsidP="00E207AB">
      <w:pPr>
        <w:spacing w:line="360" w:lineRule="auto"/>
        <w:ind w:firstLine="720"/>
      </w:pPr>
      <w:r>
        <w:t>Run a simple hello world program.</w:t>
      </w:r>
      <w:r>
        <w:tab/>
      </w:r>
      <w:r>
        <w:tab/>
      </w:r>
      <w:r>
        <w:tab/>
      </w:r>
      <w:r>
        <w:tab/>
      </w:r>
      <w:r>
        <w:tab/>
      </w:r>
      <w:r>
        <w:tab/>
      </w:r>
    </w:p>
    <w:p w14:paraId="6C9DBC10" w14:textId="0C8ED9BE" w:rsidR="00E207AB" w:rsidRDefault="00E207AB" w:rsidP="00E207AB">
      <w:pPr>
        <w:spacing w:line="360" w:lineRule="auto"/>
        <w:ind w:firstLine="720"/>
      </w:pPr>
      <w:r>
        <w:tab/>
      </w:r>
      <w:r>
        <w:tab/>
      </w:r>
      <w:r>
        <w:tab/>
      </w:r>
      <w:r>
        <w:tab/>
      </w:r>
      <w:r>
        <w:tab/>
      </w:r>
      <w:r>
        <w:tab/>
      </w:r>
      <w:r>
        <w:tab/>
      </w:r>
      <w:r>
        <w:tab/>
      </w:r>
      <w:r>
        <w:tab/>
      </w:r>
      <w:r>
        <w:tab/>
        <w:t>(20)</w:t>
      </w:r>
    </w:p>
    <w:p w14:paraId="5F440EFC" w14:textId="4239D431" w:rsidR="00E207AB" w:rsidRPr="00E207AB" w:rsidRDefault="00E207AB" w:rsidP="00E207AB">
      <w:pPr>
        <w:spacing w:line="360" w:lineRule="auto"/>
        <w:ind w:firstLine="720"/>
        <w:jc w:val="right"/>
        <w:rPr>
          <w:b/>
          <w:bCs/>
        </w:rPr>
      </w:pPr>
      <w:r w:rsidRPr="00E207AB">
        <w:rPr>
          <w:b/>
          <w:bCs/>
        </w:rPr>
        <w:t>Total :20 marks</w:t>
      </w:r>
    </w:p>
    <w:p w14:paraId="1611C797" w14:textId="77777777" w:rsidR="00E207AB" w:rsidRDefault="00E207AB">
      <w:pPr>
        <w:rPr>
          <w:rFonts w:eastAsia="Basic Roman" w:cs="Times New Roman"/>
          <w:b/>
          <w:szCs w:val="24"/>
          <w:shd w:val="clear" w:color="auto" w:fill="FFFFFF"/>
          <w:lang w:val="en-ZA"/>
        </w:rPr>
      </w:pPr>
      <w:r>
        <w:br w:type="page"/>
      </w:r>
    </w:p>
    <w:p w14:paraId="1DB175B6" w14:textId="607DE5BD" w:rsidR="00604C64" w:rsidRDefault="007F6CF8" w:rsidP="00DD0196">
      <w:pPr>
        <w:pStyle w:val="Heading2"/>
      </w:pPr>
      <w:r>
        <w:lastRenderedPageBreak/>
        <w:t>4.</w:t>
      </w:r>
      <w:r w:rsidR="00A20C73">
        <w:t>4</w:t>
      </w:r>
      <w:r>
        <w:tab/>
      </w:r>
      <w:r w:rsidR="00604C64" w:rsidRPr="00604C64">
        <w:t xml:space="preserve">C/C++ on the Raspberry Pi </w:t>
      </w:r>
    </w:p>
    <w:p w14:paraId="6AE36799" w14:textId="1FFCC6B6" w:rsidR="00E307DB" w:rsidRPr="002F73AE" w:rsidRDefault="00E307DB" w:rsidP="00E307DB">
      <w:pPr>
        <w:rPr>
          <w:b/>
          <w:bCs/>
          <w:lang w:val="en-ZA"/>
        </w:rPr>
      </w:pPr>
      <w:r w:rsidRPr="002F73AE">
        <w:rPr>
          <w:b/>
          <w:bCs/>
          <w:lang w:val="en-ZA"/>
        </w:rPr>
        <w:t>Introduction</w:t>
      </w:r>
    </w:p>
    <w:p w14:paraId="3F5FEA97" w14:textId="6BC22C81" w:rsidR="00E307DB" w:rsidRDefault="00E307DB" w:rsidP="00E307DB">
      <w:pPr>
        <w:rPr>
          <w:lang w:val="en-ZA"/>
        </w:rPr>
      </w:pPr>
      <w:r>
        <w:rPr>
          <w:lang w:val="en-ZA"/>
        </w:rPr>
        <w:t>We have already introduced compiler in C++. We are now going to discuss the GCC compiler.</w:t>
      </w:r>
    </w:p>
    <w:p w14:paraId="66008A23" w14:textId="77777777" w:rsidR="00604C64" w:rsidRDefault="00604C64" w:rsidP="00604C64">
      <w:pPr>
        <w:spacing w:line="240" w:lineRule="auto"/>
        <w:ind w:left="699" w:hanging="708"/>
        <w:contextualSpacing/>
        <w:rPr>
          <w:sz w:val="16"/>
          <w:szCs w:val="16"/>
        </w:rPr>
      </w:pPr>
    </w:p>
    <w:p w14:paraId="3DC0554E" w14:textId="48667BF3" w:rsidR="00604C64" w:rsidRPr="009E5B45" w:rsidRDefault="009E5B45" w:rsidP="00DD0196">
      <w:pPr>
        <w:pStyle w:val="Heading3"/>
      </w:pPr>
      <w:r>
        <w:t>4.</w:t>
      </w:r>
      <w:r w:rsidR="00A20C73">
        <w:t>4</w:t>
      </w:r>
      <w:r>
        <w:t>.1</w:t>
      </w:r>
      <w:r>
        <w:tab/>
      </w:r>
      <w:r w:rsidR="00604C64" w:rsidRPr="004217F6">
        <w:t>Explain what the acronym GCC stands for</w:t>
      </w:r>
    </w:p>
    <w:p w14:paraId="5845B748" w14:textId="57C94625" w:rsidR="00E307DB" w:rsidRDefault="00A20C73" w:rsidP="00F1609E">
      <w:pPr>
        <w:spacing w:line="360" w:lineRule="auto"/>
        <w:ind w:left="-9"/>
        <w:contextualSpacing/>
        <w:jc w:val="both"/>
        <w:rPr>
          <w:lang w:val="en-ZA"/>
        </w:rPr>
      </w:pPr>
      <w:r w:rsidRPr="006643CA">
        <w:rPr>
          <w:shd w:val="clear" w:color="auto" w:fill="FFE599" w:themeFill="accent4" w:themeFillTint="66"/>
          <w:lang w:val="en-ZA"/>
        </w:rPr>
        <w:t>The GNU Compiler Collection, or GCC, is a collection of compilers and development tools that are available for a variety of operating systems.</w:t>
      </w:r>
      <w:r w:rsidRPr="00A20C73">
        <w:rPr>
          <w:lang w:val="en-ZA"/>
        </w:rPr>
        <w:t xml:space="preserve"> </w:t>
      </w:r>
      <w:r w:rsidR="004217F6" w:rsidRPr="004217F6">
        <w:rPr>
          <w:lang w:val="en-ZA"/>
        </w:rPr>
        <w:t>GCC was created by the Free Software Foundation (FSF) and made available as totally free (as in libre) software.</w:t>
      </w:r>
    </w:p>
    <w:p w14:paraId="7AB9DE55" w14:textId="77777777" w:rsidR="004217F6" w:rsidRPr="00E307DB" w:rsidRDefault="004217F6" w:rsidP="00F1609E">
      <w:pPr>
        <w:spacing w:line="360" w:lineRule="auto"/>
        <w:ind w:left="-9"/>
        <w:contextualSpacing/>
        <w:jc w:val="both"/>
        <w:rPr>
          <w:lang w:val="en-ZA"/>
        </w:rPr>
      </w:pPr>
    </w:p>
    <w:p w14:paraId="16955D17" w14:textId="194CCBDD" w:rsidR="00604C64" w:rsidRPr="009E5B45" w:rsidRDefault="004217F6" w:rsidP="00DD0196">
      <w:pPr>
        <w:pStyle w:val="Heading3"/>
      </w:pPr>
      <w:r>
        <w:t>4.</w:t>
      </w:r>
      <w:r w:rsidR="00A20C73">
        <w:t>4</w:t>
      </w:r>
      <w:r>
        <w:t>.2</w:t>
      </w:r>
      <w:r>
        <w:tab/>
      </w:r>
      <w:r w:rsidR="00604C64" w:rsidRPr="004217F6">
        <w:t>GCC collection contains</w:t>
      </w:r>
    </w:p>
    <w:p w14:paraId="6EDAEE37" w14:textId="29549CE5" w:rsidR="00E307DB" w:rsidRPr="004217F6" w:rsidRDefault="00E307DB" w:rsidP="00F1609E">
      <w:pPr>
        <w:spacing w:line="360" w:lineRule="auto"/>
        <w:ind w:left="-9"/>
        <w:contextualSpacing/>
        <w:jc w:val="both"/>
        <w:rPr>
          <w:lang w:val="en-ZA"/>
        </w:rPr>
      </w:pPr>
      <w:r w:rsidRPr="004217F6">
        <w:rPr>
          <w:lang w:val="en-ZA"/>
        </w:rPr>
        <w:t>GCC includes support primarily for C and C++ and includes Objective-C, Ada, Go, Fortran, and D. The Free Software Foundation (FSF) wrote GCC and released it as completely free (as in libre) software.</w:t>
      </w:r>
      <w:r w:rsidR="004217F6" w:rsidRPr="004217F6">
        <w:t xml:space="preserve"> </w:t>
      </w:r>
      <w:r w:rsidR="004217F6" w:rsidRPr="004217F6">
        <w:rPr>
          <w:lang w:val="en-ZA"/>
        </w:rPr>
        <w:t>Developers can take advantage of a wide range of capabilities provided by GCC, such as cross-platform compilation, deep code optimization, and support for different languages.</w:t>
      </w:r>
    </w:p>
    <w:p w14:paraId="45A1E4FF" w14:textId="77777777" w:rsidR="00E307DB" w:rsidRDefault="00E307DB" w:rsidP="00E307DB">
      <w:pPr>
        <w:spacing w:line="240" w:lineRule="auto"/>
        <w:ind w:left="-9"/>
        <w:contextualSpacing/>
        <w:rPr>
          <w:sz w:val="16"/>
          <w:szCs w:val="16"/>
          <w:lang w:val="en-ZA"/>
        </w:rPr>
      </w:pPr>
    </w:p>
    <w:p w14:paraId="0B70F72C" w14:textId="0FE9BBFA" w:rsidR="007823FB" w:rsidRPr="009E5B45" w:rsidRDefault="009E5B45" w:rsidP="00DD0196">
      <w:pPr>
        <w:pStyle w:val="Heading3"/>
      </w:pPr>
      <w:r>
        <w:t>4.</w:t>
      </w:r>
      <w:r w:rsidR="00A20C73">
        <w:t>4</w:t>
      </w:r>
      <w:r>
        <w:t>.3</w:t>
      </w:r>
      <w:r>
        <w:tab/>
      </w:r>
      <w:r w:rsidR="00604C64" w:rsidRPr="009E5B45">
        <w:t>List compilers included in the GCC</w:t>
      </w:r>
    </w:p>
    <w:p w14:paraId="4CAB370B" w14:textId="41907084" w:rsidR="007823FB" w:rsidRDefault="007823FB" w:rsidP="00F1609E">
      <w:pPr>
        <w:spacing w:after="0" w:line="360" w:lineRule="auto"/>
        <w:jc w:val="both"/>
      </w:pPr>
      <w:r>
        <w:t>gcc comes with a compiler named g++ that specifically compiles C++ programs, regardless of the file extension. Sometimes you need to use the C++ compiler even though the file extension is not a C++ extension; in this case you need to use g++.</w:t>
      </w:r>
    </w:p>
    <w:p w14:paraId="398AB5C5" w14:textId="77777777" w:rsidR="00FC6AB0" w:rsidRPr="007823FB" w:rsidRDefault="00FC6AB0" w:rsidP="00F1609E">
      <w:pPr>
        <w:spacing w:line="360" w:lineRule="auto"/>
        <w:rPr>
          <w:rFonts w:eastAsia="Basic Roman" w:cs="Arial"/>
          <w:b/>
          <w:color w:val="000000"/>
          <w:kern w:val="24"/>
          <w:lang w:val="en-ZA"/>
        </w:rPr>
      </w:pPr>
    </w:p>
    <w:p w14:paraId="3D2328C3" w14:textId="50BAD537" w:rsidR="00604C64" w:rsidRDefault="009E5B45" w:rsidP="00DD0196">
      <w:pPr>
        <w:pStyle w:val="Heading3"/>
      </w:pPr>
      <w:r>
        <w:t>4.</w:t>
      </w:r>
      <w:r w:rsidR="002E1BDC">
        <w:t>4</w:t>
      </w:r>
      <w:r>
        <w:t>.4</w:t>
      </w:r>
      <w:r>
        <w:tab/>
      </w:r>
      <w:r w:rsidR="00604C64" w:rsidRPr="009E5B45">
        <w:t>Explain the difference between GCC and MinGW</w:t>
      </w:r>
    </w:p>
    <w:bookmarkStart w:id="8" w:name="_Hlk120798807"/>
    <w:p w14:paraId="57B9EEBF" w14:textId="77777777" w:rsidR="00353E99" w:rsidRDefault="007A4C7F" w:rsidP="002E1BDC">
      <w:pPr>
        <w:shd w:val="clear" w:color="auto" w:fill="FFE599" w:themeFill="accent4" w:themeFillTint="66"/>
        <w:spacing w:after="0" w:line="360" w:lineRule="auto"/>
        <w:contextualSpacing/>
        <w:jc w:val="both"/>
        <w:rPr>
          <w:ins w:id="9" w:author="Godwin Pedzisai Dzvapatsva" w:date="2023-03-26T01:04:00Z"/>
          <w:rFonts w:cs="Times New Roman"/>
          <w:lang w:val="en-ZA"/>
        </w:rPr>
      </w:pPr>
      <w:r w:rsidRPr="002E1BDC">
        <w:rPr>
          <w:shd w:val="clear" w:color="auto" w:fill="FFE599" w:themeFill="accent4" w:themeFillTint="66"/>
        </w:rPr>
        <w:fldChar w:fldCharType="begin"/>
      </w:r>
      <w:r w:rsidRPr="006643CA">
        <w:rPr>
          <w:shd w:val="clear" w:color="auto" w:fill="FFE599" w:themeFill="accent4" w:themeFillTint="66"/>
        </w:rPr>
        <w:instrText>HYPERLINK "https://gcc.gnu.org/"</w:instrText>
      </w:r>
      <w:r w:rsidRPr="002E1BDC">
        <w:rPr>
          <w:shd w:val="clear" w:color="auto" w:fill="FFE599" w:themeFill="accent4" w:themeFillTint="66"/>
        </w:rPr>
      </w:r>
      <w:r w:rsidRPr="002E1BDC">
        <w:rPr>
          <w:shd w:val="clear" w:color="auto" w:fill="FFE599" w:themeFill="accent4" w:themeFillTint="66"/>
        </w:rPr>
        <w:fldChar w:fldCharType="separate"/>
      </w:r>
      <w:r w:rsidR="00743244" w:rsidRPr="00353E99">
        <w:rPr>
          <w:rFonts w:cs="Times New Roman"/>
          <w:shd w:val="clear" w:color="auto" w:fill="FFE599" w:themeFill="accent4" w:themeFillTint="66"/>
          <w:lang w:val="en-ZA"/>
        </w:rPr>
        <w:t>GCC</w:t>
      </w:r>
      <w:r w:rsidRPr="002E1BDC">
        <w:rPr>
          <w:rFonts w:cs="Times New Roman"/>
          <w:shd w:val="clear" w:color="auto" w:fill="FFE599" w:themeFill="accent4" w:themeFillTint="66"/>
          <w:lang w:val="en-ZA"/>
        </w:rPr>
        <w:fldChar w:fldCharType="end"/>
      </w:r>
      <w:r w:rsidR="00743244" w:rsidRPr="002E1BDC">
        <w:rPr>
          <w:rFonts w:cs="Times New Roman"/>
          <w:shd w:val="clear" w:color="auto" w:fill="FFE599" w:themeFill="accent4" w:themeFillTint="66"/>
          <w:lang w:val="en-ZA"/>
        </w:rPr>
        <w:t xml:space="preserve"> is a free and </w:t>
      </w:r>
      <w:r w:rsidR="000E44EB" w:rsidRPr="002E1BDC">
        <w:rPr>
          <w:rFonts w:cs="Times New Roman"/>
          <w:shd w:val="clear" w:color="auto" w:fill="FFE599" w:themeFill="accent4" w:themeFillTint="66"/>
          <w:lang w:val="en-ZA"/>
        </w:rPr>
        <w:t>open-source</w:t>
      </w:r>
      <w:r w:rsidR="00743244" w:rsidRPr="002E1BDC">
        <w:rPr>
          <w:rFonts w:cs="Times New Roman"/>
          <w:shd w:val="clear" w:color="auto" w:fill="FFE599" w:themeFill="accent4" w:themeFillTint="66"/>
          <w:lang w:val="en-ZA"/>
        </w:rPr>
        <w:t xml:space="preserve"> compiler for C and C++ (and other languages like Objective-C, Fortran, D).</w:t>
      </w:r>
      <w:r w:rsidR="00A20C73" w:rsidRPr="002E1BDC">
        <w:rPr>
          <w:rFonts w:cs="Times New Roman"/>
          <w:shd w:val="clear" w:color="auto" w:fill="FFE599" w:themeFill="accent4" w:themeFillTint="66"/>
          <w:lang w:val="en-ZA"/>
        </w:rPr>
        <w:t xml:space="preserve"> MinGW-w64 is an open-source C library that targets both 32-bit and 64-bit Windows platforms.</w:t>
      </w:r>
      <w:r w:rsidR="00A20C73" w:rsidRPr="00A20C73">
        <w:rPr>
          <w:rFonts w:cs="Times New Roman"/>
          <w:lang w:val="en-ZA"/>
        </w:rPr>
        <w:t xml:space="preserve"> </w:t>
      </w:r>
      <w:r w:rsidR="00ED75A2" w:rsidRPr="000E44EB">
        <w:rPr>
          <w:rFonts w:cs="Times New Roman"/>
          <w:shd w:val="clear" w:color="auto" w:fill="FFFFFF"/>
        </w:rPr>
        <w:t>'MinGW' refers to the "Minimalist GNU for Windows" project.</w:t>
      </w:r>
      <w:bookmarkEnd w:id="8"/>
      <w:r w:rsidR="00ED75A2" w:rsidRPr="000E44EB">
        <w:rPr>
          <w:rFonts w:cs="Times New Roman"/>
          <w:lang w:val="en-ZA"/>
        </w:rPr>
        <w:t xml:space="preserve"> </w:t>
      </w:r>
      <w:r w:rsidR="00743244" w:rsidRPr="000E44EB">
        <w:rPr>
          <w:rFonts w:cs="Times New Roman"/>
          <w:lang w:val="en-ZA"/>
        </w:rPr>
        <w:t>Even though GCC and MinGW-w64 can be used on other platforms to generate Windows executables, the WinLibs project only focusses on building versions that run natively on Windows.</w:t>
      </w:r>
      <w:r w:rsidR="00ED75A2" w:rsidRPr="000E44EB">
        <w:rPr>
          <w:rFonts w:cs="Times New Roman"/>
          <w:lang w:val="en-ZA"/>
        </w:rPr>
        <w:t xml:space="preserve"> </w:t>
      </w:r>
      <w:r w:rsidR="00A20C73" w:rsidRPr="00A20C73">
        <w:rPr>
          <w:rFonts w:cs="Times New Roman"/>
          <w:lang w:val="en-ZA"/>
        </w:rPr>
        <w:t>MinGW includes the GCC port, GNU Binutils for Windows, which is a set of freely distributable static import libraries and header files that enable the usage of the Windows API, as well as a Windows native build of the GNU Project's GNU Debugger and other utilities.</w:t>
      </w:r>
    </w:p>
    <w:p w14:paraId="2D08D6A2" w14:textId="6F7ECEE5" w:rsidR="00743244" w:rsidRPr="000E44EB" w:rsidRDefault="00743244" w:rsidP="002E1BDC">
      <w:pPr>
        <w:shd w:val="clear" w:color="auto" w:fill="FFE599" w:themeFill="accent4" w:themeFillTint="66"/>
        <w:spacing w:after="0" w:line="360" w:lineRule="auto"/>
        <w:contextualSpacing/>
        <w:jc w:val="both"/>
        <w:rPr>
          <w:rFonts w:cs="Times New Roman"/>
          <w:lang w:val="en-ZA"/>
        </w:rPr>
      </w:pPr>
    </w:p>
    <w:p w14:paraId="08250A78" w14:textId="08DEB7F9" w:rsidR="00700B60" w:rsidRPr="009E5B45" w:rsidRDefault="00FC6AB0" w:rsidP="00DD0196">
      <w:pPr>
        <w:pStyle w:val="Heading3"/>
      </w:pPr>
      <w:r>
        <w:lastRenderedPageBreak/>
        <w:t>4.</w:t>
      </w:r>
      <w:r w:rsidR="002E1BDC">
        <w:t>4</w:t>
      </w:r>
      <w:r>
        <w:t>.5</w:t>
      </w:r>
      <w:r>
        <w:tab/>
      </w:r>
      <w:r w:rsidR="00604C64" w:rsidRPr="009E5B45">
        <w:t>Install and configure GCC C/C++ compiler on Raspberry P</w:t>
      </w:r>
      <w:r w:rsidR="00700B60" w:rsidRPr="009E5B45">
        <w:t>i</w:t>
      </w:r>
    </w:p>
    <w:p w14:paraId="02BF4A2B" w14:textId="353D5452" w:rsidR="00A86982" w:rsidRPr="000E44EB" w:rsidRDefault="00A86982" w:rsidP="000C2C23">
      <w:pPr>
        <w:spacing w:line="360" w:lineRule="auto"/>
        <w:ind w:left="-18"/>
        <w:contextualSpacing/>
        <w:rPr>
          <w:rFonts w:cs="Times New Roman"/>
          <w:lang w:val="en-ZA"/>
        </w:rPr>
      </w:pPr>
      <w:r w:rsidRPr="000E44EB">
        <w:rPr>
          <w:rFonts w:cs="Times New Roman"/>
          <w:lang w:val="en-ZA"/>
        </w:rPr>
        <w:t xml:space="preserve">Raspberry Pi 4 devices already have the stock GCC on it and that should include the G++. If yours doesn’t there is a </w:t>
      </w:r>
      <w:r w:rsidR="000C2C23" w:rsidRPr="000E44EB">
        <w:rPr>
          <w:rFonts w:cs="Times New Roman"/>
          <w:lang w:val="en-ZA"/>
        </w:rPr>
        <w:t>co</w:t>
      </w:r>
      <w:r w:rsidR="000C2C23">
        <w:rPr>
          <w:rFonts w:cs="Times New Roman"/>
          <w:lang w:val="en-ZA"/>
        </w:rPr>
        <w:t>mmand,</w:t>
      </w:r>
      <w:r w:rsidR="000E44EB">
        <w:rPr>
          <w:rFonts w:cs="Times New Roman"/>
          <w:lang w:val="en-ZA"/>
        </w:rPr>
        <w:t xml:space="preserve"> you can invoke</w:t>
      </w:r>
      <w:r w:rsidRPr="000E44EB">
        <w:rPr>
          <w:rFonts w:cs="Times New Roman"/>
          <w:lang w:val="en-ZA"/>
        </w:rPr>
        <w:t>.</w:t>
      </w:r>
    </w:p>
    <w:p w14:paraId="2ED62700" w14:textId="68A2E8F7" w:rsidR="00A86982" w:rsidRPr="000E44EB" w:rsidRDefault="00A86982" w:rsidP="00A86982">
      <w:pPr>
        <w:spacing w:line="240" w:lineRule="auto"/>
        <w:ind w:left="-18"/>
        <w:contextualSpacing/>
        <w:rPr>
          <w:rFonts w:cs="Times New Roman"/>
          <w:lang w:val="en-ZA"/>
        </w:rPr>
      </w:pPr>
    </w:p>
    <w:p w14:paraId="4CD02DE3" w14:textId="5B8AD49D" w:rsidR="00A86982" w:rsidRPr="000E44EB" w:rsidRDefault="00A86982" w:rsidP="00A86982">
      <w:pPr>
        <w:spacing w:line="240" w:lineRule="auto"/>
        <w:ind w:left="-18"/>
        <w:contextualSpacing/>
        <w:rPr>
          <w:rFonts w:cs="Times New Roman"/>
          <w:lang w:val="en-ZA"/>
        </w:rPr>
      </w:pPr>
      <w:r w:rsidRPr="000E44EB">
        <w:rPr>
          <w:rFonts w:cs="Times New Roman"/>
          <w:lang w:val="en-ZA"/>
        </w:rPr>
        <w:t>Type the following command:</w:t>
      </w:r>
    </w:p>
    <w:p w14:paraId="780B6B2A" w14:textId="2B097503" w:rsidR="00A86982" w:rsidRPr="0001456F" w:rsidRDefault="0001456F" w:rsidP="00A86982">
      <w:pPr>
        <w:spacing w:line="240" w:lineRule="auto"/>
        <w:ind w:left="-18"/>
        <w:contextualSpacing/>
        <w:rPr>
          <w:rStyle w:val="go"/>
          <w:rFonts w:ascii="Courier New" w:eastAsia="Times New Roman" w:hAnsi="Courier New" w:cs="Courier New"/>
          <w:kern w:val="0"/>
          <w:sz w:val="20"/>
          <w:szCs w:val="24"/>
          <w:lang w:val="en-ZA" w:eastAsia="en-ZA"/>
        </w:rPr>
      </w:pPr>
      <w:r>
        <w:rPr>
          <w:rStyle w:val="go"/>
          <w:rFonts w:ascii="Courier New" w:eastAsia="Times New Roman" w:hAnsi="Courier New" w:cs="Courier New"/>
          <w:kern w:val="0"/>
          <w:sz w:val="20"/>
          <w:szCs w:val="24"/>
          <w:lang w:val="en-ZA" w:eastAsia="en-ZA"/>
        </w:rPr>
        <w:tab/>
      </w:r>
      <w:r>
        <w:rPr>
          <w:rStyle w:val="go"/>
          <w:rFonts w:ascii="Courier New" w:eastAsia="Times New Roman" w:hAnsi="Courier New" w:cs="Courier New"/>
          <w:kern w:val="0"/>
          <w:sz w:val="20"/>
          <w:szCs w:val="24"/>
          <w:lang w:val="en-ZA" w:eastAsia="en-ZA"/>
        </w:rPr>
        <w:tab/>
      </w:r>
      <w:r w:rsidR="00A86982" w:rsidRPr="00F1609E">
        <w:rPr>
          <w:rStyle w:val="go"/>
          <w:rFonts w:ascii="Courier New" w:eastAsia="Times New Roman" w:hAnsi="Courier New" w:cs="Courier New"/>
          <w:kern w:val="0"/>
          <w:sz w:val="20"/>
          <w:szCs w:val="24"/>
          <w:shd w:val="clear" w:color="auto" w:fill="D9D9D9" w:themeFill="background1" w:themeFillShade="D9"/>
          <w:lang w:val="en-ZA" w:eastAsia="en-ZA"/>
        </w:rPr>
        <w:t>sudo apt install build-essential</w:t>
      </w:r>
    </w:p>
    <w:p w14:paraId="34BF9D17" w14:textId="35FA4190" w:rsidR="00A86982" w:rsidRPr="000E44EB" w:rsidRDefault="00A86982" w:rsidP="00A86982">
      <w:pPr>
        <w:spacing w:line="240" w:lineRule="auto"/>
        <w:ind w:left="-18"/>
        <w:contextualSpacing/>
        <w:rPr>
          <w:rFonts w:cs="Times New Roman"/>
        </w:rPr>
      </w:pPr>
    </w:p>
    <w:p w14:paraId="5CB212B8" w14:textId="0EC92B2F" w:rsidR="00A86982" w:rsidRPr="000E44EB" w:rsidRDefault="00A86982" w:rsidP="00F1609E">
      <w:pPr>
        <w:spacing w:line="360" w:lineRule="auto"/>
        <w:ind w:left="-18"/>
        <w:contextualSpacing/>
        <w:rPr>
          <w:rFonts w:cs="Times New Roman"/>
          <w:lang w:val="en-ZA"/>
        </w:rPr>
      </w:pPr>
      <w:r w:rsidRPr="000E44EB">
        <w:rPr>
          <w:rFonts w:cs="Times New Roman"/>
        </w:rPr>
        <w:t>Alternatively, follow the steps below:</w:t>
      </w:r>
    </w:p>
    <w:p w14:paraId="4166F07B" w14:textId="2571EEDC" w:rsidR="00700B60" w:rsidRPr="000E44EB" w:rsidRDefault="00700B60" w:rsidP="00F1609E">
      <w:pPr>
        <w:spacing w:line="360" w:lineRule="auto"/>
        <w:ind w:left="-18"/>
        <w:contextualSpacing/>
        <w:rPr>
          <w:sz w:val="16"/>
          <w:szCs w:val="16"/>
          <w:lang w:val="en-ZA"/>
        </w:rPr>
      </w:pPr>
    </w:p>
    <w:p w14:paraId="1EE53BC6" w14:textId="4B11034F" w:rsidR="00700B60" w:rsidRPr="000E44EB" w:rsidRDefault="00700B60" w:rsidP="00F1609E">
      <w:pPr>
        <w:spacing w:line="360" w:lineRule="auto"/>
        <w:ind w:left="-18"/>
        <w:contextualSpacing/>
        <w:rPr>
          <w:rFonts w:cs="Times New Roman"/>
          <w:lang w:val="en-ZA"/>
        </w:rPr>
      </w:pPr>
      <w:r w:rsidRPr="000E44EB">
        <w:rPr>
          <w:rFonts w:cs="Times New Roman"/>
          <w:lang w:val="en-ZA"/>
        </w:rPr>
        <w:t>Step 1 Update raspberry Pi by typing the following command</w:t>
      </w:r>
    </w:p>
    <w:p w14:paraId="3867D7E0" w14:textId="77777777" w:rsidR="00700B60" w:rsidRPr="000E44EB" w:rsidRDefault="00700B60" w:rsidP="00F1609E">
      <w:pPr>
        <w:pStyle w:val="HTMLPreformatted"/>
        <w:spacing w:line="360" w:lineRule="auto"/>
        <w:rPr>
          <w:rFonts w:ascii="Times New Roman" w:eastAsia="Calibri" w:hAnsi="Times New Roman" w:cs="Times New Roman"/>
          <w:kern w:val="1"/>
          <w:sz w:val="24"/>
          <w:szCs w:val="22"/>
          <w:lang w:eastAsia="zh-CN"/>
        </w:rPr>
      </w:pPr>
      <w:r w:rsidRPr="000E44EB">
        <w:rPr>
          <w:rFonts w:ascii="Times New Roman" w:eastAsia="Calibri" w:hAnsi="Times New Roman" w:cs="Times New Roman"/>
          <w:kern w:val="1"/>
          <w:sz w:val="24"/>
          <w:szCs w:val="22"/>
          <w:lang w:eastAsia="zh-CN"/>
        </w:rPr>
        <w:tab/>
      </w:r>
      <w:r w:rsidRPr="000E44EB">
        <w:rPr>
          <w:rStyle w:val="go"/>
          <w:szCs w:val="24"/>
        </w:rPr>
        <w:t>sudo apt update &amp;&amp; sudo apt upgrade -y</w:t>
      </w:r>
    </w:p>
    <w:p w14:paraId="66B8B9C0" w14:textId="6028C373" w:rsidR="00700B60" w:rsidRPr="000E44EB" w:rsidRDefault="00700B60" w:rsidP="00F1609E">
      <w:pPr>
        <w:spacing w:line="360" w:lineRule="auto"/>
        <w:ind w:left="-18"/>
        <w:contextualSpacing/>
        <w:rPr>
          <w:rFonts w:cs="Times New Roman"/>
          <w:lang w:val="en-ZA"/>
        </w:rPr>
      </w:pPr>
      <w:r w:rsidRPr="000E44EB">
        <w:rPr>
          <w:rFonts w:cs="Times New Roman"/>
          <w:lang w:val="en-ZA"/>
        </w:rPr>
        <w:t xml:space="preserve">Step 2: Make sure git is installed otherwise follow steps to install git. You can check if git is </w:t>
      </w:r>
      <w:r w:rsidRPr="000E44EB">
        <w:rPr>
          <w:rFonts w:cs="Times New Roman"/>
          <w:lang w:val="en-ZA"/>
        </w:rPr>
        <w:tab/>
      </w:r>
      <w:r w:rsidRPr="000E44EB">
        <w:rPr>
          <w:rFonts w:cs="Times New Roman"/>
          <w:lang w:val="en-ZA"/>
        </w:rPr>
        <w:tab/>
        <w:t>installed by typing the following command:</w:t>
      </w:r>
    </w:p>
    <w:p w14:paraId="120F6DF5" w14:textId="2B4F40E1" w:rsidR="00700B60" w:rsidRPr="000E44EB" w:rsidRDefault="00700B60" w:rsidP="00F1609E">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rPr>
          <w:rFonts w:cs="Times New Roman"/>
        </w:rPr>
      </w:pPr>
      <w:r w:rsidRPr="000E44EB">
        <w:rPr>
          <w:rFonts w:cs="Times New Roman"/>
        </w:rPr>
        <w:tab/>
      </w:r>
      <w:r w:rsidRPr="000E44EB">
        <w:rPr>
          <w:rStyle w:val="go"/>
          <w:szCs w:val="24"/>
        </w:rPr>
        <w:t>git –version</w:t>
      </w:r>
    </w:p>
    <w:p w14:paraId="625AF456" w14:textId="6C03F772" w:rsidR="00700B60" w:rsidRPr="000E44EB" w:rsidRDefault="00700B60" w:rsidP="00F1609E">
      <w:pPr>
        <w:spacing w:line="360" w:lineRule="auto"/>
        <w:ind w:left="-18"/>
        <w:contextualSpacing/>
        <w:rPr>
          <w:rFonts w:cs="Times New Roman"/>
          <w:lang w:val="en-ZA"/>
        </w:rPr>
      </w:pPr>
      <w:r w:rsidRPr="000E44EB">
        <w:rPr>
          <w:rFonts w:cs="Times New Roman"/>
          <w:lang w:val="en-ZA"/>
        </w:rPr>
        <w:t xml:space="preserve">Step 3: In this step you need to open a terminal and download a binary Gcc. </w:t>
      </w:r>
    </w:p>
    <w:p w14:paraId="1F7801B8" w14:textId="20B288A6" w:rsidR="00700B60" w:rsidRPr="000E44EB" w:rsidRDefault="00700B60" w:rsidP="00F1609E">
      <w:pPr>
        <w:pStyle w:val="HTMLPreformatted"/>
        <w:spacing w:line="360" w:lineRule="auto"/>
        <w:rPr>
          <w:rFonts w:ascii="Times New Roman" w:eastAsia="Calibri" w:hAnsi="Times New Roman" w:cs="Times New Roman"/>
          <w:kern w:val="1"/>
          <w:sz w:val="24"/>
          <w:szCs w:val="22"/>
          <w:lang w:eastAsia="zh-CN"/>
        </w:rPr>
      </w:pPr>
      <w:r w:rsidRPr="000E44EB">
        <w:rPr>
          <w:rFonts w:ascii="Times New Roman" w:eastAsia="Calibri" w:hAnsi="Times New Roman" w:cs="Times New Roman"/>
          <w:kern w:val="1"/>
          <w:sz w:val="24"/>
          <w:szCs w:val="22"/>
          <w:lang w:eastAsia="zh-CN"/>
        </w:rPr>
        <w:tab/>
        <w:t xml:space="preserve">git clone </w:t>
      </w:r>
      <w:hyperlink r:id="rId43" w:history="1">
        <w:r w:rsidRPr="000E44EB">
          <w:rPr>
            <w:rStyle w:val="Hyperlink"/>
            <w:rFonts w:ascii="Times New Roman" w:eastAsia="Calibri" w:hAnsi="Times New Roman" w:cs="Times New Roman"/>
            <w:color w:val="auto"/>
            <w:kern w:val="1"/>
            <w:sz w:val="24"/>
            <w:szCs w:val="22"/>
            <w:lang w:eastAsia="zh-CN"/>
          </w:rPr>
          <w:t>https://bitbucket.org/sol_prog/raspberry-pi-gcc-binary.git</w:t>
        </w:r>
      </w:hyperlink>
    </w:p>
    <w:p w14:paraId="7237C8AD" w14:textId="7E1022C4" w:rsidR="00700B60" w:rsidRPr="000E44EB" w:rsidRDefault="00700B60" w:rsidP="00F1609E">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rPr>
          <w:rFonts w:ascii="Times New Roman" w:eastAsia="Calibri" w:hAnsi="Times New Roman" w:cs="Times New Roman"/>
          <w:kern w:val="1"/>
          <w:sz w:val="24"/>
          <w:szCs w:val="22"/>
          <w:lang w:eastAsia="zh-CN"/>
        </w:rPr>
      </w:pPr>
      <w:r w:rsidRPr="000E44EB">
        <w:rPr>
          <w:rFonts w:ascii="Times New Roman" w:eastAsia="Calibri" w:hAnsi="Times New Roman" w:cs="Times New Roman"/>
          <w:kern w:val="1"/>
          <w:sz w:val="24"/>
          <w:szCs w:val="22"/>
          <w:lang w:eastAsia="zh-CN"/>
        </w:rPr>
        <w:t xml:space="preserve">Step 4: Now you need to extract the archive, then move the extracted compilers to /opt and </w:t>
      </w:r>
      <w:r w:rsidR="00A86982" w:rsidRPr="000E44EB">
        <w:rPr>
          <w:rFonts w:ascii="Times New Roman" w:eastAsia="Calibri" w:hAnsi="Times New Roman" w:cs="Times New Roman"/>
          <w:kern w:val="1"/>
          <w:sz w:val="24"/>
          <w:szCs w:val="22"/>
          <w:lang w:eastAsia="zh-CN"/>
        </w:rPr>
        <w:tab/>
      </w:r>
      <w:r w:rsidRPr="000E44EB">
        <w:rPr>
          <w:rFonts w:ascii="Times New Roman" w:eastAsia="Calibri" w:hAnsi="Times New Roman" w:cs="Times New Roman"/>
          <w:kern w:val="1"/>
          <w:sz w:val="24"/>
          <w:szCs w:val="22"/>
          <w:lang w:eastAsia="zh-CN"/>
        </w:rPr>
        <w:t>remove the repository.</w:t>
      </w:r>
      <w:r w:rsidR="00A86982" w:rsidRPr="000E44EB">
        <w:rPr>
          <w:rFonts w:ascii="Times New Roman" w:eastAsia="Calibri" w:hAnsi="Times New Roman" w:cs="Times New Roman"/>
          <w:kern w:val="1"/>
          <w:sz w:val="24"/>
          <w:szCs w:val="22"/>
          <w:lang w:eastAsia="zh-CN"/>
        </w:rPr>
        <w:t xml:space="preserve"> Use the following commands</w:t>
      </w:r>
    </w:p>
    <w:p w14:paraId="48FDD185" w14:textId="098DDC99" w:rsidR="00A86982" w:rsidRPr="000E44EB" w:rsidRDefault="00A86982" w:rsidP="00F1609E">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rPr>
          <w:rStyle w:val="go"/>
        </w:rPr>
      </w:pPr>
      <w:r w:rsidRPr="000E44EB">
        <w:rPr>
          <w:rStyle w:val="go"/>
          <w:sz w:val="24"/>
          <w:szCs w:val="24"/>
        </w:rPr>
        <w:tab/>
      </w:r>
      <w:r w:rsidRPr="000E44EB">
        <w:rPr>
          <w:rStyle w:val="go"/>
          <w:szCs w:val="24"/>
        </w:rPr>
        <w:t>cd raspberry-pi-gcc-binary</w:t>
      </w:r>
    </w:p>
    <w:p w14:paraId="4C5BA785" w14:textId="22549959" w:rsidR="00A86982" w:rsidRPr="000E44EB" w:rsidRDefault="00A86982" w:rsidP="00F1609E">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rPr>
          <w:rStyle w:val="go"/>
        </w:rPr>
      </w:pPr>
      <w:r w:rsidRPr="000E44EB">
        <w:rPr>
          <w:rStyle w:val="go"/>
          <w:szCs w:val="24"/>
        </w:rPr>
        <w:tab/>
        <w:t>tar -xjvf gcc-10.1.0-armhf-raspbian.tar.bz2</w:t>
      </w:r>
    </w:p>
    <w:p w14:paraId="733668BD" w14:textId="228BB4EA" w:rsidR="00A86982" w:rsidRPr="000E44EB" w:rsidRDefault="00A86982" w:rsidP="00F1609E">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rPr>
          <w:rStyle w:val="go"/>
        </w:rPr>
      </w:pPr>
      <w:r w:rsidRPr="000E44EB">
        <w:rPr>
          <w:rStyle w:val="go"/>
          <w:szCs w:val="24"/>
        </w:rPr>
        <w:tab/>
        <w:t>sudo mv gcc-10.1.0 /opt</w:t>
      </w:r>
    </w:p>
    <w:p w14:paraId="095D092F" w14:textId="64A836B8" w:rsidR="00A86982" w:rsidRPr="000E44EB" w:rsidRDefault="00A86982" w:rsidP="00F1609E">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rPr>
          <w:rStyle w:val="go"/>
        </w:rPr>
      </w:pPr>
      <w:r w:rsidRPr="000E44EB">
        <w:rPr>
          <w:rStyle w:val="go"/>
          <w:szCs w:val="24"/>
        </w:rPr>
        <w:tab/>
        <w:t>cd ..</w:t>
      </w:r>
    </w:p>
    <w:p w14:paraId="5136008D" w14:textId="4A07834B" w:rsidR="00A86982" w:rsidRDefault="00A86982" w:rsidP="00F1609E">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rPr>
          <w:rStyle w:val="go"/>
          <w:szCs w:val="24"/>
        </w:rPr>
      </w:pPr>
      <w:r w:rsidRPr="000E44EB">
        <w:rPr>
          <w:rStyle w:val="go"/>
          <w:szCs w:val="24"/>
        </w:rPr>
        <w:tab/>
        <w:t>rm -rf raspberry-pi-gcc-binary</w:t>
      </w:r>
    </w:p>
    <w:p w14:paraId="1D44C098" w14:textId="719D53B8" w:rsidR="0023294C" w:rsidRDefault="0023294C" w:rsidP="00A8698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63" w:lineRule="atLeast"/>
        <w:rPr>
          <w:rStyle w:val="go"/>
          <w:szCs w:val="24"/>
        </w:rPr>
      </w:pPr>
    </w:p>
    <w:p w14:paraId="4349341D" w14:textId="4739EFB1" w:rsidR="0023294C" w:rsidRDefault="0023294C" w:rsidP="0023294C">
      <w:pPr>
        <w:spacing w:after="0"/>
        <w:rPr>
          <w:b/>
          <w:bCs/>
          <w:lang w:val="en-ZA"/>
        </w:rPr>
      </w:pPr>
      <w:r w:rsidRPr="003A68D0">
        <w:rPr>
          <w:b/>
          <w:bCs/>
          <w:lang w:val="en-ZA"/>
        </w:rPr>
        <w:t>Difference between GCC and G++</w:t>
      </w:r>
    </w:p>
    <w:p w14:paraId="14AD2E59" w14:textId="77777777" w:rsidR="0023294C" w:rsidRDefault="0023294C" w:rsidP="0023294C">
      <w:pPr>
        <w:spacing w:after="0"/>
        <w:rPr>
          <w:b/>
          <w:bCs/>
          <w:lang w:val="en-ZA"/>
        </w:rPr>
      </w:pPr>
    </w:p>
    <w:p w14:paraId="67801FAC" w14:textId="47729D30" w:rsidR="0023294C" w:rsidRPr="0023294C" w:rsidRDefault="0023294C" w:rsidP="0023294C">
      <w:pPr>
        <w:pStyle w:val="Caption"/>
        <w:keepNext/>
        <w:spacing w:after="0"/>
        <w:rPr>
          <w:i w:val="0"/>
          <w:iCs w:val="0"/>
          <w:color w:val="auto"/>
          <w:sz w:val="24"/>
          <w:szCs w:val="24"/>
        </w:rPr>
      </w:pPr>
      <w:r w:rsidRPr="0023294C">
        <w:rPr>
          <w:i w:val="0"/>
          <w:iCs w:val="0"/>
          <w:color w:val="auto"/>
          <w:sz w:val="24"/>
          <w:szCs w:val="24"/>
        </w:rPr>
        <w:t xml:space="preserve">Table </w:t>
      </w:r>
      <w:r w:rsidRPr="0023294C">
        <w:rPr>
          <w:i w:val="0"/>
          <w:iCs w:val="0"/>
          <w:color w:val="auto"/>
          <w:sz w:val="24"/>
          <w:szCs w:val="24"/>
        </w:rPr>
        <w:fldChar w:fldCharType="begin"/>
      </w:r>
      <w:r w:rsidRPr="0023294C">
        <w:rPr>
          <w:i w:val="0"/>
          <w:iCs w:val="0"/>
          <w:color w:val="auto"/>
          <w:sz w:val="24"/>
          <w:szCs w:val="24"/>
        </w:rPr>
        <w:instrText xml:space="preserve"> SEQ Table \* ARABIC </w:instrText>
      </w:r>
      <w:r w:rsidRPr="0023294C">
        <w:rPr>
          <w:i w:val="0"/>
          <w:iCs w:val="0"/>
          <w:color w:val="auto"/>
          <w:sz w:val="24"/>
          <w:szCs w:val="24"/>
        </w:rPr>
        <w:fldChar w:fldCharType="separate"/>
      </w:r>
      <w:r w:rsidRPr="0023294C">
        <w:rPr>
          <w:i w:val="0"/>
          <w:iCs w:val="0"/>
          <w:noProof/>
          <w:color w:val="auto"/>
          <w:sz w:val="24"/>
          <w:szCs w:val="24"/>
        </w:rPr>
        <w:t>1</w:t>
      </w:r>
      <w:r w:rsidRPr="0023294C">
        <w:rPr>
          <w:i w:val="0"/>
          <w:iCs w:val="0"/>
          <w:color w:val="auto"/>
          <w:sz w:val="24"/>
          <w:szCs w:val="24"/>
        </w:rPr>
        <w:fldChar w:fldCharType="end"/>
      </w:r>
      <w:r w:rsidRPr="0023294C">
        <w:rPr>
          <w:i w:val="0"/>
          <w:iCs w:val="0"/>
          <w:color w:val="auto"/>
          <w:sz w:val="24"/>
          <w:szCs w:val="24"/>
        </w:rPr>
        <w:t>: Differences between G++ and GCC</w:t>
      </w:r>
    </w:p>
    <w:tbl>
      <w:tblPr>
        <w:tblStyle w:val="TableGrid"/>
        <w:tblW w:w="0" w:type="auto"/>
        <w:tblLook w:val="04A0" w:firstRow="1" w:lastRow="0" w:firstColumn="1" w:lastColumn="0" w:noHBand="0" w:noVBand="1"/>
      </w:tblPr>
      <w:tblGrid>
        <w:gridCol w:w="2066"/>
        <w:gridCol w:w="3317"/>
        <w:gridCol w:w="3633"/>
      </w:tblGrid>
      <w:tr w:rsidR="0023294C" w14:paraId="6F6B1737" w14:textId="77777777" w:rsidTr="0023294C">
        <w:tc>
          <w:tcPr>
            <w:tcW w:w="2093" w:type="dxa"/>
            <w:shd w:val="clear" w:color="auto" w:fill="D9D9D9" w:themeFill="background1" w:themeFillShade="D9"/>
          </w:tcPr>
          <w:p w14:paraId="6A6114CC" w14:textId="77777777" w:rsidR="0023294C" w:rsidRPr="0023294C" w:rsidRDefault="0023294C" w:rsidP="007A4C7F">
            <w:pPr>
              <w:spacing w:after="0"/>
              <w:rPr>
                <w:rFonts w:cs="Times New Roman"/>
                <w:b/>
                <w:bCs/>
                <w:szCs w:val="24"/>
                <w:lang w:val="en-ZA"/>
              </w:rPr>
            </w:pPr>
            <w:bookmarkStart w:id="10" w:name="_Hlk120807777"/>
            <w:r w:rsidRPr="0023294C">
              <w:rPr>
                <w:rFonts w:cs="Times New Roman"/>
                <w:b/>
                <w:bCs/>
                <w:szCs w:val="24"/>
                <w:lang w:val="en-ZA"/>
              </w:rPr>
              <w:t>Parameter</w:t>
            </w:r>
          </w:p>
        </w:tc>
        <w:tc>
          <w:tcPr>
            <w:tcW w:w="3402" w:type="dxa"/>
            <w:shd w:val="clear" w:color="auto" w:fill="D9D9D9" w:themeFill="background1" w:themeFillShade="D9"/>
          </w:tcPr>
          <w:p w14:paraId="2967D544" w14:textId="77777777" w:rsidR="0023294C" w:rsidRPr="0023294C" w:rsidRDefault="0023294C" w:rsidP="007A4C7F">
            <w:pPr>
              <w:spacing w:after="0"/>
              <w:rPr>
                <w:rFonts w:cs="Times New Roman"/>
                <w:b/>
                <w:bCs/>
                <w:szCs w:val="24"/>
                <w:lang w:val="en-ZA"/>
              </w:rPr>
            </w:pPr>
            <w:r w:rsidRPr="0023294C">
              <w:rPr>
                <w:rFonts w:cs="Times New Roman"/>
                <w:b/>
                <w:bCs/>
                <w:szCs w:val="24"/>
                <w:lang w:val="en-ZA"/>
              </w:rPr>
              <w:t>G++</w:t>
            </w:r>
          </w:p>
        </w:tc>
        <w:tc>
          <w:tcPr>
            <w:tcW w:w="3747" w:type="dxa"/>
            <w:shd w:val="clear" w:color="auto" w:fill="D9D9D9" w:themeFill="background1" w:themeFillShade="D9"/>
          </w:tcPr>
          <w:p w14:paraId="0F6D4E8C" w14:textId="77777777" w:rsidR="0023294C" w:rsidRPr="0023294C" w:rsidRDefault="0023294C" w:rsidP="007A4C7F">
            <w:pPr>
              <w:spacing w:after="0"/>
              <w:rPr>
                <w:rFonts w:cs="Times New Roman"/>
                <w:b/>
                <w:bCs/>
                <w:szCs w:val="24"/>
                <w:lang w:val="en-ZA"/>
              </w:rPr>
            </w:pPr>
            <w:r w:rsidRPr="0023294C">
              <w:rPr>
                <w:rFonts w:cs="Times New Roman"/>
                <w:b/>
                <w:bCs/>
                <w:szCs w:val="24"/>
                <w:lang w:val="en-ZA"/>
              </w:rPr>
              <w:t>GCC</w:t>
            </w:r>
          </w:p>
        </w:tc>
      </w:tr>
      <w:tr w:rsidR="0023294C" w14:paraId="4E15278C" w14:textId="77777777" w:rsidTr="007A4C7F">
        <w:tc>
          <w:tcPr>
            <w:tcW w:w="2093" w:type="dxa"/>
          </w:tcPr>
          <w:p w14:paraId="7A668852" w14:textId="77777777" w:rsidR="0023294C" w:rsidRPr="0023294C" w:rsidRDefault="0023294C" w:rsidP="007A4C7F">
            <w:pPr>
              <w:spacing w:after="0"/>
              <w:rPr>
                <w:rFonts w:cs="Times New Roman"/>
                <w:b/>
                <w:bCs/>
                <w:szCs w:val="24"/>
                <w:lang w:val="en-ZA"/>
              </w:rPr>
            </w:pPr>
            <w:r w:rsidRPr="0023294C">
              <w:rPr>
                <w:rFonts w:cs="Times New Roman"/>
                <w:b/>
                <w:bCs/>
                <w:szCs w:val="24"/>
                <w:lang w:val="en-ZA"/>
              </w:rPr>
              <w:t>Uses</w:t>
            </w:r>
          </w:p>
        </w:tc>
        <w:tc>
          <w:tcPr>
            <w:tcW w:w="3402" w:type="dxa"/>
          </w:tcPr>
          <w:p w14:paraId="4A88AEFE" w14:textId="77777777" w:rsidR="0023294C" w:rsidRPr="0023294C" w:rsidRDefault="0023294C" w:rsidP="007A4C7F">
            <w:pPr>
              <w:spacing w:after="0"/>
              <w:rPr>
                <w:rFonts w:cs="Times New Roman"/>
                <w:szCs w:val="24"/>
                <w:lang w:val="en-ZA"/>
              </w:rPr>
            </w:pPr>
            <w:r w:rsidRPr="0023294C">
              <w:rPr>
                <w:rFonts w:cs="Times New Roman"/>
                <w:szCs w:val="24"/>
                <w:lang w:val="en-ZA"/>
              </w:rPr>
              <w:t>G++ is used for compiling C++</w:t>
            </w:r>
          </w:p>
        </w:tc>
        <w:tc>
          <w:tcPr>
            <w:tcW w:w="3747" w:type="dxa"/>
          </w:tcPr>
          <w:p w14:paraId="78AE3431" w14:textId="77777777" w:rsidR="0023294C" w:rsidRPr="0023294C" w:rsidRDefault="0023294C" w:rsidP="007A4C7F">
            <w:pPr>
              <w:spacing w:after="0"/>
              <w:rPr>
                <w:rFonts w:cs="Times New Roman"/>
                <w:szCs w:val="24"/>
                <w:lang w:val="en-ZA"/>
              </w:rPr>
            </w:pPr>
            <w:r w:rsidRPr="0023294C">
              <w:rPr>
                <w:rFonts w:cs="Times New Roman"/>
                <w:szCs w:val="24"/>
                <w:lang w:val="en-ZA"/>
              </w:rPr>
              <w:t>Used for compiling C</w:t>
            </w:r>
          </w:p>
        </w:tc>
      </w:tr>
      <w:tr w:rsidR="0023294C" w14:paraId="7881A72F" w14:textId="77777777" w:rsidTr="007A4C7F">
        <w:tc>
          <w:tcPr>
            <w:tcW w:w="2093" w:type="dxa"/>
          </w:tcPr>
          <w:p w14:paraId="1C9B077E" w14:textId="77777777" w:rsidR="0023294C" w:rsidRPr="00B73DF9" w:rsidRDefault="0023294C" w:rsidP="007A4C7F">
            <w:pPr>
              <w:spacing w:after="0"/>
              <w:rPr>
                <w:rFonts w:cs="Times New Roman"/>
                <w:b/>
                <w:bCs/>
                <w:szCs w:val="24"/>
                <w:lang w:val="en-ZA"/>
              </w:rPr>
            </w:pPr>
            <w:r w:rsidRPr="00B73DF9">
              <w:rPr>
                <w:rFonts w:cs="Times New Roman"/>
                <w:b/>
                <w:bCs/>
                <w:szCs w:val="24"/>
                <w:shd w:val="clear" w:color="auto" w:fill="FFFFFF"/>
              </w:rPr>
              <w:t>Compilation</w:t>
            </w:r>
          </w:p>
        </w:tc>
        <w:tc>
          <w:tcPr>
            <w:tcW w:w="3402" w:type="dxa"/>
          </w:tcPr>
          <w:p w14:paraId="027B3A41" w14:textId="77777777" w:rsidR="0023294C" w:rsidRPr="00B73DF9" w:rsidRDefault="0023294C" w:rsidP="007A4C7F">
            <w:pPr>
              <w:spacing w:after="0"/>
              <w:rPr>
                <w:rFonts w:cs="Times New Roman"/>
                <w:szCs w:val="24"/>
                <w:lang w:val="en-ZA"/>
              </w:rPr>
            </w:pPr>
            <w:r w:rsidRPr="00B73DF9">
              <w:rPr>
                <w:rFonts w:cs="Times New Roman"/>
                <w:szCs w:val="24"/>
                <w:lang w:val="en-ZA"/>
              </w:rPr>
              <w:t>can compile either.cpp or.c files, but they will only be treated and released as C++ files.</w:t>
            </w:r>
          </w:p>
        </w:tc>
        <w:tc>
          <w:tcPr>
            <w:tcW w:w="3747" w:type="dxa"/>
          </w:tcPr>
          <w:p w14:paraId="4C767C0C" w14:textId="77777777" w:rsidR="0023294C" w:rsidRPr="00B73DF9" w:rsidRDefault="0023294C" w:rsidP="007A4C7F">
            <w:pPr>
              <w:spacing w:after="0"/>
              <w:rPr>
                <w:rFonts w:cs="Times New Roman"/>
                <w:szCs w:val="24"/>
                <w:lang w:val="en-ZA"/>
              </w:rPr>
            </w:pPr>
            <w:r w:rsidRPr="00B73DF9">
              <w:rPr>
                <w:rFonts w:cs="Times New Roman"/>
                <w:szCs w:val="24"/>
                <w:lang w:val="en-ZA"/>
              </w:rPr>
              <w:t>can compile either.cpp or.c files, but they will be treated and released as C++ or C</w:t>
            </w:r>
          </w:p>
        </w:tc>
      </w:tr>
      <w:tr w:rsidR="0023294C" w14:paraId="5B7EA61F" w14:textId="77777777" w:rsidTr="007A4C7F">
        <w:tc>
          <w:tcPr>
            <w:tcW w:w="2093" w:type="dxa"/>
          </w:tcPr>
          <w:p w14:paraId="20F7AA37" w14:textId="77777777" w:rsidR="0023294C" w:rsidRPr="00B73DF9" w:rsidRDefault="0023294C" w:rsidP="007A4C7F">
            <w:pPr>
              <w:spacing w:after="0"/>
              <w:rPr>
                <w:rFonts w:cs="Times New Roman"/>
                <w:b/>
                <w:bCs/>
                <w:szCs w:val="24"/>
                <w:lang w:val="en-ZA"/>
              </w:rPr>
            </w:pPr>
            <w:r w:rsidRPr="00B73DF9">
              <w:rPr>
                <w:rFonts w:cs="Times New Roman"/>
                <w:b/>
                <w:bCs/>
                <w:szCs w:val="24"/>
                <w:shd w:val="clear" w:color="auto" w:fill="FFFFFF"/>
              </w:rPr>
              <w:t>Command for Compilation</w:t>
            </w:r>
          </w:p>
        </w:tc>
        <w:tc>
          <w:tcPr>
            <w:tcW w:w="3402" w:type="dxa"/>
          </w:tcPr>
          <w:p w14:paraId="5849C86F" w14:textId="77777777" w:rsidR="0023294C" w:rsidRPr="00B73DF9" w:rsidRDefault="0023294C" w:rsidP="007A4C7F">
            <w:pPr>
              <w:spacing w:after="0"/>
              <w:rPr>
                <w:rFonts w:cs="Times New Roman"/>
                <w:szCs w:val="24"/>
                <w:lang w:val="en-ZA"/>
              </w:rPr>
            </w:pPr>
            <w:r w:rsidRPr="00B73DF9">
              <w:rPr>
                <w:rStyle w:val="Emphasis"/>
                <w:rFonts w:cs="Times New Roman"/>
                <w:szCs w:val="24"/>
                <w:shd w:val="clear" w:color="auto" w:fill="FFFFFF"/>
              </w:rPr>
              <w:t>g++ fileName.cpp -o binary</w:t>
            </w:r>
            <w:r w:rsidRPr="00B73DF9">
              <w:rPr>
                <w:rFonts w:cs="Times New Roman"/>
                <w:szCs w:val="24"/>
                <w:shd w:val="clear" w:color="auto" w:fill="FFFFFF"/>
              </w:rPr>
              <w:t>.</w:t>
            </w:r>
          </w:p>
        </w:tc>
        <w:tc>
          <w:tcPr>
            <w:tcW w:w="3747" w:type="dxa"/>
          </w:tcPr>
          <w:p w14:paraId="219B3CF7" w14:textId="77777777" w:rsidR="0023294C" w:rsidRPr="00B73DF9" w:rsidRDefault="0023294C" w:rsidP="007A4C7F">
            <w:pPr>
              <w:spacing w:after="0"/>
              <w:rPr>
                <w:rFonts w:cs="Times New Roman"/>
                <w:szCs w:val="24"/>
                <w:lang w:val="en-ZA"/>
              </w:rPr>
            </w:pPr>
            <w:r w:rsidRPr="00B73DF9">
              <w:rPr>
                <w:rStyle w:val="Emphasis"/>
                <w:rFonts w:cs="Times New Roman"/>
                <w:szCs w:val="24"/>
                <w:shd w:val="clear" w:color="auto" w:fill="FFFFFF"/>
              </w:rPr>
              <w:t>gcc fileName.c -o binary</w:t>
            </w:r>
            <w:r w:rsidRPr="00B73DF9">
              <w:rPr>
                <w:rFonts w:cs="Times New Roman"/>
                <w:szCs w:val="24"/>
                <w:shd w:val="clear" w:color="auto" w:fill="FFFFFF"/>
              </w:rPr>
              <w:t>.</w:t>
            </w:r>
          </w:p>
        </w:tc>
      </w:tr>
      <w:tr w:rsidR="0023294C" w14:paraId="434FC9EB" w14:textId="77777777" w:rsidTr="007A4C7F">
        <w:tc>
          <w:tcPr>
            <w:tcW w:w="2093" w:type="dxa"/>
          </w:tcPr>
          <w:p w14:paraId="24B7DDA9" w14:textId="77777777" w:rsidR="0023294C" w:rsidRPr="00B73DF9" w:rsidRDefault="0023294C" w:rsidP="007A4C7F">
            <w:pPr>
              <w:spacing w:after="0"/>
              <w:rPr>
                <w:rFonts w:cs="Times New Roman"/>
                <w:b/>
                <w:bCs/>
                <w:szCs w:val="24"/>
                <w:lang w:val="en-ZA"/>
              </w:rPr>
            </w:pPr>
            <w:r w:rsidRPr="00B73DF9">
              <w:rPr>
                <w:rFonts w:cs="Times New Roman"/>
                <w:b/>
                <w:bCs/>
                <w:szCs w:val="24"/>
                <w:shd w:val="clear" w:color="auto" w:fill="FFFFFF"/>
              </w:rPr>
              <w:lastRenderedPageBreak/>
              <w:t>File Linking in Library</w:t>
            </w:r>
          </w:p>
        </w:tc>
        <w:tc>
          <w:tcPr>
            <w:tcW w:w="3402" w:type="dxa"/>
          </w:tcPr>
          <w:p w14:paraId="3CBF7389" w14:textId="77777777" w:rsidR="0023294C" w:rsidRPr="00B73DF9" w:rsidRDefault="0023294C" w:rsidP="007A4C7F">
            <w:pPr>
              <w:spacing w:after="0"/>
              <w:rPr>
                <w:rFonts w:cs="Times New Roman"/>
                <w:szCs w:val="24"/>
                <w:lang w:val="en-ZA"/>
              </w:rPr>
            </w:pPr>
            <w:r w:rsidRPr="00B73DF9">
              <w:rPr>
                <w:rFonts w:cs="Times New Roman"/>
                <w:szCs w:val="24"/>
                <w:lang w:val="en-ZA"/>
              </w:rPr>
              <w:t>When we use the G++ command to link the object files, the files automatically link in the standard C++ libraries.</w:t>
            </w:r>
          </w:p>
        </w:tc>
        <w:tc>
          <w:tcPr>
            <w:tcW w:w="3747" w:type="dxa"/>
          </w:tcPr>
          <w:p w14:paraId="17C03221" w14:textId="77777777" w:rsidR="0023294C" w:rsidRPr="00B73DF9" w:rsidRDefault="0023294C" w:rsidP="007A4C7F">
            <w:pPr>
              <w:spacing w:after="0"/>
              <w:rPr>
                <w:rFonts w:cs="Times New Roman"/>
                <w:szCs w:val="24"/>
                <w:lang w:val="en-ZA"/>
              </w:rPr>
            </w:pPr>
            <w:r w:rsidRPr="00B73DF9">
              <w:rPr>
                <w:rFonts w:cs="Times New Roman"/>
                <w:szCs w:val="24"/>
                <w:shd w:val="clear" w:color="auto" w:fill="FFFFFF"/>
              </w:rPr>
              <w:t>It does not happen in the case of GCC.</w:t>
            </w:r>
          </w:p>
        </w:tc>
      </w:tr>
      <w:bookmarkEnd w:id="10"/>
    </w:tbl>
    <w:p w14:paraId="67022378" w14:textId="77777777" w:rsidR="0023294C" w:rsidRPr="003A68D0" w:rsidRDefault="0023294C" w:rsidP="0023294C">
      <w:pPr>
        <w:spacing w:after="0"/>
        <w:rPr>
          <w:b/>
          <w:bCs/>
          <w:lang w:val="en-ZA"/>
        </w:rPr>
      </w:pPr>
    </w:p>
    <w:p w14:paraId="5817B066" w14:textId="77777777" w:rsidR="0023294C" w:rsidRDefault="0023294C" w:rsidP="0023294C">
      <w:pPr>
        <w:spacing w:line="240" w:lineRule="auto"/>
        <w:contextualSpacing/>
        <w:jc w:val="both"/>
      </w:pPr>
    </w:p>
    <w:p w14:paraId="1FD711EC" w14:textId="77777777" w:rsidR="0023294C" w:rsidRDefault="0023294C" w:rsidP="0023294C">
      <w:pPr>
        <w:spacing w:line="240" w:lineRule="auto"/>
        <w:contextualSpacing/>
        <w:jc w:val="both"/>
        <w:rPr>
          <w:sz w:val="16"/>
          <w:szCs w:val="16"/>
        </w:rPr>
      </w:pPr>
    </w:p>
    <w:p w14:paraId="18D74E8C" w14:textId="77777777" w:rsidR="0023294C" w:rsidRDefault="0023294C" w:rsidP="0023294C">
      <w:pPr>
        <w:spacing w:line="240" w:lineRule="auto"/>
        <w:ind w:left="699" w:hanging="708"/>
        <w:contextualSpacing/>
        <w:rPr>
          <w:sz w:val="16"/>
          <w:szCs w:val="16"/>
        </w:rPr>
      </w:pPr>
    </w:p>
    <w:p w14:paraId="04749FF1" w14:textId="79C52111" w:rsidR="00604C64" w:rsidRPr="000E44EB" w:rsidRDefault="00FC6AB0" w:rsidP="00DD0196">
      <w:pPr>
        <w:pStyle w:val="Heading3"/>
      </w:pPr>
      <w:r>
        <w:t>4.</w:t>
      </w:r>
      <w:r w:rsidR="002E1BDC">
        <w:t>4</w:t>
      </w:r>
      <w:r>
        <w:t>.6</w:t>
      </w:r>
      <w:r>
        <w:tab/>
      </w:r>
      <w:r w:rsidR="00604C64" w:rsidRPr="000E44EB">
        <w:t>Install and configure Geany on Raspberry Pi</w:t>
      </w:r>
    </w:p>
    <w:p w14:paraId="17E93E86" w14:textId="525A7ABF" w:rsidR="004C54C8" w:rsidRPr="000E44EB" w:rsidRDefault="004C54C8" w:rsidP="00F1609E">
      <w:pPr>
        <w:spacing w:line="360" w:lineRule="auto"/>
        <w:ind w:left="-18"/>
        <w:contextualSpacing/>
        <w:jc w:val="both"/>
        <w:rPr>
          <w:rFonts w:cs="Times New Roman"/>
          <w:lang w:val="en-ZA"/>
        </w:rPr>
      </w:pPr>
      <w:r w:rsidRPr="000E44EB">
        <w:rPr>
          <w:rFonts w:cs="Times New Roman"/>
          <w:lang w:val="en-ZA"/>
        </w:rPr>
        <w:t>Geany is a very lightweight code editor or IDE</w:t>
      </w:r>
      <w:r w:rsidR="00183333" w:rsidRPr="000E44EB">
        <w:rPr>
          <w:rFonts w:cs="Times New Roman"/>
          <w:lang w:val="en-ZA"/>
        </w:rPr>
        <w:t xml:space="preserve">. </w:t>
      </w:r>
      <w:r w:rsidRPr="000E44EB">
        <w:rPr>
          <w:rFonts w:cs="Times New Roman"/>
          <w:lang w:val="en-ZA"/>
        </w:rPr>
        <w:t>Due to its extensive capability and effective use of computer resources like CPU and, most importantly, RAM, Geany is ideally suited for programming on the Raspberry Pi</w:t>
      </w:r>
      <w:r w:rsidR="00183333" w:rsidRPr="000E44EB">
        <w:rPr>
          <w:rFonts w:cs="Times New Roman"/>
          <w:lang w:val="en-ZA"/>
        </w:rPr>
        <w:t xml:space="preserve">. On Raspberry Pi 4, Geany </w:t>
      </w:r>
      <w:r w:rsidR="002E1BDC">
        <w:rPr>
          <w:rFonts w:cs="Times New Roman"/>
          <w:lang w:val="en-ZA"/>
        </w:rPr>
        <w:t>comes pre-</w:t>
      </w:r>
      <w:r w:rsidR="00183333" w:rsidRPr="000E44EB">
        <w:rPr>
          <w:rFonts w:cs="Times New Roman"/>
          <w:lang w:val="en-ZA"/>
        </w:rPr>
        <w:t>installed.</w:t>
      </w:r>
    </w:p>
    <w:p w14:paraId="4CF3350E" w14:textId="2947258A" w:rsidR="00183333" w:rsidRPr="000E44EB" w:rsidRDefault="00183333" w:rsidP="00F1609E">
      <w:pPr>
        <w:spacing w:line="360" w:lineRule="auto"/>
        <w:ind w:left="-18"/>
        <w:contextualSpacing/>
        <w:jc w:val="both"/>
        <w:rPr>
          <w:rFonts w:cs="Times New Roman"/>
          <w:lang w:val="en-ZA"/>
        </w:rPr>
      </w:pPr>
    </w:p>
    <w:p w14:paraId="2977F59A" w14:textId="0AB4BCA3" w:rsidR="00183333" w:rsidRPr="000E44EB" w:rsidRDefault="00183333" w:rsidP="00F1609E">
      <w:pPr>
        <w:spacing w:line="360" w:lineRule="auto"/>
        <w:ind w:left="-18"/>
        <w:contextualSpacing/>
        <w:jc w:val="both"/>
        <w:rPr>
          <w:rFonts w:cs="Times New Roman"/>
          <w:b/>
          <w:bCs/>
          <w:lang w:val="en-ZA"/>
        </w:rPr>
      </w:pPr>
      <w:r w:rsidRPr="000E44EB">
        <w:rPr>
          <w:rFonts w:cs="Times New Roman"/>
          <w:b/>
          <w:bCs/>
          <w:lang w:val="en-ZA"/>
        </w:rPr>
        <w:t>Steps to install Geany on raspberry Pi</w:t>
      </w:r>
    </w:p>
    <w:p w14:paraId="52B5681F" w14:textId="4A1C3CA8" w:rsidR="00183333" w:rsidRPr="000E44EB" w:rsidRDefault="00183333" w:rsidP="00F1609E">
      <w:pPr>
        <w:spacing w:line="360" w:lineRule="auto"/>
        <w:ind w:left="-18"/>
        <w:contextualSpacing/>
        <w:jc w:val="both"/>
        <w:rPr>
          <w:rFonts w:cs="Times New Roman"/>
          <w:lang w:val="en-ZA"/>
        </w:rPr>
      </w:pPr>
      <w:r w:rsidRPr="000E44EB">
        <w:rPr>
          <w:rFonts w:cs="Times New Roman"/>
          <w:lang w:val="en-ZA"/>
        </w:rPr>
        <w:t>Step 1: Open a terminal and run the following command:</w:t>
      </w:r>
    </w:p>
    <w:p w14:paraId="385DAB77" w14:textId="5403E855" w:rsidR="00183333" w:rsidRPr="000E44EB" w:rsidRDefault="00183333" w:rsidP="00F1609E">
      <w:pPr>
        <w:pStyle w:val="HTMLPreformatted"/>
        <w:shd w:val="clear" w:color="auto" w:fill="D9D9D9" w:themeFill="background1" w:themeFillShade="D9"/>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rPr>
          <w:rStyle w:val="go"/>
          <w:szCs w:val="24"/>
        </w:rPr>
      </w:pPr>
      <w:r w:rsidRPr="000E44EB">
        <w:rPr>
          <w:rStyle w:val="go"/>
          <w:szCs w:val="24"/>
        </w:rPr>
        <w:tab/>
        <w:t>sudo apt-get install geany</w:t>
      </w:r>
    </w:p>
    <w:p w14:paraId="50B608E3" w14:textId="77777777" w:rsidR="00AA7B30" w:rsidRPr="000E44EB" w:rsidRDefault="00AA7B30" w:rsidP="00F1609E">
      <w:pPr>
        <w:spacing w:after="0" w:line="360" w:lineRule="auto"/>
        <w:rPr>
          <w:rFonts w:cs="Times New Roman"/>
          <w:b/>
          <w:bCs/>
          <w:lang w:val="en-ZA"/>
        </w:rPr>
      </w:pPr>
      <w:r w:rsidRPr="000E44EB">
        <w:rPr>
          <w:b/>
          <w:bCs/>
        </w:rPr>
        <w:t>Geany Features</w:t>
      </w:r>
    </w:p>
    <w:p w14:paraId="3581C4CE" w14:textId="4082101C" w:rsidR="00604C64" w:rsidRPr="000E44EB" w:rsidRDefault="00AA7B30">
      <w:pPr>
        <w:pStyle w:val="ListParagraph"/>
        <w:numPr>
          <w:ilvl w:val="0"/>
          <w:numId w:val="74"/>
        </w:numPr>
        <w:spacing w:after="0" w:line="360" w:lineRule="auto"/>
        <w:rPr>
          <w:lang w:val="en-ZA"/>
        </w:rPr>
      </w:pPr>
      <w:r w:rsidRPr="000E44EB">
        <w:rPr>
          <w:lang w:val="en-ZA"/>
        </w:rPr>
        <w:t>Lightweight and fast</w:t>
      </w:r>
    </w:p>
    <w:p w14:paraId="58B0D976" w14:textId="63852073" w:rsidR="00AA7B30" w:rsidRPr="000E44EB" w:rsidRDefault="00AA7B30">
      <w:pPr>
        <w:pStyle w:val="ListParagraph"/>
        <w:numPr>
          <w:ilvl w:val="0"/>
          <w:numId w:val="74"/>
        </w:numPr>
        <w:spacing w:after="0" w:line="360" w:lineRule="auto"/>
        <w:rPr>
          <w:lang w:val="en-ZA"/>
        </w:rPr>
      </w:pPr>
      <w:r w:rsidRPr="000E44EB">
        <w:rPr>
          <w:lang w:val="en-ZA"/>
        </w:rPr>
        <w:t>Split screen editing</w:t>
      </w:r>
    </w:p>
    <w:p w14:paraId="053AD085" w14:textId="2290A842" w:rsidR="00AA7B30" w:rsidRPr="000E44EB" w:rsidRDefault="00AA7B30">
      <w:pPr>
        <w:pStyle w:val="ListParagraph"/>
        <w:numPr>
          <w:ilvl w:val="0"/>
          <w:numId w:val="74"/>
        </w:numPr>
        <w:spacing w:after="0" w:line="360" w:lineRule="auto"/>
        <w:rPr>
          <w:lang w:val="en-ZA"/>
        </w:rPr>
      </w:pPr>
      <w:r w:rsidRPr="000E44EB">
        <w:rPr>
          <w:lang w:val="en-ZA"/>
        </w:rPr>
        <w:t>Broad cross platform support</w:t>
      </w:r>
    </w:p>
    <w:p w14:paraId="2293B063" w14:textId="766959DD" w:rsidR="00AA7B30" w:rsidRPr="000E44EB" w:rsidRDefault="00AA7B30">
      <w:pPr>
        <w:pStyle w:val="ListParagraph"/>
        <w:numPr>
          <w:ilvl w:val="0"/>
          <w:numId w:val="74"/>
        </w:numPr>
        <w:spacing w:after="0" w:line="360" w:lineRule="auto"/>
        <w:rPr>
          <w:lang w:val="en-ZA"/>
        </w:rPr>
      </w:pPr>
      <w:r w:rsidRPr="000E44EB">
        <w:rPr>
          <w:lang w:val="en-ZA"/>
        </w:rPr>
        <w:t>Extensibility through plugins</w:t>
      </w:r>
    </w:p>
    <w:p w14:paraId="3FD600BF" w14:textId="77777777" w:rsidR="00215CCB" w:rsidRDefault="00215CCB" w:rsidP="00B14462">
      <w:pPr>
        <w:rPr>
          <w:lang w:val="en-ZA"/>
        </w:rPr>
      </w:pPr>
    </w:p>
    <w:p w14:paraId="6474FAA7" w14:textId="77777777" w:rsidR="00BC085B" w:rsidRDefault="00BC085B">
      <w:pPr>
        <w:rPr>
          <w:rFonts w:eastAsia="Basic Roman" w:cs="Times New Roman"/>
          <w:b/>
          <w:szCs w:val="24"/>
          <w:shd w:val="clear" w:color="auto" w:fill="FFFFFF"/>
          <w:lang w:val="en-ZA"/>
        </w:rPr>
      </w:pPr>
      <w:r>
        <w:br w:type="page"/>
      </w:r>
    </w:p>
    <w:p w14:paraId="6DFF0F8B" w14:textId="27B45D0B" w:rsidR="00BC085B" w:rsidRDefault="00BC085B" w:rsidP="00A56F02">
      <w:pPr>
        <w:pStyle w:val="Heading1"/>
      </w:pPr>
      <w:r>
        <w:lastRenderedPageBreak/>
        <w:t>FORMATIVE ASSESSMENT 4.3</w:t>
      </w:r>
      <w:r>
        <w:tab/>
      </w:r>
      <w:r>
        <w:tab/>
        <w:t>INDIVIDUAL TASK</w:t>
      </w:r>
    </w:p>
    <w:p w14:paraId="5362C7D9" w14:textId="77777777" w:rsidR="00BC085B" w:rsidRPr="004521C9" w:rsidRDefault="00BC085B" w:rsidP="00BC085B">
      <w:pPr>
        <w:spacing w:line="360" w:lineRule="auto"/>
        <w:jc w:val="both"/>
      </w:pPr>
      <w:r w:rsidRPr="004521C9">
        <w:t>4.3.1</w:t>
      </w:r>
      <w:r w:rsidRPr="004521C9">
        <w:tab/>
        <w:t>Explain what GCC is.</w:t>
      </w:r>
      <w:r w:rsidRPr="004521C9">
        <w:tab/>
      </w:r>
      <w:r w:rsidRPr="004521C9">
        <w:tab/>
      </w:r>
      <w:r w:rsidRPr="004521C9">
        <w:tab/>
      </w:r>
      <w:r w:rsidRPr="004521C9">
        <w:tab/>
      </w:r>
      <w:r w:rsidRPr="004521C9">
        <w:tab/>
      </w:r>
      <w:r w:rsidRPr="004521C9">
        <w:tab/>
      </w:r>
      <w:r w:rsidRPr="004521C9">
        <w:tab/>
      </w:r>
      <w:r w:rsidRPr="004521C9">
        <w:tab/>
      </w:r>
      <w:r w:rsidRPr="004521C9">
        <w:tab/>
        <w:t>(2)</w:t>
      </w:r>
    </w:p>
    <w:p w14:paraId="144B85F4" w14:textId="77777777" w:rsidR="00BC085B" w:rsidRPr="004521C9" w:rsidRDefault="00BC085B" w:rsidP="00BC085B">
      <w:pPr>
        <w:spacing w:line="360" w:lineRule="auto"/>
        <w:jc w:val="both"/>
      </w:pPr>
      <w:r w:rsidRPr="004521C9">
        <w:t>4.3.2</w:t>
      </w:r>
      <w:r w:rsidRPr="004521C9">
        <w:tab/>
        <w:t>Differentiate MingW and GCC</w:t>
      </w:r>
      <w:r w:rsidRPr="004521C9">
        <w:tab/>
      </w:r>
      <w:r w:rsidRPr="004521C9">
        <w:tab/>
      </w:r>
      <w:r w:rsidRPr="004521C9">
        <w:tab/>
      </w:r>
      <w:r w:rsidRPr="004521C9">
        <w:tab/>
      </w:r>
      <w:r w:rsidRPr="004521C9">
        <w:tab/>
      </w:r>
      <w:r w:rsidRPr="004521C9">
        <w:tab/>
      </w:r>
      <w:r w:rsidRPr="004521C9">
        <w:tab/>
        <w:t>(2)</w:t>
      </w:r>
    </w:p>
    <w:p w14:paraId="393A9E2C" w14:textId="77777777" w:rsidR="00BC085B" w:rsidRDefault="00BC085B" w:rsidP="00BC085B">
      <w:pPr>
        <w:pStyle w:val="q-text"/>
        <w:shd w:val="clear" w:color="auto" w:fill="FFFFFF"/>
        <w:spacing w:before="0" w:beforeAutospacing="0" w:after="240" w:afterAutospacing="0" w:line="360" w:lineRule="auto"/>
        <w:ind w:left="720" w:hanging="720"/>
        <w:jc w:val="both"/>
        <w:rPr>
          <w:rFonts w:eastAsia="Calibri" w:cs="Basic Roman"/>
          <w:kern w:val="1"/>
          <w:szCs w:val="22"/>
          <w:lang w:val="en-GB" w:eastAsia="zh-CN"/>
        </w:rPr>
      </w:pPr>
      <w:r w:rsidRPr="009E30AC">
        <w:rPr>
          <w:rFonts w:eastAsia="Calibri" w:cs="Basic Roman"/>
          <w:kern w:val="1"/>
          <w:szCs w:val="22"/>
          <w:lang w:val="en-GB" w:eastAsia="zh-CN"/>
        </w:rPr>
        <w:t>4.3.3</w:t>
      </w:r>
      <w:r w:rsidRPr="009E30AC">
        <w:rPr>
          <w:rFonts w:eastAsia="Calibri" w:cs="Basic Roman"/>
          <w:kern w:val="1"/>
          <w:szCs w:val="22"/>
          <w:lang w:val="en-GB" w:eastAsia="zh-CN"/>
        </w:rPr>
        <w:tab/>
        <w:t>Define the term IDE.</w:t>
      </w:r>
      <w:r w:rsidRPr="009E30AC">
        <w:rPr>
          <w:rFonts w:eastAsia="Calibri" w:cs="Basic Roman"/>
          <w:kern w:val="1"/>
          <w:szCs w:val="22"/>
          <w:lang w:val="en-GB" w:eastAsia="zh-CN"/>
        </w:rPr>
        <w:tab/>
      </w:r>
      <w:r w:rsidRPr="009E30AC">
        <w:rPr>
          <w:rFonts w:eastAsia="Calibri" w:cs="Basic Roman"/>
          <w:kern w:val="1"/>
          <w:szCs w:val="22"/>
          <w:lang w:val="en-GB" w:eastAsia="zh-CN"/>
        </w:rPr>
        <w:tab/>
      </w:r>
      <w:r w:rsidRPr="009E30AC">
        <w:rPr>
          <w:rFonts w:eastAsia="Calibri" w:cs="Basic Roman"/>
          <w:kern w:val="1"/>
          <w:szCs w:val="22"/>
          <w:lang w:val="en-GB" w:eastAsia="zh-CN"/>
        </w:rPr>
        <w:tab/>
      </w:r>
      <w:r w:rsidRPr="009E30AC">
        <w:rPr>
          <w:rFonts w:eastAsia="Calibri" w:cs="Basic Roman"/>
          <w:kern w:val="1"/>
          <w:szCs w:val="22"/>
          <w:lang w:val="en-GB" w:eastAsia="zh-CN"/>
        </w:rPr>
        <w:tab/>
      </w:r>
      <w:r w:rsidRPr="009E30AC">
        <w:rPr>
          <w:rFonts w:eastAsia="Calibri" w:cs="Basic Roman"/>
          <w:kern w:val="1"/>
          <w:szCs w:val="22"/>
          <w:lang w:val="en-GB" w:eastAsia="zh-CN"/>
        </w:rPr>
        <w:tab/>
      </w:r>
      <w:r w:rsidRPr="009E30AC">
        <w:rPr>
          <w:rFonts w:eastAsia="Calibri" w:cs="Basic Roman"/>
          <w:kern w:val="1"/>
          <w:szCs w:val="22"/>
          <w:lang w:val="en-GB" w:eastAsia="zh-CN"/>
        </w:rPr>
        <w:tab/>
      </w:r>
      <w:r w:rsidRPr="009E30AC">
        <w:rPr>
          <w:rFonts w:eastAsia="Calibri" w:cs="Basic Roman"/>
          <w:kern w:val="1"/>
          <w:szCs w:val="22"/>
          <w:lang w:val="en-GB" w:eastAsia="zh-CN"/>
        </w:rPr>
        <w:tab/>
      </w:r>
      <w:r w:rsidRPr="009E30AC">
        <w:rPr>
          <w:rFonts w:eastAsia="Calibri" w:cs="Basic Roman"/>
          <w:kern w:val="1"/>
          <w:szCs w:val="22"/>
          <w:lang w:val="en-GB" w:eastAsia="zh-CN"/>
        </w:rPr>
        <w:tab/>
      </w:r>
      <w:r>
        <w:rPr>
          <w:rFonts w:eastAsia="Calibri" w:cs="Basic Roman"/>
          <w:kern w:val="1"/>
          <w:szCs w:val="22"/>
          <w:lang w:val="en-GB" w:eastAsia="zh-CN"/>
        </w:rPr>
        <w:tab/>
      </w:r>
      <w:r w:rsidRPr="009E30AC">
        <w:rPr>
          <w:rFonts w:eastAsia="Calibri" w:cs="Basic Roman"/>
          <w:kern w:val="1"/>
          <w:szCs w:val="22"/>
          <w:lang w:val="en-GB" w:eastAsia="zh-CN"/>
        </w:rPr>
        <w:t>(2)</w:t>
      </w:r>
    </w:p>
    <w:p w14:paraId="6AF69399" w14:textId="77777777" w:rsidR="00BC085B" w:rsidRDefault="00BC085B" w:rsidP="00BC085B">
      <w:pPr>
        <w:spacing w:line="360" w:lineRule="auto"/>
      </w:pPr>
      <w:r>
        <w:t>4.3.4</w:t>
      </w:r>
      <w:r>
        <w:tab/>
        <w:t>Write the steps to install Geany on a Raspberry Pi.</w:t>
      </w:r>
      <w:r>
        <w:tab/>
      </w:r>
      <w:r>
        <w:tab/>
      </w:r>
      <w:r>
        <w:tab/>
      </w:r>
      <w:r>
        <w:tab/>
      </w:r>
      <w:r>
        <w:tab/>
        <w:t>(4)</w:t>
      </w:r>
    </w:p>
    <w:p w14:paraId="20A9A06F" w14:textId="77777777" w:rsidR="00BC085B" w:rsidRDefault="00BC085B" w:rsidP="00BC085B">
      <w:pPr>
        <w:spacing w:line="360" w:lineRule="auto"/>
      </w:pPr>
      <w:r>
        <w:t>4.3.5</w:t>
      </w:r>
      <w:r>
        <w:tab/>
        <w:t>Complete the following table to differentiate G++ from GCC.</w:t>
      </w:r>
      <w:r>
        <w:tab/>
      </w:r>
      <w:r>
        <w:tab/>
      </w:r>
      <w:r>
        <w:tab/>
        <w:t>(8)</w:t>
      </w:r>
    </w:p>
    <w:tbl>
      <w:tblPr>
        <w:tblStyle w:val="TableGrid"/>
        <w:tblW w:w="0" w:type="auto"/>
        <w:tblLook w:val="04A0" w:firstRow="1" w:lastRow="0" w:firstColumn="1" w:lastColumn="0" w:noHBand="0" w:noVBand="1"/>
      </w:tblPr>
      <w:tblGrid>
        <w:gridCol w:w="2064"/>
        <w:gridCol w:w="3319"/>
        <w:gridCol w:w="3633"/>
      </w:tblGrid>
      <w:tr w:rsidR="00BC085B" w14:paraId="4BB20C33" w14:textId="77777777" w:rsidTr="007A4C7F">
        <w:tc>
          <w:tcPr>
            <w:tcW w:w="2064" w:type="dxa"/>
            <w:shd w:val="clear" w:color="auto" w:fill="D9D9D9" w:themeFill="background1" w:themeFillShade="D9"/>
          </w:tcPr>
          <w:p w14:paraId="267C85E9" w14:textId="77777777" w:rsidR="00BC085B" w:rsidRDefault="00BC085B" w:rsidP="007A4C7F">
            <w:pPr>
              <w:spacing w:after="0"/>
              <w:rPr>
                <w:b/>
                <w:bCs/>
                <w:lang w:val="en-ZA"/>
              </w:rPr>
            </w:pPr>
            <w:r>
              <w:rPr>
                <w:b/>
                <w:bCs/>
                <w:lang w:val="en-ZA"/>
              </w:rPr>
              <w:t>Parameter</w:t>
            </w:r>
          </w:p>
        </w:tc>
        <w:tc>
          <w:tcPr>
            <w:tcW w:w="3319" w:type="dxa"/>
            <w:shd w:val="clear" w:color="auto" w:fill="D9D9D9" w:themeFill="background1" w:themeFillShade="D9"/>
          </w:tcPr>
          <w:p w14:paraId="122A0F58" w14:textId="77777777" w:rsidR="00BC085B" w:rsidRDefault="00BC085B" w:rsidP="007A4C7F">
            <w:pPr>
              <w:spacing w:after="0"/>
              <w:rPr>
                <w:b/>
                <w:bCs/>
                <w:lang w:val="en-ZA"/>
              </w:rPr>
            </w:pPr>
            <w:r>
              <w:rPr>
                <w:b/>
                <w:bCs/>
                <w:lang w:val="en-ZA"/>
              </w:rPr>
              <w:t>G++</w:t>
            </w:r>
          </w:p>
        </w:tc>
        <w:tc>
          <w:tcPr>
            <w:tcW w:w="3633" w:type="dxa"/>
            <w:shd w:val="clear" w:color="auto" w:fill="D9D9D9" w:themeFill="background1" w:themeFillShade="D9"/>
          </w:tcPr>
          <w:p w14:paraId="729B5252" w14:textId="77777777" w:rsidR="00BC085B" w:rsidRDefault="00BC085B" w:rsidP="007A4C7F">
            <w:pPr>
              <w:spacing w:after="0"/>
              <w:rPr>
                <w:b/>
                <w:bCs/>
                <w:lang w:val="en-ZA"/>
              </w:rPr>
            </w:pPr>
            <w:r>
              <w:rPr>
                <w:b/>
                <w:bCs/>
                <w:lang w:val="en-ZA"/>
              </w:rPr>
              <w:t>GCC</w:t>
            </w:r>
          </w:p>
        </w:tc>
      </w:tr>
      <w:tr w:rsidR="00BC085B" w:rsidRPr="00366D60" w14:paraId="3376A4E5" w14:textId="77777777" w:rsidTr="007A4C7F">
        <w:tc>
          <w:tcPr>
            <w:tcW w:w="2064" w:type="dxa"/>
          </w:tcPr>
          <w:p w14:paraId="088AD679" w14:textId="77777777" w:rsidR="00BC085B" w:rsidRPr="00366D60" w:rsidRDefault="00BC085B" w:rsidP="007A4C7F">
            <w:pPr>
              <w:spacing w:after="0"/>
              <w:rPr>
                <w:rFonts w:cs="Times New Roman"/>
                <w:b/>
                <w:bCs/>
                <w:szCs w:val="24"/>
                <w:lang w:val="en-ZA"/>
              </w:rPr>
            </w:pPr>
            <w:r w:rsidRPr="00366D60">
              <w:rPr>
                <w:rFonts w:cs="Times New Roman"/>
                <w:b/>
                <w:bCs/>
                <w:szCs w:val="24"/>
                <w:lang w:val="en-ZA"/>
              </w:rPr>
              <w:t>Uses</w:t>
            </w:r>
          </w:p>
        </w:tc>
        <w:tc>
          <w:tcPr>
            <w:tcW w:w="3319" w:type="dxa"/>
          </w:tcPr>
          <w:p w14:paraId="5152A08B" w14:textId="77777777" w:rsidR="00BC085B" w:rsidRPr="00366D60" w:rsidRDefault="00BC085B" w:rsidP="007A4C7F">
            <w:pPr>
              <w:spacing w:after="0"/>
              <w:rPr>
                <w:rFonts w:cs="Times New Roman"/>
                <w:szCs w:val="24"/>
                <w:lang w:val="en-ZA"/>
              </w:rPr>
            </w:pPr>
          </w:p>
        </w:tc>
        <w:tc>
          <w:tcPr>
            <w:tcW w:w="3633" w:type="dxa"/>
          </w:tcPr>
          <w:p w14:paraId="69E5E45D" w14:textId="77777777" w:rsidR="00BC085B" w:rsidRPr="00366D60" w:rsidRDefault="00BC085B" w:rsidP="007A4C7F">
            <w:pPr>
              <w:spacing w:after="0"/>
              <w:rPr>
                <w:rFonts w:cs="Times New Roman"/>
                <w:szCs w:val="24"/>
                <w:lang w:val="en-ZA"/>
              </w:rPr>
            </w:pPr>
          </w:p>
        </w:tc>
      </w:tr>
      <w:tr w:rsidR="00BC085B" w:rsidRPr="00366D60" w14:paraId="6487F91D" w14:textId="77777777" w:rsidTr="007A4C7F">
        <w:tc>
          <w:tcPr>
            <w:tcW w:w="2064" w:type="dxa"/>
          </w:tcPr>
          <w:p w14:paraId="69A0A840" w14:textId="77777777" w:rsidR="00BC085B" w:rsidRPr="00366D60" w:rsidRDefault="00BC085B" w:rsidP="007A4C7F">
            <w:pPr>
              <w:spacing w:after="0"/>
              <w:jc w:val="both"/>
              <w:rPr>
                <w:rFonts w:cs="Times New Roman"/>
                <w:b/>
                <w:bCs/>
                <w:szCs w:val="24"/>
                <w:lang w:val="en-ZA"/>
              </w:rPr>
            </w:pPr>
            <w:r w:rsidRPr="00366D60">
              <w:rPr>
                <w:rFonts w:cs="Times New Roman"/>
                <w:b/>
                <w:bCs/>
                <w:szCs w:val="24"/>
                <w:shd w:val="clear" w:color="auto" w:fill="FFFFFF"/>
              </w:rPr>
              <w:t>Compilation</w:t>
            </w:r>
          </w:p>
        </w:tc>
        <w:tc>
          <w:tcPr>
            <w:tcW w:w="3319" w:type="dxa"/>
          </w:tcPr>
          <w:p w14:paraId="53638EE4" w14:textId="77777777" w:rsidR="00BC085B" w:rsidRPr="00366D60" w:rsidRDefault="00BC085B" w:rsidP="007A4C7F">
            <w:pPr>
              <w:spacing w:after="0"/>
              <w:jc w:val="both"/>
              <w:rPr>
                <w:rFonts w:cs="Times New Roman"/>
                <w:szCs w:val="24"/>
                <w:lang w:val="en-ZA"/>
              </w:rPr>
            </w:pPr>
          </w:p>
        </w:tc>
        <w:tc>
          <w:tcPr>
            <w:tcW w:w="3633" w:type="dxa"/>
          </w:tcPr>
          <w:p w14:paraId="2D6DB365" w14:textId="77777777" w:rsidR="00BC085B" w:rsidRPr="00366D60" w:rsidRDefault="00BC085B" w:rsidP="007A4C7F">
            <w:pPr>
              <w:spacing w:after="0"/>
              <w:jc w:val="both"/>
              <w:rPr>
                <w:rFonts w:cs="Times New Roman"/>
                <w:szCs w:val="24"/>
                <w:lang w:val="en-ZA"/>
              </w:rPr>
            </w:pPr>
          </w:p>
        </w:tc>
      </w:tr>
      <w:tr w:rsidR="00BC085B" w:rsidRPr="00366D60" w14:paraId="4875F870" w14:textId="77777777" w:rsidTr="007A4C7F">
        <w:tc>
          <w:tcPr>
            <w:tcW w:w="2064" w:type="dxa"/>
          </w:tcPr>
          <w:p w14:paraId="4F6CBC0E" w14:textId="77777777" w:rsidR="00BC085B" w:rsidRPr="00366D60" w:rsidRDefault="00BC085B" w:rsidP="007A4C7F">
            <w:pPr>
              <w:spacing w:after="0"/>
              <w:jc w:val="both"/>
              <w:rPr>
                <w:rFonts w:cs="Times New Roman"/>
                <w:b/>
                <w:bCs/>
                <w:szCs w:val="24"/>
                <w:lang w:val="en-ZA"/>
              </w:rPr>
            </w:pPr>
            <w:r>
              <w:rPr>
                <w:b/>
                <w:bCs/>
                <w:shd w:val="clear" w:color="auto" w:fill="FFFFFF"/>
              </w:rPr>
              <w:t xml:space="preserve">Compilation </w:t>
            </w:r>
            <w:r w:rsidRPr="00366D60">
              <w:rPr>
                <w:rFonts w:cs="Times New Roman"/>
                <w:b/>
                <w:bCs/>
                <w:szCs w:val="24"/>
                <w:shd w:val="clear" w:color="auto" w:fill="FFFFFF"/>
              </w:rPr>
              <w:t xml:space="preserve">Command </w:t>
            </w:r>
          </w:p>
        </w:tc>
        <w:tc>
          <w:tcPr>
            <w:tcW w:w="3319" w:type="dxa"/>
          </w:tcPr>
          <w:p w14:paraId="19773BDB" w14:textId="77777777" w:rsidR="00BC085B" w:rsidRPr="00366D60" w:rsidRDefault="00BC085B" w:rsidP="007A4C7F">
            <w:pPr>
              <w:spacing w:after="0"/>
              <w:jc w:val="both"/>
              <w:rPr>
                <w:rFonts w:cs="Times New Roman"/>
                <w:szCs w:val="24"/>
                <w:lang w:val="en-ZA"/>
              </w:rPr>
            </w:pPr>
          </w:p>
        </w:tc>
        <w:tc>
          <w:tcPr>
            <w:tcW w:w="3633" w:type="dxa"/>
          </w:tcPr>
          <w:p w14:paraId="0E400113" w14:textId="77777777" w:rsidR="00BC085B" w:rsidRPr="00366D60" w:rsidRDefault="00BC085B" w:rsidP="007A4C7F">
            <w:pPr>
              <w:spacing w:after="0"/>
              <w:jc w:val="both"/>
              <w:rPr>
                <w:rFonts w:cs="Times New Roman"/>
                <w:szCs w:val="24"/>
                <w:lang w:val="en-ZA"/>
              </w:rPr>
            </w:pPr>
          </w:p>
        </w:tc>
      </w:tr>
      <w:tr w:rsidR="00BC085B" w:rsidRPr="00366D60" w14:paraId="626CB6CC" w14:textId="77777777" w:rsidTr="007A4C7F">
        <w:trPr>
          <w:trHeight w:val="70"/>
        </w:trPr>
        <w:tc>
          <w:tcPr>
            <w:tcW w:w="2064" w:type="dxa"/>
          </w:tcPr>
          <w:p w14:paraId="70C8C5EA" w14:textId="77777777" w:rsidR="00BC085B" w:rsidRPr="00366D60" w:rsidRDefault="00BC085B" w:rsidP="007A4C7F">
            <w:pPr>
              <w:spacing w:after="0"/>
              <w:jc w:val="both"/>
              <w:rPr>
                <w:rFonts w:cs="Times New Roman"/>
                <w:b/>
                <w:bCs/>
                <w:szCs w:val="24"/>
                <w:lang w:val="en-ZA"/>
              </w:rPr>
            </w:pPr>
            <w:r w:rsidRPr="00366D60">
              <w:rPr>
                <w:rFonts w:cs="Times New Roman"/>
                <w:b/>
                <w:bCs/>
                <w:szCs w:val="24"/>
                <w:shd w:val="clear" w:color="auto" w:fill="FFFFFF"/>
              </w:rPr>
              <w:t>File Linking in Library</w:t>
            </w:r>
          </w:p>
        </w:tc>
        <w:tc>
          <w:tcPr>
            <w:tcW w:w="3319" w:type="dxa"/>
          </w:tcPr>
          <w:p w14:paraId="615D8B0E" w14:textId="77777777" w:rsidR="00BC085B" w:rsidRPr="00366D60" w:rsidRDefault="00BC085B" w:rsidP="007A4C7F">
            <w:pPr>
              <w:spacing w:after="0"/>
              <w:jc w:val="both"/>
              <w:rPr>
                <w:rFonts w:cs="Times New Roman"/>
                <w:szCs w:val="24"/>
                <w:lang w:val="en-ZA"/>
              </w:rPr>
            </w:pPr>
          </w:p>
        </w:tc>
        <w:tc>
          <w:tcPr>
            <w:tcW w:w="3633" w:type="dxa"/>
          </w:tcPr>
          <w:p w14:paraId="5CAC8B66" w14:textId="77777777" w:rsidR="00BC085B" w:rsidRPr="00366D60" w:rsidRDefault="00BC085B" w:rsidP="007A4C7F">
            <w:pPr>
              <w:spacing w:after="0"/>
              <w:jc w:val="both"/>
              <w:rPr>
                <w:rFonts w:cs="Times New Roman"/>
                <w:szCs w:val="24"/>
                <w:lang w:val="en-ZA"/>
              </w:rPr>
            </w:pPr>
          </w:p>
        </w:tc>
      </w:tr>
    </w:tbl>
    <w:p w14:paraId="08B1DD4D" w14:textId="69D7E0D9" w:rsidR="00BC085B" w:rsidRDefault="00BC085B" w:rsidP="00BC085B">
      <w:pPr>
        <w:pStyle w:val="q-text"/>
        <w:shd w:val="clear" w:color="auto" w:fill="FFFFFF"/>
        <w:spacing w:before="0" w:beforeAutospacing="0" w:after="240" w:afterAutospacing="0" w:line="360" w:lineRule="auto"/>
        <w:ind w:left="720" w:hanging="720"/>
        <w:jc w:val="both"/>
        <w:rPr>
          <w:rFonts w:eastAsia="Calibri" w:cs="Basic Roman"/>
          <w:kern w:val="1"/>
          <w:szCs w:val="22"/>
          <w:lang w:val="en-GB" w:eastAsia="zh-CN"/>
        </w:rPr>
      </w:pP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p>
    <w:p w14:paraId="19D9DE71" w14:textId="73B506AC" w:rsidR="00BC085B" w:rsidRPr="00BC085B" w:rsidRDefault="00BC085B" w:rsidP="00BC085B">
      <w:pPr>
        <w:pStyle w:val="q-text"/>
        <w:shd w:val="clear" w:color="auto" w:fill="FFFFFF"/>
        <w:spacing w:before="0" w:beforeAutospacing="0" w:after="240" w:afterAutospacing="0" w:line="360" w:lineRule="auto"/>
        <w:ind w:left="720" w:hanging="720"/>
        <w:jc w:val="right"/>
        <w:rPr>
          <w:rFonts w:eastAsia="Calibri" w:cs="Basic Roman"/>
          <w:b/>
          <w:bCs/>
          <w:kern w:val="1"/>
          <w:szCs w:val="22"/>
          <w:lang w:val="en-GB" w:eastAsia="zh-CN"/>
        </w:rPr>
      </w:pPr>
      <w:r w:rsidRPr="00BC085B">
        <w:rPr>
          <w:rFonts w:eastAsia="Calibri" w:cs="Basic Roman"/>
          <w:b/>
          <w:bCs/>
          <w:kern w:val="1"/>
          <w:szCs w:val="22"/>
          <w:lang w:val="en-GB" w:eastAsia="zh-CN"/>
        </w:rPr>
        <w:t>Total : 18 marks</w:t>
      </w:r>
    </w:p>
    <w:p w14:paraId="2A83985C" w14:textId="77777777" w:rsidR="00BC085B" w:rsidRDefault="00BC085B" w:rsidP="00BC085B">
      <w:pPr>
        <w:pStyle w:val="q-text"/>
        <w:shd w:val="clear" w:color="auto" w:fill="FFFFFF"/>
        <w:spacing w:before="0" w:beforeAutospacing="0" w:after="240" w:afterAutospacing="0" w:line="360" w:lineRule="auto"/>
        <w:ind w:left="720" w:hanging="720"/>
        <w:jc w:val="both"/>
        <w:rPr>
          <w:rFonts w:eastAsia="Calibri" w:cs="Basic Roman"/>
          <w:kern w:val="1"/>
          <w:szCs w:val="22"/>
          <w:lang w:val="en-GB" w:eastAsia="zh-CN"/>
        </w:rPr>
      </w:pPr>
    </w:p>
    <w:p w14:paraId="1578BC8B" w14:textId="77777777" w:rsidR="00BC085B" w:rsidRPr="00E14C01" w:rsidRDefault="00BC085B" w:rsidP="00BC085B">
      <w:pPr>
        <w:pStyle w:val="q-text"/>
        <w:shd w:val="clear" w:color="auto" w:fill="FFFFFF"/>
        <w:spacing w:before="0" w:beforeAutospacing="0" w:after="240" w:afterAutospacing="0" w:line="360" w:lineRule="auto"/>
        <w:ind w:left="720" w:hanging="720"/>
        <w:jc w:val="both"/>
        <w:rPr>
          <w:rFonts w:eastAsia="Calibri" w:cs="Basic Roman"/>
          <w:kern w:val="1"/>
          <w:szCs w:val="22"/>
          <w:lang w:val="en-GB" w:eastAsia="zh-CN"/>
        </w:rPr>
      </w:pP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p>
    <w:p w14:paraId="5C2AB8C4" w14:textId="77777777" w:rsidR="00BC085B" w:rsidRDefault="00BC085B">
      <w:pPr>
        <w:rPr>
          <w:rFonts w:eastAsia="Basic Roman" w:cs="Times New Roman"/>
          <w:b/>
          <w:szCs w:val="24"/>
          <w:shd w:val="clear" w:color="auto" w:fill="FFFFFF"/>
          <w:lang w:val="en-ZA"/>
        </w:rPr>
      </w:pPr>
      <w:r>
        <w:br w:type="page"/>
      </w:r>
    </w:p>
    <w:p w14:paraId="3661A2B3" w14:textId="322BF93A" w:rsidR="00C26BE2" w:rsidRDefault="00215CCB" w:rsidP="00DD0196">
      <w:pPr>
        <w:pStyle w:val="Heading2"/>
      </w:pPr>
      <w:r w:rsidRPr="00366B42">
        <w:lastRenderedPageBreak/>
        <w:t xml:space="preserve"> </w:t>
      </w:r>
      <w:r w:rsidR="00416BE8">
        <w:t>4.</w:t>
      </w:r>
      <w:r w:rsidR="002E1BDC">
        <w:t>5</w:t>
      </w:r>
      <w:r w:rsidR="00416BE8">
        <w:tab/>
      </w:r>
      <w:r w:rsidR="00C26BE2" w:rsidRPr="00366B42">
        <w:t>Debugging C++ applications</w:t>
      </w:r>
    </w:p>
    <w:p w14:paraId="0DA9BFBF" w14:textId="00D59445" w:rsidR="001213A8" w:rsidRPr="009F0021" w:rsidRDefault="00093937" w:rsidP="009F0021">
      <w:pPr>
        <w:spacing w:after="0"/>
        <w:rPr>
          <w:b/>
          <w:bCs/>
          <w:lang w:val="en-ZA"/>
        </w:rPr>
      </w:pPr>
      <w:r w:rsidRPr="009F0021">
        <w:rPr>
          <w:b/>
          <w:bCs/>
          <w:lang w:val="en-ZA"/>
        </w:rPr>
        <w:t>Introduction</w:t>
      </w:r>
    </w:p>
    <w:p w14:paraId="5AAB8C09" w14:textId="5B0803E2" w:rsidR="00C26BE2" w:rsidRDefault="00093937" w:rsidP="00F15925">
      <w:pPr>
        <w:spacing w:line="360" w:lineRule="auto"/>
        <w:contextualSpacing/>
        <w:jc w:val="both"/>
      </w:pPr>
      <w:r>
        <w:t>When programmers code programs, they expect the code to work according to their plans. However, source code often breaks or does not work as anticipated. When this happens, programmers need to find where the problem is so that the code gives them the output they expect. Debugging tools are used to execute the program in a controlled setting, check the code step by step, and identify and correct the problem.</w:t>
      </w:r>
    </w:p>
    <w:p w14:paraId="5D89E019" w14:textId="0D671313" w:rsidR="003A68D0" w:rsidRDefault="003A68D0" w:rsidP="00093937">
      <w:pPr>
        <w:spacing w:line="240" w:lineRule="auto"/>
        <w:contextualSpacing/>
        <w:jc w:val="both"/>
      </w:pPr>
    </w:p>
    <w:p w14:paraId="28DD5828" w14:textId="14CBFC98" w:rsidR="00C26BE2" w:rsidRDefault="002E1BDC" w:rsidP="00DD0196">
      <w:pPr>
        <w:pStyle w:val="Heading3"/>
      </w:pPr>
      <w:r>
        <w:t>4.5.1</w:t>
      </w:r>
      <w:r w:rsidR="00093937">
        <w:tab/>
      </w:r>
      <w:r w:rsidR="00C26BE2" w:rsidRPr="006E7686">
        <w:t>Define the term debugging</w:t>
      </w:r>
    </w:p>
    <w:p w14:paraId="35575783" w14:textId="5D9E809D" w:rsidR="001213A8" w:rsidRPr="00093937" w:rsidRDefault="001213A8" w:rsidP="001213A8">
      <w:pPr>
        <w:spacing w:line="240" w:lineRule="auto"/>
        <w:contextualSpacing/>
        <w:rPr>
          <w:b/>
          <w:bCs/>
        </w:rPr>
      </w:pPr>
      <w:r w:rsidRPr="00093937">
        <w:rPr>
          <w:b/>
          <w:bCs/>
        </w:rPr>
        <w:t>VOCABULARY</w:t>
      </w:r>
    </w:p>
    <w:p w14:paraId="3B1A0E48" w14:textId="66BD692E" w:rsidR="005F5C0A" w:rsidRDefault="002E1BDC" w:rsidP="002E1BDC">
      <w:pPr>
        <w:shd w:val="clear" w:color="auto" w:fill="FFE599" w:themeFill="accent4" w:themeFillTint="66"/>
        <w:spacing w:line="240" w:lineRule="auto"/>
        <w:contextualSpacing/>
      </w:pPr>
      <w:r w:rsidRPr="002E1BDC">
        <w:t>Debugging is the process of identifying and resolving errors or flaws in software source code.</w:t>
      </w:r>
    </w:p>
    <w:p w14:paraId="0B78EB45" w14:textId="77777777" w:rsidR="002E1BDC" w:rsidRDefault="002E1BDC" w:rsidP="001213A8">
      <w:pPr>
        <w:spacing w:line="240" w:lineRule="auto"/>
        <w:contextualSpacing/>
      </w:pPr>
    </w:p>
    <w:p w14:paraId="75ED3CF9" w14:textId="77777777" w:rsidR="005F5C0A" w:rsidRDefault="005F5C0A" w:rsidP="00F1609E">
      <w:pPr>
        <w:spacing w:line="360" w:lineRule="auto"/>
        <w:contextualSpacing/>
        <w:jc w:val="both"/>
      </w:pPr>
      <w:r>
        <w:t xml:space="preserve">There are two main categories of errors that need debugging: </w:t>
      </w:r>
    </w:p>
    <w:p w14:paraId="51F56A05" w14:textId="7F1272B2" w:rsidR="005F5C0A" w:rsidRDefault="005F5C0A">
      <w:pPr>
        <w:pStyle w:val="ListParagraph"/>
        <w:numPr>
          <w:ilvl w:val="0"/>
          <w:numId w:val="117"/>
        </w:numPr>
        <w:spacing w:line="360" w:lineRule="auto"/>
        <w:jc w:val="both"/>
      </w:pPr>
      <w:bookmarkStart w:id="11" w:name="_Hlk121050879"/>
      <w:r w:rsidRPr="005F5C0A">
        <w:rPr>
          <w:b/>
          <w:bCs/>
        </w:rPr>
        <w:t>Compile-time</w:t>
      </w:r>
      <w:r>
        <w:t xml:space="preserve">: These occur due to misuse of language constructs, such as syntax errors. Normally </w:t>
      </w:r>
      <w:r w:rsidR="005131F7">
        <w:t>easy</w:t>
      </w:r>
      <w:r>
        <w:t xml:space="preserve"> to find by using compiler tools and warnings to fix reported problems. </w:t>
      </w:r>
    </w:p>
    <w:p w14:paraId="09E8E745" w14:textId="538745C4" w:rsidR="005F5C0A" w:rsidRDefault="005F5C0A">
      <w:pPr>
        <w:pStyle w:val="ListParagraph"/>
        <w:numPr>
          <w:ilvl w:val="0"/>
          <w:numId w:val="117"/>
        </w:numPr>
        <w:spacing w:line="360" w:lineRule="auto"/>
        <w:jc w:val="both"/>
      </w:pPr>
      <w:r w:rsidRPr="005F5C0A">
        <w:rPr>
          <w:b/>
          <w:bCs/>
        </w:rPr>
        <w:t>Run-time</w:t>
      </w:r>
      <w:r>
        <w:t xml:space="preserve">: These are much harder to figure out, as they cause the program to generate incorrect output (or “crash”) during execution. </w:t>
      </w:r>
      <w:r w:rsidR="005131F7">
        <w:t>Example is a runtime error.</w:t>
      </w:r>
    </w:p>
    <w:bookmarkEnd w:id="11"/>
    <w:p w14:paraId="79303433" w14:textId="494F7134" w:rsidR="009C5945" w:rsidRDefault="009C5945" w:rsidP="00F1609E">
      <w:pPr>
        <w:spacing w:line="360" w:lineRule="auto"/>
        <w:contextualSpacing/>
        <w:jc w:val="both"/>
      </w:pPr>
    </w:p>
    <w:p w14:paraId="07B6A84B" w14:textId="47B3A4DF" w:rsidR="009C5945" w:rsidRDefault="009C5945" w:rsidP="00F1609E">
      <w:pPr>
        <w:spacing w:line="360" w:lineRule="auto"/>
        <w:contextualSpacing/>
        <w:jc w:val="both"/>
      </w:pPr>
      <w:r w:rsidRPr="009C5945">
        <w:t>Programmers will check for the following during the debugging process, which can be carried out manually or automatically using software debugging tools:</w:t>
      </w:r>
    </w:p>
    <w:p w14:paraId="7720066F" w14:textId="295EDDFF" w:rsidR="009C5945" w:rsidRDefault="009C5945">
      <w:pPr>
        <w:numPr>
          <w:ilvl w:val="0"/>
          <w:numId w:val="75"/>
        </w:numPr>
        <w:shd w:val="clear" w:color="auto" w:fill="FFFFFF"/>
        <w:spacing w:before="100" w:beforeAutospacing="1" w:after="100" w:afterAutospacing="1" w:line="360" w:lineRule="auto"/>
        <w:jc w:val="both"/>
      </w:pPr>
      <w:r w:rsidRPr="009C5945">
        <w:t>Syntax errors</w:t>
      </w:r>
      <w:r>
        <w:t>-</w:t>
      </w:r>
      <w:r w:rsidR="00916A06" w:rsidRPr="00916A06">
        <w:rPr>
          <w:rFonts w:ascii="Helvetica" w:hAnsi="Helvetica"/>
          <w:color w:val="333333"/>
          <w:sz w:val="21"/>
          <w:szCs w:val="21"/>
        </w:rPr>
        <w:t xml:space="preserve"> </w:t>
      </w:r>
      <w:bookmarkStart w:id="12" w:name="_Hlk121052190"/>
      <w:r w:rsidR="00916A06" w:rsidRPr="00916A06">
        <w:t xml:space="preserve">A syntax error is a bug that occurs when a computer program has an </w:t>
      </w:r>
      <w:r w:rsidR="002F73AE" w:rsidRPr="00916A06">
        <w:t>incorrectly typed statemen</w:t>
      </w:r>
      <w:r w:rsidR="002F73AE">
        <w:t>t</w:t>
      </w:r>
      <w:r w:rsidR="00916A06">
        <w:t>.</w:t>
      </w:r>
      <w:r w:rsidR="005131F7">
        <w:t xml:space="preserve"> Here is an example of a syntax error:</w:t>
      </w:r>
      <w:bookmarkEnd w:id="12"/>
    </w:p>
    <w:p w14:paraId="2DDE1F43" w14:textId="77777777" w:rsidR="001D4539" w:rsidRDefault="001D4539" w:rsidP="001D4539">
      <w:pPr>
        <w:keepNext/>
        <w:shd w:val="clear" w:color="auto" w:fill="FFFFFF"/>
        <w:spacing w:before="100" w:beforeAutospacing="1" w:after="100" w:afterAutospacing="1"/>
        <w:ind w:left="720"/>
      </w:pPr>
      <w:r w:rsidRPr="001D4539">
        <w:rPr>
          <w:noProof/>
        </w:rPr>
        <w:drawing>
          <wp:inline distT="0" distB="0" distL="0" distR="0" wp14:anchorId="62AB39A7" wp14:editId="45C8F6E2">
            <wp:extent cx="5731510" cy="1942465"/>
            <wp:effectExtent l="19050" t="19050" r="2540" b="635"/>
            <wp:docPr id="52264" name="Picture 522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4" name="Picture 52264" descr="Graphical user interface, application&#10;&#10;Description automatically generated"/>
                    <pic:cNvPicPr/>
                  </pic:nvPicPr>
                  <pic:blipFill>
                    <a:blip r:embed="rId44"/>
                    <a:stretch>
                      <a:fillRect/>
                    </a:stretch>
                  </pic:blipFill>
                  <pic:spPr>
                    <a:xfrm>
                      <a:off x="0" y="0"/>
                      <a:ext cx="5731510" cy="1942465"/>
                    </a:xfrm>
                    <a:prstGeom prst="rect">
                      <a:avLst/>
                    </a:prstGeom>
                    <a:ln>
                      <a:solidFill>
                        <a:schemeClr val="tx1"/>
                      </a:solidFill>
                    </a:ln>
                  </pic:spPr>
                </pic:pic>
              </a:graphicData>
            </a:graphic>
          </wp:inline>
        </w:drawing>
      </w:r>
    </w:p>
    <w:p w14:paraId="37774F10" w14:textId="56EC1C2D" w:rsidR="005131F7" w:rsidRPr="001D4539" w:rsidRDefault="001D4539" w:rsidP="001D4539">
      <w:pPr>
        <w:pStyle w:val="Caption"/>
        <w:rPr>
          <w:i w:val="0"/>
          <w:iCs w:val="0"/>
          <w:color w:val="auto"/>
          <w:sz w:val="24"/>
          <w:szCs w:val="24"/>
        </w:rPr>
      </w:pPr>
      <w:r w:rsidRPr="001D4539">
        <w:rPr>
          <w:i w:val="0"/>
          <w:iCs w:val="0"/>
          <w:color w:val="auto"/>
          <w:sz w:val="24"/>
          <w:szCs w:val="24"/>
        </w:rPr>
        <w:t xml:space="preserve">Figure 4. </w:t>
      </w:r>
      <w:r w:rsidRPr="001D4539">
        <w:rPr>
          <w:i w:val="0"/>
          <w:iCs w:val="0"/>
          <w:color w:val="auto"/>
          <w:sz w:val="24"/>
          <w:szCs w:val="24"/>
        </w:rPr>
        <w:fldChar w:fldCharType="begin"/>
      </w:r>
      <w:r w:rsidRPr="001D4539">
        <w:rPr>
          <w:i w:val="0"/>
          <w:iCs w:val="0"/>
          <w:color w:val="auto"/>
          <w:sz w:val="24"/>
          <w:szCs w:val="24"/>
        </w:rPr>
        <w:instrText xml:space="preserve"> SEQ Figure_4. \* ARABIC </w:instrText>
      </w:r>
      <w:r w:rsidRPr="001D4539">
        <w:rPr>
          <w:i w:val="0"/>
          <w:iCs w:val="0"/>
          <w:color w:val="auto"/>
          <w:sz w:val="24"/>
          <w:szCs w:val="24"/>
        </w:rPr>
        <w:fldChar w:fldCharType="separate"/>
      </w:r>
      <w:r w:rsidR="002B5F42">
        <w:rPr>
          <w:i w:val="0"/>
          <w:iCs w:val="0"/>
          <w:noProof/>
          <w:color w:val="auto"/>
          <w:sz w:val="24"/>
          <w:szCs w:val="24"/>
        </w:rPr>
        <w:t>11</w:t>
      </w:r>
      <w:r w:rsidRPr="001D4539">
        <w:rPr>
          <w:i w:val="0"/>
          <w:iCs w:val="0"/>
          <w:color w:val="auto"/>
          <w:sz w:val="24"/>
          <w:szCs w:val="24"/>
        </w:rPr>
        <w:fldChar w:fldCharType="end"/>
      </w:r>
      <w:r w:rsidRPr="001D4539">
        <w:rPr>
          <w:i w:val="0"/>
          <w:iCs w:val="0"/>
          <w:color w:val="auto"/>
          <w:sz w:val="24"/>
          <w:szCs w:val="24"/>
        </w:rPr>
        <w:t>:Syntax error</w:t>
      </w:r>
    </w:p>
    <w:p w14:paraId="5CAE064E" w14:textId="15E84745" w:rsidR="001D4539" w:rsidRPr="009C5945" w:rsidRDefault="001D4539" w:rsidP="001D4539">
      <w:pPr>
        <w:shd w:val="clear" w:color="auto" w:fill="FFFFFF"/>
        <w:spacing w:before="100" w:beforeAutospacing="1" w:after="100" w:afterAutospacing="1" w:line="360" w:lineRule="auto"/>
        <w:ind w:left="720"/>
      </w:pPr>
      <w:r>
        <w:t>Looking at Figure 4.11, notice the squiggly red line in line 1. The C++ word which is causing the error is &lt;</w:t>
      </w:r>
      <w:r w:rsidRPr="001D4539">
        <w:rPr>
          <w:i/>
          <w:iCs/>
        </w:rPr>
        <w:t>iosteam</w:t>
      </w:r>
      <w:r>
        <w:t>&gt;. The correct spelling is supposed to be &lt;iostream&gt;.</w:t>
      </w:r>
    </w:p>
    <w:p w14:paraId="22A3BA0D" w14:textId="5F4C8E99" w:rsidR="009C5945" w:rsidRPr="009C5945" w:rsidRDefault="009C5945">
      <w:pPr>
        <w:numPr>
          <w:ilvl w:val="0"/>
          <w:numId w:val="75"/>
        </w:numPr>
        <w:shd w:val="clear" w:color="auto" w:fill="FFFFFF"/>
        <w:spacing w:before="100" w:beforeAutospacing="1" w:after="100" w:afterAutospacing="1" w:line="360" w:lineRule="auto"/>
      </w:pPr>
      <w:r w:rsidRPr="009C5945">
        <w:lastRenderedPageBreak/>
        <w:t>Runtime errors</w:t>
      </w:r>
      <w:r>
        <w:t>-occurs during runtime and could be caused by inputting wrong data type</w:t>
      </w:r>
      <w:r w:rsidR="005131F7">
        <w:t>. For instance, the program which is supposed to accept a integer (number) and user types in a s</w:t>
      </w:r>
      <w:r w:rsidR="001D4539">
        <w:t>t</w:t>
      </w:r>
      <w:r w:rsidR="005131F7">
        <w:t>ring.</w:t>
      </w:r>
    </w:p>
    <w:p w14:paraId="7E254396" w14:textId="19C1845F" w:rsidR="009C5945" w:rsidRPr="009C5945" w:rsidRDefault="009C5945">
      <w:pPr>
        <w:numPr>
          <w:ilvl w:val="0"/>
          <w:numId w:val="75"/>
        </w:numPr>
        <w:shd w:val="clear" w:color="auto" w:fill="FFFFFF"/>
        <w:spacing w:before="100" w:beforeAutospacing="1" w:after="100" w:afterAutospacing="1" w:line="240" w:lineRule="auto"/>
      </w:pPr>
      <w:bookmarkStart w:id="13" w:name="_Hlk120815023"/>
      <w:r w:rsidRPr="009C5945">
        <w:t>Logic errors</w:t>
      </w:r>
      <w:r>
        <w:t>-occurs when program runs but gives incorrect results</w:t>
      </w:r>
    </w:p>
    <w:bookmarkEnd w:id="13"/>
    <w:p w14:paraId="51C8E4EA" w14:textId="3695A8EF" w:rsidR="009C5945" w:rsidRPr="00093937" w:rsidRDefault="009C5945" w:rsidP="00214D81">
      <w:pPr>
        <w:spacing w:line="360" w:lineRule="auto"/>
        <w:contextualSpacing/>
        <w:jc w:val="both"/>
      </w:pPr>
      <w:r w:rsidRPr="009C5945">
        <w:t>Testing and debugging work together to make sure software programs function as intended. Programmers test after finishing a segment or a portion of code to find faults and problems. Once flaws are identified, programmers can start the debugging process and try to clean up any errors in the software.</w:t>
      </w:r>
    </w:p>
    <w:p w14:paraId="26448C68" w14:textId="77777777" w:rsidR="00093937" w:rsidRPr="006E7686" w:rsidRDefault="00093937" w:rsidP="00F1609E">
      <w:pPr>
        <w:spacing w:line="360" w:lineRule="auto"/>
        <w:contextualSpacing/>
        <w:jc w:val="both"/>
        <w:rPr>
          <w:sz w:val="16"/>
          <w:szCs w:val="16"/>
        </w:rPr>
      </w:pPr>
    </w:p>
    <w:p w14:paraId="63174182" w14:textId="55533482" w:rsidR="001A3FE0" w:rsidRDefault="002E1BDC" w:rsidP="00DD0196">
      <w:pPr>
        <w:pStyle w:val="Heading3"/>
      </w:pPr>
      <w:ins w:id="14" w:author="Godwin Pedzisai Dzvapatsva" w:date="2023-03-25T23:48:00Z">
        <w:r>
          <w:t>4.5.2</w:t>
        </w:r>
      </w:ins>
      <w:r w:rsidR="00093937">
        <w:tab/>
      </w:r>
      <w:r w:rsidR="001A3FE0">
        <w:t>Reasons for debugging</w:t>
      </w:r>
    </w:p>
    <w:p w14:paraId="6513DE81" w14:textId="25C50200" w:rsidR="001A3FE0" w:rsidRDefault="001A3FE0">
      <w:pPr>
        <w:pStyle w:val="ListParagraph"/>
        <w:numPr>
          <w:ilvl w:val="0"/>
          <w:numId w:val="76"/>
        </w:numPr>
        <w:spacing w:line="360" w:lineRule="auto"/>
        <w:jc w:val="both"/>
      </w:pPr>
      <w:r w:rsidRPr="001A3FE0">
        <w:t>Any software which is developed needs to be bug-free before releasing.</w:t>
      </w:r>
    </w:p>
    <w:p w14:paraId="11EA93FE" w14:textId="69F5DE09" w:rsidR="001A3FE0" w:rsidRDefault="001A3FE0">
      <w:pPr>
        <w:pStyle w:val="ListParagraph"/>
        <w:numPr>
          <w:ilvl w:val="0"/>
          <w:numId w:val="76"/>
        </w:numPr>
        <w:spacing w:line="360" w:lineRule="auto"/>
        <w:jc w:val="both"/>
      </w:pPr>
      <w:bookmarkStart w:id="15" w:name="_Hlk120815236"/>
      <w:r>
        <w:t>Competitive advantage-Bug free programs will build a good reputation for the software firm</w:t>
      </w:r>
    </w:p>
    <w:p w14:paraId="1853E267" w14:textId="73F9A057" w:rsidR="001A3FE0" w:rsidRDefault="001A3FE0">
      <w:pPr>
        <w:pStyle w:val="ListParagraph"/>
        <w:numPr>
          <w:ilvl w:val="0"/>
          <w:numId w:val="76"/>
        </w:numPr>
        <w:spacing w:line="360" w:lineRule="auto"/>
        <w:jc w:val="both"/>
      </w:pPr>
      <w:bookmarkStart w:id="16" w:name="_Hlk120815253"/>
      <w:bookmarkEnd w:id="15"/>
      <w:r w:rsidRPr="00CF7A56">
        <w:t>Saves Time</w:t>
      </w:r>
      <w:r w:rsidRPr="001A3FE0">
        <w:rPr>
          <w:b/>
          <w:bCs/>
        </w:rPr>
        <w:t>-</w:t>
      </w:r>
      <w:r w:rsidRPr="001A3FE0">
        <w:t xml:space="preserve"> Performing debugging at the initial stage saves the </w:t>
      </w:r>
      <w:hyperlink r:id="rId45" w:history="1">
        <w:r w:rsidRPr="001A3FE0">
          <w:t>time of software developers</w:t>
        </w:r>
      </w:hyperlink>
      <w:r>
        <w:t>.</w:t>
      </w:r>
    </w:p>
    <w:bookmarkEnd w:id="16"/>
    <w:p w14:paraId="4A89222A" w14:textId="752B8C31" w:rsidR="001A3FE0" w:rsidRDefault="001A3FE0">
      <w:pPr>
        <w:pStyle w:val="ListParagraph"/>
        <w:numPr>
          <w:ilvl w:val="0"/>
          <w:numId w:val="76"/>
        </w:numPr>
        <w:spacing w:line="360" w:lineRule="auto"/>
        <w:jc w:val="both"/>
      </w:pPr>
      <w:r>
        <w:t>Making sure that the software programs are serving the intended purpose</w:t>
      </w:r>
    </w:p>
    <w:p w14:paraId="3E3997EE" w14:textId="77777777" w:rsidR="001A3FE0" w:rsidRPr="001A3FE0" w:rsidRDefault="001A3FE0" w:rsidP="001A3FE0"/>
    <w:p w14:paraId="62C03576" w14:textId="00C394F0" w:rsidR="00C26BE2" w:rsidRDefault="00315D69" w:rsidP="00DD0196">
      <w:pPr>
        <w:pStyle w:val="Heading3"/>
      </w:pPr>
      <w:r>
        <w:t>4.5.3</w:t>
      </w:r>
      <w:r w:rsidR="00E33039">
        <w:tab/>
        <w:t>C</w:t>
      </w:r>
      <w:r w:rsidR="00C26BE2" w:rsidRPr="006E7686">
        <w:t xml:space="preserve">ommon debugging techniques </w:t>
      </w:r>
    </w:p>
    <w:p w14:paraId="43C6F259" w14:textId="5003CE1D" w:rsidR="00916A06" w:rsidRPr="00916A06" w:rsidRDefault="00916A06">
      <w:pPr>
        <w:pStyle w:val="ListParagraph"/>
        <w:numPr>
          <w:ilvl w:val="0"/>
          <w:numId w:val="77"/>
        </w:numPr>
        <w:spacing w:line="360" w:lineRule="auto"/>
        <w:jc w:val="both"/>
      </w:pPr>
      <w:bookmarkStart w:id="17" w:name="_Hlk121066464"/>
      <w:r w:rsidRPr="00916A06">
        <w:t xml:space="preserve">Print debugging </w:t>
      </w:r>
      <w:bookmarkEnd w:id="17"/>
      <w:r w:rsidRPr="00916A06">
        <w:t xml:space="preserve">- </w:t>
      </w:r>
      <w:r w:rsidR="002E1BDC" w:rsidRPr="002E1BDC">
        <w:rPr>
          <w:shd w:val="clear" w:color="auto" w:fill="FFE599" w:themeFill="accent4" w:themeFillTint="66"/>
        </w:rPr>
        <w:t>The developer checks the flow of print statements by watching live or recorded print statements.</w:t>
      </w:r>
      <w:r w:rsidR="002E1BDC">
        <w:rPr>
          <w:shd w:val="clear" w:color="auto" w:fill="FFE599" w:themeFill="accent4" w:themeFillTint="66"/>
        </w:rPr>
        <w:t xml:space="preserve"> This process is also called tracing</w:t>
      </w:r>
      <w:del w:id="18" w:author="Godwin Pedzisai Dzvapatsva" w:date="2023-03-25T23:50:00Z">
        <w:r w:rsidRPr="002E1BDC" w:rsidDel="002E1BDC">
          <w:rPr>
            <w:shd w:val="clear" w:color="auto" w:fill="FFE599" w:themeFill="accent4" w:themeFillTint="66"/>
          </w:rPr>
          <w:delText>.</w:delText>
        </w:r>
      </w:del>
    </w:p>
    <w:p w14:paraId="01BA017F" w14:textId="596B1EDD" w:rsidR="00916A06" w:rsidRDefault="00916A06">
      <w:pPr>
        <w:pStyle w:val="ListParagraph"/>
        <w:numPr>
          <w:ilvl w:val="0"/>
          <w:numId w:val="77"/>
        </w:numPr>
        <w:spacing w:line="360" w:lineRule="auto"/>
        <w:jc w:val="both"/>
      </w:pPr>
      <w:bookmarkStart w:id="19" w:name="_Hlk121066471"/>
      <w:r w:rsidRPr="00916A06">
        <w:t>Interactive debugging</w:t>
      </w:r>
      <w:bookmarkEnd w:id="19"/>
      <w:r w:rsidRPr="00916A06">
        <w:t xml:space="preserve">- </w:t>
      </w:r>
      <w:r w:rsidR="00E33039" w:rsidRPr="00916A06">
        <w:t>Using</w:t>
      </w:r>
      <w:r w:rsidRPr="00916A06">
        <w:t xml:space="preserve"> debugger tools, interactive debugging enables the processing of an application's code execution one step at a time and pauses it to inspect or modify application state.</w:t>
      </w:r>
    </w:p>
    <w:p w14:paraId="6E71F3E0" w14:textId="1B1B2ECE" w:rsidR="00E33039" w:rsidRDefault="00315D69" w:rsidP="00315D69">
      <w:pPr>
        <w:pStyle w:val="ListParagraph"/>
        <w:numPr>
          <w:ilvl w:val="0"/>
          <w:numId w:val="77"/>
        </w:numPr>
        <w:shd w:val="clear" w:color="auto" w:fill="FFE599" w:themeFill="accent4" w:themeFillTint="66"/>
        <w:spacing w:line="360" w:lineRule="auto"/>
      </w:pPr>
      <w:bookmarkStart w:id="20" w:name="_Hlk121066477"/>
      <w:r w:rsidRPr="00315D69">
        <w:t>Remote debugging allows developers to debug one or more programs on a remote machine while the IDE is only running on your local machine.</w:t>
      </w:r>
      <w:bookmarkEnd w:id="20"/>
    </w:p>
    <w:p w14:paraId="17CC95C3" w14:textId="60C2BB3D" w:rsidR="00E33039" w:rsidRPr="00A43134" w:rsidRDefault="00E33039" w:rsidP="00F1609E">
      <w:pPr>
        <w:spacing w:after="0"/>
        <w:rPr>
          <w:b/>
          <w:bCs/>
        </w:rPr>
      </w:pPr>
      <w:r w:rsidRPr="00A43134">
        <w:rPr>
          <w:b/>
          <w:bCs/>
        </w:rPr>
        <w:t>Debugging Strategies</w:t>
      </w:r>
    </w:p>
    <w:p w14:paraId="0A4D290F" w14:textId="77777777" w:rsidR="00E33039" w:rsidRPr="00D37F86" w:rsidRDefault="00E33039" w:rsidP="00F1609E">
      <w:pPr>
        <w:shd w:val="clear" w:color="auto" w:fill="FFFFFF"/>
        <w:spacing w:after="0" w:line="360" w:lineRule="auto"/>
        <w:jc w:val="both"/>
        <w:rPr>
          <w:rFonts w:cs="Times New Roman"/>
        </w:rPr>
      </w:pPr>
      <w:r w:rsidRPr="00D37F86">
        <w:rPr>
          <w:rFonts w:cs="Times New Roman"/>
        </w:rPr>
        <w:t>Programmers employ a variety of strategies to avoid errors and shorten the debugging process. The following are a few debugging strategies that programmers frequently use.</w:t>
      </w:r>
    </w:p>
    <w:p w14:paraId="69688F75" w14:textId="68C5E0C7" w:rsidR="00E33039" w:rsidRPr="00D37F86" w:rsidRDefault="00E33039">
      <w:pPr>
        <w:pStyle w:val="ListParagraph"/>
        <w:numPr>
          <w:ilvl w:val="0"/>
          <w:numId w:val="78"/>
        </w:numPr>
        <w:shd w:val="clear" w:color="auto" w:fill="FFFFFF"/>
        <w:spacing w:after="100" w:afterAutospacing="1" w:line="360" w:lineRule="auto"/>
        <w:jc w:val="both"/>
        <w:rPr>
          <w:rFonts w:eastAsia="Times New Roman" w:cs="Times New Roman"/>
          <w:kern w:val="0"/>
          <w:szCs w:val="24"/>
          <w:lang w:val="en-ZA" w:eastAsia="en-ZA"/>
        </w:rPr>
      </w:pPr>
      <w:r w:rsidRPr="00D37F86">
        <w:rPr>
          <w:rFonts w:eastAsia="Times New Roman" w:cs="Times New Roman"/>
          <w:kern w:val="0"/>
          <w:szCs w:val="24"/>
          <w:lang w:val="en-ZA" w:eastAsia="en-ZA"/>
        </w:rPr>
        <w:t>Backtracking - The programmer works backwards through the source code, starting at the statement where an error symptom is found.</w:t>
      </w:r>
    </w:p>
    <w:p w14:paraId="402C7DB5" w14:textId="218E2D66" w:rsidR="00E33039" w:rsidRPr="00D37F86" w:rsidRDefault="00E33039">
      <w:pPr>
        <w:pStyle w:val="ListParagraph"/>
        <w:numPr>
          <w:ilvl w:val="0"/>
          <w:numId w:val="78"/>
        </w:numPr>
        <w:shd w:val="clear" w:color="auto" w:fill="FFFFFF"/>
        <w:spacing w:after="100" w:afterAutospacing="1" w:line="360" w:lineRule="auto"/>
        <w:jc w:val="both"/>
        <w:rPr>
          <w:rFonts w:cs="Times New Roman"/>
          <w:shd w:val="clear" w:color="auto" w:fill="FFFFFF"/>
        </w:rPr>
      </w:pPr>
      <w:r w:rsidRPr="00D37F86">
        <w:rPr>
          <w:rFonts w:cs="Times New Roman"/>
          <w:shd w:val="clear" w:color="auto" w:fill="FFFFFF"/>
        </w:rPr>
        <w:t>Cause Elimination Method-</w:t>
      </w:r>
      <w:r w:rsidRPr="00D37F86">
        <w:rPr>
          <w:rFonts w:cs="Times New Roman"/>
        </w:rPr>
        <w:t xml:space="preserve"> </w:t>
      </w:r>
      <w:r w:rsidRPr="00D37F86">
        <w:rPr>
          <w:rFonts w:cs="Times New Roman"/>
          <w:shd w:val="clear" w:color="auto" w:fill="FFFFFF"/>
        </w:rPr>
        <w:t>To identify the source of a point of failure, the software engineer compiles a list of likely causes for errors and conducts tests.</w:t>
      </w:r>
    </w:p>
    <w:p w14:paraId="567B4F59" w14:textId="16D76823" w:rsidR="00E33039" w:rsidRPr="00D37F86" w:rsidRDefault="00E33039">
      <w:pPr>
        <w:pStyle w:val="ListParagraph"/>
        <w:numPr>
          <w:ilvl w:val="0"/>
          <w:numId w:val="78"/>
        </w:numPr>
        <w:shd w:val="clear" w:color="auto" w:fill="FFFFFF"/>
        <w:spacing w:after="100" w:afterAutospacing="1" w:line="360" w:lineRule="auto"/>
        <w:jc w:val="both"/>
        <w:rPr>
          <w:rFonts w:eastAsia="Times New Roman" w:cs="Times New Roman"/>
          <w:kern w:val="0"/>
          <w:lang w:val="en-ZA" w:eastAsia="en-ZA"/>
        </w:rPr>
      </w:pPr>
      <w:r w:rsidRPr="00D37F86">
        <w:rPr>
          <w:rFonts w:cs="Times New Roman"/>
        </w:rPr>
        <w:lastRenderedPageBreak/>
        <w:t>Shotgun Debugging - a developer's educated guesses-based debugging approach that relies on trial-and-error and crossing one's fingers.</w:t>
      </w:r>
    </w:p>
    <w:p w14:paraId="78402148" w14:textId="06EB65DE" w:rsidR="00E33039" w:rsidRPr="00D37F86" w:rsidRDefault="00E33039">
      <w:pPr>
        <w:pStyle w:val="ListParagraph"/>
        <w:numPr>
          <w:ilvl w:val="0"/>
          <w:numId w:val="78"/>
        </w:numPr>
        <w:shd w:val="clear" w:color="auto" w:fill="FFFFFF"/>
        <w:spacing w:before="100" w:beforeAutospacing="1" w:after="100" w:afterAutospacing="1" w:line="360" w:lineRule="auto"/>
        <w:jc w:val="both"/>
        <w:rPr>
          <w:rFonts w:cs="Times New Roman"/>
          <w:shd w:val="clear" w:color="auto" w:fill="FFFFFF"/>
        </w:rPr>
      </w:pPr>
      <w:r w:rsidRPr="00D37F86">
        <w:rPr>
          <w:rFonts w:cs="Times New Roman"/>
          <w:shd w:val="clear" w:color="auto" w:fill="FFFFFF"/>
        </w:rPr>
        <w:t>Program Slicing-</w:t>
      </w:r>
      <w:r w:rsidRPr="00D37F86">
        <w:rPr>
          <w:rFonts w:cs="Times New Roman"/>
        </w:rPr>
        <w:t xml:space="preserve"> </w:t>
      </w:r>
      <w:r w:rsidRPr="00D37F86">
        <w:rPr>
          <w:rFonts w:cs="Times New Roman"/>
          <w:shd w:val="clear" w:color="auto" w:fill="FFFFFF"/>
        </w:rPr>
        <w:t>A series of program statements are run in the program under certain circumstances by quality assurance testers.</w:t>
      </w:r>
    </w:p>
    <w:p w14:paraId="02CFD626" w14:textId="4740C9DB" w:rsidR="00C26BE2" w:rsidRDefault="00315D69" w:rsidP="00DD0196">
      <w:pPr>
        <w:pStyle w:val="Heading3"/>
      </w:pPr>
      <w:r>
        <w:t>4.5.4</w:t>
      </w:r>
      <w:r w:rsidR="00A43134">
        <w:tab/>
      </w:r>
      <w:r w:rsidR="00C26BE2" w:rsidRPr="006E7686">
        <w:t>Define the term breakpoint as it relates to debugging</w:t>
      </w:r>
    </w:p>
    <w:p w14:paraId="065FAA66" w14:textId="7A640A92" w:rsidR="002E627E" w:rsidRDefault="00315D69" w:rsidP="00F1609E">
      <w:pPr>
        <w:spacing w:after="0" w:line="360" w:lineRule="auto"/>
        <w:contextualSpacing/>
        <w:jc w:val="both"/>
        <w:rPr>
          <w:rFonts w:cs="Times New Roman"/>
          <w:shd w:val="clear" w:color="auto" w:fill="FFFFFF"/>
        </w:rPr>
      </w:pPr>
      <w:r w:rsidRPr="00315D69">
        <w:rPr>
          <w:rFonts w:cs="Times New Roman"/>
          <w:shd w:val="clear" w:color="auto" w:fill="FFE599" w:themeFill="accent4" w:themeFillTint="66"/>
        </w:rPr>
        <w:t>A breakpoint is a deliberate halt in an application's code by the developer for debugging purposes.</w:t>
      </w:r>
      <w:r w:rsidRPr="00315D69">
        <w:rPr>
          <w:rFonts w:cs="Times New Roman"/>
          <w:shd w:val="clear" w:color="auto" w:fill="FFFFFF"/>
        </w:rPr>
        <w:t xml:space="preserve"> </w:t>
      </w:r>
      <w:r w:rsidR="002E627E" w:rsidRPr="0066595B">
        <w:rPr>
          <w:rFonts w:cs="Times New Roman"/>
          <w:shd w:val="clear" w:color="auto" w:fill="FFFFFF"/>
        </w:rPr>
        <w:t>This enables the programmer to inspect the internal state of the application at that time.</w:t>
      </w:r>
      <w:r w:rsidR="00256062">
        <w:rPr>
          <w:rFonts w:cs="Times New Roman"/>
          <w:shd w:val="clear" w:color="auto" w:fill="FFFFFF"/>
        </w:rPr>
        <w:t xml:space="preserve"> We are going to discuss two types of breakpoints:</w:t>
      </w:r>
    </w:p>
    <w:p w14:paraId="06719425" w14:textId="15C38453" w:rsidR="00256062" w:rsidRDefault="00256062" w:rsidP="00F1609E">
      <w:pPr>
        <w:spacing w:after="0" w:line="360" w:lineRule="auto"/>
        <w:contextualSpacing/>
        <w:jc w:val="both"/>
        <w:rPr>
          <w:rFonts w:cs="Times New Roman"/>
          <w:shd w:val="clear" w:color="auto" w:fill="FFFFFF"/>
        </w:rPr>
      </w:pPr>
      <w:r w:rsidRPr="00F1609E">
        <w:rPr>
          <w:rFonts w:cs="Times New Roman"/>
          <w:b/>
          <w:bCs/>
          <w:shd w:val="clear" w:color="auto" w:fill="FFFFFF"/>
        </w:rPr>
        <w:t>Conditional breakpoints</w:t>
      </w:r>
      <w:r>
        <w:rPr>
          <w:rFonts w:cs="Times New Roman"/>
          <w:shd w:val="clear" w:color="auto" w:fill="FFFFFF"/>
        </w:rPr>
        <w:t>-</w:t>
      </w:r>
      <w:r w:rsidRPr="00256062">
        <w:t xml:space="preserve"> </w:t>
      </w:r>
      <w:r w:rsidRPr="00256062">
        <w:rPr>
          <w:rFonts w:cs="Times New Roman"/>
          <w:shd w:val="clear" w:color="auto" w:fill="FFFFFF"/>
        </w:rPr>
        <w:t xml:space="preserve">Conditional breakpoints allow </w:t>
      </w:r>
      <w:r w:rsidR="00315D69">
        <w:rPr>
          <w:rFonts w:cs="Times New Roman"/>
          <w:shd w:val="clear" w:color="auto" w:fill="FFFFFF"/>
        </w:rPr>
        <w:t>developers</w:t>
      </w:r>
      <w:r w:rsidR="00315D69" w:rsidRPr="00256062">
        <w:rPr>
          <w:rFonts w:cs="Times New Roman"/>
          <w:shd w:val="clear" w:color="auto" w:fill="FFFFFF"/>
        </w:rPr>
        <w:t xml:space="preserve"> </w:t>
      </w:r>
      <w:r w:rsidRPr="00256062">
        <w:rPr>
          <w:rFonts w:cs="Times New Roman"/>
          <w:shd w:val="clear" w:color="auto" w:fill="FFFFFF"/>
        </w:rPr>
        <w:t>to break inside a code block when a defined expression evaluates to true.</w:t>
      </w:r>
      <w:r w:rsidR="00A12CDF">
        <w:rPr>
          <w:rFonts w:cs="Times New Roman"/>
          <w:shd w:val="clear" w:color="auto" w:fill="FFFFFF"/>
        </w:rPr>
        <w:t xml:space="preserve"> </w:t>
      </w:r>
      <w:r>
        <w:rPr>
          <w:rFonts w:cs="Times New Roman"/>
          <w:shd w:val="clear" w:color="auto" w:fill="FFFFFF"/>
        </w:rPr>
        <w:t xml:space="preserve">The breakpoint is </w:t>
      </w:r>
      <w:r w:rsidR="00A12CDF">
        <w:rPr>
          <w:rFonts w:cs="Times New Roman"/>
          <w:shd w:val="clear" w:color="auto" w:fill="FFFFFF"/>
        </w:rPr>
        <w:t>triggered</w:t>
      </w:r>
      <w:r>
        <w:rPr>
          <w:rFonts w:cs="Times New Roman"/>
          <w:shd w:val="clear" w:color="auto" w:fill="FFFFFF"/>
        </w:rPr>
        <w:t xml:space="preserve"> when something in memory meets a given condition</w:t>
      </w:r>
      <w:r w:rsidR="00A12CDF">
        <w:rPr>
          <w:rFonts w:cs="Times New Roman"/>
          <w:shd w:val="clear" w:color="auto" w:fill="FFFFFF"/>
        </w:rPr>
        <w:t>.</w:t>
      </w:r>
    </w:p>
    <w:p w14:paraId="6CE86923" w14:textId="77777777" w:rsidR="00313654" w:rsidRDefault="00313654" w:rsidP="00F1609E">
      <w:pPr>
        <w:spacing w:after="0" w:line="360" w:lineRule="auto"/>
        <w:contextualSpacing/>
        <w:jc w:val="both"/>
        <w:rPr>
          <w:rFonts w:cs="Times New Roman"/>
          <w:shd w:val="clear" w:color="auto" w:fill="FFFFFF"/>
        </w:rPr>
      </w:pPr>
      <w:r w:rsidRPr="00F1609E">
        <w:rPr>
          <w:rFonts w:cs="Times New Roman"/>
          <w:b/>
          <w:bCs/>
          <w:shd w:val="clear" w:color="auto" w:fill="FFFFFF"/>
        </w:rPr>
        <w:t>Action breakpoints</w:t>
      </w:r>
      <w:r>
        <w:rPr>
          <w:rFonts w:cs="Times New Roman"/>
          <w:shd w:val="clear" w:color="auto" w:fill="FFFFFF"/>
        </w:rPr>
        <w:t>- these allows us to take an action like printing to the console when a breakpoint is at a given spot.</w:t>
      </w:r>
    </w:p>
    <w:p w14:paraId="2B166258" w14:textId="77777777" w:rsidR="00313654" w:rsidRDefault="00313654" w:rsidP="00F1609E">
      <w:pPr>
        <w:spacing w:after="0" w:line="360" w:lineRule="auto"/>
        <w:contextualSpacing/>
        <w:jc w:val="both"/>
        <w:rPr>
          <w:rFonts w:cs="Times New Roman"/>
          <w:shd w:val="clear" w:color="auto" w:fill="FFFFFF"/>
        </w:rPr>
      </w:pPr>
      <w:r>
        <w:rPr>
          <w:rFonts w:cs="Times New Roman"/>
          <w:shd w:val="clear" w:color="auto" w:fill="FFFFFF"/>
        </w:rPr>
        <w:t>Note: Everything that you can do in breakpoints can still be done by the code.</w:t>
      </w:r>
    </w:p>
    <w:p w14:paraId="61ED6FD7" w14:textId="77777777" w:rsidR="00313654" w:rsidRDefault="00313654" w:rsidP="00FC09B8">
      <w:pPr>
        <w:spacing w:line="360" w:lineRule="auto"/>
        <w:contextualSpacing/>
        <w:jc w:val="both"/>
        <w:rPr>
          <w:rFonts w:cs="Times New Roman"/>
          <w:shd w:val="clear" w:color="auto" w:fill="FFFFFF"/>
        </w:rPr>
      </w:pPr>
    </w:p>
    <w:p w14:paraId="3F7EED65" w14:textId="74A0E1FA" w:rsidR="00A12CDF" w:rsidRPr="00A12CDF" w:rsidRDefault="00A12CDF" w:rsidP="00FC09B8">
      <w:pPr>
        <w:spacing w:line="360" w:lineRule="auto"/>
        <w:contextualSpacing/>
        <w:jc w:val="both"/>
        <w:rPr>
          <w:rFonts w:cs="Times New Roman"/>
          <w:b/>
          <w:bCs/>
          <w:shd w:val="clear" w:color="auto" w:fill="FFFFFF"/>
        </w:rPr>
      </w:pPr>
      <w:r w:rsidRPr="00A12CDF">
        <w:rPr>
          <w:rFonts w:cs="Times New Roman"/>
          <w:b/>
          <w:bCs/>
          <w:shd w:val="clear" w:color="auto" w:fill="FFFFFF"/>
        </w:rPr>
        <w:t>How to set a conditional breakpoint in Code::Blocks</w:t>
      </w:r>
    </w:p>
    <w:p w14:paraId="5B0A23B0" w14:textId="1DF1D929" w:rsidR="00A12CDF" w:rsidRPr="00A12CDF" w:rsidRDefault="00A12CDF" w:rsidP="00FC09B8">
      <w:pPr>
        <w:spacing w:line="360" w:lineRule="auto"/>
        <w:contextualSpacing/>
        <w:jc w:val="both"/>
        <w:rPr>
          <w:rFonts w:cs="Times New Roman"/>
          <w:shd w:val="clear" w:color="auto" w:fill="FFFFFF"/>
        </w:rPr>
      </w:pPr>
      <w:r w:rsidRPr="00A12CDF">
        <w:rPr>
          <w:rFonts w:cs="Times New Roman"/>
          <w:shd w:val="clear" w:color="auto" w:fill="FFFFFF"/>
        </w:rPr>
        <w:t>Breakpoints are set in the normal editor window by clicking on the “gutter” on the left-hand side of the source file</w:t>
      </w:r>
      <w:r>
        <w:rPr>
          <w:rFonts w:cs="Times New Roman"/>
          <w:shd w:val="clear" w:color="auto" w:fill="FFFFFF"/>
        </w:rPr>
        <w:t xml:space="preserve"> and a red dot  will appear.</w:t>
      </w:r>
    </w:p>
    <w:p w14:paraId="7EA51DAF" w14:textId="77777777" w:rsidR="00A12CDF" w:rsidRPr="00A12CDF" w:rsidRDefault="00A12CDF" w:rsidP="00313654">
      <w:pPr>
        <w:pStyle w:val="fmbody"/>
        <w:spacing w:before="0" w:beforeAutospacing="0" w:after="0" w:afterAutospacing="0" w:line="360" w:lineRule="auto"/>
        <w:rPr>
          <w:rFonts w:eastAsia="Calibri"/>
          <w:kern w:val="1"/>
          <w:szCs w:val="22"/>
          <w:shd w:val="clear" w:color="auto" w:fill="FFFFFF"/>
          <w:lang w:val="en-GB" w:eastAsia="zh-CN"/>
        </w:rPr>
      </w:pPr>
      <w:r w:rsidRPr="00A12CDF">
        <w:rPr>
          <w:rFonts w:eastAsia="Calibri"/>
          <w:kern w:val="1"/>
          <w:szCs w:val="22"/>
          <w:shd w:val="clear" w:color="auto" w:fill="FFFFFF"/>
          <w:lang w:val="en-GB" w:eastAsia="zh-CN"/>
        </w:rPr>
        <w:t>The following breakpoint commands are available under the Debug menu:</w:t>
      </w:r>
    </w:p>
    <w:p w14:paraId="1F70CED8" w14:textId="77777777" w:rsidR="00A12CDF" w:rsidRPr="00A12CDF" w:rsidRDefault="00A12CDF">
      <w:pPr>
        <w:pStyle w:val="fmbullet2"/>
        <w:numPr>
          <w:ilvl w:val="0"/>
          <w:numId w:val="118"/>
        </w:numPr>
        <w:spacing w:before="0" w:beforeAutospacing="0" w:line="360" w:lineRule="auto"/>
        <w:rPr>
          <w:rFonts w:eastAsia="Calibri"/>
          <w:kern w:val="1"/>
          <w:szCs w:val="22"/>
          <w:shd w:val="clear" w:color="auto" w:fill="FFFFFF"/>
          <w:lang w:val="en-GB" w:eastAsia="zh-CN"/>
        </w:rPr>
      </w:pPr>
      <w:r w:rsidRPr="00A12CDF">
        <w:rPr>
          <w:rFonts w:eastAsia="Calibri"/>
          <w:kern w:val="1"/>
          <w:szCs w:val="22"/>
          <w:shd w:val="clear" w:color="auto" w:fill="FFFFFF"/>
          <w:lang w:val="en-GB" w:eastAsia="zh-CN"/>
        </w:rPr>
        <w:t>Debug-&gt;Toggle Breakpoint: set or clear a breakpoint at the cursor</w:t>
      </w:r>
    </w:p>
    <w:p w14:paraId="45BBE925" w14:textId="51943211" w:rsidR="00A12CDF" w:rsidRPr="00A12CDF" w:rsidRDefault="00A12CDF">
      <w:pPr>
        <w:pStyle w:val="fmbullet2"/>
        <w:numPr>
          <w:ilvl w:val="0"/>
          <w:numId w:val="118"/>
        </w:numPr>
        <w:spacing w:line="360" w:lineRule="auto"/>
        <w:rPr>
          <w:rFonts w:eastAsia="Calibri"/>
          <w:kern w:val="1"/>
          <w:szCs w:val="22"/>
          <w:shd w:val="clear" w:color="auto" w:fill="FFFFFF"/>
          <w:lang w:val="en-GB" w:eastAsia="zh-CN"/>
        </w:rPr>
      </w:pPr>
      <w:r w:rsidRPr="00A12CDF">
        <w:rPr>
          <w:rFonts w:eastAsia="Calibri"/>
          <w:kern w:val="1"/>
          <w:szCs w:val="22"/>
          <w:shd w:val="clear" w:color="auto" w:fill="FFFFFF"/>
          <w:lang w:val="en-GB" w:eastAsia="zh-CN"/>
        </w:rPr>
        <w:t>Debug-&gt;Remove all breakpoints: remove all breakpoints from the project</w:t>
      </w:r>
      <w:r w:rsidR="00247E45">
        <w:rPr>
          <w:rFonts w:eastAsia="Calibri"/>
          <w:kern w:val="1"/>
          <w:szCs w:val="22"/>
          <w:shd w:val="clear" w:color="auto" w:fill="FFFFFF"/>
          <w:lang w:val="en-GB" w:eastAsia="zh-CN"/>
        </w:rPr>
        <w:t>. A programmer can also edit the breakpoint.</w:t>
      </w:r>
    </w:p>
    <w:p w14:paraId="7C8FF221" w14:textId="444C06B2" w:rsidR="00A12CDF" w:rsidRDefault="00A12CDF" w:rsidP="00313654">
      <w:pPr>
        <w:pStyle w:val="fmindent"/>
        <w:spacing w:line="360" w:lineRule="auto"/>
        <w:rPr>
          <w:rFonts w:eastAsia="Calibri"/>
          <w:kern w:val="1"/>
          <w:szCs w:val="22"/>
          <w:shd w:val="clear" w:color="auto" w:fill="FFFFFF"/>
          <w:lang w:val="en-GB" w:eastAsia="zh-CN"/>
        </w:rPr>
      </w:pPr>
      <w:r w:rsidRPr="00313654">
        <w:rPr>
          <w:rFonts w:eastAsia="Calibri"/>
          <w:kern w:val="1"/>
          <w:szCs w:val="22"/>
          <w:shd w:val="clear" w:color="auto" w:fill="FFFFFF"/>
          <w:lang w:val="en-GB" w:eastAsia="zh-CN"/>
        </w:rPr>
        <w:t>A disabled breakpoint is useful to temporarily ignore a breakpoint during a debug session without removing it.</w:t>
      </w:r>
    </w:p>
    <w:p w14:paraId="3EDA05D2" w14:textId="08885B60" w:rsidR="00247E45" w:rsidRDefault="00247E45" w:rsidP="00313654">
      <w:pPr>
        <w:pStyle w:val="fmindent"/>
        <w:spacing w:line="360" w:lineRule="auto"/>
        <w:rPr>
          <w:rFonts w:eastAsia="Calibri"/>
          <w:kern w:val="1"/>
          <w:szCs w:val="22"/>
          <w:shd w:val="clear" w:color="auto" w:fill="FFFFFF"/>
          <w:lang w:val="en-GB" w:eastAsia="zh-CN"/>
        </w:rPr>
      </w:pPr>
      <w:r>
        <w:rPr>
          <w:rFonts w:eastAsia="Calibri"/>
          <w:kern w:val="1"/>
          <w:szCs w:val="22"/>
          <w:shd w:val="clear" w:color="auto" w:fill="FFFFFF"/>
          <w:lang w:val="en-GB" w:eastAsia="zh-CN"/>
        </w:rPr>
        <w:t xml:space="preserve">Let us do a simple practice on </w:t>
      </w:r>
      <w:r w:rsidR="00F15925">
        <w:rPr>
          <w:rFonts w:eastAsia="Calibri"/>
          <w:kern w:val="1"/>
          <w:szCs w:val="22"/>
          <w:shd w:val="clear" w:color="auto" w:fill="FFFFFF"/>
          <w:lang w:val="en-GB" w:eastAsia="zh-CN"/>
        </w:rPr>
        <w:t>debugging. We</w:t>
      </w:r>
      <w:r>
        <w:rPr>
          <w:rFonts w:eastAsia="Calibri"/>
          <w:kern w:val="1"/>
          <w:szCs w:val="22"/>
          <w:shd w:val="clear" w:color="auto" w:fill="FFFFFF"/>
          <w:lang w:val="en-GB" w:eastAsia="zh-CN"/>
        </w:rPr>
        <w:t xml:space="preserve"> are going to use the following code which adds two numbers and display the result.</w:t>
      </w:r>
    </w:p>
    <w:p w14:paraId="3A65B709" w14:textId="5F313146" w:rsidR="00F15925" w:rsidRPr="00F15925" w:rsidRDefault="00F15925" w:rsidP="00F15925">
      <w:pPr>
        <w:pStyle w:val="fmindent"/>
        <w:shd w:val="clear" w:color="auto" w:fill="D9D9D9" w:themeFill="background1" w:themeFillShade="D9"/>
        <w:spacing w:before="0" w:beforeAutospacing="0" w:after="0" w:afterAutospacing="0" w:line="360" w:lineRule="auto"/>
        <w:rPr>
          <w:rFonts w:eastAsia="Calibri"/>
          <w:b/>
          <w:bCs/>
          <w:kern w:val="1"/>
          <w:szCs w:val="22"/>
          <w:shd w:val="clear" w:color="auto" w:fill="D9D9D9" w:themeFill="background1" w:themeFillShade="D9"/>
          <w:lang w:val="en-GB" w:eastAsia="zh-CN"/>
        </w:rPr>
      </w:pPr>
      <w:r w:rsidRPr="00F15925">
        <w:rPr>
          <w:rFonts w:eastAsia="Calibri"/>
          <w:b/>
          <w:bCs/>
          <w:kern w:val="1"/>
          <w:szCs w:val="22"/>
          <w:shd w:val="clear" w:color="auto" w:fill="D9D9D9" w:themeFill="background1" w:themeFillShade="D9"/>
          <w:lang w:val="en-GB" w:eastAsia="zh-CN"/>
        </w:rPr>
        <w:t>EXAMPLE 4.</w:t>
      </w:r>
      <w:r w:rsidR="00F1609E">
        <w:rPr>
          <w:rFonts w:eastAsia="Calibri"/>
          <w:b/>
          <w:bCs/>
          <w:kern w:val="1"/>
          <w:szCs w:val="22"/>
          <w:shd w:val="clear" w:color="auto" w:fill="D9D9D9" w:themeFill="background1" w:themeFillShade="D9"/>
          <w:lang w:val="en-GB" w:eastAsia="zh-CN"/>
        </w:rPr>
        <w:t>5</w:t>
      </w:r>
    </w:p>
    <w:p w14:paraId="7C48640C" w14:textId="722617A3" w:rsidR="00247E45" w:rsidRPr="00F15925" w:rsidRDefault="00247E45" w:rsidP="00F15925">
      <w:pPr>
        <w:pStyle w:val="fmindent"/>
        <w:shd w:val="clear" w:color="auto" w:fill="D9D9D9" w:themeFill="background1" w:themeFillShade="D9"/>
        <w:spacing w:before="0" w:beforeAutospacing="0" w:after="0" w:afterAutospacing="0" w:line="360" w:lineRule="auto"/>
        <w:rPr>
          <w:rFonts w:eastAsia="Calibri"/>
          <w:kern w:val="1"/>
          <w:szCs w:val="22"/>
          <w:shd w:val="clear" w:color="auto" w:fill="D9D9D9" w:themeFill="background1" w:themeFillShade="D9"/>
          <w:lang w:val="en-GB" w:eastAsia="zh-CN"/>
        </w:rPr>
      </w:pPr>
      <w:r w:rsidRPr="00F15925">
        <w:rPr>
          <w:rFonts w:eastAsia="Calibri"/>
          <w:kern w:val="1"/>
          <w:szCs w:val="22"/>
          <w:shd w:val="clear" w:color="auto" w:fill="D9D9D9" w:themeFill="background1" w:themeFillShade="D9"/>
          <w:lang w:val="en-GB" w:eastAsia="zh-CN"/>
        </w:rPr>
        <w:t>Step 1: Type the following code and save it.</w:t>
      </w:r>
    </w:p>
    <w:p w14:paraId="53B22D8F" w14:textId="77777777" w:rsidR="00D63CBA" w:rsidRDefault="00247E45" w:rsidP="00D63CBA">
      <w:pPr>
        <w:pStyle w:val="fmindent"/>
        <w:keepNext/>
        <w:spacing w:before="0" w:beforeAutospacing="0" w:after="0" w:afterAutospacing="0"/>
        <w:ind w:left="709"/>
      </w:pPr>
      <w:r w:rsidRPr="00247E45">
        <w:rPr>
          <w:rFonts w:ascii="Courier New" w:eastAsia="Calibri" w:hAnsi="Courier New" w:cs="Courier New"/>
          <w:noProof/>
          <w:kern w:val="1"/>
          <w:szCs w:val="22"/>
          <w:shd w:val="clear" w:color="auto" w:fill="D9D9D9" w:themeFill="background1" w:themeFillShade="D9"/>
          <w:lang w:val="en-GB" w:eastAsia="zh-CN"/>
        </w:rPr>
        <w:lastRenderedPageBreak/>
        <w:drawing>
          <wp:inline distT="0" distB="0" distL="0" distR="0" wp14:anchorId="47787CE6" wp14:editId="04E573DF">
            <wp:extent cx="5731510" cy="2587625"/>
            <wp:effectExtent l="19050" t="19050" r="2540" b="3175"/>
            <wp:docPr id="52266" name="Picture 522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6" name="Picture 52266" descr="Text&#10;&#10;Description automatically generated"/>
                    <pic:cNvPicPr/>
                  </pic:nvPicPr>
                  <pic:blipFill>
                    <a:blip r:embed="rId46"/>
                    <a:stretch>
                      <a:fillRect/>
                    </a:stretch>
                  </pic:blipFill>
                  <pic:spPr>
                    <a:xfrm>
                      <a:off x="0" y="0"/>
                      <a:ext cx="5731510" cy="2587625"/>
                    </a:xfrm>
                    <a:prstGeom prst="rect">
                      <a:avLst/>
                    </a:prstGeom>
                    <a:ln>
                      <a:solidFill>
                        <a:schemeClr val="tx1"/>
                      </a:solidFill>
                    </a:ln>
                  </pic:spPr>
                </pic:pic>
              </a:graphicData>
            </a:graphic>
          </wp:inline>
        </w:drawing>
      </w:r>
    </w:p>
    <w:p w14:paraId="0A6D9776" w14:textId="32F1163C" w:rsidR="00247E45" w:rsidRPr="00F15925" w:rsidRDefault="00D63CBA" w:rsidP="00D63CBA">
      <w:pPr>
        <w:pStyle w:val="Caption"/>
        <w:rPr>
          <w:rFonts w:ascii="Courier New" w:hAnsi="Courier New" w:cs="Courier New"/>
          <w:i w:val="0"/>
          <w:iCs w:val="0"/>
          <w:color w:val="auto"/>
          <w:sz w:val="24"/>
          <w:szCs w:val="24"/>
          <w:shd w:val="clear" w:color="auto" w:fill="D9D9D9" w:themeFill="background1" w:themeFillShade="D9"/>
        </w:rPr>
      </w:pPr>
      <w:r w:rsidRPr="00F15925">
        <w:rPr>
          <w:i w:val="0"/>
          <w:iCs w:val="0"/>
          <w:color w:val="auto"/>
          <w:sz w:val="24"/>
          <w:szCs w:val="24"/>
        </w:rPr>
        <w:t xml:space="preserve">Figure 4. </w:t>
      </w:r>
      <w:r w:rsidRPr="00F15925">
        <w:rPr>
          <w:i w:val="0"/>
          <w:iCs w:val="0"/>
          <w:color w:val="auto"/>
          <w:sz w:val="24"/>
          <w:szCs w:val="24"/>
        </w:rPr>
        <w:fldChar w:fldCharType="begin"/>
      </w:r>
      <w:r w:rsidRPr="00F15925">
        <w:rPr>
          <w:i w:val="0"/>
          <w:iCs w:val="0"/>
          <w:color w:val="auto"/>
          <w:sz w:val="24"/>
          <w:szCs w:val="24"/>
        </w:rPr>
        <w:instrText xml:space="preserve"> SEQ Figure_4. \* ARABIC </w:instrText>
      </w:r>
      <w:r w:rsidRPr="00F15925">
        <w:rPr>
          <w:i w:val="0"/>
          <w:iCs w:val="0"/>
          <w:color w:val="auto"/>
          <w:sz w:val="24"/>
          <w:szCs w:val="24"/>
        </w:rPr>
        <w:fldChar w:fldCharType="separate"/>
      </w:r>
      <w:r w:rsidR="002B5F42">
        <w:rPr>
          <w:i w:val="0"/>
          <w:iCs w:val="0"/>
          <w:noProof/>
          <w:color w:val="auto"/>
          <w:sz w:val="24"/>
          <w:szCs w:val="24"/>
        </w:rPr>
        <w:t>12</w:t>
      </w:r>
      <w:r w:rsidRPr="00F15925">
        <w:rPr>
          <w:i w:val="0"/>
          <w:iCs w:val="0"/>
          <w:color w:val="auto"/>
          <w:sz w:val="24"/>
          <w:szCs w:val="24"/>
        </w:rPr>
        <w:fldChar w:fldCharType="end"/>
      </w:r>
      <w:r w:rsidRPr="00F15925">
        <w:rPr>
          <w:i w:val="0"/>
          <w:iCs w:val="0"/>
          <w:color w:val="auto"/>
          <w:sz w:val="24"/>
          <w:szCs w:val="24"/>
        </w:rPr>
        <w:t>:Adding breakpoint</w:t>
      </w:r>
    </w:p>
    <w:p w14:paraId="146032FE" w14:textId="25F6CC20" w:rsidR="00247E45" w:rsidRPr="00F15925" w:rsidRDefault="00247E45" w:rsidP="00F15925">
      <w:pPr>
        <w:pStyle w:val="fmindent"/>
        <w:shd w:val="clear" w:color="auto" w:fill="D9D9D9" w:themeFill="background1" w:themeFillShade="D9"/>
        <w:spacing w:before="0" w:beforeAutospacing="0" w:after="0" w:afterAutospacing="0" w:line="360" w:lineRule="auto"/>
        <w:rPr>
          <w:rFonts w:eastAsia="Calibri"/>
          <w:kern w:val="1"/>
          <w:szCs w:val="22"/>
          <w:lang w:val="en-GB" w:eastAsia="zh-CN"/>
        </w:rPr>
      </w:pPr>
      <w:r w:rsidRPr="00F15925">
        <w:rPr>
          <w:rFonts w:eastAsia="Calibri"/>
          <w:kern w:val="1"/>
          <w:szCs w:val="22"/>
          <w:lang w:val="en-GB" w:eastAsia="zh-CN"/>
        </w:rPr>
        <w:t>Step</w:t>
      </w:r>
      <w:r w:rsidR="00D63CBA" w:rsidRPr="00F15925">
        <w:rPr>
          <w:rFonts w:eastAsia="Calibri"/>
          <w:kern w:val="1"/>
          <w:szCs w:val="22"/>
          <w:lang w:val="en-GB" w:eastAsia="zh-CN"/>
        </w:rPr>
        <w:tab/>
      </w:r>
      <w:r w:rsidRPr="00F15925">
        <w:rPr>
          <w:rFonts w:eastAsia="Calibri"/>
          <w:kern w:val="1"/>
          <w:szCs w:val="22"/>
          <w:lang w:val="en-GB" w:eastAsia="zh-CN"/>
        </w:rPr>
        <w:t xml:space="preserve">2:Right click on line 6 and click add a breakpoint. You will see a red dot like the one </w:t>
      </w:r>
      <w:ins w:id="21" w:author="Godwin Pedzisai Dzvapatsva" w:date="2023-03-25T23:57:00Z">
        <w:r w:rsidR="00315D69">
          <w:rPr>
            <w:rFonts w:eastAsia="Calibri"/>
            <w:kern w:val="1"/>
            <w:szCs w:val="22"/>
            <w:lang w:val="en-GB" w:eastAsia="zh-CN"/>
          </w:rPr>
          <w:tab/>
        </w:r>
      </w:ins>
      <w:r w:rsidR="00D63CBA" w:rsidRPr="00F15925">
        <w:rPr>
          <w:rFonts w:eastAsia="Calibri"/>
          <w:kern w:val="1"/>
          <w:szCs w:val="22"/>
          <w:lang w:val="en-GB" w:eastAsia="zh-CN"/>
        </w:rPr>
        <w:t>in Figure 4.12</w:t>
      </w:r>
    </w:p>
    <w:p w14:paraId="201BEBCD" w14:textId="59CE81DA" w:rsidR="00D63CBA" w:rsidRPr="00F15925" w:rsidRDefault="00D63CBA" w:rsidP="00F15925">
      <w:pPr>
        <w:pStyle w:val="fmindent"/>
        <w:shd w:val="clear" w:color="auto" w:fill="D9D9D9" w:themeFill="background1" w:themeFillShade="D9"/>
        <w:spacing w:before="0" w:beforeAutospacing="0" w:after="0" w:afterAutospacing="0" w:line="360" w:lineRule="auto"/>
        <w:rPr>
          <w:rFonts w:eastAsia="Calibri"/>
          <w:kern w:val="1"/>
          <w:szCs w:val="22"/>
          <w:lang w:val="en-GB" w:eastAsia="zh-CN"/>
        </w:rPr>
      </w:pPr>
      <w:r w:rsidRPr="00F15925">
        <w:rPr>
          <w:rFonts w:eastAsia="Calibri"/>
          <w:kern w:val="1"/>
          <w:szCs w:val="22"/>
          <w:lang w:val="en-GB" w:eastAsia="zh-CN"/>
        </w:rPr>
        <w:t xml:space="preserve">Step 3: Select Debug and click Start/Continue. Immediately you will see the console </w:t>
      </w:r>
      <w:r w:rsidR="00F15925">
        <w:rPr>
          <w:rFonts w:eastAsia="Calibri"/>
          <w:kern w:val="1"/>
          <w:szCs w:val="22"/>
          <w:lang w:val="en-GB" w:eastAsia="zh-CN"/>
        </w:rPr>
        <w:tab/>
      </w:r>
      <w:r w:rsidRPr="00F15925">
        <w:rPr>
          <w:rFonts w:eastAsia="Calibri"/>
          <w:kern w:val="1"/>
          <w:szCs w:val="22"/>
          <w:lang w:val="en-GB" w:eastAsia="zh-CN"/>
        </w:rPr>
        <w:t xml:space="preserve">appearing without any text. </w:t>
      </w:r>
    </w:p>
    <w:p w14:paraId="5BD41CB3" w14:textId="6B7F43E4" w:rsidR="00D63CBA" w:rsidRPr="00F15925" w:rsidRDefault="00D63CBA" w:rsidP="00F15925">
      <w:pPr>
        <w:pStyle w:val="fmindent"/>
        <w:shd w:val="clear" w:color="auto" w:fill="D9D9D9" w:themeFill="background1" w:themeFillShade="D9"/>
        <w:spacing w:before="0" w:beforeAutospacing="0" w:after="0" w:afterAutospacing="0" w:line="360" w:lineRule="auto"/>
        <w:rPr>
          <w:rFonts w:eastAsia="Calibri"/>
          <w:kern w:val="1"/>
          <w:szCs w:val="22"/>
          <w:lang w:val="en-GB" w:eastAsia="zh-CN"/>
        </w:rPr>
      </w:pPr>
      <w:r w:rsidRPr="00F15925">
        <w:rPr>
          <w:rFonts w:eastAsia="Calibri"/>
          <w:kern w:val="1"/>
          <w:szCs w:val="22"/>
          <w:lang w:val="en-GB" w:eastAsia="zh-CN"/>
        </w:rPr>
        <w:tab/>
        <w:t xml:space="preserve">NOTE: You can set up the screen display to tile vertically so that the console and the </w:t>
      </w:r>
      <w:r w:rsidR="00F15925">
        <w:rPr>
          <w:rFonts w:eastAsia="Calibri"/>
          <w:kern w:val="1"/>
          <w:szCs w:val="22"/>
          <w:lang w:val="en-GB" w:eastAsia="zh-CN"/>
        </w:rPr>
        <w:tab/>
      </w:r>
      <w:r w:rsidRPr="00F15925">
        <w:rPr>
          <w:rFonts w:eastAsia="Calibri"/>
          <w:kern w:val="1"/>
          <w:szCs w:val="22"/>
          <w:lang w:val="en-GB" w:eastAsia="zh-CN"/>
        </w:rPr>
        <w:t>IDE are side by side as shown in Figure 4.13.</w:t>
      </w:r>
    </w:p>
    <w:p w14:paraId="76CB4757" w14:textId="0C5C766C" w:rsidR="00D63CBA" w:rsidRPr="00F15925" w:rsidRDefault="00D63CBA" w:rsidP="00F15925">
      <w:pPr>
        <w:pStyle w:val="fmindent"/>
        <w:shd w:val="clear" w:color="auto" w:fill="D9D9D9" w:themeFill="background1" w:themeFillShade="D9"/>
        <w:spacing w:before="0" w:beforeAutospacing="0" w:after="0" w:afterAutospacing="0" w:line="360" w:lineRule="auto"/>
        <w:rPr>
          <w:rFonts w:eastAsia="Calibri"/>
          <w:kern w:val="1"/>
          <w:szCs w:val="22"/>
          <w:lang w:val="en-GB" w:eastAsia="zh-CN"/>
        </w:rPr>
      </w:pPr>
      <w:r w:rsidRPr="00F15925">
        <w:rPr>
          <w:rFonts w:eastAsia="Calibri"/>
          <w:kern w:val="1"/>
          <w:szCs w:val="22"/>
          <w:lang w:val="en-GB" w:eastAsia="zh-CN"/>
        </w:rPr>
        <w:t xml:space="preserve">Step 4:Select Debug and click Step into. Immediately, you will see a small triangle inside the </w:t>
      </w:r>
      <w:r w:rsidR="00F15925">
        <w:rPr>
          <w:rFonts w:eastAsia="Calibri"/>
          <w:kern w:val="1"/>
          <w:szCs w:val="22"/>
          <w:lang w:val="en-GB" w:eastAsia="zh-CN"/>
        </w:rPr>
        <w:tab/>
      </w:r>
      <w:r w:rsidRPr="00F15925">
        <w:rPr>
          <w:rFonts w:eastAsia="Calibri"/>
          <w:kern w:val="1"/>
          <w:szCs w:val="22"/>
          <w:lang w:val="en-GB" w:eastAsia="zh-CN"/>
        </w:rPr>
        <w:t>red dot.</w:t>
      </w:r>
    </w:p>
    <w:p w14:paraId="7959AEEB" w14:textId="66F57653" w:rsidR="00F15925" w:rsidRPr="00F15925" w:rsidRDefault="00D63CBA" w:rsidP="00F15925">
      <w:pPr>
        <w:pStyle w:val="fmindent"/>
        <w:shd w:val="clear" w:color="auto" w:fill="D9D9D9" w:themeFill="background1" w:themeFillShade="D9"/>
        <w:spacing w:before="0" w:beforeAutospacing="0" w:after="0" w:afterAutospacing="0" w:line="360" w:lineRule="auto"/>
        <w:rPr>
          <w:rFonts w:eastAsia="Calibri"/>
          <w:kern w:val="1"/>
          <w:szCs w:val="22"/>
          <w:lang w:val="en-GB" w:eastAsia="zh-CN"/>
        </w:rPr>
      </w:pPr>
      <w:r w:rsidRPr="00F15925">
        <w:rPr>
          <w:rFonts w:eastAsia="Calibri"/>
          <w:kern w:val="1"/>
          <w:szCs w:val="22"/>
          <w:lang w:val="en-GB" w:eastAsia="zh-CN"/>
        </w:rPr>
        <w:t xml:space="preserve">Step 5: Select Next Line and you will see the console displaying “Enter first number”. </w:t>
      </w:r>
      <w:r w:rsidR="00F15925">
        <w:rPr>
          <w:rFonts w:eastAsia="Calibri"/>
          <w:kern w:val="1"/>
          <w:szCs w:val="22"/>
          <w:lang w:val="en-GB" w:eastAsia="zh-CN"/>
        </w:rPr>
        <w:tab/>
      </w:r>
      <w:r w:rsidRPr="00F15925">
        <w:rPr>
          <w:rFonts w:eastAsia="Calibri"/>
          <w:kern w:val="1"/>
          <w:szCs w:val="22"/>
          <w:lang w:val="en-GB" w:eastAsia="zh-CN"/>
        </w:rPr>
        <w:t>Enter a</w:t>
      </w:r>
      <w:r w:rsidR="00F15925" w:rsidRPr="00F15925">
        <w:rPr>
          <w:rFonts w:eastAsia="Calibri"/>
          <w:kern w:val="1"/>
          <w:szCs w:val="22"/>
          <w:lang w:val="en-GB" w:eastAsia="zh-CN"/>
        </w:rPr>
        <w:t xml:space="preserve"> </w:t>
      </w:r>
      <w:r w:rsidRPr="00F15925">
        <w:rPr>
          <w:rFonts w:eastAsia="Calibri"/>
          <w:kern w:val="1"/>
          <w:szCs w:val="22"/>
          <w:lang w:val="en-GB" w:eastAsia="zh-CN"/>
        </w:rPr>
        <w:t xml:space="preserve">number in the </w:t>
      </w:r>
      <w:r w:rsidR="00F15925" w:rsidRPr="00F15925">
        <w:rPr>
          <w:rFonts w:eastAsia="Calibri"/>
          <w:kern w:val="1"/>
          <w:szCs w:val="22"/>
          <w:lang w:val="en-GB" w:eastAsia="zh-CN"/>
        </w:rPr>
        <w:tab/>
      </w:r>
      <w:r w:rsidRPr="00F15925">
        <w:rPr>
          <w:rFonts w:eastAsia="Calibri"/>
          <w:kern w:val="1"/>
          <w:szCs w:val="22"/>
          <w:lang w:val="en-GB" w:eastAsia="zh-CN"/>
        </w:rPr>
        <w:t xml:space="preserve">console </w:t>
      </w:r>
      <w:r w:rsidR="00F15925" w:rsidRPr="00F15925">
        <w:rPr>
          <w:rFonts w:eastAsia="Calibri"/>
          <w:kern w:val="1"/>
          <w:szCs w:val="22"/>
          <w:lang w:val="en-GB" w:eastAsia="zh-CN"/>
        </w:rPr>
        <w:t>and press enter. R</w:t>
      </w:r>
      <w:r w:rsidRPr="00F15925">
        <w:rPr>
          <w:rFonts w:eastAsia="Calibri"/>
          <w:kern w:val="1"/>
          <w:szCs w:val="22"/>
          <w:lang w:val="en-GB" w:eastAsia="zh-CN"/>
        </w:rPr>
        <w:t xml:space="preserve">eturn to the IDE and select </w:t>
      </w:r>
      <w:r w:rsidR="00F15925" w:rsidRPr="00F15925">
        <w:rPr>
          <w:rFonts w:eastAsia="Calibri"/>
          <w:kern w:val="1"/>
          <w:szCs w:val="22"/>
          <w:lang w:val="en-GB" w:eastAsia="zh-CN"/>
        </w:rPr>
        <w:tab/>
      </w:r>
      <w:r w:rsidRPr="00F15925">
        <w:rPr>
          <w:rFonts w:eastAsia="Calibri"/>
          <w:kern w:val="1"/>
          <w:szCs w:val="22"/>
          <w:lang w:val="en-GB" w:eastAsia="zh-CN"/>
        </w:rPr>
        <w:t>Next Line. Repeat until the</w:t>
      </w:r>
      <w:r w:rsidR="00F15925" w:rsidRPr="00F15925">
        <w:rPr>
          <w:rFonts w:eastAsia="Calibri"/>
          <w:kern w:val="1"/>
          <w:szCs w:val="22"/>
          <w:lang w:val="en-GB" w:eastAsia="zh-CN"/>
        </w:rPr>
        <w:t xml:space="preserve"> steps until the yellow triangle gets to line 15 and exit.</w:t>
      </w:r>
    </w:p>
    <w:p w14:paraId="7C537F62" w14:textId="2AB5BB3E" w:rsidR="00D63CBA" w:rsidRPr="00D63CBA" w:rsidRDefault="00F15925" w:rsidP="00F15925">
      <w:pPr>
        <w:pStyle w:val="fmindent"/>
        <w:shd w:val="clear" w:color="auto" w:fill="D9D9D9" w:themeFill="background1" w:themeFillShade="D9"/>
        <w:spacing w:before="0" w:beforeAutospacing="0" w:after="0" w:afterAutospacing="0" w:line="360" w:lineRule="auto"/>
        <w:rPr>
          <w:rFonts w:ascii="Courier New" w:eastAsia="Calibri" w:hAnsi="Courier New" w:cs="Courier New"/>
          <w:kern w:val="1"/>
          <w:szCs w:val="22"/>
          <w:lang w:val="en-GB" w:eastAsia="zh-CN"/>
        </w:rPr>
      </w:pPr>
      <w:r w:rsidRPr="00F15925">
        <w:rPr>
          <w:rFonts w:eastAsia="Calibri"/>
          <w:kern w:val="1"/>
          <w:szCs w:val="22"/>
          <w:lang w:val="en-GB" w:eastAsia="zh-CN"/>
        </w:rPr>
        <w:tab/>
        <w:t xml:space="preserve">The Message window will display line numbers as the process at each point of </w:t>
      </w:r>
      <w:r>
        <w:rPr>
          <w:rFonts w:eastAsia="Calibri"/>
          <w:kern w:val="1"/>
          <w:szCs w:val="22"/>
          <w:lang w:val="en-GB" w:eastAsia="zh-CN"/>
        </w:rPr>
        <w:tab/>
      </w:r>
      <w:r w:rsidRPr="00F15925">
        <w:rPr>
          <w:rFonts w:eastAsia="Calibri"/>
          <w:kern w:val="1"/>
          <w:szCs w:val="22"/>
          <w:lang w:val="en-GB" w:eastAsia="zh-CN"/>
        </w:rPr>
        <w:t>execution and the resulting output.</w:t>
      </w:r>
      <w:r>
        <w:rPr>
          <w:rFonts w:eastAsia="Calibri"/>
          <w:kern w:val="1"/>
          <w:szCs w:val="22"/>
          <w:lang w:val="en-GB" w:eastAsia="zh-CN"/>
        </w:rPr>
        <w:t xml:space="preserve"> See Figure 4.13.</w:t>
      </w:r>
      <w:r w:rsidR="00D63CBA">
        <w:rPr>
          <w:rFonts w:ascii="Courier New" w:eastAsia="Calibri" w:hAnsi="Courier New" w:cs="Courier New"/>
          <w:kern w:val="1"/>
          <w:szCs w:val="22"/>
          <w:lang w:val="en-GB" w:eastAsia="zh-CN"/>
        </w:rPr>
        <w:tab/>
      </w:r>
    </w:p>
    <w:p w14:paraId="69A488E5" w14:textId="77777777" w:rsidR="00F15925" w:rsidRDefault="00247E45" w:rsidP="00F15925">
      <w:pPr>
        <w:pStyle w:val="fmindent"/>
        <w:keepNext/>
        <w:spacing w:after="0" w:afterAutospacing="0" w:line="360" w:lineRule="auto"/>
      </w:pPr>
      <w:r w:rsidRPr="00247E45">
        <w:rPr>
          <w:rFonts w:eastAsia="Calibri"/>
          <w:noProof/>
          <w:kern w:val="1"/>
          <w:szCs w:val="22"/>
          <w:shd w:val="clear" w:color="auto" w:fill="FFFFFF"/>
          <w:lang w:val="en-GB" w:eastAsia="zh-CN"/>
        </w:rPr>
        <w:lastRenderedPageBreak/>
        <w:drawing>
          <wp:inline distT="0" distB="0" distL="0" distR="0" wp14:anchorId="16038A98" wp14:editId="4FA07410">
            <wp:extent cx="5731510" cy="2973070"/>
            <wp:effectExtent l="19050" t="19050" r="2540" b="0"/>
            <wp:docPr id="52265" name="Picture 52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973070"/>
                    </a:xfrm>
                    <a:prstGeom prst="rect">
                      <a:avLst/>
                    </a:prstGeom>
                    <a:ln>
                      <a:solidFill>
                        <a:schemeClr val="tx1"/>
                      </a:solidFill>
                    </a:ln>
                  </pic:spPr>
                </pic:pic>
              </a:graphicData>
            </a:graphic>
          </wp:inline>
        </w:drawing>
      </w:r>
    </w:p>
    <w:p w14:paraId="7FDD8CB2" w14:textId="642D5C1D" w:rsidR="00247E45" w:rsidRDefault="00F15925" w:rsidP="00F15925">
      <w:pPr>
        <w:pStyle w:val="Caption"/>
        <w:spacing w:after="0"/>
        <w:rPr>
          <w:i w:val="0"/>
          <w:iCs w:val="0"/>
          <w:color w:val="auto"/>
          <w:sz w:val="24"/>
          <w:szCs w:val="24"/>
        </w:rPr>
      </w:pPr>
      <w:r w:rsidRPr="00F15925">
        <w:rPr>
          <w:i w:val="0"/>
          <w:iCs w:val="0"/>
          <w:color w:val="auto"/>
          <w:sz w:val="24"/>
          <w:szCs w:val="24"/>
        </w:rPr>
        <w:t xml:space="preserve">Figure 4. </w:t>
      </w:r>
      <w:r w:rsidRPr="00F15925">
        <w:rPr>
          <w:i w:val="0"/>
          <w:iCs w:val="0"/>
          <w:color w:val="auto"/>
          <w:sz w:val="24"/>
          <w:szCs w:val="24"/>
        </w:rPr>
        <w:fldChar w:fldCharType="begin"/>
      </w:r>
      <w:r w:rsidRPr="00F15925">
        <w:rPr>
          <w:i w:val="0"/>
          <w:iCs w:val="0"/>
          <w:color w:val="auto"/>
          <w:sz w:val="24"/>
          <w:szCs w:val="24"/>
        </w:rPr>
        <w:instrText xml:space="preserve"> SEQ Figure_4. \* ARABIC </w:instrText>
      </w:r>
      <w:r w:rsidRPr="00F15925">
        <w:rPr>
          <w:i w:val="0"/>
          <w:iCs w:val="0"/>
          <w:color w:val="auto"/>
          <w:sz w:val="24"/>
          <w:szCs w:val="24"/>
        </w:rPr>
        <w:fldChar w:fldCharType="separate"/>
      </w:r>
      <w:r w:rsidR="002B5F42">
        <w:rPr>
          <w:i w:val="0"/>
          <w:iCs w:val="0"/>
          <w:noProof/>
          <w:color w:val="auto"/>
          <w:sz w:val="24"/>
          <w:szCs w:val="24"/>
        </w:rPr>
        <w:t>13</w:t>
      </w:r>
      <w:r w:rsidRPr="00F15925">
        <w:rPr>
          <w:i w:val="0"/>
          <w:iCs w:val="0"/>
          <w:color w:val="auto"/>
          <w:sz w:val="24"/>
          <w:szCs w:val="24"/>
        </w:rPr>
        <w:fldChar w:fldCharType="end"/>
      </w:r>
      <w:r w:rsidRPr="00F15925">
        <w:rPr>
          <w:i w:val="0"/>
          <w:iCs w:val="0"/>
          <w:color w:val="auto"/>
          <w:sz w:val="24"/>
          <w:szCs w:val="24"/>
        </w:rPr>
        <w:t>:Debugging Output</w:t>
      </w:r>
    </w:p>
    <w:p w14:paraId="3B831A00" w14:textId="77777777" w:rsidR="00F15925" w:rsidRPr="00F15925" w:rsidRDefault="00F15925" w:rsidP="00F15925"/>
    <w:p w14:paraId="7A5720F4" w14:textId="03E56356" w:rsidR="00C26BE2" w:rsidRDefault="0003334D" w:rsidP="00DD0196">
      <w:pPr>
        <w:pStyle w:val="Heading3"/>
      </w:pPr>
      <w:r>
        <w:t>4.5.5</w:t>
      </w:r>
      <w:r w:rsidR="00E21A59">
        <w:tab/>
      </w:r>
      <w:r w:rsidR="00C26BE2" w:rsidRPr="00BD5EBB">
        <w:t xml:space="preserve">Define the term stepping as it relates to debugging </w:t>
      </w:r>
    </w:p>
    <w:p w14:paraId="0946D9A2" w14:textId="4F3B5FF8" w:rsidR="00BC561A" w:rsidRPr="00BC561A" w:rsidRDefault="00315D69" w:rsidP="00FC09B8">
      <w:pPr>
        <w:spacing w:line="360" w:lineRule="auto"/>
        <w:jc w:val="both"/>
        <w:rPr>
          <w:rFonts w:eastAsia="Basic Roman" w:cs="Arial"/>
          <w:bCs/>
          <w:color w:val="000000"/>
          <w:kern w:val="24"/>
          <w:lang w:val="en-ZA"/>
        </w:rPr>
      </w:pPr>
      <w:r w:rsidRPr="00315D69">
        <w:rPr>
          <w:rFonts w:eastAsia="Basic Roman" w:cs="Arial"/>
          <w:bCs/>
          <w:color w:val="000000"/>
          <w:kern w:val="24"/>
          <w:lang w:val="en-ZA"/>
        </w:rPr>
        <w:t xml:space="preserve">Stepping is a debugging approach in which code is executed a single instruction at a time. </w:t>
      </w:r>
      <w:r w:rsidR="00BC561A" w:rsidRPr="00BC561A">
        <w:rPr>
          <w:rFonts w:eastAsia="Basic Roman" w:cs="Arial"/>
          <w:bCs/>
          <w:color w:val="000000"/>
          <w:kern w:val="24"/>
          <w:lang w:val="en-ZA"/>
        </w:rPr>
        <w:t>A debugger, among other things, allows the programmer to step through code in execution, set breakpoints, view memory, change variables, and track variables. The gnu debugger is a popular serial debugger (gdb).</w:t>
      </w:r>
      <w:r w:rsidR="00BC561A">
        <w:rPr>
          <w:rFonts w:eastAsia="Basic Roman" w:cs="Arial"/>
          <w:bCs/>
          <w:color w:val="000000"/>
          <w:kern w:val="24"/>
          <w:lang w:val="en-ZA"/>
        </w:rPr>
        <w:t xml:space="preserve"> We will discuss the GDB in section </w:t>
      </w:r>
      <w:r w:rsidR="00BC561A" w:rsidRPr="0003334D">
        <w:rPr>
          <w:rFonts w:eastAsia="Basic Roman" w:cs="Arial"/>
          <w:bCs/>
          <w:color w:val="000000"/>
          <w:kern w:val="24"/>
          <w:shd w:val="clear" w:color="auto" w:fill="FFE599" w:themeFill="accent4" w:themeFillTint="66"/>
          <w:lang w:val="en-ZA"/>
        </w:rPr>
        <w:t>4.</w:t>
      </w:r>
      <w:r w:rsidRPr="0003334D">
        <w:rPr>
          <w:rFonts w:eastAsia="Basic Roman" w:cs="Arial"/>
          <w:bCs/>
          <w:color w:val="000000"/>
          <w:kern w:val="24"/>
          <w:shd w:val="clear" w:color="auto" w:fill="FFE599" w:themeFill="accent4" w:themeFillTint="66"/>
          <w:lang w:val="en-ZA"/>
        </w:rPr>
        <w:t>5</w:t>
      </w:r>
      <w:r w:rsidR="00BC561A" w:rsidRPr="0003334D">
        <w:rPr>
          <w:rFonts w:eastAsia="Basic Roman" w:cs="Arial"/>
          <w:bCs/>
          <w:color w:val="000000"/>
          <w:kern w:val="24"/>
          <w:shd w:val="clear" w:color="auto" w:fill="FFE599" w:themeFill="accent4" w:themeFillTint="66"/>
          <w:lang w:val="en-ZA"/>
        </w:rPr>
        <w:t>.6.</w:t>
      </w:r>
    </w:p>
    <w:p w14:paraId="4DB2A73A" w14:textId="59C63F80" w:rsidR="0066595B" w:rsidRDefault="0066595B" w:rsidP="0066595B">
      <w:pPr>
        <w:spacing w:line="240" w:lineRule="auto"/>
        <w:contextualSpacing/>
        <w:rPr>
          <w:rFonts w:cs="Times New Roman"/>
          <w:shd w:val="clear" w:color="auto" w:fill="FFFFFF"/>
        </w:rPr>
      </w:pPr>
    </w:p>
    <w:p w14:paraId="257EECC4" w14:textId="77777777" w:rsidR="0066595B" w:rsidRPr="0066595B" w:rsidRDefault="0066595B" w:rsidP="0066595B">
      <w:pPr>
        <w:spacing w:line="240" w:lineRule="auto"/>
        <w:contextualSpacing/>
        <w:rPr>
          <w:rFonts w:cs="Times New Roman"/>
          <w:shd w:val="clear" w:color="auto" w:fill="FFFFFF"/>
        </w:rPr>
      </w:pPr>
    </w:p>
    <w:p w14:paraId="7B9836D6" w14:textId="44523470" w:rsidR="00C26BE2" w:rsidRPr="00E21A59" w:rsidRDefault="0003334D" w:rsidP="00DD0196">
      <w:pPr>
        <w:pStyle w:val="Heading3"/>
      </w:pPr>
      <w:r>
        <w:t>4.5.6</w:t>
      </w:r>
      <w:r w:rsidR="002F73AE">
        <w:tab/>
      </w:r>
      <w:r w:rsidR="00C26BE2" w:rsidRPr="00E21A59">
        <w:t>Explain what the GDB tool is used for</w:t>
      </w:r>
    </w:p>
    <w:p w14:paraId="2DB4DFD8" w14:textId="076CA1BA" w:rsidR="00BC561A" w:rsidRDefault="00BC561A" w:rsidP="00A524B9">
      <w:pPr>
        <w:spacing w:after="0" w:line="360" w:lineRule="auto"/>
        <w:contextualSpacing/>
        <w:jc w:val="both"/>
        <w:rPr>
          <w:rFonts w:eastAsia="Basic Roman" w:cs="Arial"/>
          <w:bCs/>
          <w:color w:val="000000"/>
          <w:kern w:val="24"/>
          <w:lang w:val="en-ZA"/>
        </w:rPr>
      </w:pPr>
      <w:r w:rsidRPr="00BC561A">
        <w:rPr>
          <w:rFonts w:eastAsia="Basic Roman" w:cs="Arial"/>
          <w:bCs/>
          <w:color w:val="000000"/>
          <w:kern w:val="24"/>
          <w:lang w:val="en-ZA"/>
        </w:rPr>
        <w:t>GDB stands for GNU Debugger and is a powerful debugging tool for languages such as C++, C and others.</w:t>
      </w:r>
      <w:r w:rsidR="00E21A59" w:rsidRPr="00E21A59">
        <w:rPr>
          <w:rFonts w:eastAsia="Basic Roman" w:cs="Arial"/>
          <w:bCs/>
          <w:color w:val="000000"/>
          <w:kern w:val="24"/>
          <w:lang w:val="en-ZA"/>
        </w:rPr>
        <w:t xml:space="preserve"> You can step through the code, </w:t>
      </w:r>
      <w:hyperlink r:id="rId48" w:tooltip="Learn more about set breakpoints from ScienceDirect's AI-generated Topic Pages" w:history="1">
        <w:r w:rsidR="00E21A59" w:rsidRPr="00E21A59">
          <w:rPr>
            <w:rFonts w:eastAsia="Basic Roman"/>
            <w:bCs/>
            <w:color w:val="000000"/>
            <w:kern w:val="24"/>
            <w:lang w:val="en-ZA"/>
          </w:rPr>
          <w:t>set breakpoints</w:t>
        </w:r>
      </w:hyperlink>
      <w:r w:rsidR="00E21A59" w:rsidRPr="00E21A59">
        <w:rPr>
          <w:rFonts w:eastAsia="Basic Roman" w:cs="Arial"/>
          <w:bCs/>
          <w:color w:val="000000"/>
          <w:kern w:val="24"/>
          <w:lang w:val="en-ZA"/>
        </w:rPr>
        <w:t>, examine and change variables, and so on. GDB is command line only, which makes it difficult to use. GDB's graphical front ends translate GUI commands into GDB text commands.</w:t>
      </w:r>
    </w:p>
    <w:p w14:paraId="6D85082D" w14:textId="23979B9D" w:rsidR="00E21A59" w:rsidRDefault="00E21A59" w:rsidP="00BC561A">
      <w:pPr>
        <w:spacing w:line="240" w:lineRule="auto"/>
        <w:contextualSpacing/>
        <w:rPr>
          <w:rFonts w:eastAsia="Basic Roman" w:cs="Arial"/>
          <w:bCs/>
          <w:color w:val="000000"/>
          <w:kern w:val="24"/>
          <w:lang w:val="en-ZA"/>
        </w:rPr>
      </w:pPr>
    </w:p>
    <w:p w14:paraId="19D39AF0" w14:textId="2A082B7C" w:rsidR="00BC561A" w:rsidRDefault="0003334D" w:rsidP="0003334D">
      <w:pPr>
        <w:shd w:val="clear" w:color="auto" w:fill="FFE599" w:themeFill="accent4" w:themeFillTint="66"/>
        <w:spacing w:line="360" w:lineRule="auto"/>
        <w:contextualSpacing/>
        <w:rPr>
          <w:rFonts w:eastAsia="Basic Roman" w:cs="Arial"/>
          <w:bCs/>
          <w:color w:val="000000"/>
          <w:kern w:val="24"/>
          <w:lang w:val="en-ZA"/>
        </w:rPr>
      </w:pPr>
      <w:r w:rsidRPr="0003334D">
        <w:rPr>
          <w:rFonts w:eastAsia="Basic Roman" w:cs="Arial"/>
          <w:bCs/>
          <w:color w:val="000000"/>
          <w:kern w:val="24"/>
          <w:lang w:val="en-ZA"/>
        </w:rPr>
        <w:t>When a C++ program crashes, developers can view the crash logs by using gdb. GDB works with executable files produced during the compilation process.</w:t>
      </w:r>
    </w:p>
    <w:p w14:paraId="1679008D" w14:textId="77777777" w:rsidR="0003334D" w:rsidRDefault="0003334D" w:rsidP="00BC561A">
      <w:pPr>
        <w:spacing w:line="240" w:lineRule="auto"/>
        <w:contextualSpacing/>
        <w:rPr>
          <w:rFonts w:ascii="Arial" w:hAnsi="Arial" w:cs="Arial"/>
          <w:color w:val="273239"/>
          <w:spacing w:val="2"/>
          <w:sz w:val="26"/>
          <w:szCs w:val="26"/>
          <w:shd w:val="clear" w:color="auto" w:fill="FFFFFF"/>
        </w:rPr>
      </w:pPr>
    </w:p>
    <w:p w14:paraId="283218C2" w14:textId="5A9AD469" w:rsidR="00E21A59" w:rsidRDefault="00E21A59" w:rsidP="00FC09B8">
      <w:pPr>
        <w:spacing w:line="360" w:lineRule="auto"/>
        <w:contextualSpacing/>
        <w:jc w:val="both"/>
        <w:rPr>
          <w:rFonts w:eastAsia="Basic Roman" w:cs="Arial"/>
          <w:bCs/>
          <w:color w:val="000000"/>
          <w:kern w:val="24"/>
          <w:lang w:val="en-ZA"/>
        </w:rPr>
      </w:pPr>
      <w:r w:rsidRPr="00E21A59">
        <w:rPr>
          <w:rFonts w:eastAsia="Basic Roman" w:cs="Arial"/>
          <w:bCs/>
          <w:color w:val="000000"/>
          <w:kern w:val="24"/>
          <w:lang w:val="en-ZA"/>
        </w:rPr>
        <w:t>To check if gdb is installed, in our case we will locate it in the MingW/bin folder</w:t>
      </w:r>
      <w:r>
        <w:rPr>
          <w:rFonts w:eastAsia="Basic Roman" w:cs="Arial"/>
          <w:bCs/>
          <w:color w:val="000000"/>
          <w:kern w:val="24"/>
          <w:lang w:val="en-ZA"/>
        </w:rPr>
        <w:t xml:space="preserve"> since it comes packed within the IDE. </w:t>
      </w:r>
      <w:r w:rsidR="005131F7">
        <w:rPr>
          <w:rFonts w:eastAsia="Basic Roman" w:cs="Arial"/>
          <w:bCs/>
          <w:color w:val="000000"/>
          <w:kern w:val="24"/>
          <w:lang w:val="en-ZA"/>
        </w:rPr>
        <w:t>So,</w:t>
      </w:r>
      <w:r>
        <w:rPr>
          <w:rFonts w:eastAsia="Basic Roman" w:cs="Arial"/>
          <w:bCs/>
          <w:color w:val="000000"/>
          <w:kern w:val="24"/>
          <w:lang w:val="en-ZA"/>
        </w:rPr>
        <w:t xml:space="preserve"> we can navigate to that folder and type the following command:</w:t>
      </w:r>
    </w:p>
    <w:p w14:paraId="0EA23913" w14:textId="3AE9E3D3" w:rsidR="00E21A59" w:rsidRDefault="00E21A59" w:rsidP="00FC09B8">
      <w:pPr>
        <w:shd w:val="clear" w:color="auto" w:fill="D9D9D9" w:themeFill="background1" w:themeFillShade="D9"/>
        <w:spacing w:line="240" w:lineRule="auto"/>
        <w:contextualSpacing/>
        <w:rPr>
          <w:rFonts w:ascii="Courier New" w:eastAsia="Basic Roman" w:hAnsi="Courier New" w:cs="Courier New"/>
          <w:bCs/>
          <w:color w:val="000000"/>
          <w:kern w:val="24"/>
          <w:lang w:val="en-ZA"/>
        </w:rPr>
      </w:pPr>
      <w:r w:rsidRPr="00E21A59">
        <w:rPr>
          <w:rFonts w:ascii="Courier New" w:eastAsia="Basic Roman" w:hAnsi="Courier New" w:cs="Courier New"/>
          <w:bCs/>
          <w:color w:val="000000"/>
          <w:kern w:val="24"/>
          <w:lang w:val="en-ZA"/>
        </w:rPr>
        <w:t xml:space="preserve">gdb </w:t>
      </w:r>
      <w:r>
        <w:rPr>
          <w:rFonts w:ascii="Courier New" w:eastAsia="Basic Roman" w:hAnsi="Courier New" w:cs="Courier New"/>
          <w:bCs/>
          <w:color w:val="000000"/>
          <w:kern w:val="24"/>
          <w:lang w:val="en-ZA"/>
        </w:rPr>
        <w:t>–</w:t>
      </w:r>
      <w:r w:rsidRPr="00E21A59">
        <w:rPr>
          <w:rFonts w:ascii="Courier New" w:eastAsia="Basic Roman" w:hAnsi="Courier New" w:cs="Courier New"/>
          <w:bCs/>
          <w:color w:val="000000"/>
          <w:kern w:val="24"/>
          <w:lang w:val="en-ZA"/>
        </w:rPr>
        <w:t>help</w:t>
      </w:r>
    </w:p>
    <w:p w14:paraId="39D5E77A" w14:textId="5E1DF448" w:rsidR="002F73AE" w:rsidRDefault="002F73AE" w:rsidP="00FC09B8">
      <w:pPr>
        <w:shd w:val="clear" w:color="auto" w:fill="D9D9D9" w:themeFill="background1" w:themeFillShade="D9"/>
        <w:spacing w:line="240" w:lineRule="auto"/>
        <w:contextualSpacing/>
        <w:rPr>
          <w:rFonts w:ascii="Courier New" w:eastAsia="Basic Roman" w:hAnsi="Courier New" w:cs="Courier New"/>
          <w:bCs/>
          <w:color w:val="000000"/>
          <w:kern w:val="24"/>
          <w:lang w:val="en-ZA"/>
        </w:rPr>
      </w:pPr>
    </w:p>
    <w:p w14:paraId="3E315A81" w14:textId="7092DFA4" w:rsidR="002F73AE" w:rsidRDefault="002F73AE" w:rsidP="00FC09B8">
      <w:pPr>
        <w:shd w:val="clear" w:color="auto" w:fill="D9D9D9" w:themeFill="background1" w:themeFillShade="D9"/>
        <w:spacing w:line="240" w:lineRule="auto"/>
        <w:contextualSpacing/>
        <w:rPr>
          <w:rFonts w:ascii="Courier New" w:eastAsia="Basic Roman" w:hAnsi="Courier New" w:cs="Courier New"/>
          <w:bCs/>
          <w:color w:val="000000"/>
          <w:kern w:val="24"/>
          <w:lang w:val="en-ZA"/>
        </w:rPr>
      </w:pPr>
      <w:r>
        <w:rPr>
          <w:rFonts w:ascii="Courier New" w:eastAsia="Basic Roman" w:hAnsi="Courier New" w:cs="Courier New"/>
          <w:bCs/>
          <w:color w:val="000000"/>
          <w:kern w:val="24"/>
          <w:lang w:val="en-ZA"/>
        </w:rPr>
        <w:t>The output will be as follows:</w:t>
      </w:r>
    </w:p>
    <w:p w14:paraId="1EE0B25F" w14:textId="77777777" w:rsidR="002F73AE" w:rsidRDefault="002F73AE" w:rsidP="002F73AE">
      <w:pPr>
        <w:keepNext/>
        <w:spacing w:line="240" w:lineRule="auto"/>
        <w:contextualSpacing/>
      </w:pPr>
      <w:r w:rsidRPr="002F73AE">
        <w:rPr>
          <w:rFonts w:ascii="Courier New" w:eastAsia="Basic Roman" w:hAnsi="Courier New" w:cs="Courier New"/>
          <w:bCs/>
          <w:noProof/>
          <w:color w:val="000000"/>
          <w:kern w:val="24"/>
          <w:lang w:val="en-ZA"/>
        </w:rPr>
        <w:lastRenderedPageBreak/>
        <w:drawing>
          <wp:inline distT="0" distB="0" distL="0" distR="0" wp14:anchorId="7261C9A4" wp14:editId="4D673B43">
            <wp:extent cx="4103599" cy="17335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16161" cy="1738857"/>
                    </a:xfrm>
                    <a:prstGeom prst="rect">
                      <a:avLst/>
                    </a:prstGeom>
                  </pic:spPr>
                </pic:pic>
              </a:graphicData>
            </a:graphic>
          </wp:inline>
        </w:drawing>
      </w:r>
    </w:p>
    <w:p w14:paraId="4D9A955B" w14:textId="6950CB70" w:rsidR="002F73AE" w:rsidRPr="002F73AE" w:rsidRDefault="002F73AE" w:rsidP="002F73AE">
      <w:pPr>
        <w:pStyle w:val="Caption"/>
        <w:rPr>
          <w:rFonts w:ascii="Courier New" w:eastAsia="Basic Roman" w:hAnsi="Courier New" w:cs="Courier New"/>
          <w:bCs/>
          <w:i w:val="0"/>
          <w:iCs w:val="0"/>
          <w:color w:val="auto"/>
          <w:kern w:val="24"/>
          <w:sz w:val="24"/>
          <w:szCs w:val="24"/>
          <w:lang w:val="en-ZA"/>
        </w:rPr>
      </w:pPr>
      <w:r w:rsidRPr="002F73AE">
        <w:rPr>
          <w:i w:val="0"/>
          <w:iCs w:val="0"/>
          <w:color w:val="auto"/>
          <w:sz w:val="24"/>
          <w:szCs w:val="24"/>
        </w:rPr>
        <w:t xml:space="preserve">Figure 4. </w:t>
      </w:r>
      <w:r w:rsidRPr="002F73AE">
        <w:rPr>
          <w:i w:val="0"/>
          <w:iCs w:val="0"/>
          <w:color w:val="auto"/>
          <w:sz w:val="24"/>
          <w:szCs w:val="24"/>
        </w:rPr>
        <w:fldChar w:fldCharType="begin"/>
      </w:r>
      <w:r w:rsidRPr="002F73AE">
        <w:rPr>
          <w:i w:val="0"/>
          <w:iCs w:val="0"/>
          <w:color w:val="auto"/>
          <w:sz w:val="24"/>
          <w:szCs w:val="24"/>
        </w:rPr>
        <w:instrText xml:space="preserve"> SEQ Figure_4. \* ARABIC </w:instrText>
      </w:r>
      <w:r w:rsidRPr="002F73AE">
        <w:rPr>
          <w:i w:val="0"/>
          <w:iCs w:val="0"/>
          <w:color w:val="auto"/>
          <w:sz w:val="24"/>
          <w:szCs w:val="24"/>
        </w:rPr>
        <w:fldChar w:fldCharType="separate"/>
      </w:r>
      <w:r w:rsidR="002B5F42">
        <w:rPr>
          <w:i w:val="0"/>
          <w:iCs w:val="0"/>
          <w:noProof/>
          <w:color w:val="auto"/>
          <w:sz w:val="24"/>
          <w:szCs w:val="24"/>
        </w:rPr>
        <w:t>14</w:t>
      </w:r>
      <w:r w:rsidRPr="002F73AE">
        <w:rPr>
          <w:i w:val="0"/>
          <w:iCs w:val="0"/>
          <w:color w:val="auto"/>
          <w:sz w:val="24"/>
          <w:szCs w:val="24"/>
        </w:rPr>
        <w:fldChar w:fldCharType="end"/>
      </w:r>
      <w:r w:rsidRPr="002F73AE">
        <w:rPr>
          <w:i w:val="0"/>
          <w:iCs w:val="0"/>
          <w:color w:val="auto"/>
          <w:sz w:val="24"/>
          <w:szCs w:val="24"/>
        </w:rPr>
        <w:t>:gdb output</w:t>
      </w:r>
    </w:p>
    <w:p w14:paraId="469B76BF" w14:textId="349587A9" w:rsidR="00E21A59" w:rsidRDefault="00E21A59" w:rsidP="00BC561A">
      <w:pPr>
        <w:spacing w:line="240" w:lineRule="auto"/>
        <w:contextualSpacing/>
        <w:rPr>
          <w:rFonts w:ascii="Courier New" w:eastAsia="Basic Roman" w:hAnsi="Courier New" w:cs="Courier New"/>
          <w:bCs/>
          <w:color w:val="000000"/>
          <w:kern w:val="24"/>
          <w:lang w:val="en-ZA"/>
        </w:rPr>
      </w:pPr>
    </w:p>
    <w:p w14:paraId="197CACCD" w14:textId="5827D7FD" w:rsidR="00C26BE2" w:rsidRDefault="0003334D" w:rsidP="00DD0196">
      <w:pPr>
        <w:pStyle w:val="Heading3"/>
      </w:pPr>
      <w:r>
        <w:t>4.5.7</w:t>
      </w:r>
      <w:r w:rsidR="0019117B">
        <w:tab/>
      </w:r>
      <w:r w:rsidR="00C26BE2">
        <w:t xml:space="preserve">Install and configure </w:t>
      </w:r>
      <w:r w:rsidR="00C26BE2" w:rsidRPr="006E7686">
        <w:t>MinGW on desktop PC</w:t>
      </w:r>
    </w:p>
    <w:p w14:paraId="2445608C" w14:textId="4F069EBF" w:rsidR="0019117B" w:rsidRDefault="0019117B" w:rsidP="00FC09B8">
      <w:pPr>
        <w:spacing w:line="360" w:lineRule="auto"/>
        <w:jc w:val="both"/>
        <w:rPr>
          <w:lang w:val="en-ZA"/>
        </w:rPr>
      </w:pPr>
      <w:r>
        <w:rPr>
          <w:lang w:val="en-ZA"/>
        </w:rPr>
        <w:t xml:space="preserve">As you witnessed during Code::Blocks installation, you have a choice of selecting CodeBlocks with MingW installation file or without. In our case we selected one with MingW. </w:t>
      </w:r>
    </w:p>
    <w:p w14:paraId="4C04E059" w14:textId="721FA3CD" w:rsidR="00E52D3E" w:rsidRDefault="00E52D3E" w:rsidP="0019117B">
      <w:pPr>
        <w:rPr>
          <w:lang w:val="en-ZA"/>
        </w:rPr>
      </w:pPr>
    </w:p>
    <w:p w14:paraId="42DBD7C6" w14:textId="03C8CB2D" w:rsidR="00E52D3E" w:rsidRDefault="00E52D3E" w:rsidP="00A524B9">
      <w:pPr>
        <w:spacing w:line="360" w:lineRule="auto"/>
        <w:rPr>
          <w:lang w:val="en-ZA"/>
        </w:rPr>
      </w:pPr>
      <w:r>
        <w:rPr>
          <w:lang w:val="en-ZA"/>
        </w:rPr>
        <w:t>In case you uninstall MingW or you</w:t>
      </w:r>
      <w:r w:rsidR="00A1427D">
        <w:rPr>
          <w:lang w:val="en-ZA"/>
        </w:rPr>
        <w:t xml:space="preserve"> need to install it separate from the IDE, here are the steps:</w:t>
      </w:r>
    </w:p>
    <w:p w14:paraId="49273DF0" w14:textId="342959FB" w:rsidR="00A1427D" w:rsidRDefault="00A1427D" w:rsidP="00A524B9">
      <w:pPr>
        <w:spacing w:line="360" w:lineRule="auto"/>
        <w:rPr>
          <w:lang w:val="en-ZA"/>
        </w:rPr>
      </w:pPr>
      <w:r w:rsidRPr="00A37AAF">
        <w:rPr>
          <w:b/>
          <w:bCs/>
          <w:lang w:val="en-ZA"/>
        </w:rPr>
        <w:t>Step 1</w:t>
      </w:r>
      <w:r w:rsidRPr="00A37AAF">
        <w:rPr>
          <w:lang w:val="en-ZA"/>
        </w:rPr>
        <w:t>: </w:t>
      </w:r>
      <w:r w:rsidRPr="00A1427D">
        <w:rPr>
          <w:lang w:val="en-ZA"/>
        </w:rPr>
        <w:t>Go to the </w:t>
      </w:r>
      <w:hyperlink r:id="rId50" w:tgtFrame="_blank" w:history="1">
        <w:r w:rsidRPr="00A1427D">
          <w:rPr>
            <w:lang w:val="en-ZA"/>
          </w:rPr>
          <w:t>MinGW</w:t>
        </w:r>
      </w:hyperlink>
      <w:r w:rsidRPr="00A1427D">
        <w:rPr>
          <w:lang w:val="en-ZA"/>
        </w:rPr>
        <w:t xml:space="preserve"> website (https://sourceforge.net/projects/mingw/)  and click on </w:t>
      </w:r>
      <w:r w:rsidR="006F0A15">
        <w:rPr>
          <w:lang w:val="en-ZA"/>
        </w:rPr>
        <w:tab/>
      </w:r>
      <w:r w:rsidRPr="00A1427D">
        <w:rPr>
          <w:lang w:val="en-ZA"/>
        </w:rPr>
        <w:t xml:space="preserve">Download. </w:t>
      </w:r>
    </w:p>
    <w:p w14:paraId="784691C5" w14:textId="7629B9CF" w:rsidR="00A1427D" w:rsidRDefault="00A1427D" w:rsidP="00A524B9">
      <w:pPr>
        <w:spacing w:line="360" w:lineRule="auto"/>
        <w:rPr>
          <w:lang w:val="en-ZA"/>
        </w:rPr>
      </w:pPr>
      <w:r w:rsidRPr="00A37AAF">
        <w:rPr>
          <w:b/>
          <w:bCs/>
          <w:lang w:val="en-ZA"/>
        </w:rPr>
        <w:t>Step 2</w:t>
      </w:r>
      <w:r w:rsidRPr="00A1427D">
        <w:rPr>
          <w:lang w:val="en-ZA"/>
        </w:rPr>
        <w:t>:</w:t>
      </w:r>
      <w:r w:rsidRPr="00A37AAF">
        <w:rPr>
          <w:lang w:val="en-ZA"/>
        </w:rPr>
        <w:t> </w:t>
      </w:r>
      <w:r w:rsidRPr="00A1427D">
        <w:rPr>
          <w:lang w:val="en-ZA"/>
        </w:rPr>
        <w:t xml:space="preserve">Double click and open the exe MinGW file and click install. </w:t>
      </w:r>
    </w:p>
    <w:p w14:paraId="37641AC4" w14:textId="3B5897D6" w:rsidR="006F0A15" w:rsidRDefault="00A37AAF" w:rsidP="00A524B9">
      <w:pPr>
        <w:spacing w:line="360" w:lineRule="auto"/>
        <w:rPr>
          <w:lang w:val="en-ZA"/>
        </w:rPr>
      </w:pPr>
      <w:r w:rsidRPr="00A37AAF">
        <w:rPr>
          <w:b/>
          <w:bCs/>
          <w:lang w:val="en-ZA"/>
        </w:rPr>
        <w:t>Step 3: </w:t>
      </w:r>
      <w:r w:rsidRPr="00A37AAF">
        <w:rPr>
          <w:lang w:val="en-ZA"/>
        </w:rPr>
        <w:t>When you click Continue, the MinGW installation manager will appear</w:t>
      </w:r>
      <w:r>
        <w:rPr>
          <w:lang w:val="en-ZA"/>
        </w:rPr>
        <w:t>.</w:t>
      </w:r>
    </w:p>
    <w:p w14:paraId="50C5C1B6" w14:textId="5A1F228C" w:rsidR="00A37AAF" w:rsidRDefault="00A37AAF" w:rsidP="00A524B9">
      <w:pPr>
        <w:spacing w:line="360" w:lineRule="auto"/>
        <w:rPr>
          <w:lang w:val="en-ZA"/>
        </w:rPr>
      </w:pPr>
      <w:r w:rsidRPr="00A37AAF">
        <w:rPr>
          <w:b/>
          <w:bCs/>
          <w:lang w:val="en-ZA"/>
        </w:rPr>
        <w:t>Step 4</w:t>
      </w:r>
      <w:r>
        <w:rPr>
          <w:lang w:val="en-ZA"/>
        </w:rPr>
        <w:t xml:space="preserve">: </w:t>
      </w:r>
      <w:r w:rsidRPr="00A37AAF">
        <w:rPr>
          <w:lang w:val="en-ZA"/>
        </w:rPr>
        <w:t xml:space="preserve">Right-click on each option in the installation manager and then select Mark for </w:t>
      </w:r>
      <w:r>
        <w:rPr>
          <w:lang w:val="en-ZA"/>
        </w:rPr>
        <w:tab/>
      </w:r>
      <w:r w:rsidR="00A93B98">
        <w:rPr>
          <w:lang w:val="en-ZA"/>
        </w:rPr>
        <w:t>i</w:t>
      </w:r>
      <w:r w:rsidRPr="00A37AAF">
        <w:rPr>
          <w:lang w:val="en-ZA"/>
        </w:rPr>
        <w:t>nstallation.</w:t>
      </w:r>
      <w:r w:rsidR="000F70C4">
        <w:rPr>
          <w:lang w:val="en-ZA"/>
        </w:rPr>
        <w:t xml:space="preserve"> Click Apply changes and close. Now MingW is installed.</w:t>
      </w:r>
    </w:p>
    <w:p w14:paraId="086E493B" w14:textId="77777777" w:rsidR="000F70C4" w:rsidRDefault="000F70C4" w:rsidP="0019117B">
      <w:pPr>
        <w:rPr>
          <w:lang w:val="en-ZA"/>
        </w:rPr>
      </w:pPr>
    </w:p>
    <w:p w14:paraId="5EFDEE17" w14:textId="05A3D0D5" w:rsidR="00C26BE2" w:rsidRDefault="007A5C3B" w:rsidP="00DD0196">
      <w:pPr>
        <w:pStyle w:val="Heading3"/>
      </w:pPr>
      <w:r>
        <w:t>4.5.8</w:t>
      </w:r>
      <w:r w:rsidR="0003129B">
        <w:tab/>
      </w:r>
      <w:r w:rsidR="00C26BE2">
        <w:t>Locate the GDB application in the MINGW installation</w:t>
      </w:r>
    </w:p>
    <w:p w14:paraId="7DE924C0" w14:textId="5C90A65D" w:rsidR="00C36B98" w:rsidRDefault="00961D87" w:rsidP="00A524B9">
      <w:pPr>
        <w:spacing w:line="360" w:lineRule="auto"/>
        <w:jc w:val="both"/>
        <w:rPr>
          <w:lang w:val="en-ZA"/>
        </w:rPr>
      </w:pPr>
      <w:r>
        <w:rPr>
          <w:lang w:val="en-ZA"/>
        </w:rPr>
        <w:t xml:space="preserve">To locate the gdb application from MingW, navigate to MingW\bin and you will find the application in there. Alternatively, you can type the following </w:t>
      </w:r>
      <w:r w:rsidR="001E3DC2">
        <w:rPr>
          <w:lang w:val="en-ZA"/>
        </w:rPr>
        <w:t>command in the terminal</w:t>
      </w:r>
      <w:r>
        <w:rPr>
          <w:lang w:val="en-ZA"/>
        </w:rPr>
        <w:t>:</w:t>
      </w:r>
    </w:p>
    <w:p w14:paraId="662E442E" w14:textId="344B15AD" w:rsidR="00961D87" w:rsidRDefault="00961D87" w:rsidP="00A524B9">
      <w:pPr>
        <w:spacing w:line="360" w:lineRule="auto"/>
        <w:jc w:val="both"/>
        <w:rPr>
          <w:rFonts w:ascii="Consolas" w:hAnsi="Consolas"/>
          <w:color w:val="404040"/>
          <w:sz w:val="21"/>
          <w:szCs w:val="21"/>
          <w:shd w:val="clear" w:color="auto" w:fill="FFFFFF"/>
        </w:rPr>
      </w:pPr>
      <w:r>
        <w:rPr>
          <w:rFonts w:ascii="Consolas" w:hAnsi="Consolas"/>
          <w:color w:val="404040"/>
          <w:sz w:val="21"/>
          <w:szCs w:val="21"/>
          <w:shd w:val="clear" w:color="auto" w:fill="FFFFFF"/>
        </w:rPr>
        <w:t>dir "\gdb.exe*" /s</w:t>
      </w:r>
    </w:p>
    <w:p w14:paraId="3F8B6A29" w14:textId="77777777" w:rsidR="001E3DC2" w:rsidRDefault="001E3DC2" w:rsidP="001E3DC2">
      <w:pPr>
        <w:jc w:val="both"/>
        <w:rPr>
          <w:rFonts w:ascii="Consolas" w:hAnsi="Consolas"/>
          <w:color w:val="404040"/>
          <w:sz w:val="21"/>
          <w:szCs w:val="21"/>
          <w:shd w:val="clear" w:color="auto" w:fill="FFFFFF"/>
        </w:rPr>
      </w:pPr>
    </w:p>
    <w:p w14:paraId="61920311" w14:textId="77777777" w:rsidR="00A524B9" w:rsidRDefault="00A524B9" w:rsidP="001E3DC2">
      <w:pPr>
        <w:jc w:val="both"/>
        <w:rPr>
          <w:lang w:val="en-ZA"/>
        </w:rPr>
      </w:pPr>
    </w:p>
    <w:p w14:paraId="61EC02DA" w14:textId="77777777" w:rsidR="00A524B9" w:rsidRDefault="00A524B9" w:rsidP="001E3DC2">
      <w:pPr>
        <w:jc w:val="both"/>
        <w:rPr>
          <w:lang w:val="en-ZA"/>
        </w:rPr>
      </w:pPr>
    </w:p>
    <w:p w14:paraId="5A7629EE" w14:textId="77777777" w:rsidR="00A524B9" w:rsidRDefault="00A524B9" w:rsidP="001E3DC2">
      <w:pPr>
        <w:jc w:val="both"/>
        <w:rPr>
          <w:lang w:val="en-ZA"/>
        </w:rPr>
      </w:pPr>
    </w:p>
    <w:p w14:paraId="60F10B6C" w14:textId="3636415C" w:rsidR="00961D87" w:rsidRDefault="00961D87" w:rsidP="001E3DC2">
      <w:pPr>
        <w:jc w:val="both"/>
        <w:rPr>
          <w:lang w:val="en-ZA"/>
        </w:rPr>
      </w:pPr>
      <w:r w:rsidRPr="001E3DC2">
        <w:rPr>
          <w:lang w:val="en-ZA"/>
        </w:rPr>
        <w:t>The output of the following code will be as shown in Figure</w:t>
      </w:r>
      <w:r w:rsidR="001E3DC2" w:rsidRPr="001E3DC2">
        <w:rPr>
          <w:lang w:val="en-ZA"/>
        </w:rPr>
        <w:t xml:space="preserve"> 4.11</w:t>
      </w:r>
      <w:r w:rsidR="001E3DC2">
        <w:rPr>
          <w:lang w:val="en-ZA"/>
        </w:rPr>
        <w:t>.</w:t>
      </w:r>
    </w:p>
    <w:p w14:paraId="61AE4DE6" w14:textId="77777777" w:rsidR="001E3DC2" w:rsidRPr="001E3DC2" w:rsidRDefault="001E3DC2" w:rsidP="001E3DC2">
      <w:pPr>
        <w:jc w:val="both"/>
        <w:rPr>
          <w:lang w:val="en-ZA"/>
        </w:rPr>
      </w:pPr>
    </w:p>
    <w:p w14:paraId="21CD32A3" w14:textId="77777777" w:rsidR="001E3DC2" w:rsidRDefault="001E3DC2" w:rsidP="001E3DC2">
      <w:pPr>
        <w:keepNext/>
      </w:pPr>
      <w:r w:rsidRPr="001E3DC2">
        <w:rPr>
          <w:noProof/>
          <w:lang w:val="en-ZA"/>
        </w:rPr>
        <w:drawing>
          <wp:inline distT="0" distB="0" distL="0" distR="0" wp14:anchorId="67BA2F36" wp14:editId="15EFCB66">
            <wp:extent cx="4562475" cy="2202887"/>
            <wp:effectExtent l="0" t="0" r="0" b="0"/>
            <wp:docPr id="52229" name="Picture 52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76992" cy="2209896"/>
                    </a:xfrm>
                    <a:prstGeom prst="rect">
                      <a:avLst/>
                    </a:prstGeom>
                  </pic:spPr>
                </pic:pic>
              </a:graphicData>
            </a:graphic>
          </wp:inline>
        </w:drawing>
      </w:r>
    </w:p>
    <w:p w14:paraId="0634D32B" w14:textId="1FF23A0F" w:rsidR="00961D87" w:rsidRPr="001E3DC2" w:rsidRDefault="001E3DC2" w:rsidP="001E3DC2">
      <w:pPr>
        <w:pStyle w:val="Caption"/>
        <w:rPr>
          <w:i w:val="0"/>
          <w:iCs w:val="0"/>
          <w:color w:val="auto"/>
          <w:sz w:val="28"/>
          <w:szCs w:val="28"/>
          <w:lang w:val="en-ZA"/>
        </w:rPr>
      </w:pPr>
      <w:r w:rsidRPr="001E3DC2">
        <w:rPr>
          <w:i w:val="0"/>
          <w:iCs w:val="0"/>
          <w:color w:val="auto"/>
          <w:sz w:val="28"/>
          <w:szCs w:val="28"/>
        </w:rPr>
        <w:t xml:space="preserve">Figure 4. </w:t>
      </w:r>
      <w:r w:rsidRPr="001E3DC2">
        <w:rPr>
          <w:i w:val="0"/>
          <w:iCs w:val="0"/>
          <w:color w:val="auto"/>
          <w:sz w:val="28"/>
          <w:szCs w:val="28"/>
        </w:rPr>
        <w:fldChar w:fldCharType="begin"/>
      </w:r>
      <w:r w:rsidRPr="001E3DC2">
        <w:rPr>
          <w:i w:val="0"/>
          <w:iCs w:val="0"/>
          <w:color w:val="auto"/>
          <w:sz w:val="28"/>
          <w:szCs w:val="28"/>
        </w:rPr>
        <w:instrText xml:space="preserve"> SEQ Figure_4. \* ARABIC </w:instrText>
      </w:r>
      <w:r w:rsidRPr="001E3DC2">
        <w:rPr>
          <w:i w:val="0"/>
          <w:iCs w:val="0"/>
          <w:color w:val="auto"/>
          <w:sz w:val="28"/>
          <w:szCs w:val="28"/>
        </w:rPr>
        <w:fldChar w:fldCharType="separate"/>
      </w:r>
      <w:r w:rsidR="002B5F42">
        <w:rPr>
          <w:i w:val="0"/>
          <w:iCs w:val="0"/>
          <w:noProof/>
          <w:color w:val="auto"/>
          <w:sz w:val="28"/>
          <w:szCs w:val="28"/>
        </w:rPr>
        <w:t>15</w:t>
      </w:r>
      <w:r w:rsidRPr="001E3DC2">
        <w:rPr>
          <w:i w:val="0"/>
          <w:iCs w:val="0"/>
          <w:color w:val="auto"/>
          <w:sz w:val="28"/>
          <w:szCs w:val="28"/>
        </w:rPr>
        <w:fldChar w:fldCharType="end"/>
      </w:r>
      <w:r w:rsidRPr="001E3DC2">
        <w:rPr>
          <w:i w:val="0"/>
          <w:iCs w:val="0"/>
          <w:color w:val="auto"/>
          <w:sz w:val="28"/>
          <w:szCs w:val="28"/>
        </w:rPr>
        <w:t>:Locating gdb application</w:t>
      </w:r>
    </w:p>
    <w:p w14:paraId="063457C3" w14:textId="77777777" w:rsidR="00C36B98" w:rsidRPr="00C36B98" w:rsidRDefault="00C36B98" w:rsidP="00C36B98">
      <w:pPr>
        <w:rPr>
          <w:lang w:val="en-ZA"/>
        </w:rPr>
      </w:pPr>
    </w:p>
    <w:p w14:paraId="4EA3DC58" w14:textId="026ABE4A" w:rsidR="00C26BE2" w:rsidRDefault="007A5C3B" w:rsidP="00DD0196">
      <w:pPr>
        <w:pStyle w:val="Heading3"/>
      </w:pPr>
      <w:r>
        <w:t>4.5.9</w:t>
      </w:r>
      <w:r w:rsidR="002D7EB8">
        <w:tab/>
      </w:r>
      <w:r w:rsidR="00C26BE2">
        <w:t>Add the MINGW bin directory to the operating system path environment variable</w:t>
      </w:r>
    </w:p>
    <w:p w14:paraId="3246B739" w14:textId="0B697A95" w:rsidR="003A321C" w:rsidRDefault="003A321C" w:rsidP="00A524B9">
      <w:pPr>
        <w:spacing w:line="360" w:lineRule="auto"/>
        <w:contextualSpacing/>
        <w:jc w:val="both"/>
        <w:rPr>
          <w:szCs w:val="24"/>
        </w:rPr>
      </w:pPr>
      <w:r w:rsidRPr="003A321C">
        <w:rPr>
          <w:szCs w:val="24"/>
        </w:rPr>
        <w:t>Remember, in our case, we installed CodeBlocks with MingW. So, our MingW folder is located inside the CodeBlocks folder. We need to set up the path so that the compiler is available in our terminal irrespective of path. Now, if we run the following commands: gcc –version or g++ --version, we get an error message as shown in Figure 4.12</w:t>
      </w:r>
    </w:p>
    <w:p w14:paraId="68904A8B" w14:textId="02889AFB" w:rsidR="003A321C" w:rsidRDefault="003A321C" w:rsidP="003A321C">
      <w:pPr>
        <w:spacing w:line="240" w:lineRule="auto"/>
        <w:contextualSpacing/>
        <w:jc w:val="both"/>
        <w:rPr>
          <w:szCs w:val="24"/>
        </w:rPr>
      </w:pPr>
    </w:p>
    <w:p w14:paraId="4DAE328D" w14:textId="77777777" w:rsidR="003A321C" w:rsidRPr="003A321C" w:rsidRDefault="003A321C" w:rsidP="003A321C">
      <w:pPr>
        <w:spacing w:line="240" w:lineRule="auto"/>
        <w:contextualSpacing/>
        <w:jc w:val="both"/>
        <w:rPr>
          <w:szCs w:val="24"/>
        </w:rPr>
      </w:pPr>
    </w:p>
    <w:p w14:paraId="1C92F8FC" w14:textId="77777777" w:rsidR="003A321C" w:rsidRDefault="003A321C" w:rsidP="003A321C">
      <w:pPr>
        <w:keepNext/>
        <w:spacing w:line="240" w:lineRule="auto"/>
        <w:contextualSpacing/>
      </w:pPr>
      <w:r w:rsidRPr="003A321C">
        <w:rPr>
          <w:noProof/>
          <w:sz w:val="16"/>
          <w:szCs w:val="16"/>
        </w:rPr>
        <w:drawing>
          <wp:inline distT="0" distB="0" distL="0" distR="0" wp14:anchorId="00924383" wp14:editId="24E1A65B">
            <wp:extent cx="5731510" cy="955040"/>
            <wp:effectExtent l="0" t="0" r="0" b="0"/>
            <wp:docPr id="52230" name="Picture 52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955040"/>
                    </a:xfrm>
                    <a:prstGeom prst="rect">
                      <a:avLst/>
                    </a:prstGeom>
                  </pic:spPr>
                </pic:pic>
              </a:graphicData>
            </a:graphic>
          </wp:inline>
        </w:drawing>
      </w:r>
    </w:p>
    <w:p w14:paraId="00FC67A6" w14:textId="266C82CB" w:rsidR="003A321C" w:rsidRDefault="003A321C" w:rsidP="003A321C">
      <w:pPr>
        <w:pStyle w:val="Caption"/>
        <w:rPr>
          <w:i w:val="0"/>
          <w:iCs w:val="0"/>
          <w:color w:val="auto"/>
          <w:sz w:val="24"/>
          <w:szCs w:val="24"/>
        </w:rPr>
      </w:pPr>
      <w:r w:rsidRPr="003A321C">
        <w:rPr>
          <w:i w:val="0"/>
          <w:iCs w:val="0"/>
          <w:color w:val="auto"/>
          <w:sz w:val="24"/>
          <w:szCs w:val="24"/>
        </w:rPr>
        <w:t xml:space="preserve">Figure 4. </w:t>
      </w:r>
      <w:r w:rsidRPr="003A321C">
        <w:rPr>
          <w:i w:val="0"/>
          <w:iCs w:val="0"/>
          <w:color w:val="auto"/>
          <w:sz w:val="24"/>
          <w:szCs w:val="24"/>
        </w:rPr>
        <w:fldChar w:fldCharType="begin"/>
      </w:r>
      <w:r w:rsidRPr="003A321C">
        <w:rPr>
          <w:i w:val="0"/>
          <w:iCs w:val="0"/>
          <w:color w:val="auto"/>
          <w:sz w:val="24"/>
          <w:szCs w:val="24"/>
        </w:rPr>
        <w:instrText xml:space="preserve"> SEQ Figure_4. \* ARABIC </w:instrText>
      </w:r>
      <w:r w:rsidRPr="003A321C">
        <w:rPr>
          <w:i w:val="0"/>
          <w:iCs w:val="0"/>
          <w:color w:val="auto"/>
          <w:sz w:val="24"/>
          <w:szCs w:val="24"/>
        </w:rPr>
        <w:fldChar w:fldCharType="separate"/>
      </w:r>
      <w:r w:rsidR="002B5F42">
        <w:rPr>
          <w:i w:val="0"/>
          <w:iCs w:val="0"/>
          <w:noProof/>
          <w:color w:val="auto"/>
          <w:sz w:val="24"/>
          <w:szCs w:val="24"/>
        </w:rPr>
        <w:t>16</w:t>
      </w:r>
      <w:r w:rsidRPr="003A321C">
        <w:rPr>
          <w:i w:val="0"/>
          <w:iCs w:val="0"/>
          <w:color w:val="auto"/>
          <w:sz w:val="24"/>
          <w:szCs w:val="24"/>
        </w:rPr>
        <w:fldChar w:fldCharType="end"/>
      </w:r>
      <w:r w:rsidRPr="003A321C">
        <w:rPr>
          <w:i w:val="0"/>
          <w:iCs w:val="0"/>
          <w:color w:val="auto"/>
          <w:sz w:val="24"/>
          <w:szCs w:val="24"/>
        </w:rPr>
        <w:t>:Unrecognised command</w:t>
      </w:r>
    </w:p>
    <w:p w14:paraId="1E3D77B6" w14:textId="3726483A" w:rsidR="003A321C" w:rsidRDefault="003A321C" w:rsidP="003A321C"/>
    <w:p w14:paraId="38BB7C94" w14:textId="77777777" w:rsidR="00BF33D1" w:rsidRDefault="003A321C" w:rsidP="00A524B9">
      <w:pPr>
        <w:spacing w:after="0" w:line="360" w:lineRule="auto"/>
      </w:pPr>
      <w:r>
        <w:t xml:space="preserve">To solve the error message in Figure 4.12, we have to set the path. So first let us navigate to CodeBlocks folder and look for MingW. Inside MingW, locate the </w:t>
      </w:r>
      <w:r w:rsidR="00565789">
        <w:t>path</w:t>
      </w:r>
      <w:r>
        <w:t xml:space="preserve"> for bin and type cmd in the address bar.</w:t>
      </w:r>
      <w:r w:rsidR="00565789">
        <w:t xml:space="preserve"> The terminal will open with the current location of bin folder.</w:t>
      </w:r>
      <w:r w:rsidR="00BF33D1">
        <w:t xml:space="preserve"> Copy the path of the terminal.</w:t>
      </w:r>
    </w:p>
    <w:p w14:paraId="40C35882" w14:textId="42E36FF8" w:rsidR="00BF33D1" w:rsidRDefault="00EC54EE" w:rsidP="00A524B9">
      <w:pPr>
        <w:spacing w:after="0" w:line="360" w:lineRule="auto"/>
      </w:pPr>
      <w:r>
        <w:t xml:space="preserve">  </w:t>
      </w:r>
      <w:r w:rsidR="00565789">
        <w:t xml:space="preserve"> </w:t>
      </w:r>
    </w:p>
    <w:p w14:paraId="3588A343" w14:textId="24ADF601" w:rsidR="00D43294" w:rsidRDefault="00565789" w:rsidP="00A524B9">
      <w:pPr>
        <w:spacing w:after="0" w:line="360" w:lineRule="auto"/>
      </w:pPr>
      <w:r>
        <w:t>Alternatively, when in the bin folder, right click any of the files and select properties option. Copy the path under location section.</w:t>
      </w:r>
      <w:r w:rsidR="00D43294">
        <w:t xml:space="preserve"> Now let us set the path.</w:t>
      </w:r>
    </w:p>
    <w:p w14:paraId="5989FB62" w14:textId="2C89407D" w:rsidR="00D43294" w:rsidRDefault="00D43294" w:rsidP="00A524B9">
      <w:pPr>
        <w:spacing w:after="0" w:line="360" w:lineRule="auto"/>
      </w:pPr>
      <w:r>
        <w:t>Step 1: Open environment Variables by typing env from the search bar</w:t>
      </w:r>
    </w:p>
    <w:p w14:paraId="287BCEA8" w14:textId="3C81E92A" w:rsidR="00D43294" w:rsidRDefault="00D43294" w:rsidP="003A321C">
      <w:r>
        <w:t xml:space="preserve">Step </w:t>
      </w:r>
      <w:r w:rsidR="00944EA4">
        <w:t>2: Click</w:t>
      </w:r>
      <w:r>
        <w:t xml:space="preserve"> Environment Variables Tab</w:t>
      </w:r>
    </w:p>
    <w:p w14:paraId="3B3B478F" w14:textId="740A086B" w:rsidR="00D43294" w:rsidRDefault="00D43294" w:rsidP="003A321C">
      <w:r>
        <w:lastRenderedPageBreak/>
        <w:t>Step 3: Under System variables, highlight path and click on edit</w:t>
      </w:r>
    </w:p>
    <w:p w14:paraId="3FF1E682" w14:textId="33C13330" w:rsidR="00D43294" w:rsidRDefault="00D43294" w:rsidP="003A321C">
      <w:r>
        <w:t xml:space="preserve">Step 4: Click New and add the copied path for bin and click OK and close any window for </w:t>
      </w:r>
      <w:r w:rsidR="00944EA4">
        <w:tab/>
      </w:r>
      <w:r>
        <w:t>system variables open. Also close any command prompt window open</w:t>
      </w:r>
    </w:p>
    <w:p w14:paraId="2A4F3A8B" w14:textId="01B7EA85" w:rsidR="00D43294" w:rsidRDefault="00D43294" w:rsidP="003A321C">
      <w:r>
        <w:t xml:space="preserve">Step 5: Now text if the compilers are now accessible by typing any of the following </w:t>
      </w:r>
      <w:r w:rsidR="00F2570D">
        <w:tab/>
      </w:r>
      <w:r>
        <w:t>command:</w:t>
      </w:r>
    </w:p>
    <w:p w14:paraId="49D24E50" w14:textId="5135083D" w:rsidR="00D43294" w:rsidRPr="00D43294" w:rsidRDefault="00D43294" w:rsidP="00A524B9">
      <w:pPr>
        <w:shd w:val="clear" w:color="auto" w:fill="D9D9D9" w:themeFill="background1" w:themeFillShade="D9"/>
        <w:ind w:left="851"/>
        <w:rPr>
          <w:rFonts w:ascii="Courier New" w:hAnsi="Courier New" w:cs="Courier New"/>
        </w:rPr>
      </w:pPr>
      <w:r w:rsidRPr="00D43294">
        <w:rPr>
          <w:rFonts w:ascii="Courier New" w:hAnsi="Courier New" w:cs="Courier New"/>
        </w:rPr>
        <w:t>g++ --version</w:t>
      </w:r>
    </w:p>
    <w:p w14:paraId="7A3E10A7" w14:textId="6DAEB664" w:rsidR="00D43294" w:rsidRDefault="00D43294" w:rsidP="00A524B9">
      <w:pPr>
        <w:shd w:val="clear" w:color="auto" w:fill="D9D9D9" w:themeFill="background1" w:themeFillShade="D9"/>
        <w:ind w:left="851"/>
        <w:rPr>
          <w:rFonts w:ascii="Courier New" w:hAnsi="Courier New" w:cs="Courier New"/>
        </w:rPr>
      </w:pPr>
      <w:r w:rsidRPr="00D43294">
        <w:rPr>
          <w:rFonts w:ascii="Courier New" w:hAnsi="Courier New" w:cs="Courier New"/>
        </w:rPr>
        <w:t>gcc –version</w:t>
      </w:r>
    </w:p>
    <w:p w14:paraId="62980AF2" w14:textId="7DE8C00D" w:rsidR="00D43294" w:rsidRDefault="00D43294" w:rsidP="003A321C">
      <w:pPr>
        <w:rPr>
          <w:rFonts w:ascii="Courier New" w:hAnsi="Courier New" w:cs="Courier New"/>
        </w:rPr>
      </w:pPr>
    </w:p>
    <w:p w14:paraId="651CA044" w14:textId="638656EA" w:rsidR="00D43294" w:rsidRPr="00944EA4" w:rsidRDefault="00D43294" w:rsidP="003A321C">
      <w:r w:rsidRPr="00944EA4">
        <w:t xml:space="preserve">The terminal will give output such as one in Figure </w:t>
      </w:r>
      <w:r w:rsidR="00944EA4">
        <w:t>4.13.</w:t>
      </w:r>
    </w:p>
    <w:p w14:paraId="71FD675F" w14:textId="77777777" w:rsidR="00946721" w:rsidRDefault="00946721" w:rsidP="00946721">
      <w:pPr>
        <w:keepNext/>
      </w:pPr>
      <w:r w:rsidRPr="00946721">
        <w:rPr>
          <w:rFonts w:ascii="Courier New" w:hAnsi="Courier New" w:cs="Courier New"/>
          <w:noProof/>
        </w:rPr>
        <w:drawing>
          <wp:inline distT="0" distB="0" distL="0" distR="0" wp14:anchorId="0CE2D4AC" wp14:editId="762F4926">
            <wp:extent cx="5731510" cy="1704975"/>
            <wp:effectExtent l="0" t="0" r="0" b="0"/>
            <wp:docPr id="52231" name="Picture 52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704975"/>
                    </a:xfrm>
                    <a:prstGeom prst="rect">
                      <a:avLst/>
                    </a:prstGeom>
                  </pic:spPr>
                </pic:pic>
              </a:graphicData>
            </a:graphic>
          </wp:inline>
        </w:drawing>
      </w:r>
    </w:p>
    <w:p w14:paraId="795121F1" w14:textId="4636C916" w:rsidR="00946721" w:rsidRDefault="00946721" w:rsidP="00946721">
      <w:pPr>
        <w:pStyle w:val="Caption"/>
        <w:rPr>
          <w:i w:val="0"/>
          <w:iCs w:val="0"/>
          <w:color w:val="auto"/>
          <w:sz w:val="24"/>
          <w:szCs w:val="24"/>
        </w:rPr>
      </w:pPr>
      <w:r w:rsidRPr="00946721">
        <w:rPr>
          <w:i w:val="0"/>
          <w:iCs w:val="0"/>
          <w:color w:val="auto"/>
          <w:sz w:val="24"/>
          <w:szCs w:val="24"/>
        </w:rPr>
        <w:t xml:space="preserve">Figure 4. </w:t>
      </w:r>
      <w:r w:rsidRPr="00946721">
        <w:rPr>
          <w:i w:val="0"/>
          <w:iCs w:val="0"/>
          <w:color w:val="auto"/>
          <w:sz w:val="24"/>
          <w:szCs w:val="24"/>
        </w:rPr>
        <w:fldChar w:fldCharType="begin"/>
      </w:r>
      <w:r w:rsidRPr="00946721">
        <w:rPr>
          <w:i w:val="0"/>
          <w:iCs w:val="0"/>
          <w:color w:val="auto"/>
          <w:sz w:val="24"/>
          <w:szCs w:val="24"/>
        </w:rPr>
        <w:instrText xml:space="preserve"> SEQ Figure_4. \* ARABIC </w:instrText>
      </w:r>
      <w:r w:rsidRPr="00946721">
        <w:rPr>
          <w:i w:val="0"/>
          <w:iCs w:val="0"/>
          <w:color w:val="auto"/>
          <w:sz w:val="24"/>
          <w:szCs w:val="24"/>
        </w:rPr>
        <w:fldChar w:fldCharType="separate"/>
      </w:r>
      <w:r w:rsidR="002B5F42">
        <w:rPr>
          <w:i w:val="0"/>
          <w:iCs w:val="0"/>
          <w:noProof/>
          <w:color w:val="auto"/>
          <w:sz w:val="24"/>
          <w:szCs w:val="24"/>
        </w:rPr>
        <w:t>17</w:t>
      </w:r>
      <w:r w:rsidRPr="00946721">
        <w:rPr>
          <w:i w:val="0"/>
          <w:iCs w:val="0"/>
          <w:color w:val="auto"/>
          <w:sz w:val="24"/>
          <w:szCs w:val="24"/>
        </w:rPr>
        <w:fldChar w:fldCharType="end"/>
      </w:r>
      <w:r w:rsidRPr="00946721">
        <w:rPr>
          <w:i w:val="0"/>
          <w:iCs w:val="0"/>
          <w:color w:val="auto"/>
          <w:sz w:val="24"/>
          <w:szCs w:val="24"/>
        </w:rPr>
        <w:t xml:space="preserve">: </w:t>
      </w:r>
      <w:r>
        <w:rPr>
          <w:i w:val="0"/>
          <w:iCs w:val="0"/>
          <w:color w:val="auto"/>
          <w:sz w:val="24"/>
          <w:szCs w:val="24"/>
        </w:rPr>
        <w:t xml:space="preserve">Output of </w:t>
      </w:r>
      <w:r w:rsidRPr="00946721">
        <w:rPr>
          <w:i w:val="0"/>
          <w:iCs w:val="0"/>
          <w:color w:val="auto"/>
          <w:sz w:val="24"/>
          <w:szCs w:val="24"/>
        </w:rPr>
        <w:t>compiler on system path</w:t>
      </w:r>
    </w:p>
    <w:p w14:paraId="6DBC340F" w14:textId="68261B1C" w:rsidR="00820D6F" w:rsidRDefault="00820D6F" w:rsidP="00820D6F"/>
    <w:p w14:paraId="18EADE29" w14:textId="29F3C74C" w:rsidR="00820D6F" w:rsidRDefault="00820D6F" w:rsidP="00820D6F">
      <w:r>
        <w:t>Let us test our compiler</w:t>
      </w:r>
    </w:p>
    <w:p w14:paraId="30CBE1E6" w14:textId="6A339CB8" w:rsidR="00CA3CCC" w:rsidRPr="00CA3CCC" w:rsidRDefault="00CA3CCC" w:rsidP="00CA3CCC">
      <w:pPr>
        <w:shd w:val="clear" w:color="auto" w:fill="D9D9D9" w:themeFill="background1" w:themeFillShade="D9"/>
        <w:rPr>
          <w:b/>
          <w:bCs/>
        </w:rPr>
      </w:pPr>
      <w:r w:rsidRPr="00CA3CCC">
        <w:rPr>
          <w:b/>
          <w:bCs/>
        </w:rPr>
        <w:t xml:space="preserve">EXAMPLE </w:t>
      </w:r>
      <w:r w:rsidR="00A524B9">
        <w:rPr>
          <w:b/>
          <w:bCs/>
        </w:rPr>
        <w:t>4.6</w:t>
      </w:r>
    </w:p>
    <w:p w14:paraId="58BB1AF6" w14:textId="32D50274" w:rsidR="00820D6F" w:rsidRDefault="00820D6F" w:rsidP="00CA3CCC">
      <w:pPr>
        <w:shd w:val="clear" w:color="auto" w:fill="D9D9D9" w:themeFill="background1" w:themeFillShade="D9"/>
      </w:pPr>
      <w:r>
        <w:t>Open the terminal from the desktop.</w:t>
      </w:r>
    </w:p>
    <w:p w14:paraId="6E2462C4" w14:textId="100A3FB6" w:rsidR="00820D6F" w:rsidRDefault="00820D6F" w:rsidP="00CA3CCC">
      <w:pPr>
        <w:shd w:val="clear" w:color="auto" w:fill="D9D9D9" w:themeFill="background1" w:themeFillShade="D9"/>
      </w:pPr>
      <w:r>
        <w:t>Type the following command:</w:t>
      </w:r>
    </w:p>
    <w:p w14:paraId="743AE5E2" w14:textId="43B02E50" w:rsidR="00820D6F" w:rsidRDefault="00820D6F" w:rsidP="00CA3CCC">
      <w:pPr>
        <w:shd w:val="clear" w:color="auto" w:fill="D9D9D9" w:themeFill="background1" w:themeFillShade="D9"/>
      </w:pPr>
      <w:r>
        <w:t>Notepad c_test.cpp</w:t>
      </w:r>
    </w:p>
    <w:p w14:paraId="58ED7A78" w14:textId="078AE5E4" w:rsidR="00CA3CCC" w:rsidRDefault="00CA3CCC" w:rsidP="00CA3CCC">
      <w:pPr>
        <w:shd w:val="clear" w:color="auto" w:fill="D9D9D9" w:themeFill="background1" w:themeFillShade="D9"/>
      </w:pPr>
      <w:r>
        <w:t>You will be prompted to create a file called c_test click yes.</w:t>
      </w:r>
    </w:p>
    <w:p w14:paraId="1A666C1E" w14:textId="404E1BFD" w:rsidR="00820D6F" w:rsidRDefault="00820D6F" w:rsidP="00CA3CCC">
      <w:pPr>
        <w:shd w:val="clear" w:color="auto" w:fill="D9D9D9" w:themeFill="background1" w:themeFillShade="D9"/>
      </w:pPr>
      <w:r>
        <w:t>Type the following c++ code</w:t>
      </w:r>
    </w:p>
    <w:p w14:paraId="2B59A533" w14:textId="77777777" w:rsidR="00820D6F" w:rsidRDefault="00820D6F" w:rsidP="00CA3CCC">
      <w:pPr>
        <w:shd w:val="clear" w:color="auto" w:fill="D9D9D9" w:themeFill="background1" w:themeFillShade="D9"/>
        <w:autoSpaceDE w:val="0"/>
        <w:autoSpaceDN w:val="0"/>
        <w:adjustRightInd w:val="0"/>
        <w:spacing w:line="240" w:lineRule="auto"/>
        <w:ind w:left="426"/>
        <w:rPr>
          <w:rFonts w:ascii="Courier New" w:eastAsiaTheme="minorHAnsi" w:hAnsi="Courier New" w:cs="Courier New"/>
          <w:kern w:val="0"/>
          <w:sz w:val="22"/>
          <w:lang w:val="en-ZA" w:eastAsia="en-US"/>
        </w:rPr>
      </w:pPr>
      <w:r>
        <w:rPr>
          <w:rFonts w:ascii="Courier New" w:eastAsiaTheme="minorHAnsi" w:hAnsi="Courier New" w:cs="Courier New"/>
          <w:kern w:val="0"/>
          <w:sz w:val="22"/>
          <w:lang w:val="en-ZA" w:eastAsia="en-US"/>
        </w:rPr>
        <w:t>#include &lt;iostream&gt;</w:t>
      </w:r>
    </w:p>
    <w:p w14:paraId="29235358" w14:textId="77777777" w:rsidR="00820D6F" w:rsidRDefault="00820D6F" w:rsidP="00CA3CCC">
      <w:pPr>
        <w:shd w:val="clear" w:color="auto" w:fill="D9D9D9" w:themeFill="background1" w:themeFillShade="D9"/>
        <w:autoSpaceDE w:val="0"/>
        <w:autoSpaceDN w:val="0"/>
        <w:adjustRightInd w:val="0"/>
        <w:spacing w:line="240" w:lineRule="auto"/>
        <w:ind w:left="426"/>
        <w:rPr>
          <w:rFonts w:ascii="Courier New" w:eastAsiaTheme="minorHAnsi" w:hAnsi="Courier New" w:cs="Courier New"/>
          <w:kern w:val="0"/>
          <w:sz w:val="22"/>
          <w:lang w:val="en-ZA" w:eastAsia="en-US"/>
        </w:rPr>
      </w:pPr>
      <w:r>
        <w:rPr>
          <w:rFonts w:ascii="Courier New" w:eastAsiaTheme="minorHAnsi" w:hAnsi="Courier New" w:cs="Courier New"/>
          <w:kern w:val="0"/>
          <w:sz w:val="22"/>
          <w:lang w:val="en-ZA" w:eastAsia="en-US"/>
        </w:rPr>
        <w:t>using namespace std;</w:t>
      </w:r>
    </w:p>
    <w:p w14:paraId="4B412B30" w14:textId="33B50848" w:rsidR="00820D6F" w:rsidRDefault="00820D6F" w:rsidP="00CA3CCC">
      <w:pPr>
        <w:shd w:val="clear" w:color="auto" w:fill="D9D9D9" w:themeFill="background1" w:themeFillShade="D9"/>
        <w:autoSpaceDE w:val="0"/>
        <w:autoSpaceDN w:val="0"/>
        <w:adjustRightInd w:val="0"/>
        <w:spacing w:line="240" w:lineRule="auto"/>
        <w:ind w:left="426"/>
        <w:rPr>
          <w:rFonts w:ascii="Courier New" w:eastAsiaTheme="minorHAnsi" w:hAnsi="Courier New" w:cs="Courier New"/>
          <w:kern w:val="0"/>
          <w:sz w:val="22"/>
          <w:lang w:val="en-ZA" w:eastAsia="en-US"/>
        </w:rPr>
      </w:pPr>
      <w:r>
        <w:rPr>
          <w:rFonts w:ascii="Courier New" w:eastAsiaTheme="minorHAnsi" w:hAnsi="Courier New" w:cs="Courier New"/>
          <w:kern w:val="0"/>
          <w:sz w:val="22"/>
          <w:lang w:val="en-ZA" w:eastAsia="en-US"/>
        </w:rPr>
        <w:t>int main ()</w:t>
      </w:r>
    </w:p>
    <w:p w14:paraId="1E22B093" w14:textId="77777777" w:rsidR="00820D6F" w:rsidRDefault="00820D6F" w:rsidP="00CA3CCC">
      <w:pPr>
        <w:shd w:val="clear" w:color="auto" w:fill="D9D9D9" w:themeFill="background1" w:themeFillShade="D9"/>
        <w:autoSpaceDE w:val="0"/>
        <w:autoSpaceDN w:val="0"/>
        <w:adjustRightInd w:val="0"/>
        <w:spacing w:line="240" w:lineRule="auto"/>
        <w:ind w:left="426"/>
        <w:rPr>
          <w:rFonts w:ascii="Courier New" w:eastAsiaTheme="minorHAnsi" w:hAnsi="Courier New" w:cs="Courier New"/>
          <w:kern w:val="0"/>
          <w:sz w:val="22"/>
          <w:lang w:val="en-ZA" w:eastAsia="en-US"/>
        </w:rPr>
      </w:pPr>
      <w:r>
        <w:rPr>
          <w:rFonts w:ascii="Courier New" w:eastAsiaTheme="minorHAnsi" w:hAnsi="Courier New" w:cs="Courier New"/>
          <w:kern w:val="0"/>
          <w:sz w:val="22"/>
          <w:lang w:val="en-ZA" w:eastAsia="en-US"/>
        </w:rPr>
        <w:t>{</w:t>
      </w:r>
    </w:p>
    <w:p w14:paraId="33DCAC9A" w14:textId="77777777" w:rsidR="00820D6F" w:rsidRDefault="00820D6F" w:rsidP="00CA3CCC">
      <w:pPr>
        <w:shd w:val="clear" w:color="auto" w:fill="D9D9D9" w:themeFill="background1" w:themeFillShade="D9"/>
        <w:autoSpaceDE w:val="0"/>
        <w:autoSpaceDN w:val="0"/>
        <w:adjustRightInd w:val="0"/>
        <w:spacing w:line="240" w:lineRule="auto"/>
        <w:ind w:left="426"/>
        <w:rPr>
          <w:rFonts w:ascii="Courier New" w:eastAsiaTheme="minorHAnsi" w:hAnsi="Courier New" w:cs="Courier New"/>
          <w:kern w:val="0"/>
          <w:sz w:val="22"/>
          <w:lang w:val="en-ZA" w:eastAsia="en-US"/>
        </w:rPr>
      </w:pPr>
      <w:r>
        <w:rPr>
          <w:rFonts w:ascii="Courier New" w:eastAsiaTheme="minorHAnsi" w:hAnsi="Courier New" w:cs="Courier New"/>
          <w:kern w:val="0"/>
          <w:sz w:val="22"/>
          <w:lang w:val="en-ZA" w:eastAsia="en-US"/>
        </w:rPr>
        <w:t>cout&lt;&lt;"1-2-3 testing";</w:t>
      </w:r>
    </w:p>
    <w:p w14:paraId="33D66870" w14:textId="77777777" w:rsidR="00820D6F" w:rsidRDefault="00820D6F" w:rsidP="00CA3CCC">
      <w:pPr>
        <w:shd w:val="clear" w:color="auto" w:fill="D9D9D9" w:themeFill="background1" w:themeFillShade="D9"/>
        <w:autoSpaceDE w:val="0"/>
        <w:autoSpaceDN w:val="0"/>
        <w:adjustRightInd w:val="0"/>
        <w:spacing w:line="240" w:lineRule="auto"/>
        <w:ind w:left="426"/>
        <w:rPr>
          <w:rFonts w:ascii="Courier New" w:eastAsiaTheme="minorHAnsi" w:hAnsi="Courier New" w:cs="Courier New"/>
          <w:kern w:val="0"/>
          <w:sz w:val="22"/>
          <w:lang w:val="en-ZA" w:eastAsia="en-US"/>
        </w:rPr>
      </w:pPr>
      <w:r>
        <w:rPr>
          <w:rFonts w:ascii="Courier New" w:eastAsiaTheme="minorHAnsi" w:hAnsi="Courier New" w:cs="Courier New"/>
          <w:kern w:val="0"/>
          <w:sz w:val="22"/>
          <w:lang w:val="en-ZA" w:eastAsia="en-US"/>
        </w:rPr>
        <w:t>return 0;</w:t>
      </w:r>
    </w:p>
    <w:p w14:paraId="43715805" w14:textId="77777777" w:rsidR="00820D6F" w:rsidRDefault="00820D6F" w:rsidP="00CA3CCC">
      <w:pPr>
        <w:shd w:val="clear" w:color="auto" w:fill="D9D9D9" w:themeFill="background1" w:themeFillShade="D9"/>
        <w:autoSpaceDE w:val="0"/>
        <w:autoSpaceDN w:val="0"/>
        <w:adjustRightInd w:val="0"/>
        <w:spacing w:line="240" w:lineRule="auto"/>
        <w:ind w:left="426"/>
        <w:rPr>
          <w:rFonts w:ascii="Courier New" w:eastAsiaTheme="minorHAnsi" w:hAnsi="Courier New" w:cs="Courier New"/>
          <w:kern w:val="0"/>
          <w:sz w:val="22"/>
          <w:lang w:val="en-ZA" w:eastAsia="en-US"/>
        </w:rPr>
      </w:pPr>
      <w:r>
        <w:rPr>
          <w:rFonts w:ascii="Courier New" w:eastAsiaTheme="minorHAnsi" w:hAnsi="Courier New" w:cs="Courier New"/>
          <w:kern w:val="0"/>
          <w:sz w:val="22"/>
          <w:lang w:val="en-ZA" w:eastAsia="en-US"/>
        </w:rPr>
        <w:t>}</w:t>
      </w:r>
    </w:p>
    <w:p w14:paraId="0F949B12" w14:textId="5634E654" w:rsidR="00820D6F" w:rsidRDefault="00090098" w:rsidP="00CA3CCC">
      <w:pPr>
        <w:shd w:val="clear" w:color="auto" w:fill="D9D9D9" w:themeFill="background1" w:themeFillShade="D9"/>
      </w:pPr>
      <w:r>
        <w:t>Type the following on the terminal:</w:t>
      </w:r>
    </w:p>
    <w:p w14:paraId="4674F8E3" w14:textId="156B6C94" w:rsidR="00090098" w:rsidRDefault="00090098" w:rsidP="00CA3CCC">
      <w:pPr>
        <w:shd w:val="clear" w:color="auto" w:fill="D9D9D9" w:themeFill="background1" w:themeFillShade="D9"/>
      </w:pPr>
      <w:r w:rsidRPr="00090098">
        <w:t>g++ c_test.cpp -o c_test.exe</w:t>
      </w:r>
    </w:p>
    <w:p w14:paraId="7E7B556E" w14:textId="2E1723A2" w:rsidR="00CA3CCC" w:rsidRDefault="00090098" w:rsidP="00CA3CCC">
      <w:pPr>
        <w:shd w:val="clear" w:color="auto" w:fill="D9D9D9" w:themeFill="background1" w:themeFillShade="D9"/>
      </w:pPr>
      <w:r>
        <w:lastRenderedPageBreak/>
        <w:t>Press enter and type c_test.exe</w:t>
      </w:r>
      <w:r w:rsidR="00CA3CCC">
        <w:t>. The output of the compiled c++ file will appear on the terminal. See sample Figure 4.14</w:t>
      </w:r>
    </w:p>
    <w:p w14:paraId="3DBA4CCA" w14:textId="77777777" w:rsidR="00CA3CCC" w:rsidRDefault="00CA3CCC" w:rsidP="00CA3CCC">
      <w:pPr>
        <w:keepNext/>
        <w:shd w:val="clear" w:color="auto" w:fill="D9D9D9" w:themeFill="background1" w:themeFillShade="D9"/>
      </w:pPr>
      <w:r w:rsidRPr="00CA3CCC">
        <w:rPr>
          <w:noProof/>
        </w:rPr>
        <w:drawing>
          <wp:inline distT="0" distB="0" distL="0" distR="0" wp14:anchorId="1FD49CCE" wp14:editId="0C235CEA">
            <wp:extent cx="5324475" cy="1488440"/>
            <wp:effectExtent l="19050" t="19050" r="9525" b="0"/>
            <wp:docPr id="52232" name="Picture 52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24475" cy="1488440"/>
                    </a:xfrm>
                    <a:prstGeom prst="rect">
                      <a:avLst/>
                    </a:prstGeom>
                    <a:ln>
                      <a:solidFill>
                        <a:schemeClr val="tx1"/>
                      </a:solidFill>
                    </a:ln>
                  </pic:spPr>
                </pic:pic>
              </a:graphicData>
            </a:graphic>
          </wp:inline>
        </w:drawing>
      </w:r>
    </w:p>
    <w:p w14:paraId="4C06853F" w14:textId="4017DB04" w:rsidR="00CA3CCC" w:rsidRPr="00CA3CCC" w:rsidRDefault="00CA3CCC" w:rsidP="00CA3CCC">
      <w:pPr>
        <w:pStyle w:val="Caption"/>
        <w:shd w:val="clear" w:color="auto" w:fill="D9D9D9" w:themeFill="background1" w:themeFillShade="D9"/>
        <w:rPr>
          <w:i w:val="0"/>
          <w:iCs w:val="0"/>
          <w:color w:val="auto"/>
          <w:sz w:val="24"/>
          <w:szCs w:val="24"/>
        </w:rPr>
      </w:pPr>
      <w:r w:rsidRPr="00CA3CCC">
        <w:rPr>
          <w:i w:val="0"/>
          <w:iCs w:val="0"/>
          <w:color w:val="auto"/>
          <w:sz w:val="24"/>
          <w:szCs w:val="24"/>
        </w:rPr>
        <w:t xml:space="preserve">Figure 4. </w:t>
      </w:r>
      <w:r w:rsidRPr="00CA3CCC">
        <w:rPr>
          <w:i w:val="0"/>
          <w:iCs w:val="0"/>
          <w:color w:val="auto"/>
          <w:sz w:val="24"/>
          <w:szCs w:val="24"/>
        </w:rPr>
        <w:fldChar w:fldCharType="begin"/>
      </w:r>
      <w:r w:rsidRPr="00CA3CCC">
        <w:rPr>
          <w:i w:val="0"/>
          <w:iCs w:val="0"/>
          <w:color w:val="auto"/>
          <w:sz w:val="24"/>
          <w:szCs w:val="24"/>
        </w:rPr>
        <w:instrText xml:space="preserve"> SEQ Figure_4. \* ARABIC </w:instrText>
      </w:r>
      <w:r w:rsidRPr="00CA3CCC">
        <w:rPr>
          <w:i w:val="0"/>
          <w:iCs w:val="0"/>
          <w:color w:val="auto"/>
          <w:sz w:val="24"/>
          <w:szCs w:val="24"/>
        </w:rPr>
        <w:fldChar w:fldCharType="separate"/>
      </w:r>
      <w:r w:rsidR="002B5F42">
        <w:rPr>
          <w:i w:val="0"/>
          <w:iCs w:val="0"/>
          <w:noProof/>
          <w:color w:val="auto"/>
          <w:sz w:val="24"/>
          <w:szCs w:val="24"/>
        </w:rPr>
        <w:t>18</w:t>
      </w:r>
      <w:r w:rsidRPr="00CA3CCC">
        <w:rPr>
          <w:i w:val="0"/>
          <w:iCs w:val="0"/>
          <w:color w:val="auto"/>
          <w:sz w:val="24"/>
          <w:szCs w:val="24"/>
        </w:rPr>
        <w:fldChar w:fldCharType="end"/>
      </w:r>
      <w:r w:rsidRPr="00CA3CCC">
        <w:rPr>
          <w:i w:val="0"/>
          <w:iCs w:val="0"/>
          <w:color w:val="auto"/>
          <w:sz w:val="24"/>
          <w:szCs w:val="24"/>
        </w:rPr>
        <w:t>:Sample code execution</w:t>
      </w:r>
      <w:r w:rsidR="000749D3">
        <w:rPr>
          <w:i w:val="0"/>
          <w:iCs w:val="0"/>
          <w:color w:val="auto"/>
          <w:sz w:val="24"/>
          <w:szCs w:val="24"/>
        </w:rPr>
        <w:t xml:space="preserve"> and output</w:t>
      </w:r>
    </w:p>
    <w:p w14:paraId="20EC185B" w14:textId="77777777" w:rsidR="00D43294" w:rsidRDefault="00D43294" w:rsidP="003A321C"/>
    <w:p w14:paraId="16985E09" w14:textId="77777777" w:rsidR="00565789" w:rsidRPr="003A321C" w:rsidRDefault="00565789" w:rsidP="003A321C"/>
    <w:p w14:paraId="7F48FCB3" w14:textId="13D0DC0D" w:rsidR="00C26BE2" w:rsidRDefault="007A5C3B" w:rsidP="00DD0196">
      <w:pPr>
        <w:pStyle w:val="Heading3"/>
      </w:pPr>
      <w:r>
        <w:t>4.5.10</w:t>
      </w:r>
      <w:r w:rsidR="002B6A5A" w:rsidRPr="0069375D">
        <w:tab/>
      </w:r>
      <w:r w:rsidR="00C26BE2" w:rsidRPr="0069375D">
        <w:t>Compile source code wit the -g flag in IDE</w:t>
      </w:r>
    </w:p>
    <w:p w14:paraId="428D428B" w14:textId="40203472" w:rsidR="0069375D" w:rsidRDefault="0069375D" w:rsidP="000E1CBB">
      <w:pPr>
        <w:jc w:val="both"/>
      </w:pPr>
      <w:r>
        <w:t>To compile source code (.cpp) files using g flag is pretty straightforward as shown below.</w:t>
      </w:r>
    </w:p>
    <w:p w14:paraId="2E88E1DE" w14:textId="4FD84258" w:rsidR="0069375D" w:rsidRDefault="0069375D" w:rsidP="000E1CBB">
      <w:pPr>
        <w:jc w:val="both"/>
      </w:pPr>
      <w:r>
        <w:t xml:space="preserve">First you will need to navigate to the folder where the project has been saved through the command prompt. For </w:t>
      </w:r>
      <w:r w:rsidR="007A5C3B">
        <w:t>example,</w:t>
      </w:r>
      <w:r w:rsidR="000E1CBB">
        <w:t xml:space="preserve"> I navigate to the path shown since I have source code in that folder. </w:t>
      </w:r>
    </w:p>
    <w:p w14:paraId="7E2B4F87" w14:textId="5F6AB16E" w:rsidR="0069375D" w:rsidRPr="0069375D" w:rsidRDefault="0069375D" w:rsidP="0069375D">
      <w:pPr>
        <w:shd w:val="clear" w:color="auto" w:fill="D9D9D9" w:themeFill="background1" w:themeFillShade="D9"/>
        <w:rPr>
          <w:rFonts w:ascii="Courier New" w:hAnsi="Courier New" w:cs="Courier New"/>
        </w:rPr>
      </w:pPr>
      <w:r w:rsidRPr="0069375D">
        <w:rPr>
          <w:rFonts w:ascii="Courier New" w:hAnsi="Courier New" w:cs="Courier New"/>
        </w:rPr>
        <w:t>C:\Users\User1\Desktop\ADDS&gt;g++ -g addition.cpp -o hello.exe</w:t>
      </w:r>
    </w:p>
    <w:p w14:paraId="370DBA37" w14:textId="3192A4CD" w:rsidR="0069375D" w:rsidRDefault="000E1CBB" w:rsidP="0069375D">
      <w:r>
        <w:t>Our executable file has been generated. But what was the purpose of the g flag.</w:t>
      </w:r>
    </w:p>
    <w:p w14:paraId="15F6DE2B" w14:textId="1EDBEC34" w:rsidR="0069375D" w:rsidRPr="0069375D" w:rsidRDefault="000E1CBB" w:rsidP="000E1CBB">
      <w:pPr>
        <w:spacing w:after="0" w:line="360" w:lineRule="auto"/>
        <w:jc w:val="both"/>
        <w:rPr>
          <w:rFonts w:cs="Times New Roman"/>
        </w:rPr>
      </w:pPr>
      <w:r w:rsidRPr="000E1CBB">
        <w:rPr>
          <w:rFonts w:cs="Times New Roman"/>
          <w:color w:val="222222"/>
        </w:rPr>
        <w:t xml:space="preserve">The 'g' flag instructs the compiler to provide more source code information in the executable than it otherwise would. This makes using a debugger like gdb much simpler because it will be able to use variable names that are present in the source code as references. </w:t>
      </w:r>
      <w:r w:rsidR="0069375D" w:rsidRPr="0069375D">
        <w:rPr>
          <w:rFonts w:cs="Times New Roman"/>
          <w:color w:val="222222"/>
        </w:rPr>
        <w:t>gcc -g generates debug information to be used by GDB debugger.</w:t>
      </w:r>
    </w:p>
    <w:p w14:paraId="3F42979D" w14:textId="77777777" w:rsidR="0069375D" w:rsidRPr="0069375D" w:rsidRDefault="0069375D" w:rsidP="0069375D"/>
    <w:p w14:paraId="1E4DC00C" w14:textId="5192D4F9" w:rsidR="00BD5EBB" w:rsidRDefault="00BD5EBB" w:rsidP="00BD5EBB">
      <w:pPr>
        <w:spacing w:line="240" w:lineRule="auto"/>
        <w:contextualSpacing/>
        <w:rPr>
          <w:sz w:val="16"/>
          <w:szCs w:val="16"/>
        </w:rPr>
      </w:pPr>
    </w:p>
    <w:p w14:paraId="090144C7" w14:textId="10B8447D" w:rsidR="00BD5EBB" w:rsidRDefault="00BD5EBB" w:rsidP="00BD5EBB">
      <w:pPr>
        <w:spacing w:line="240" w:lineRule="auto"/>
        <w:contextualSpacing/>
        <w:rPr>
          <w:sz w:val="16"/>
          <w:szCs w:val="16"/>
        </w:rPr>
      </w:pPr>
    </w:p>
    <w:p w14:paraId="082819C0" w14:textId="1CC4CA41" w:rsidR="002E1E54" w:rsidRDefault="002E1E54">
      <w:pPr>
        <w:rPr>
          <w:sz w:val="16"/>
          <w:szCs w:val="16"/>
        </w:rPr>
      </w:pPr>
      <w:r>
        <w:rPr>
          <w:sz w:val="16"/>
          <w:szCs w:val="16"/>
        </w:rPr>
        <w:br w:type="page"/>
      </w:r>
    </w:p>
    <w:p w14:paraId="60B83BF3" w14:textId="6E177C14" w:rsidR="002E1E54" w:rsidRDefault="002E1E54" w:rsidP="00A56F02">
      <w:pPr>
        <w:pStyle w:val="Heading1"/>
      </w:pPr>
      <w:r>
        <w:lastRenderedPageBreak/>
        <w:t>FORMATIVE ASSESSMENT 4.4</w:t>
      </w:r>
      <w:r>
        <w:tab/>
      </w:r>
      <w:r>
        <w:tab/>
      </w:r>
      <w:r w:rsidR="002D3775">
        <w:t>INDIVIDUAL</w:t>
      </w:r>
      <w:r>
        <w:t xml:space="preserve"> TASK</w:t>
      </w:r>
    </w:p>
    <w:p w14:paraId="16E0D523" w14:textId="77777777" w:rsidR="002E1E54" w:rsidRDefault="002E1E54" w:rsidP="002E1E54"/>
    <w:p w14:paraId="4A5D5CDB" w14:textId="77777777" w:rsidR="002E1E54" w:rsidRDefault="002E1E54" w:rsidP="002E1E54">
      <w:pPr>
        <w:spacing w:after="0"/>
      </w:pPr>
      <w:r>
        <w:t>4.4.1</w:t>
      </w:r>
      <w:r>
        <w:tab/>
        <w:t>Define the following terms:</w:t>
      </w:r>
    </w:p>
    <w:p w14:paraId="7AC01FC9" w14:textId="77777777" w:rsidR="002E1E54" w:rsidRDefault="002E1E54">
      <w:pPr>
        <w:pStyle w:val="ListParagraph"/>
        <w:numPr>
          <w:ilvl w:val="1"/>
          <w:numId w:val="119"/>
        </w:numPr>
        <w:spacing w:after="0" w:line="360" w:lineRule="auto"/>
        <w:jc w:val="both"/>
      </w:pPr>
      <w:r>
        <w:t>Syntax error</w:t>
      </w:r>
    </w:p>
    <w:p w14:paraId="3790673E" w14:textId="77777777" w:rsidR="002E1E54" w:rsidRDefault="002E1E54">
      <w:pPr>
        <w:pStyle w:val="ListParagraph"/>
        <w:numPr>
          <w:ilvl w:val="1"/>
          <w:numId w:val="119"/>
        </w:numPr>
        <w:spacing w:after="0" w:line="360" w:lineRule="auto"/>
        <w:jc w:val="both"/>
      </w:pPr>
      <w:r>
        <w:t>Runtime error</w:t>
      </w:r>
    </w:p>
    <w:p w14:paraId="39D58DDD" w14:textId="77777777" w:rsidR="002E1E54" w:rsidRDefault="002E1E54">
      <w:pPr>
        <w:pStyle w:val="ListParagraph"/>
        <w:numPr>
          <w:ilvl w:val="1"/>
          <w:numId w:val="119"/>
        </w:numPr>
        <w:spacing w:after="0" w:line="360" w:lineRule="auto"/>
        <w:jc w:val="both"/>
      </w:pPr>
      <w:r>
        <w:t>Logic errors</w:t>
      </w:r>
      <w:r>
        <w:tab/>
      </w:r>
      <w:r>
        <w:tab/>
      </w:r>
      <w:r>
        <w:tab/>
      </w:r>
      <w:r>
        <w:tab/>
      </w:r>
      <w:r>
        <w:tab/>
      </w:r>
      <w:r>
        <w:tab/>
      </w:r>
      <w:r>
        <w:tab/>
      </w:r>
      <w:r>
        <w:tab/>
      </w:r>
      <w:r>
        <w:tab/>
        <w:t>(6)</w:t>
      </w:r>
    </w:p>
    <w:p w14:paraId="2392BFFA" w14:textId="77777777" w:rsidR="002E1E54" w:rsidRDefault="002E1E54" w:rsidP="0069375D">
      <w:pPr>
        <w:shd w:val="clear" w:color="auto" w:fill="FFFFFF"/>
        <w:spacing w:before="100" w:beforeAutospacing="1" w:after="0" w:line="360" w:lineRule="auto"/>
      </w:pPr>
      <w:r>
        <w:t>4.4.2</w:t>
      </w:r>
      <w:r>
        <w:tab/>
        <w:t xml:space="preserve">Give </w:t>
      </w:r>
      <w:r w:rsidRPr="003E605A">
        <w:rPr>
          <w:b/>
          <w:bCs/>
        </w:rPr>
        <w:t>FOUR</w:t>
      </w:r>
      <w:r>
        <w:t xml:space="preserve"> reasons why debugging is important.</w:t>
      </w:r>
      <w:r>
        <w:tab/>
      </w:r>
      <w:r>
        <w:tab/>
      </w:r>
      <w:r>
        <w:tab/>
      </w:r>
      <w:r>
        <w:tab/>
      </w:r>
      <w:r>
        <w:tab/>
        <w:t>(3)</w:t>
      </w:r>
    </w:p>
    <w:p w14:paraId="57614872" w14:textId="77777777" w:rsidR="002E1E54" w:rsidRDefault="002E1E54" w:rsidP="0069375D">
      <w:pPr>
        <w:spacing w:after="0" w:line="360" w:lineRule="auto"/>
      </w:pPr>
      <w:r>
        <w:t>4.4.3</w:t>
      </w:r>
      <w:r>
        <w:tab/>
        <w:t xml:space="preserve">Which debugging technique allows the programmer </w:t>
      </w:r>
      <w:r w:rsidRPr="00E33039">
        <w:t xml:space="preserve">to debug one or more </w:t>
      </w:r>
      <w:r>
        <w:tab/>
      </w:r>
      <w:r w:rsidRPr="00E33039">
        <w:t>applications on a remote machine</w:t>
      </w:r>
      <w:r>
        <w:t>.</w:t>
      </w:r>
      <w:r>
        <w:tab/>
      </w:r>
      <w:r>
        <w:tab/>
      </w:r>
      <w:r>
        <w:tab/>
      </w:r>
      <w:r>
        <w:tab/>
      </w:r>
      <w:r>
        <w:tab/>
      </w:r>
      <w:r>
        <w:tab/>
      </w:r>
      <w:r>
        <w:tab/>
        <w:t>(1)</w:t>
      </w:r>
    </w:p>
    <w:p w14:paraId="0E0AD27E" w14:textId="77777777" w:rsidR="002E1E54" w:rsidRDefault="002E1E54" w:rsidP="0069375D">
      <w:pPr>
        <w:spacing w:after="0" w:line="360" w:lineRule="auto"/>
      </w:pPr>
      <w:r>
        <w:t>4.4.4</w:t>
      </w:r>
      <w:r>
        <w:tab/>
        <w:t>Define the term stepping as used applied in C++ debugging process.</w:t>
      </w:r>
      <w:r>
        <w:tab/>
      </w:r>
      <w:r>
        <w:tab/>
        <w:t>(2)</w:t>
      </w:r>
    </w:p>
    <w:p w14:paraId="587E1D2D" w14:textId="7E25201A" w:rsidR="002E1E54" w:rsidRDefault="002E1E54" w:rsidP="0069375D">
      <w:pPr>
        <w:spacing w:after="0" w:line="360" w:lineRule="auto"/>
        <w:rPr>
          <w:rFonts w:eastAsia="Basic Roman" w:cs="Arial"/>
          <w:bCs/>
          <w:color w:val="000000"/>
          <w:kern w:val="24"/>
        </w:rPr>
      </w:pPr>
      <w:r>
        <w:rPr>
          <w:rFonts w:eastAsia="Basic Roman" w:cs="Arial"/>
          <w:bCs/>
          <w:color w:val="000000"/>
          <w:kern w:val="24"/>
        </w:rPr>
        <w:t>4.4.5</w:t>
      </w:r>
      <w:r>
        <w:rPr>
          <w:rFonts w:eastAsia="Basic Roman" w:cs="Arial"/>
          <w:bCs/>
          <w:color w:val="000000"/>
          <w:kern w:val="24"/>
        </w:rPr>
        <w:tab/>
        <w:t xml:space="preserve">Write a program which accepts first_name and surname and then prints out the </w:t>
      </w:r>
      <w:r>
        <w:rPr>
          <w:rFonts w:eastAsia="Basic Roman" w:cs="Arial"/>
          <w:bCs/>
          <w:color w:val="000000"/>
          <w:kern w:val="24"/>
        </w:rPr>
        <w:tab/>
        <w:t xml:space="preserve">fullname. Your code should look as the one in Figure 4.19. </w:t>
      </w:r>
    </w:p>
    <w:p w14:paraId="3ED448A7" w14:textId="77777777" w:rsidR="002E1E54" w:rsidRDefault="002E1E54" w:rsidP="002E1E54">
      <w:pPr>
        <w:keepNext/>
        <w:spacing w:line="360" w:lineRule="auto"/>
      </w:pPr>
      <w:r w:rsidRPr="007855AC">
        <w:rPr>
          <w:rFonts w:eastAsia="Basic Roman" w:cs="Arial"/>
          <w:bCs/>
          <w:noProof/>
          <w:color w:val="000000"/>
          <w:kern w:val="24"/>
        </w:rPr>
        <w:drawing>
          <wp:inline distT="0" distB="0" distL="0" distR="0" wp14:anchorId="7AAE2F5D" wp14:editId="075BEAF0">
            <wp:extent cx="5706271" cy="2762636"/>
            <wp:effectExtent l="19050" t="19050" r="8890" b="19050"/>
            <wp:docPr id="52267" name="Picture 522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7" name="Picture 52267" descr="Text&#10;&#10;Description automatically generated"/>
                    <pic:cNvPicPr/>
                  </pic:nvPicPr>
                  <pic:blipFill>
                    <a:blip r:embed="rId55"/>
                    <a:stretch>
                      <a:fillRect/>
                    </a:stretch>
                  </pic:blipFill>
                  <pic:spPr>
                    <a:xfrm>
                      <a:off x="0" y="0"/>
                      <a:ext cx="5706271" cy="2762636"/>
                    </a:xfrm>
                    <a:prstGeom prst="rect">
                      <a:avLst/>
                    </a:prstGeom>
                    <a:ln>
                      <a:solidFill>
                        <a:schemeClr val="tx1"/>
                      </a:solidFill>
                    </a:ln>
                  </pic:spPr>
                </pic:pic>
              </a:graphicData>
            </a:graphic>
          </wp:inline>
        </w:drawing>
      </w:r>
    </w:p>
    <w:p w14:paraId="79323DA8" w14:textId="6E8CF302" w:rsidR="002E1E54" w:rsidRPr="002E1E54" w:rsidRDefault="002E1E54" w:rsidP="002E1E54">
      <w:pPr>
        <w:pStyle w:val="Caption"/>
        <w:rPr>
          <w:i w:val="0"/>
          <w:iCs w:val="0"/>
          <w:color w:val="auto"/>
          <w:sz w:val="24"/>
          <w:szCs w:val="24"/>
        </w:rPr>
      </w:pPr>
      <w:r w:rsidRPr="002E1E54">
        <w:rPr>
          <w:i w:val="0"/>
          <w:iCs w:val="0"/>
          <w:color w:val="auto"/>
          <w:sz w:val="24"/>
          <w:szCs w:val="24"/>
        </w:rPr>
        <w:t xml:space="preserve">Figure 4. </w:t>
      </w:r>
      <w:r w:rsidRPr="002E1E54">
        <w:rPr>
          <w:i w:val="0"/>
          <w:iCs w:val="0"/>
          <w:color w:val="auto"/>
          <w:sz w:val="24"/>
          <w:szCs w:val="24"/>
        </w:rPr>
        <w:fldChar w:fldCharType="begin"/>
      </w:r>
      <w:r w:rsidRPr="002E1E54">
        <w:rPr>
          <w:i w:val="0"/>
          <w:iCs w:val="0"/>
          <w:color w:val="auto"/>
          <w:sz w:val="24"/>
          <w:szCs w:val="24"/>
        </w:rPr>
        <w:instrText xml:space="preserve"> SEQ Figure_4. \* ARABIC </w:instrText>
      </w:r>
      <w:r w:rsidRPr="002E1E54">
        <w:rPr>
          <w:i w:val="0"/>
          <w:iCs w:val="0"/>
          <w:color w:val="auto"/>
          <w:sz w:val="24"/>
          <w:szCs w:val="24"/>
        </w:rPr>
        <w:fldChar w:fldCharType="separate"/>
      </w:r>
      <w:r w:rsidR="002B5F42">
        <w:rPr>
          <w:i w:val="0"/>
          <w:iCs w:val="0"/>
          <w:noProof/>
          <w:color w:val="auto"/>
          <w:sz w:val="24"/>
          <w:szCs w:val="24"/>
        </w:rPr>
        <w:t>19</w:t>
      </w:r>
      <w:r w:rsidRPr="002E1E54">
        <w:rPr>
          <w:i w:val="0"/>
          <w:iCs w:val="0"/>
          <w:color w:val="auto"/>
          <w:sz w:val="24"/>
          <w:szCs w:val="24"/>
        </w:rPr>
        <w:fldChar w:fldCharType="end"/>
      </w:r>
      <w:r w:rsidRPr="002E1E54">
        <w:rPr>
          <w:i w:val="0"/>
          <w:iCs w:val="0"/>
          <w:color w:val="auto"/>
          <w:sz w:val="24"/>
          <w:szCs w:val="24"/>
        </w:rPr>
        <w:t>:Sample code</w:t>
      </w:r>
    </w:p>
    <w:p w14:paraId="64063A29" w14:textId="5E436FB4" w:rsidR="002E1E54" w:rsidRDefault="002E1E54" w:rsidP="0069375D">
      <w:pPr>
        <w:spacing w:line="360" w:lineRule="auto"/>
        <w:rPr>
          <w:rFonts w:eastAsia="Basic Roman"/>
        </w:rPr>
      </w:pPr>
      <w:r>
        <w:rPr>
          <w:rFonts w:eastAsia="Basic Roman"/>
        </w:rPr>
        <w:t>Question. Add a breakpoint in line six and run the debugging process and display the output of the console as shown in Figure 4.20.</w:t>
      </w:r>
      <w:r w:rsidR="0003176F">
        <w:rPr>
          <w:rFonts w:eastAsia="Basic Roman"/>
        </w:rPr>
        <w:t xml:space="preserve"> Print the screenshot as displayed.</w:t>
      </w:r>
    </w:p>
    <w:p w14:paraId="5DF22E54" w14:textId="77777777" w:rsidR="002E1E54" w:rsidRDefault="002E1E54" w:rsidP="002E1E54">
      <w:pPr>
        <w:keepNext/>
      </w:pPr>
      <w:r w:rsidRPr="007855AC">
        <w:rPr>
          <w:rFonts w:eastAsia="Basic Roman"/>
          <w:noProof/>
        </w:rPr>
        <w:lastRenderedPageBreak/>
        <w:drawing>
          <wp:inline distT="0" distB="0" distL="0" distR="0" wp14:anchorId="6C50BF3E" wp14:editId="70C5A75B">
            <wp:extent cx="5731510" cy="3522345"/>
            <wp:effectExtent l="19050" t="19050" r="21590" b="20955"/>
            <wp:docPr id="52268" name="Picture 52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522345"/>
                    </a:xfrm>
                    <a:prstGeom prst="rect">
                      <a:avLst/>
                    </a:prstGeom>
                    <a:ln>
                      <a:solidFill>
                        <a:schemeClr val="tx1"/>
                      </a:solidFill>
                    </a:ln>
                  </pic:spPr>
                </pic:pic>
              </a:graphicData>
            </a:graphic>
          </wp:inline>
        </w:drawing>
      </w:r>
    </w:p>
    <w:p w14:paraId="2EE83AE3" w14:textId="1DC08AE0" w:rsidR="002E1E54" w:rsidRDefault="002E1E54" w:rsidP="002E1E54">
      <w:pPr>
        <w:pStyle w:val="Caption"/>
        <w:rPr>
          <w:i w:val="0"/>
          <w:iCs w:val="0"/>
          <w:color w:val="auto"/>
          <w:sz w:val="24"/>
          <w:szCs w:val="24"/>
        </w:rPr>
      </w:pPr>
      <w:r w:rsidRPr="007855AC">
        <w:rPr>
          <w:i w:val="0"/>
          <w:iCs w:val="0"/>
          <w:color w:val="auto"/>
          <w:sz w:val="24"/>
          <w:szCs w:val="24"/>
        </w:rPr>
        <w:t xml:space="preserve">Figure 4. </w:t>
      </w:r>
      <w:r w:rsidRPr="007855AC">
        <w:rPr>
          <w:i w:val="0"/>
          <w:iCs w:val="0"/>
          <w:color w:val="auto"/>
          <w:sz w:val="24"/>
          <w:szCs w:val="24"/>
        </w:rPr>
        <w:fldChar w:fldCharType="begin"/>
      </w:r>
      <w:r w:rsidRPr="007855AC">
        <w:rPr>
          <w:i w:val="0"/>
          <w:iCs w:val="0"/>
          <w:color w:val="auto"/>
          <w:sz w:val="24"/>
          <w:szCs w:val="24"/>
        </w:rPr>
        <w:instrText xml:space="preserve"> SEQ Figure_4. \* ARABIC </w:instrText>
      </w:r>
      <w:r w:rsidRPr="007855AC">
        <w:rPr>
          <w:i w:val="0"/>
          <w:iCs w:val="0"/>
          <w:color w:val="auto"/>
          <w:sz w:val="24"/>
          <w:szCs w:val="24"/>
        </w:rPr>
        <w:fldChar w:fldCharType="separate"/>
      </w:r>
      <w:r w:rsidR="002B5F42">
        <w:rPr>
          <w:i w:val="0"/>
          <w:iCs w:val="0"/>
          <w:noProof/>
          <w:color w:val="auto"/>
          <w:sz w:val="24"/>
          <w:szCs w:val="24"/>
        </w:rPr>
        <w:t>20</w:t>
      </w:r>
      <w:r w:rsidRPr="007855AC">
        <w:rPr>
          <w:i w:val="0"/>
          <w:iCs w:val="0"/>
          <w:color w:val="auto"/>
          <w:sz w:val="24"/>
          <w:szCs w:val="24"/>
        </w:rPr>
        <w:fldChar w:fldCharType="end"/>
      </w:r>
      <w:r w:rsidRPr="007855AC">
        <w:rPr>
          <w:i w:val="0"/>
          <w:iCs w:val="0"/>
          <w:color w:val="auto"/>
          <w:sz w:val="24"/>
          <w:szCs w:val="24"/>
        </w:rPr>
        <w:t>:Output</w:t>
      </w:r>
    </w:p>
    <w:p w14:paraId="1E27DF4C" w14:textId="7073219E" w:rsidR="002E1E54" w:rsidRDefault="002E1E54" w:rsidP="002E1E54">
      <w:pPr>
        <w:rPr>
          <w:rFonts w:eastAsia="Basic Roman"/>
        </w:rPr>
      </w:pPr>
      <w:r>
        <w:rPr>
          <w:rFonts w:eastAsia="Basic Roman"/>
        </w:rPr>
        <w:tab/>
      </w:r>
      <w:r>
        <w:rPr>
          <w:rFonts w:eastAsia="Basic Roman"/>
        </w:rPr>
        <w:tab/>
      </w:r>
      <w:r>
        <w:rPr>
          <w:rFonts w:eastAsia="Basic Roman"/>
        </w:rPr>
        <w:tab/>
      </w:r>
      <w:r>
        <w:rPr>
          <w:rFonts w:eastAsia="Basic Roman"/>
        </w:rPr>
        <w:tab/>
      </w:r>
      <w:r>
        <w:rPr>
          <w:rFonts w:eastAsia="Basic Roman"/>
        </w:rPr>
        <w:tab/>
      </w:r>
      <w:r>
        <w:rPr>
          <w:rFonts w:eastAsia="Basic Roman"/>
        </w:rPr>
        <w:tab/>
      </w:r>
      <w:r>
        <w:rPr>
          <w:rFonts w:eastAsia="Basic Roman"/>
        </w:rPr>
        <w:tab/>
      </w:r>
      <w:r>
        <w:rPr>
          <w:rFonts w:eastAsia="Basic Roman"/>
        </w:rPr>
        <w:tab/>
      </w:r>
      <w:r>
        <w:rPr>
          <w:rFonts w:eastAsia="Basic Roman"/>
        </w:rPr>
        <w:tab/>
      </w:r>
      <w:r>
        <w:rPr>
          <w:rFonts w:eastAsia="Basic Roman"/>
        </w:rPr>
        <w:tab/>
      </w:r>
      <w:r>
        <w:rPr>
          <w:rFonts w:eastAsia="Basic Roman"/>
        </w:rPr>
        <w:tab/>
        <w:t>(10)</w:t>
      </w:r>
    </w:p>
    <w:p w14:paraId="0BDDA67C" w14:textId="2603C1CF" w:rsidR="0003176F" w:rsidRDefault="0003176F" w:rsidP="0003176F">
      <w:pPr>
        <w:jc w:val="right"/>
        <w:rPr>
          <w:rFonts w:eastAsia="Basic Roman"/>
          <w:b/>
          <w:bCs/>
        </w:rPr>
      </w:pPr>
      <w:r w:rsidRPr="0003176F">
        <w:rPr>
          <w:rFonts w:eastAsia="Basic Roman"/>
          <w:b/>
          <w:bCs/>
        </w:rPr>
        <w:t>Total: 22 marks</w:t>
      </w:r>
    </w:p>
    <w:p w14:paraId="792EEF99" w14:textId="77777777" w:rsidR="0003176F" w:rsidRDefault="0003176F">
      <w:pPr>
        <w:rPr>
          <w:rFonts w:eastAsia="Basic Roman"/>
          <w:b/>
          <w:bCs/>
        </w:rPr>
      </w:pPr>
      <w:r>
        <w:rPr>
          <w:rFonts w:eastAsia="Basic Roman"/>
          <w:b/>
          <w:bCs/>
        </w:rPr>
        <w:br w:type="page"/>
      </w:r>
    </w:p>
    <w:p w14:paraId="507D773E" w14:textId="1B0939DA" w:rsidR="00C26BE2" w:rsidRDefault="001A6CF1" w:rsidP="00DD0196">
      <w:pPr>
        <w:pStyle w:val="Heading2"/>
      </w:pPr>
      <w:r>
        <w:lastRenderedPageBreak/>
        <w:t>4.6</w:t>
      </w:r>
      <w:r w:rsidR="0018031F">
        <w:tab/>
      </w:r>
      <w:r w:rsidR="00C26BE2" w:rsidRPr="0018031F">
        <w:t>Debugging C++ with GDBgui</w:t>
      </w:r>
    </w:p>
    <w:p w14:paraId="4C5CE607" w14:textId="2863DAF4" w:rsidR="0018031F" w:rsidRPr="0003176F" w:rsidRDefault="0018031F" w:rsidP="0018031F">
      <w:pPr>
        <w:rPr>
          <w:b/>
          <w:bCs/>
          <w:lang w:val="en-ZA"/>
        </w:rPr>
      </w:pPr>
      <w:r w:rsidRPr="0003176F">
        <w:rPr>
          <w:b/>
          <w:bCs/>
          <w:lang w:val="en-ZA"/>
        </w:rPr>
        <w:t>Introduction</w:t>
      </w:r>
    </w:p>
    <w:p w14:paraId="46395A8E" w14:textId="02E2EEAD" w:rsidR="0018031F" w:rsidRPr="0018031F" w:rsidRDefault="008A5869" w:rsidP="000E1CBB">
      <w:pPr>
        <w:spacing w:after="0" w:line="360" w:lineRule="auto"/>
        <w:jc w:val="both"/>
        <w:rPr>
          <w:rFonts w:cs="Times New Roman"/>
          <w:szCs w:val="24"/>
          <w:lang w:val="en-ZA"/>
        </w:rPr>
      </w:pPr>
      <w:bookmarkStart w:id="22" w:name="_Hlk118839818"/>
      <w:r w:rsidRPr="008A5869">
        <w:rPr>
          <w:rFonts w:cs="Times New Roman"/>
          <w:szCs w:val="24"/>
          <w:shd w:val="clear" w:color="auto" w:fill="FFFFFF"/>
        </w:rPr>
        <w:t>Developers commit a significant amount of time to debugging and maintaining existing codebases. Understanding various debugging methods is critical. Some developers still prefer more manual methods of debugging. There are also many snapshot tools that provide a detailed report of the issues and errors that occur after a specific section of code is executed.</w:t>
      </w:r>
      <w:r w:rsidRPr="008A5869">
        <w:rPr>
          <w:rFonts w:cs="Times New Roman"/>
          <w:szCs w:val="24"/>
        </w:rPr>
        <w:t xml:space="preserve"> </w:t>
      </w:r>
      <w:r w:rsidR="0018031F" w:rsidRPr="008A5869">
        <w:rPr>
          <w:shd w:val="clear" w:color="auto" w:fill="FFFFFF"/>
        </w:rPr>
        <w:t>gdbgui</w:t>
      </w:r>
      <w:r w:rsidR="0018031F" w:rsidRPr="0018031F">
        <w:rPr>
          <w:rFonts w:cs="Times New Roman"/>
          <w:szCs w:val="24"/>
          <w:shd w:val="clear" w:color="auto" w:fill="FFFFFF"/>
        </w:rPr>
        <w:t> is a browser-based frontend to </w:t>
      </w:r>
      <w:r w:rsidR="0018031F" w:rsidRPr="0018031F">
        <w:rPr>
          <w:rStyle w:val="HTMLCode"/>
          <w:rFonts w:ascii="Times New Roman" w:eastAsia="Calibri" w:hAnsi="Times New Roman" w:cs="Times New Roman"/>
          <w:sz w:val="24"/>
          <w:szCs w:val="24"/>
        </w:rPr>
        <w:t>gdb</w:t>
      </w:r>
      <w:r w:rsidR="0018031F" w:rsidRPr="0018031F">
        <w:rPr>
          <w:rFonts w:cs="Times New Roman"/>
          <w:szCs w:val="24"/>
          <w:shd w:val="clear" w:color="auto" w:fill="FFFFFF"/>
        </w:rPr>
        <w:t>, the gnu debugger. You can add breakpoints, view stack traces, and more in C++ and other languages.</w:t>
      </w:r>
      <w:r w:rsidRPr="008A5869">
        <w:t xml:space="preserve"> </w:t>
      </w:r>
      <w:r w:rsidRPr="008A5869">
        <w:rPr>
          <w:rFonts w:cs="Times New Roman"/>
          <w:szCs w:val="24"/>
          <w:shd w:val="clear" w:color="auto" w:fill="FFFFFF"/>
        </w:rPr>
        <w:t>gdbgui is another debugging tool built on top of gdb.</w:t>
      </w:r>
    </w:p>
    <w:bookmarkEnd w:id="22"/>
    <w:p w14:paraId="78545817" w14:textId="77777777" w:rsidR="00C26BE2" w:rsidRDefault="00C26BE2" w:rsidP="00C26BE2">
      <w:pPr>
        <w:spacing w:line="240" w:lineRule="auto"/>
        <w:contextualSpacing/>
        <w:rPr>
          <w:sz w:val="16"/>
          <w:szCs w:val="16"/>
        </w:rPr>
      </w:pPr>
    </w:p>
    <w:p w14:paraId="75C7E3AD" w14:textId="1856A29C" w:rsidR="00C26BE2" w:rsidRPr="008A5869" w:rsidRDefault="001A6CF1" w:rsidP="00DD0196">
      <w:pPr>
        <w:pStyle w:val="Heading3"/>
      </w:pPr>
      <w:r>
        <w:t>4.6.1</w:t>
      </w:r>
      <w:r>
        <w:tab/>
      </w:r>
      <w:r w:rsidR="00C26BE2" w:rsidRPr="008A5869">
        <w:t xml:space="preserve">Explain the concept of a debugger frontend </w:t>
      </w:r>
    </w:p>
    <w:p w14:paraId="0434D094" w14:textId="2BFA5698" w:rsidR="008A5869" w:rsidRDefault="008A5869" w:rsidP="00634856">
      <w:pPr>
        <w:jc w:val="both"/>
        <w:rPr>
          <w:shd w:val="clear" w:color="auto" w:fill="FFFFFF"/>
        </w:rPr>
      </w:pPr>
      <w:bookmarkStart w:id="23" w:name="_Hlk118839833"/>
      <w:r w:rsidRPr="008A5869">
        <w:rPr>
          <w:shd w:val="clear" w:color="auto" w:fill="FFFFFF"/>
        </w:rPr>
        <w:t>gdbgui provides developers with a browser-based frontend through which they can add breakpoints, view stack traces, and change the context and parameter values while the debugger is running.</w:t>
      </w:r>
    </w:p>
    <w:p w14:paraId="3DD8BFD0" w14:textId="77777777" w:rsidR="001A6CF1" w:rsidRDefault="001A6CF1" w:rsidP="00634856">
      <w:pPr>
        <w:jc w:val="both"/>
        <w:rPr>
          <w:shd w:val="clear" w:color="auto" w:fill="FFFFFF"/>
        </w:rPr>
      </w:pPr>
    </w:p>
    <w:bookmarkEnd w:id="23"/>
    <w:p w14:paraId="10764FE6" w14:textId="27978233" w:rsidR="00C26BE2" w:rsidRDefault="001A6CF1" w:rsidP="00DD0196">
      <w:pPr>
        <w:pStyle w:val="Heading3"/>
      </w:pPr>
      <w:r>
        <w:t>4.6.2</w:t>
      </w:r>
      <w:r>
        <w:tab/>
      </w:r>
      <w:r w:rsidR="00C26BE2">
        <w:t xml:space="preserve">Install and configure </w:t>
      </w:r>
      <w:r w:rsidR="008A5869" w:rsidRPr="0DC91D53">
        <w:t>gdbgui</w:t>
      </w:r>
      <w:r w:rsidR="00C26BE2">
        <w:t xml:space="preserve"> on Desktop PC</w:t>
      </w:r>
    </w:p>
    <w:p w14:paraId="4FA3B21C" w14:textId="16BAAE84" w:rsidR="00771C7D" w:rsidRDefault="00771C7D" w:rsidP="00771C7D">
      <w:r>
        <w:t>To install gdbgui, use pip command as follows:</w:t>
      </w:r>
    </w:p>
    <w:p w14:paraId="2729F3A8" w14:textId="29ED4375" w:rsidR="00771C7D" w:rsidRDefault="00771C7D" w:rsidP="00CE0B5B">
      <w:pPr>
        <w:shd w:val="clear" w:color="auto" w:fill="D9D9D9" w:themeFill="background1" w:themeFillShade="D9"/>
        <w:rPr>
          <w:rFonts w:ascii="Courier New" w:hAnsi="Courier New" w:cs="Courier New"/>
        </w:rPr>
      </w:pPr>
      <w:r w:rsidRPr="00771C7D">
        <w:rPr>
          <w:rFonts w:ascii="Courier New" w:hAnsi="Courier New" w:cs="Courier New"/>
        </w:rPr>
        <w:t>pip install gdbgui==0.13.5.0</w:t>
      </w:r>
    </w:p>
    <w:p w14:paraId="2AF4C086" w14:textId="3F9CE5A0" w:rsidR="00771C7D" w:rsidRDefault="00771C7D" w:rsidP="00771C7D">
      <w:pPr>
        <w:rPr>
          <w:shd w:val="clear" w:color="auto" w:fill="FFFFFF"/>
        </w:rPr>
      </w:pPr>
      <w:r w:rsidRPr="00771C7D">
        <w:rPr>
          <w:shd w:val="clear" w:color="auto" w:fill="FFFFFF"/>
        </w:rPr>
        <w:t>gdbgui can be problematic on Windows</w:t>
      </w:r>
      <w:r>
        <w:rPr>
          <w:shd w:val="clear" w:color="auto" w:fill="FFFFFF"/>
        </w:rPr>
        <w:t xml:space="preserve"> with incompatibility issues. </w:t>
      </w:r>
      <w:r w:rsidR="008B0D7C">
        <w:rPr>
          <w:shd w:val="clear" w:color="auto" w:fill="FFFFFF"/>
        </w:rPr>
        <w:t xml:space="preserve"> The most common error you will encounter says:</w:t>
      </w:r>
    </w:p>
    <w:p w14:paraId="012211EE" w14:textId="100F2746" w:rsidR="008B0D7C" w:rsidRDefault="008B0D7C" w:rsidP="00CE0B5B">
      <w:pPr>
        <w:shd w:val="clear" w:color="auto" w:fill="D9D9D9" w:themeFill="background1" w:themeFillShade="D9"/>
        <w:rPr>
          <w:rFonts w:ascii="Courier New" w:hAnsi="Courier New" w:cs="Courier New"/>
        </w:rPr>
      </w:pPr>
      <w:r w:rsidRPr="008B0D7C">
        <w:rPr>
          <w:rFonts w:ascii="Courier New" w:hAnsi="Courier New" w:cs="Courier New"/>
        </w:rPr>
        <w:t>RuntimeError: Windows is not supported at this time. Versions lower than 0.14.x. are Windows compatible.</w:t>
      </w:r>
    </w:p>
    <w:p w14:paraId="188F74B2" w14:textId="420D6BB1" w:rsidR="008B0D7C" w:rsidRPr="008B0D7C" w:rsidRDefault="008B0D7C" w:rsidP="00771C7D">
      <w:pPr>
        <w:rPr>
          <w:shd w:val="clear" w:color="auto" w:fill="FFFFFF"/>
        </w:rPr>
      </w:pPr>
      <w:r w:rsidRPr="008B0D7C">
        <w:rPr>
          <w:shd w:val="clear" w:color="auto" w:fill="FFFFFF"/>
        </w:rPr>
        <w:t>The solution is to install gdbgui version less than 0.14.x</w:t>
      </w:r>
    </w:p>
    <w:p w14:paraId="25E3DB56" w14:textId="3BE67D7A" w:rsidR="00C26BE2" w:rsidRDefault="001A6CF1" w:rsidP="00DD0196">
      <w:pPr>
        <w:pStyle w:val="Heading3"/>
      </w:pPr>
      <w:r>
        <w:t>4.6.3</w:t>
      </w:r>
      <w:r>
        <w:tab/>
      </w:r>
      <w:r w:rsidR="00C26BE2">
        <w:t>Start gdbgui application</w:t>
      </w:r>
    </w:p>
    <w:p w14:paraId="7B76F578" w14:textId="3177899B" w:rsidR="008B0D7C" w:rsidRDefault="008B0D7C" w:rsidP="008B0D7C">
      <w:r>
        <w:t>To start gdbgui, type the following command in the terminal:</w:t>
      </w:r>
    </w:p>
    <w:p w14:paraId="51E6CEA8" w14:textId="3CEFA082" w:rsidR="008B0D7C" w:rsidRDefault="008B0D7C" w:rsidP="008B0D7C">
      <w:r>
        <w:t>&gt;gdbgui</w:t>
      </w:r>
    </w:p>
    <w:p w14:paraId="746BBEC7" w14:textId="77777777" w:rsidR="00D8363C" w:rsidRDefault="008B0D7C" w:rsidP="00D8363C">
      <w:pPr>
        <w:keepNext/>
      </w:pPr>
      <w:r w:rsidRPr="008B0D7C">
        <w:rPr>
          <w:noProof/>
        </w:rPr>
        <w:drawing>
          <wp:inline distT="0" distB="0" distL="0" distR="0" wp14:anchorId="20479126" wp14:editId="52703D57">
            <wp:extent cx="5731510" cy="12566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256665"/>
                    </a:xfrm>
                    <a:prstGeom prst="rect">
                      <a:avLst/>
                    </a:prstGeom>
                  </pic:spPr>
                </pic:pic>
              </a:graphicData>
            </a:graphic>
          </wp:inline>
        </w:drawing>
      </w:r>
    </w:p>
    <w:p w14:paraId="4FED7930" w14:textId="7DE6A5A2" w:rsidR="008B0D7C" w:rsidRDefault="00D8363C" w:rsidP="00D8363C">
      <w:pPr>
        <w:pStyle w:val="Caption"/>
        <w:rPr>
          <w:i w:val="0"/>
          <w:iCs w:val="0"/>
          <w:color w:val="auto"/>
          <w:sz w:val="24"/>
          <w:szCs w:val="24"/>
        </w:rPr>
      </w:pPr>
      <w:r w:rsidRPr="00D8363C">
        <w:rPr>
          <w:i w:val="0"/>
          <w:iCs w:val="0"/>
          <w:color w:val="auto"/>
          <w:sz w:val="24"/>
          <w:szCs w:val="24"/>
        </w:rPr>
        <w:t xml:space="preserve">Figure 4. </w:t>
      </w:r>
      <w:r w:rsidRPr="00D8363C">
        <w:rPr>
          <w:i w:val="0"/>
          <w:iCs w:val="0"/>
          <w:color w:val="auto"/>
          <w:sz w:val="24"/>
          <w:szCs w:val="24"/>
        </w:rPr>
        <w:fldChar w:fldCharType="begin"/>
      </w:r>
      <w:r w:rsidRPr="00D8363C">
        <w:rPr>
          <w:i w:val="0"/>
          <w:iCs w:val="0"/>
          <w:color w:val="auto"/>
          <w:sz w:val="24"/>
          <w:szCs w:val="24"/>
        </w:rPr>
        <w:instrText xml:space="preserve"> SEQ Figure_4. \* ARABIC </w:instrText>
      </w:r>
      <w:r w:rsidRPr="00D8363C">
        <w:rPr>
          <w:i w:val="0"/>
          <w:iCs w:val="0"/>
          <w:color w:val="auto"/>
          <w:sz w:val="24"/>
          <w:szCs w:val="24"/>
        </w:rPr>
        <w:fldChar w:fldCharType="separate"/>
      </w:r>
      <w:r w:rsidR="002B5F42">
        <w:rPr>
          <w:i w:val="0"/>
          <w:iCs w:val="0"/>
          <w:noProof/>
          <w:color w:val="auto"/>
          <w:sz w:val="24"/>
          <w:szCs w:val="24"/>
        </w:rPr>
        <w:t>21</w:t>
      </w:r>
      <w:r w:rsidRPr="00D8363C">
        <w:rPr>
          <w:i w:val="0"/>
          <w:iCs w:val="0"/>
          <w:color w:val="auto"/>
          <w:sz w:val="24"/>
          <w:szCs w:val="24"/>
        </w:rPr>
        <w:fldChar w:fldCharType="end"/>
      </w:r>
      <w:r w:rsidRPr="00D8363C">
        <w:rPr>
          <w:i w:val="0"/>
          <w:iCs w:val="0"/>
          <w:color w:val="auto"/>
          <w:sz w:val="24"/>
          <w:szCs w:val="24"/>
        </w:rPr>
        <w:t>: Starting gdbgui</w:t>
      </w:r>
    </w:p>
    <w:p w14:paraId="40CC44FC" w14:textId="20F95A78" w:rsidR="00D8363C" w:rsidRPr="00D8363C" w:rsidRDefault="00D8363C" w:rsidP="00D8363C">
      <w:r>
        <w:t xml:space="preserve">Once you type the command and press enter, the browser will open and </w:t>
      </w:r>
    </w:p>
    <w:p w14:paraId="329F88D1" w14:textId="77777777" w:rsidR="00D8363C" w:rsidRPr="008B0D7C" w:rsidRDefault="00D8363C" w:rsidP="008B0D7C"/>
    <w:p w14:paraId="31622F3C" w14:textId="556D3CCE" w:rsidR="00C26BE2" w:rsidRPr="001A6CF1" w:rsidRDefault="001A6CF1" w:rsidP="00DD0196">
      <w:pPr>
        <w:pStyle w:val="Heading3"/>
      </w:pPr>
      <w:r w:rsidRPr="001A6CF1">
        <w:lastRenderedPageBreak/>
        <w:t>4.6.4</w:t>
      </w:r>
      <w:r w:rsidRPr="001A6CF1">
        <w:tab/>
      </w:r>
      <w:r w:rsidR="00C26BE2" w:rsidRPr="001A6CF1">
        <w:t>Load a compiled C/C++ binary (.exe)</w:t>
      </w:r>
    </w:p>
    <w:p w14:paraId="4C0EDFBC" w14:textId="2D508887" w:rsidR="00D8363C" w:rsidRDefault="00D8363C" w:rsidP="00D8363C">
      <w:pPr>
        <w:spacing w:line="240" w:lineRule="auto"/>
        <w:rPr>
          <w:rStyle w:val="Heading3Char"/>
          <w:lang w:val="en-ZA"/>
        </w:rPr>
      </w:pPr>
    </w:p>
    <w:p w14:paraId="05926B47" w14:textId="4F3CCB4E" w:rsidR="00D8363C" w:rsidRPr="00D8363C" w:rsidRDefault="00D8363C" w:rsidP="00D8363C">
      <w:pPr>
        <w:spacing w:line="240" w:lineRule="auto"/>
        <w:rPr>
          <w:rStyle w:val="Heading3Char"/>
          <w:lang w:val="en-ZA"/>
        </w:rPr>
      </w:pPr>
      <w:r w:rsidRPr="00D8363C">
        <w:rPr>
          <w:rStyle w:val="Heading3Char"/>
          <w:noProof/>
          <w:lang w:val="en-ZA"/>
        </w:rPr>
        <w:drawing>
          <wp:inline distT="0" distB="0" distL="0" distR="0" wp14:anchorId="6A505529" wp14:editId="28EC90B2">
            <wp:extent cx="5731510" cy="2299970"/>
            <wp:effectExtent l="0" t="0" r="0" b="0"/>
            <wp:docPr id="52234" name="Picture 522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4" name="Picture 52234" descr="Graphical user interface, text, application&#10;&#10;Description automatically generated"/>
                    <pic:cNvPicPr/>
                  </pic:nvPicPr>
                  <pic:blipFill>
                    <a:blip r:embed="rId58"/>
                    <a:stretch>
                      <a:fillRect/>
                    </a:stretch>
                  </pic:blipFill>
                  <pic:spPr>
                    <a:xfrm>
                      <a:off x="0" y="0"/>
                      <a:ext cx="5731510" cy="2299970"/>
                    </a:xfrm>
                    <a:prstGeom prst="rect">
                      <a:avLst/>
                    </a:prstGeom>
                  </pic:spPr>
                </pic:pic>
              </a:graphicData>
            </a:graphic>
          </wp:inline>
        </w:drawing>
      </w:r>
    </w:p>
    <w:p w14:paraId="3AB1F8B7" w14:textId="77777777" w:rsidR="00AD41F4" w:rsidRDefault="00AD41F4" w:rsidP="00AD41F4">
      <w:r>
        <w:t>Now you can debug your executable files using a browser version.</w:t>
      </w:r>
    </w:p>
    <w:p w14:paraId="589F64B0" w14:textId="13B6837D" w:rsidR="00AD41F4" w:rsidRPr="00AD41F4" w:rsidRDefault="00AD41F4" w:rsidP="00AD41F4">
      <w:r>
        <w:t xml:space="preserve">To load the binary you just need to copy the path of the executable file and click on load binary. The full source code will appear in the browser. </w:t>
      </w:r>
    </w:p>
    <w:p w14:paraId="3D56817A" w14:textId="77777777" w:rsidR="00AD41F4" w:rsidRDefault="00AD41F4" w:rsidP="002D3775"/>
    <w:p w14:paraId="1EBAE518" w14:textId="2B7D2DF9" w:rsidR="00C26BE2" w:rsidRDefault="001A6CF1" w:rsidP="00DD0196">
      <w:pPr>
        <w:pStyle w:val="Heading3"/>
      </w:pPr>
      <w:r>
        <w:t>4.6.5</w:t>
      </w:r>
      <w:r>
        <w:tab/>
      </w:r>
      <w:r w:rsidR="00C26BE2">
        <w:t>Run the loaded binary</w:t>
      </w:r>
    </w:p>
    <w:p w14:paraId="158A2BCC" w14:textId="182E124B" w:rsidR="00AD41F4" w:rsidRPr="00AD41F4" w:rsidRDefault="00AD41F4" w:rsidP="00AD41F4">
      <w:r>
        <w:t>To run the file, next to the address bar, you will find and an arrow which allows you to run the program. You will need to set breakpoint just the same way we did in Code::Blocks</w:t>
      </w:r>
    </w:p>
    <w:p w14:paraId="5CF04E40" w14:textId="77777777" w:rsidR="00AD41F4" w:rsidRPr="00AD41F4" w:rsidRDefault="00AD41F4" w:rsidP="00AD41F4"/>
    <w:p w14:paraId="02F38A76" w14:textId="1236A7D9" w:rsidR="00C26BE2" w:rsidRDefault="001A6CF1" w:rsidP="00DD0196">
      <w:pPr>
        <w:pStyle w:val="Heading3"/>
      </w:pPr>
      <w:r>
        <w:t>4.6.6</w:t>
      </w:r>
      <w:r>
        <w:tab/>
      </w:r>
      <w:r w:rsidR="00C26BE2">
        <w:t>Step through the running binary line by line</w:t>
      </w:r>
    </w:p>
    <w:p w14:paraId="0EE7DE75" w14:textId="088EB1FF" w:rsidR="000E1CBB" w:rsidRPr="000E1CBB" w:rsidRDefault="000E1CBB" w:rsidP="000E1CBB">
      <w:pPr>
        <w:rPr>
          <w:rFonts w:cs="Times New Roman"/>
          <w:szCs w:val="24"/>
        </w:rPr>
      </w:pPr>
      <w:r w:rsidRPr="000E1CBB">
        <w:rPr>
          <w:rFonts w:cs="Times New Roman"/>
          <w:szCs w:val="24"/>
        </w:rPr>
        <w:t>While working with gdbgui, it allows programmer to type commands in the browser terminal sections.</w:t>
      </w:r>
    </w:p>
    <w:p w14:paraId="654F33E3" w14:textId="6663E580" w:rsidR="000E1CBB" w:rsidRPr="000E1CBB" w:rsidRDefault="000E1CBB" w:rsidP="000E1CBB">
      <w:pPr>
        <w:rPr>
          <w:rFonts w:cs="Times New Roman"/>
          <w:color w:val="000000"/>
          <w:szCs w:val="24"/>
          <w:shd w:val="clear" w:color="auto" w:fill="FFFFFF"/>
        </w:rPr>
      </w:pPr>
      <w:r w:rsidRPr="000E1CBB">
        <w:rPr>
          <w:rFonts w:cs="Times New Roman"/>
          <w:color w:val="000000"/>
          <w:szCs w:val="24"/>
          <w:shd w:val="clear" w:color="auto" w:fill="FFFFFF"/>
        </w:rPr>
        <w:t>The most frequently used GDB commands are the following:</w:t>
      </w:r>
    </w:p>
    <w:p w14:paraId="5A21A83D" w14:textId="77777777" w:rsidR="000E1CBB" w:rsidRPr="000E1CBB" w:rsidRDefault="000E1CBB">
      <w:pPr>
        <w:pStyle w:val="ListParagraph"/>
        <w:numPr>
          <w:ilvl w:val="0"/>
          <w:numId w:val="126"/>
        </w:numPr>
        <w:shd w:val="clear" w:color="auto" w:fill="FFFFFF"/>
        <w:spacing w:before="75" w:after="75" w:line="336" w:lineRule="atLeast"/>
        <w:rPr>
          <w:rFonts w:cs="Times New Roman"/>
          <w:szCs w:val="24"/>
        </w:rPr>
      </w:pPr>
      <w:r w:rsidRPr="000E1CBB">
        <w:rPr>
          <w:rFonts w:cs="Times New Roman"/>
          <w:szCs w:val="24"/>
        </w:rPr>
        <w:t>r: start the program</w:t>
      </w:r>
    </w:p>
    <w:p w14:paraId="5C2A0363" w14:textId="77777777" w:rsidR="000E1CBB" w:rsidRPr="000E1CBB" w:rsidRDefault="000E1CBB">
      <w:pPr>
        <w:pStyle w:val="ListParagraph"/>
        <w:numPr>
          <w:ilvl w:val="0"/>
          <w:numId w:val="126"/>
        </w:numPr>
        <w:shd w:val="clear" w:color="auto" w:fill="FFFFFF"/>
        <w:spacing w:before="75" w:after="75" w:line="336" w:lineRule="atLeast"/>
        <w:rPr>
          <w:rFonts w:cs="Times New Roman"/>
          <w:szCs w:val="24"/>
        </w:rPr>
      </w:pPr>
      <w:r w:rsidRPr="000E1CBB">
        <w:rPr>
          <w:rFonts w:cs="Times New Roman"/>
          <w:szCs w:val="24"/>
        </w:rPr>
        <w:t>s (step): execute next program line (after stopping); step into any function calls in the line</w:t>
      </w:r>
    </w:p>
    <w:p w14:paraId="52CC9DF8" w14:textId="77777777" w:rsidR="000E1CBB" w:rsidRPr="000E1CBB" w:rsidRDefault="000E1CBB">
      <w:pPr>
        <w:pStyle w:val="ListParagraph"/>
        <w:numPr>
          <w:ilvl w:val="0"/>
          <w:numId w:val="126"/>
        </w:numPr>
        <w:shd w:val="clear" w:color="auto" w:fill="FFFFFF"/>
        <w:spacing w:before="75" w:after="75" w:line="336" w:lineRule="atLeast"/>
        <w:rPr>
          <w:rFonts w:cs="Times New Roman"/>
          <w:szCs w:val="24"/>
        </w:rPr>
      </w:pPr>
      <w:r w:rsidRPr="000E1CBB">
        <w:rPr>
          <w:rFonts w:cs="Times New Roman"/>
          <w:szCs w:val="24"/>
        </w:rPr>
        <w:t>n (next): execute next program line (after stopping); step over any function calls in the line</w:t>
      </w:r>
    </w:p>
    <w:p w14:paraId="0ED5079E" w14:textId="77777777" w:rsidR="000E1CBB" w:rsidRPr="000E1CBB" w:rsidRDefault="000E1CBB">
      <w:pPr>
        <w:pStyle w:val="ListParagraph"/>
        <w:numPr>
          <w:ilvl w:val="0"/>
          <w:numId w:val="126"/>
        </w:numPr>
        <w:shd w:val="clear" w:color="auto" w:fill="FFFFFF"/>
        <w:spacing w:before="75" w:after="75" w:line="336" w:lineRule="atLeast"/>
        <w:rPr>
          <w:rFonts w:cs="Times New Roman"/>
          <w:szCs w:val="24"/>
        </w:rPr>
      </w:pPr>
      <w:r w:rsidRPr="000E1CBB">
        <w:rPr>
          <w:rFonts w:cs="Times New Roman"/>
          <w:szCs w:val="24"/>
        </w:rPr>
        <w:t>d: delete breakpoints</w:t>
      </w:r>
    </w:p>
    <w:p w14:paraId="21684DCC" w14:textId="77777777" w:rsidR="000E1CBB" w:rsidRPr="000E1CBB" w:rsidRDefault="000E1CBB" w:rsidP="000E1CBB"/>
    <w:p w14:paraId="5B744CB3" w14:textId="77777777" w:rsidR="00AD41F4" w:rsidRPr="00AD41F4" w:rsidRDefault="00AD41F4" w:rsidP="00AD41F4">
      <w:pPr>
        <w:pStyle w:val="ListParagraph"/>
      </w:pPr>
    </w:p>
    <w:p w14:paraId="541381F2" w14:textId="4F3F7B4E" w:rsidR="00C26BE2" w:rsidRDefault="0018031F" w:rsidP="00DD0196">
      <w:pPr>
        <w:pStyle w:val="Heading3"/>
      </w:pPr>
      <w:r>
        <w:t>4.</w:t>
      </w:r>
      <w:r w:rsidR="001A6CF1">
        <w:t>6.7</w:t>
      </w:r>
      <w:r>
        <w:tab/>
      </w:r>
      <w:r w:rsidR="00C26BE2">
        <w:t xml:space="preserve">Investigate (watch) the values of local variables  </w:t>
      </w:r>
    </w:p>
    <w:p w14:paraId="0B6CF9C9" w14:textId="09F6448F" w:rsidR="002D3775" w:rsidRPr="00AB002F" w:rsidRDefault="00AB002F" w:rsidP="00AB002F">
      <w:pPr>
        <w:spacing w:after="0" w:line="360" w:lineRule="auto"/>
        <w:contextualSpacing/>
        <w:jc w:val="both"/>
        <w:rPr>
          <w:szCs w:val="24"/>
        </w:rPr>
      </w:pPr>
      <w:r w:rsidRPr="00AB002F">
        <w:rPr>
          <w:szCs w:val="24"/>
        </w:rPr>
        <w:t xml:space="preserve">Use a watch condition to keep track of changes in a variable's or an expression's current value that influences a storage location's address. With one key distinction, setting watch conditions differs from setting conditional breakpoints in that they cause the program to terminate as soon </w:t>
      </w:r>
      <w:r w:rsidRPr="00AB002F">
        <w:rPr>
          <w:szCs w:val="24"/>
        </w:rPr>
        <w:lastRenderedPageBreak/>
        <w:t>as a variable's value changes from its initial value.</w:t>
      </w:r>
      <w:r>
        <w:rPr>
          <w:szCs w:val="24"/>
        </w:rPr>
        <w:t xml:space="preserve"> </w:t>
      </w:r>
      <w:r w:rsidRPr="00AB002F">
        <w:rPr>
          <w:szCs w:val="24"/>
        </w:rPr>
        <w:t>The storage address's content is computed at the time the watch condition is set and used by the debugger to watch a variable. A breakpoint is created, the program terminates, and the content at the storage location is altered from the value it had when the watch condition was set or when the last watch condition occurred.</w:t>
      </w:r>
      <w:r w:rsidR="002D3775" w:rsidRPr="00AB002F">
        <w:rPr>
          <w:szCs w:val="24"/>
        </w:rPr>
        <w:br/>
      </w:r>
    </w:p>
    <w:p w14:paraId="3AAD4285" w14:textId="77777777" w:rsidR="002D3775" w:rsidRDefault="002D3775">
      <w:pPr>
        <w:rPr>
          <w:sz w:val="16"/>
          <w:szCs w:val="16"/>
        </w:rPr>
      </w:pPr>
      <w:r>
        <w:rPr>
          <w:sz w:val="16"/>
          <w:szCs w:val="16"/>
        </w:rPr>
        <w:br w:type="page"/>
      </w:r>
    </w:p>
    <w:p w14:paraId="6BAD3DDA" w14:textId="15FFF72A" w:rsidR="002D3775" w:rsidRDefault="002D3775" w:rsidP="00A56F02">
      <w:pPr>
        <w:pStyle w:val="Heading1"/>
      </w:pPr>
      <w:bookmarkStart w:id="24" w:name="_Hlk121092902"/>
      <w:r>
        <w:lastRenderedPageBreak/>
        <w:t>FORMATIVE ASSESSMENT 4.5</w:t>
      </w:r>
      <w:r>
        <w:tab/>
      </w:r>
      <w:r>
        <w:tab/>
        <w:t>GROUP TASK</w:t>
      </w:r>
    </w:p>
    <w:p w14:paraId="17B9CF51" w14:textId="0F206950" w:rsidR="002D3775" w:rsidRPr="002D3775" w:rsidRDefault="00041EAC" w:rsidP="002D3775">
      <w:r>
        <w:t>4.5.1</w:t>
      </w:r>
      <w:r>
        <w:tab/>
      </w:r>
      <w:r w:rsidR="002D3775">
        <w:t>Install gdbgui and debug the following program.</w:t>
      </w:r>
    </w:p>
    <w:bookmarkEnd w:id="24"/>
    <w:p w14:paraId="3BF88826" w14:textId="77777777" w:rsidR="00C26BE2" w:rsidRDefault="00C26BE2" w:rsidP="00C26BE2">
      <w:pPr>
        <w:spacing w:line="240" w:lineRule="auto"/>
        <w:contextualSpacing/>
        <w:rPr>
          <w:sz w:val="16"/>
          <w:szCs w:val="16"/>
        </w:rPr>
      </w:pPr>
    </w:p>
    <w:p w14:paraId="16015256" w14:textId="77777777" w:rsidR="00C26BE2" w:rsidRDefault="00C26BE2" w:rsidP="00C26BE2">
      <w:pPr>
        <w:spacing w:line="240" w:lineRule="auto"/>
        <w:contextualSpacing/>
        <w:rPr>
          <w:sz w:val="16"/>
          <w:szCs w:val="16"/>
        </w:rPr>
      </w:pPr>
    </w:p>
    <w:p w14:paraId="4EBEB456" w14:textId="6974E99E" w:rsidR="002D3775" w:rsidRDefault="002D3775" w:rsidP="00041EAC">
      <w:pPr>
        <w:jc w:val="center"/>
      </w:pPr>
      <w:r>
        <w:br/>
      </w:r>
      <w:r w:rsidRPr="002D3775">
        <w:rPr>
          <w:noProof/>
        </w:rPr>
        <w:drawing>
          <wp:inline distT="0" distB="0" distL="0" distR="0" wp14:anchorId="3E59AB4F" wp14:editId="4CF1C407">
            <wp:extent cx="3667637" cy="2152950"/>
            <wp:effectExtent l="19050" t="19050" r="28575" b="19050"/>
            <wp:docPr id="52282" name="Picture 522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2" name="Picture 52282" descr="Text&#10;&#10;Description automatically generated"/>
                    <pic:cNvPicPr/>
                  </pic:nvPicPr>
                  <pic:blipFill>
                    <a:blip r:embed="rId59"/>
                    <a:stretch>
                      <a:fillRect/>
                    </a:stretch>
                  </pic:blipFill>
                  <pic:spPr>
                    <a:xfrm>
                      <a:off x="0" y="0"/>
                      <a:ext cx="3667637" cy="2152950"/>
                    </a:xfrm>
                    <a:prstGeom prst="rect">
                      <a:avLst/>
                    </a:prstGeom>
                    <a:ln>
                      <a:solidFill>
                        <a:schemeClr val="accent1"/>
                      </a:solidFill>
                    </a:ln>
                  </pic:spPr>
                </pic:pic>
              </a:graphicData>
            </a:graphic>
          </wp:inline>
        </w:drawing>
      </w:r>
    </w:p>
    <w:p w14:paraId="202715DA" w14:textId="20D3EDB3" w:rsidR="00794F40" w:rsidRDefault="00794F40">
      <w:r>
        <w:tab/>
      </w:r>
      <w:r>
        <w:tab/>
      </w:r>
      <w:r>
        <w:tab/>
      </w:r>
      <w:r>
        <w:tab/>
      </w:r>
      <w:r>
        <w:tab/>
      </w:r>
      <w:r>
        <w:tab/>
      </w:r>
      <w:r>
        <w:tab/>
      </w:r>
      <w:r>
        <w:tab/>
      </w:r>
      <w:r>
        <w:tab/>
      </w:r>
      <w:r>
        <w:tab/>
        <w:t>(20)</w:t>
      </w:r>
    </w:p>
    <w:p w14:paraId="1646B2DB" w14:textId="6B6516C3" w:rsidR="00794F40" w:rsidRPr="00794F40" w:rsidRDefault="00794F40">
      <w:pPr>
        <w:rPr>
          <w:b/>
          <w:bCs/>
        </w:rPr>
      </w:pPr>
      <w:r w:rsidRPr="00794F40">
        <w:rPr>
          <w:b/>
          <w:bCs/>
        </w:rPr>
        <w:t>eLink</w:t>
      </w:r>
    </w:p>
    <w:p w14:paraId="27034D0F" w14:textId="06D86320" w:rsidR="00794F40" w:rsidRDefault="00000000">
      <w:hyperlink r:id="rId60" w:history="1">
        <w:r w:rsidR="00794F40" w:rsidRPr="00AF2EB7">
          <w:rPr>
            <w:rStyle w:val="Hyperlink"/>
          </w:rPr>
          <w:t>https://www.youtube.com/embed/Cd0BOOdGjrw</w:t>
        </w:r>
      </w:hyperlink>
    </w:p>
    <w:p w14:paraId="30D4ABC4" w14:textId="45333E25" w:rsidR="002D3775" w:rsidRDefault="002D3775">
      <w:r>
        <w:br w:type="page"/>
      </w:r>
    </w:p>
    <w:p w14:paraId="62AE7437" w14:textId="77777777" w:rsidR="00794F40" w:rsidRDefault="00794F40">
      <w:pPr>
        <w:rPr>
          <w:rFonts w:eastAsia="Basic Roman" w:cs="Times New Roman"/>
          <w:b/>
          <w:szCs w:val="24"/>
          <w:shd w:val="clear" w:color="auto" w:fill="FFFFFF"/>
          <w:lang w:val="en-ZA"/>
        </w:rPr>
      </w:pPr>
    </w:p>
    <w:p w14:paraId="541E19CC" w14:textId="16412B8B" w:rsidR="00353E99" w:rsidRDefault="00AC2A36" w:rsidP="00DD0196">
      <w:pPr>
        <w:spacing w:after="0" w:line="360" w:lineRule="auto"/>
        <w:rPr>
          <w:b/>
          <w:bCs/>
        </w:rPr>
      </w:pPr>
      <w:r>
        <w:t>4.</w:t>
      </w:r>
      <w:r w:rsidR="008F0F0E">
        <w:t>7</w:t>
      </w:r>
      <w:r>
        <w:tab/>
      </w:r>
      <w:r w:rsidR="00C26BE2" w:rsidRPr="00C26BE2">
        <w:t xml:space="preserve">The Git Version Control System </w:t>
      </w:r>
    </w:p>
    <w:p w14:paraId="124B768F" w14:textId="392178A5" w:rsidR="00C26BE2" w:rsidRPr="00353E99" w:rsidRDefault="00C26BE2" w:rsidP="00353E99">
      <w:pPr>
        <w:spacing w:after="0" w:line="360" w:lineRule="auto"/>
        <w:rPr>
          <w:b/>
          <w:bCs/>
        </w:rPr>
      </w:pPr>
      <w:r w:rsidRPr="00353E99">
        <w:rPr>
          <w:b/>
          <w:bCs/>
        </w:rPr>
        <w:t>Introduction</w:t>
      </w:r>
    </w:p>
    <w:p w14:paraId="4E947C61" w14:textId="013D12EF" w:rsidR="007F6CF8" w:rsidRPr="007F6CF8" w:rsidRDefault="007F6CF8" w:rsidP="006610A0">
      <w:pPr>
        <w:spacing w:after="0" w:line="360" w:lineRule="auto"/>
        <w:contextualSpacing/>
        <w:jc w:val="both"/>
        <w:rPr>
          <w:rFonts w:cs="Droid Serif"/>
          <w:szCs w:val="24"/>
        </w:rPr>
      </w:pPr>
      <w:r w:rsidRPr="007F6CF8">
        <w:rPr>
          <w:rFonts w:cs="Times New Roman"/>
          <w:szCs w:val="24"/>
        </w:rPr>
        <w:t xml:space="preserve">There is often confusion between the terms </w:t>
      </w:r>
      <w:r w:rsidRPr="007F6CF8">
        <w:rPr>
          <w:rFonts w:cs="Times New Roman"/>
          <w:i/>
          <w:iCs/>
          <w:szCs w:val="24"/>
        </w:rPr>
        <w:t>source control</w:t>
      </w:r>
      <w:r w:rsidRPr="007F6CF8">
        <w:rPr>
          <w:rFonts w:cs="Times New Roman"/>
          <w:szCs w:val="24"/>
        </w:rPr>
        <w:t xml:space="preserve">, </w:t>
      </w:r>
      <w:r w:rsidRPr="007F6CF8">
        <w:rPr>
          <w:rFonts w:cs="Times New Roman"/>
          <w:i/>
          <w:iCs/>
          <w:szCs w:val="24"/>
        </w:rPr>
        <w:t xml:space="preserve">revision control </w:t>
      </w:r>
      <w:r w:rsidRPr="007F6CF8">
        <w:rPr>
          <w:rFonts w:cs="Times New Roman"/>
          <w:szCs w:val="24"/>
        </w:rPr>
        <w:t xml:space="preserve">and </w:t>
      </w:r>
      <w:r w:rsidRPr="007F6CF8">
        <w:rPr>
          <w:rFonts w:cs="Times New Roman"/>
          <w:i/>
          <w:iCs/>
          <w:szCs w:val="24"/>
        </w:rPr>
        <w:t>version control</w:t>
      </w:r>
      <w:r w:rsidRPr="007F6CF8">
        <w:rPr>
          <w:rFonts w:cs="Droid Serif"/>
          <w:szCs w:val="24"/>
        </w:rPr>
        <w:t>.</w:t>
      </w:r>
      <w:r w:rsidRPr="007F6CF8">
        <w:rPr>
          <w:rFonts w:cs="Times New Roman"/>
          <w:szCs w:val="24"/>
          <w:shd w:val="clear" w:color="auto" w:fill="FCFCFA"/>
        </w:rPr>
        <w:t xml:space="preserve"> </w:t>
      </w:r>
      <w:r w:rsidRPr="007F6CF8">
        <w:rPr>
          <w:rFonts w:cs="Droid Serif"/>
          <w:szCs w:val="24"/>
        </w:rPr>
        <w:t>The figure below provides a quick overview of source-code management. In level 2, we explained the differences by use of the following diagram</w:t>
      </w:r>
      <w:r>
        <w:rPr>
          <w:rFonts w:cs="Droid Serif"/>
          <w:szCs w:val="24"/>
        </w:rPr>
        <w:t xml:space="preserve"> shown in Figure 4:</w:t>
      </w:r>
      <w:r w:rsidR="006610A0">
        <w:rPr>
          <w:rFonts w:cs="Droid Serif"/>
          <w:szCs w:val="24"/>
        </w:rPr>
        <w:t>22.</w:t>
      </w:r>
    </w:p>
    <w:p w14:paraId="5E012E6C" w14:textId="77777777" w:rsidR="007F6CF8" w:rsidRDefault="007F6CF8" w:rsidP="007F6CF8">
      <w:pPr>
        <w:keepNext/>
        <w:spacing w:line="240" w:lineRule="auto"/>
        <w:contextualSpacing/>
      </w:pPr>
      <w:r w:rsidRPr="007F6CF8">
        <w:rPr>
          <w:rFonts w:eastAsiaTheme="majorEastAsia" w:cstheme="majorBidi"/>
          <w:b/>
          <w:noProof/>
          <w:sz w:val="32"/>
          <w:szCs w:val="32"/>
        </w:rPr>
        <w:drawing>
          <wp:inline distT="0" distB="0" distL="0" distR="0" wp14:anchorId="005364F4" wp14:editId="1A5498CB">
            <wp:extent cx="5544324" cy="198147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44324" cy="1981477"/>
                    </a:xfrm>
                    <a:prstGeom prst="rect">
                      <a:avLst/>
                    </a:prstGeom>
                  </pic:spPr>
                </pic:pic>
              </a:graphicData>
            </a:graphic>
          </wp:inline>
        </w:drawing>
      </w:r>
    </w:p>
    <w:p w14:paraId="1199235B" w14:textId="4DBC7AA1" w:rsidR="007F6CF8" w:rsidRPr="007F6CF8" w:rsidRDefault="007F6CF8" w:rsidP="007F6CF8">
      <w:pPr>
        <w:pStyle w:val="Caption"/>
        <w:rPr>
          <w:rFonts w:eastAsiaTheme="majorEastAsia" w:cstheme="majorBidi"/>
          <w:b/>
          <w:i w:val="0"/>
          <w:iCs w:val="0"/>
          <w:color w:val="auto"/>
          <w:sz w:val="24"/>
          <w:szCs w:val="24"/>
        </w:rPr>
      </w:pPr>
      <w:r w:rsidRPr="007F6CF8">
        <w:rPr>
          <w:i w:val="0"/>
          <w:iCs w:val="0"/>
          <w:color w:val="auto"/>
          <w:sz w:val="24"/>
          <w:szCs w:val="24"/>
        </w:rPr>
        <w:t xml:space="preserve">Figure 4. </w:t>
      </w:r>
      <w:r w:rsidRPr="007F6CF8">
        <w:rPr>
          <w:i w:val="0"/>
          <w:iCs w:val="0"/>
          <w:color w:val="auto"/>
          <w:sz w:val="24"/>
          <w:szCs w:val="24"/>
        </w:rPr>
        <w:fldChar w:fldCharType="begin"/>
      </w:r>
      <w:r w:rsidRPr="007F6CF8">
        <w:rPr>
          <w:i w:val="0"/>
          <w:iCs w:val="0"/>
          <w:color w:val="auto"/>
          <w:sz w:val="24"/>
          <w:szCs w:val="24"/>
        </w:rPr>
        <w:instrText xml:space="preserve"> SEQ Figure_4. \* ARABIC </w:instrText>
      </w:r>
      <w:r w:rsidRPr="007F6CF8">
        <w:rPr>
          <w:i w:val="0"/>
          <w:iCs w:val="0"/>
          <w:color w:val="auto"/>
          <w:sz w:val="24"/>
          <w:szCs w:val="24"/>
        </w:rPr>
        <w:fldChar w:fldCharType="separate"/>
      </w:r>
      <w:r w:rsidR="002B5F42">
        <w:rPr>
          <w:i w:val="0"/>
          <w:iCs w:val="0"/>
          <w:noProof/>
          <w:color w:val="auto"/>
          <w:sz w:val="24"/>
          <w:szCs w:val="24"/>
        </w:rPr>
        <w:t>22</w:t>
      </w:r>
      <w:r w:rsidRPr="007F6CF8">
        <w:rPr>
          <w:i w:val="0"/>
          <w:iCs w:val="0"/>
          <w:color w:val="auto"/>
          <w:sz w:val="24"/>
          <w:szCs w:val="24"/>
        </w:rPr>
        <w:fldChar w:fldCharType="end"/>
      </w:r>
      <w:r w:rsidRPr="007F6CF8">
        <w:rPr>
          <w:i w:val="0"/>
          <w:iCs w:val="0"/>
          <w:color w:val="auto"/>
          <w:sz w:val="24"/>
          <w:szCs w:val="24"/>
        </w:rPr>
        <w:t>: Version control</w:t>
      </w:r>
    </w:p>
    <w:p w14:paraId="3170204E" w14:textId="04F16442" w:rsidR="00C26BE2" w:rsidRDefault="00C26BE2" w:rsidP="00C26BE2">
      <w:pPr>
        <w:spacing w:line="240" w:lineRule="auto"/>
        <w:contextualSpacing/>
        <w:rPr>
          <w:sz w:val="16"/>
          <w:szCs w:val="16"/>
        </w:rPr>
      </w:pPr>
    </w:p>
    <w:p w14:paraId="38406AD9" w14:textId="18428229" w:rsidR="007F6CF8" w:rsidRPr="00DD3CBC" w:rsidRDefault="007F6CF8" w:rsidP="006610A0">
      <w:pPr>
        <w:spacing w:after="0" w:line="360" w:lineRule="auto"/>
        <w:contextualSpacing/>
        <w:jc w:val="both"/>
        <w:rPr>
          <w:rFonts w:cs="Droid Serif"/>
          <w:szCs w:val="24"/>
        </w:rPr>
      </w:pPr>
      <w:bookmarkStart w:id="25" w:name="_Hlk120876980"/>
      <w:r w:rsidRPr="00DD3CBC">
        <w:rPr>
          <w:rFonts w:cs="Droid Serif"/>
          <w:szCs w:val="24"/>
        </w:rPr>
        <w:t xml:space="preserve">Version control is a system that records changes to a file or set of files over time so that you can recall specific versions later. </w:t>
      </w:r>
      <w:bookmarkEnd w:id="25"/>
      <w:r w:rsidRPr="00DD3CBC">
        <w:rPr>
          <w:rFonts w:cs="Droid Serif"/>
          <w:szCs w:val="24"/>
        </w:rPr>
        <w:t>Version control systems are a category of software tools that helps in recording changes made to files by keeping a track of modifications done in the code.  For the examples in this book, you will use software source code as the files being version controlled, though in reality you can do this with nearly any type of file on a computer.</w:t>
      </w:r>
    </w:p>
    <w:p w14:paraId="3593D3E1" w14:textId="03342DCB" w:rsidR="007F6CF8" w:rsidRDefault="007F6CF8" w:rsidP="007F6CF8">
      <w:pPr>
        <w:spacing w:line="240" w:lineRule="auto"/>
        <w:contextualSpacing/>
        <w:jc w:val="both"/>
        <w:rPr>
          <w:rFonts w:cs="Times New Roman"/>
          <w:szCs w:val="24"/>
          <w:shd w:val="clear" w:color="auto" w:fill="FCFCFA"/>
        </w:rPr>
      </w:pPr>
    </w:p>
    <w:p w14:paraId="3F01DF4C" w14:textId="77777777" w:rsidR="007A78AC" w:rsidRPr="007A78AC" w:rsidRDefault="007A78AC" w:rsidP="007A78AC">
      <w:pPr>
        <w:shd w:val="clear" w:color="auto" w:fill="FFFFFF"/>
        <w:spacing w:line="240" w:lineRule="auto"/>
        <w:textAlignment w:val="baseline"/>
        <w:rPr>
          <w:rFonts w:eastAsia="Times New Roman" w:cs="Times New Roman"/>
          <w:spacing w:val="2"/>
          <w:kern w:val="0"/>
          <w:sz w:val="26"/>
          <w:szCs w:val="26"/>
          <w:lang w:val="en-ZA" w:eastAsia="en-ZA"/>
        </w:rPr>
      </w:pPr>
      <w:r w:rsidRPr="007A78AC">
        <w:rPr>
          <w:rFonts w:eastAsia="Times New Roman" w:cs="Times New Roman"/>
          <w:b/>
          <w:bCs/>
          <w:spacing w:val="2"/>
          <w:kern w:val="0"/>
          <w:sz w:val="26"/>
          <w:szCs w:val="26"/>
          <w:bdr w:val="none" w:sz="0" w:space="0" w:color="auto" w:frame="1"/>
          <w:lang w:val="en-ZA" w:eastAsia="en-ZA"/>
        </w:rPr>
        <w:t>Types of Version Control Systems:</w:t>
      </w:r>
      <w:r w:rsidRPr="007A78AC">
        <w:rPr>
          <w:rFonts w:eastAsia="Times New Roman" w:cs="Times New Roman"/>
          <w:spacing w:val="2"/>
          <w:kern w:val="0"/>
          <w:sz w:val="26"/>
          <w:szCs w:val="26"/>
          <w:lang w:val="en-ZA" w:eastAsia="en-ZA"/>
        </w:rPr>
        <w:t> </w:t>
      </w:r>
    </w:p>
    <w:p w14:paraId="45E03CED" w14:textId="77777777" w:rsidR="007A78AC" w:rsidRPr="007A78AC" w:rsidRDefault="007A78AC">
      <w:pPr>
        <w:numPr>
          <w:ilvl w:val="0"/>
          <w:numId w:val="61"/>
        </w:numPr>
        <w:shd w:val="clear" w:color="auto" w:fill="FFFFFF"/>
        <w:tabs>
          <w:tab w:val="clear" w:pos="720"/>
        </w:tabs>
        <w:spacing w:line="240" w:lineRule="auto"/>
        <w:ind w:left="426" w:hanging="426"/>
        <w:textAlignment w:val="baseline"/>
        <w:rPr>
          <w:rFonts w:cs="Droid Serif"/>
          <w:szCs w:val="24"/>
        </w:rPr>
      </w:pPr>
      <w:r w:rsidRPr="007A78AC">
        <w:rPr>
          <w:rFonts w:cs="Droid Serif"/>
          <w:szCs w:val="24"/>
        </w:rPr>
        <w:t>Local Version Control Systems</w:t>
      </w:r>
    </w:p>
    <w:p w14:paraId="468E3387" w14:textId="77777777" w:rsidR="007A78AC" w:rsidRPr="007A78AC" w:rsidRDefault="007A78AC">
      <w:pPr>
        <w:numPr>
          <w:ilvl w:val="0"/>
          <w:numId w:val="61"/>
        </w:numPr>
        <w:shd w:val="clear" w:color="auto" w:fill="FFFFFF"/>
        <w:tabs>
          <w:tab w:val="clear" w:pos="720"/>
        </w:tabs>
        <w:spacing w:line="240" w:lineRule="auto"/>
        <w:ind w:left="426" w:hanging="426"/>
        <w:textAlignment w:val="baseline"/>
        <w:rPr>
          <w:rFonts w:cs="Droid Serif"/>
          <w:szCs w:val="24"/>
        </w:rPr>
      </w:pPr>
      <w:r w:rsidRPr="007A78AC">
        <w:rPr>
          <w:rFonts w:cs="Droid Serif"/>
          <w:szCs w:val="24"/>
        </w:rPr>
        <w:t>Centralized Version Control Systems</w:t>
      </w:r>
    </w:p>
    <w:p w14:paraId="585B9D4E" w14:textId="77777777" w:rsidR="007A78AC" w:rsidRPr="007A78AC" w:rsidRDefault="007A78AC">
      <w:pPr>
        <w:numPr>
          <w:ilvl w:val="0"/>
          <w:numId w:val="61"/>
        </w:numPr>
        <w:shd w:val="clear" w:color="auto" w:fill="FFFFFF"/>
        <w:tabs>
          <w:tab w:val="clear" w:pos="720"/>
        </w:tabs>
        <w:spacing w:line="240" w:lineRule="auto"/>
        <w:ind w:left="426" w:hanging="426"/>
        <w:textAlignment w:val="baseline"/>
        <w:rPr>
          <w:rFonts w:cs="Droid Serif"/>
          <w:szCs w:val="24"/>
        </w:rPr>
      </w:pPr>
      <w:r w:rsidRPr="007A78AC">
        <w:rPr>
          <w:rFonts w:cs="Droid Serif"/>
          <w:szCs w:val="24"/>
        </w:rPr>
        <w:t>Distributed Version Control Systems</w:t>
      </w:r>
    </w:p>
    <w:p w14:paraId="03CD6A10" w14:textId="1FE09FBC" w:rsidR="007F6CF8" w:rsidRDefault="007F6CF8" w:rsidP="007F6CF8">
      <w:pPr>
        <w:spacing w:line="240" w:lineRule="auto"/>
        <w:contextualSpacing/>
        <w:jc w:val="both"/>
        <w:rPr>
          <w:rFonts w:cs="Times New Roman"/>
          <w:szCs w:val="24"/>
          <w:shd w:val="clear" w:color="auto" w:fill="FCFCFA"/>
        </w:rPr>
      </w:pPr>
    </w:p>
    <w:p w14:paraId="075CB552" w14:textId="0AA4C799" w:rsidR="007A78AC" w:rsidRDefault="007A78AC" w:rsidP="007F6CF8">
      <w:pPr>
        <w:spacing w:line="240" w:lineRule="auto"/>
        <w:contextualSpacing/>
        <w:jc w:val="both"/>
        <w:rPr>
          <w:rFonts w:cs="Times New Roman"/>
          <w:szCs w:val="24"/>
          <w:shd w:val="clear" w:color="auto" w:fill="FCFCFA"/>
        </w:rPr>
      </w:pPr>
    </w:p>
    <w:p w14:paraId="6E89E845" w14:textId="46C28356" w:rsidR="007A78AC" w:rsidRDefault="007A78AC" w:rsidP="006610A0">
      <w:pPr>
        <w:spacing w:line="360" w:lineRule="auto"/>
        <w:contextualSpacing/>
        <w:jc w:val="both"/>
        <w:rPr>
          <w:rStyle w:val="Strong"/>
          <w:rFonts w:cs="Times New Roman"/>
          <w:b w:val="0"/>
          <w:bCs w:val="0"/>
          <w:spacing w:val="2"/>
          <w:sz w:val="26"/>
          <w:szCs w:val="26"/>
          <w:bdr w:val="none" w:sz="0" w:space="0" w:color="auto" w:frame="1"/>
          <w:shd w:val="clear" w:color="auto" w:fill="FFFFFF"/>
        </w:rPr>
      </w:pPr>
      <w:r w:rsidRPr="007A78AC">
        <w:rPr>
          <w:rStyle w:val="Strong"/>
          <w:rFonts w:cs="Times New Roman"/>
          <w:spacing w:val="2"/>
          <w:sz w:val="26"/>
          <w:szCs w:val="26"/>
          <w:bdr w:val="none" w:sz="0" w:space="0" w:color="auto" w:frame="1"/>
          <w:shd w:val="clear" w:color="auto" w:fill="FFFFFF"/>
        </w:rPr>
        <w:t>Local Version Control Systems</w:t>
      </w:r>
      <w:r w:rsidRPr="007A78AC">
        <w:rPr>
          <w:rStyle w:val="Strong"/>
          <w:rFonts w:cs="Times New Roman"/>
          <w:b w:val="0"/>
          <w:bCs w:val="0"/>
          <w:spacing w:val="2"/>
          <w:sz w:val="26"/>
          <w:szCs w:val="26"/>
          <w:bdr w:val="none" w:sz="0" w:space="0" w:color="auto" w:frame="1"/>
          <w:shd w:val="clear" w:color="auto" w:fill="FFFFFF"/>
        </w:rPr>
        <w:t>-</w:t>
      </w:r>
      <w:r w:rsidRPr="007A78AC">
        <w:rPr>
          <w:rFonts w:cs="Times New Roman"/>
          <w:b/>
          <w:bCs/>
        </w:rPr>
        <w:t xml:space="preserve"> </w:t>
      </w:r>
      <w:r w:rsidRPr="007A78AC">
        <w:rPr>
          <w:rStyle w:val="Strong"/>
          <w:rFonts w:cs="Times New Roman"/>
          <w:b w:val="0"/>
          <w:bCs w:val="0"/>
          <w:spacing w:val="2"/>
          <w:sz w:val="26"/>
          <w:szCs w:val="26"/>
          <w:bdr w:val="none" w:sz="0" w:space="0" w:color="auto" w:frame="1"/>
          <w:shd w:val="clear" w:color="auto" w:fill="FFFFFF"/>
        </w:rPr>
        <w:t>It is one of the most straightforward types and includes a database that maintains revision control over all file modifications.</w:t>
      </w:r>
    </w:p>
    <w:p w14:paraId="31E23888" w14:textId="5408D5EB" w:rsidR="0025242C" w:rsidRDefault="0025242C" w:rsidP="0025242C">
      <w:pPr>
        <w:keepNext/>
        <w:spacing w:line="240" w:lineRule="auto"/>
        <w:contextualSpacing/>
        <w:jc w:val="both"/>
      </w:pPr>
    </w:p>
    <w:p w14:paraId="6DC0ECDF" w14:textId="77777777" w:rsidR="003D0AFB" w:rsidRDefault="003D0AFB" w:rsidP="003D0AFB">
      <w:pPr>
        <w:keepNext/>
        <w:spacing w:line="240" w:lineRule="auto"/>
        <w:contextualSpacing/>
        <w:rPr>
          <w:szCs w:val="24"/>
        </w:rPr>
      </w:pPr>
      <w:r w:rsidRPr="003D0AFB">
        <w:rPr>
          <w:noProof/>
        </w:rPr>
        <w:drawing>
          <wp:inline distT="0" distB="0" distL="0" distR="0" wp14:anchorId="3D7C190A" wp14:editId="5CD9604F">
            <wp:extent cx="3667637" cy="2829320"/>
            <wp:effectExtent l="0" t="0" r="9525" b="9525"/>
            <wp:docPr id="52288" name="Picture 52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67637" cy="2829320"/>
                    </a:xfrm>
                    <a:prstGeom prst="rect">
                      <a:avLst/>
                    </a:prstGeom>
                  </pic:spPr>
                </pic:pic>
              </a:graphicData>
            </a:graphic>
          </wp:inline>
        </w:drawing>
      </w:r>
    </w:p>
    <w:p w14:paraId="6A72125C" w14:textId="645D9E20" w:rsidR="0025242C" w:rsidRPr="0025242C" w:rsidRDefault="0025242C" w:rsidP="003D0AFB">
      <w:pPr>
        <w:keepNext/>
        <w:spacing w:line="240" w:lineRule="auto"/>
        <w:contextualSpacing/>
        <w:jc w:val="both"/>
        <w:rPr>
          <w:rStyle w:val="Strong"/>
          <w:rFonts w:cs="Times New Roman"/>
          <w:b w:val="0"/>
          <w:bCs w:val="0"/>
          <w:i/>
          <w:iCs/>
          <w:spacing w:val="2"/>
          <w:szCs w:val="24"/>
          <w:bdr w:val="none" w:sz="0" w:space="0" w:color="auto" w:frame="1"/>
          <w:shd w:val="clear" w:color="auto" w:fill="FFFFFF"/>
        </w:rPr>
      </w:pPr>
      <w:r w:rsidRPr="0025242C">
        <w:rPr>
          <w:szCs w:val="24"/>
        </w:rPr>
        <w:t xml:space="preserve">Figure 4. </w:t>
      </w:r>
      <w:r w:rsidRPr="0025242C">
        <w:rPr>
          <w:i/>
          <w:iCs/>
          <w:szCs w:val="24"/>
        </w:rPr>
        <w:fldChar w:fldCharType="begin"/>
      </w:r>
      <w:r w:rsidRPr="0025242C">
        <w:rPr>
          <w:szCs w:val="24"/>
        </w:rPr>
        <w:instrText xml:space="preserve"> SEQ Figure_4. \* ARABIC </w:instrText>
      </w:r>
      <w:r w:rsidRPr="0025242C">
        <w:rPr>
          <w:i/>
          <w:iCs/>
          <w:szCs w:val="24"/>
        </w:rPr>
        <w:fldChar w:fldCharType="separate"/>
      </w:r>
      <w:r w:rsidR="002B5F42">
        <w:rPr>
          <w:noProof/>
          <w:szCs w:val="24"/>
        </w:rPr>
        <w:t>23</w:t>
      </w:r>
      <w:r w:rsidRPr="0025242C">
        <w:rPr>
          <w:i/>
          <w:iCs/>
          <w:szCs w:val="24"/>
        </w:rPr>
        <w:fldChar w:fldCharType="end"/>
      </w:r>
      <w:r w:rsidRPr="0025242C">
        <w:rPr>
          <w:szCs w:val="24"/>
        </w:rPr>
        <w:t>: Local Version Control Systems</w:t>
      </w:r>
    </w:p>
    <w:p w14:paraId="31D1CCFD" w14:textId="77777777" w:rsidR="0025242C" w:rsidRDefault="0025242C" w:rsidP="007F6CF8">
      <w:pPr>
        <w:spacing w:line="240" w:lineRule="auto"/>
        <w:contextualSpacing/>
        <w:jc w:val="both"/>
        <w:rPr>
          <w:rFonts w:ascii="lufga-regular" w:hAnsi="lufga-regular"/>
          <w:shd w:val="clear" w:color="auto" w:fill="FAFAFA"/>
        </w:rPr>
      </w:pPr>
    </w:p>
    <w:p w14:paraId="501B4563" w14:textId="5A009797" w:rsidR="0025242C" w:rsidRPr="0025242C" w:rsidRDefault="0025242C" w:rsidP="006610A0">
      <w:pPr>
        <w:spacing w:after="0" w:line="360" w:lineRule="auto"/>
        <w:contextualSpacing/>
        <w:jc w:val="both"/>
        <w:rPr>
          <w:rStyle w:val="Strong"/>
          <w:rFonts w:cs="Times New Roman"/>
          <w:b w:val="0"/>
          <w:bCs w:val="0"/>
          <w:spacing w:val="2"/>
          <w:szCs w:val="24"/>
          <w:bdr w:val="none" w:sz="0" w:space="0" w:color="auto" w:frame="1"/>
          <w:shd w:val="clear" w:color="auto" w:fill="FFFFFF"/>
        </w:rPr>
      </w:pPr>
      <w:r w:rsidRPr="0025242C">
        <w:rPr>
          <w:rStyle w:val="Strong"/>
          <w:rFonts w:cs="Times New Roman"/>
          <w:b w:val="0"/>
          <w:bCs w:val="0"/>
          <w:spacing w:val="2"/>
          <w:szCs w:val="24"/>
          <w:bdr w:val="none" w:sz="0" w:space="0" w:color="auto" w:frame="1"/>
          <w:shd w:val="clear" w:color="auto" w:fill="FFFFFF"/>
        </w:rPr>
        <w:t>In LVCS, every patch set contains only the changes made to the file since its last version. To see what the file looked like at any given moment; it is necessary to add up all the relevant patches to the file in order until that given moment.</w:t>
      </w:r>
    </w:p>
    <w:p w14:paraId="4B1A2526" w14:textId="4510112D" w:rsidR="007A78AC" w:rsidRDefault="007A78AC" w:rsidP="006610A0">
      <w:pPr>
        <w:spacing w:after="0" w:line="360" w:lineRule="auto"/>
        <w:contextualSpacing/>
        <w:jc w:val="both"/>
        <w:rPr>
          <w:rStyle w:val="Strong"/>
          <w:rFonts w:cs="Times New Roman"/>
          <w:b w:val="0"/>
          <w:bCs w:val="0"/>
          <w:spacing w:val="2"/>
          <w:sz w:val="26"/>
          <w:szCs w:val="26"/>
          <w:bdr w:val="none" w:sz="0" w:space="0" w:color="auto" w:frame="1"/>
          <w:shd w:val="clear" w:color="auto" w:fill="FFFFFF"/>
        </w:rPr>
      </w:pPr>
    </w:p>
    <w:p w14:paraId="146FB42E" w14:textId="172F577A" w:rsidR="007A78AC" w:rsidRDefault="007A78AC" w:rsidP="006610A0">
      <w:pPr>
        <w:spacing w:after="0" w:line="360" w:lineRule="auto"/>
        <w:contextualSpacing/>
        <w:jc w:val="both"/>
        <w:rPr>
          <w:rStyle w:val="Strong"/>
          <w:rFonts w:cs="Times New Roman"/>
          <w:b w:val="0"/>
          <w:bCs w:val="0"/>
          <w:spacing w:val="2"/>
          <w:szCs w:val="24"/>
          <w:bdr w:val="none" w:sz="0" w:space="0" w:color="auto" w:frame="1"/>
          <w:shd w:val="clear" w:color="auto" w:fill="FFFFFF"/>
        </w:rPr>
      </w:pPr>
      <w:r w:rsidRPr="007A78AC">
        <w:rPr>
          <w:rStyle w:val="Strong"/>
          <w:rFonts w:cs="Times New Roman"/>
          <w:spacing w:val="2"/>
          <w:szCs w:val="24"/>
          <w:bdr w:val="none" w:sz="0" w:space="0" w:color="auto" w:frame="1"/>
          <w:shd w:val="clear" w:color="auto" w:fill="FFFFFF"/>
        </w:rPr>
        <w:t>Centralized Version Control Systems</w:t>
      </w:r>
      <w:r w:rsidRPr="007A78AC">
        <w:rPr>
          <w:rStyle w:val="Strong"/>
          <w:rFonts w:cs="Times New Roman"/>
          <w:b w:val="0"/>
          <w:bCs w:val="0"/>
          <w:spacing w:val="2"/>
          <w:szCs w:val="24"/>
          <w:bdr w:val="none" w:sz="0" w:space="0" w:color="auto" w:frame="1"/>
          <w:shd w:val="clear" w:color="auto" w:fill="FFFFFF"/>
        </w:rPr>
        <w:t>-</w:t>
      </w:r>
      <w:r w:rsidRPr="007A78AC">
        <w:rPr>
          <w:rFonts w:cs="Times New Roman"/>
          <w:b/>
          <w:bCs/>
          <w:szCs w:val="24"/>
        </w:rPr>
        <w:t xml:space="preserve"> </w:t>
      </w:r>
      <w:r w:rsidRPr="007A78AC">
        <w:rPr>
          <w:rStyle w:val="Strong"/>
          <w:rFonts w:cs="Times New Roman"/>
          <w:b w:val="0"/>
          <w:bCs w:val="0"/>
          <w:spacing w:val="2"/>
          <w:szCs w:val="24"/>
          <w:bdr w:val="none" w:sz="0" w:space="0" w:color="auto" w:frame="1"/>
          <w:shd w:val="clear" w:color="auto" w:fill="FFFFFF"/>
        </w:rPr>
        <w:t xml:space="preserve">These only have a single repository globally, and each user must commit for their modifications to </w:t>
      </w:r>
      <w:r w:rsidRPr="0025242C">
        <w:rPr>
          <w:rStyle w:val="Strong"/>
          <w:rFonts w:cs="Times New Roman"/>
          <w:b w:val="0"/>
          <w:bCs w:val="0"/>
          <w:spacing w:val="2"/>
          <w:szCs w:val="24"/>
          <w:bdr w:val="none" w:sz="0" w:space="0" w:color="auto" w:frame="1"/>
          <w:shd w:val="clear" w:color="auto" w:fill="FFFFFF"/>
        </w:rPr>
        <w:t>be reflected in the repository.</w:t>
      </w:r>
      <w:r w:rsidR="0025242C" w:rsidRPr="0025242C">
        <w:rPr>
          <w:rStyle w:val="Strong"/>
          <w:rFonts w:cs="Times New Roman"/>
          <w:b w:val="0"/>
          <w:bCs w:val="0"/>
          <w:spacing w:val="2"/>
          <w:szCs w:val="24"/>
          <w:bdr w:val="none" w:sz="0" w:space="0" w:color="auto" w:frame="1"/>
          <w:shd w:val="clear" w:color="auto" w:fill="FFFFFF"/>
        </w:rPr>
        <w:t xml:space="preserve"> With CVCS, this way, everyone usually knows what everyone else on the project is doing. Administrators have control over who can do what</w:t>
      </w:r>
      <w:r w:rsidR="00ED489D">
        <w:rPr>
          <w:rStyle w:val="Strong"/>
          <w:rFonts w:cs="Times New Roman"/>
          <w:b w:val="0"/>
          <w:bCs w:val="0"/>
          <w:spacing w:val="2"/>
          <w:szCs w:val="24"/>
          <w:bdr w:val="none" w:sz="0" w:space="0" w:color="auto" w:frame="1"/>
          <w:shd w:val="clear" w:color="auto" w:fill="FFFFFF"/>
        </w:rPr>
        <w:t xml:space="preserve"> which might be a downfall of CVCS</w:t>
      </w:r>
      <w:r w:rsidR="0025242C" w:rsidRPr="0025242C">
        <w:rPr>
          <w:rStyle w:val="Strong"/>
          <w:rFonts w:cs="Times New Roman"/>
          <w:b w:val="0"/>
          <w:bCs w:val="0"/>
          <w:spacing w:val="2"/>
          <w:szCs w:val="24"/>
          <w:bdr w:val="none" w:sz="0" w:space="0" w:color="auto" w:frame="1"/>
          <w:shd w:val="clear" w:color="auto" w:fill="FFFFFF"/>
        </w:rPr>
        <w:t>.</w:t>
      </w:r>
      <w:r w:rsidR="0025242C">
        <w:rPr>
          <w:rStyle w:val="Strong"/>
          <w:rFonts w:cs="Times New Roman"/>
          <w:b w:val="0"/>
          <w:bCs w:val="0"/>
          <w:spacing w:val="2"/>
          <w:szCs w:val="24"/>
          <w:bdr w:val="none" w:sz="0" w:space="0" w:color="auto" w:frame="1"/>
          <w:shd w:val="clear" w:color="auto" w:fill="FFFFFF"/>
        </w:rPr>
        <w:t xml:space="preserve"> Figure 4.</w:t>
      </w:r>
      <w:r w:rsidR="0039128B">
        <w:rPr>
          <w:rStyle w:val="Strong"/>
          <w:rFonts w:cs="Times New Roman"/>
          <w:b w:val="0"/>
          <w:bCs w:val="0"/>
          <w:spacing w:val="2"/>
          <w:szCs w:val="24"/>
          <w:bdr w:val="none" w:sz="0" w:space="0" w:color="auto" w:frame="1"/>
          <w:shd w:val="clear" w:color="auto" w:fill="FFFFFF"/>
        </w:rPr>
        <w:t>24</w:t>
      </w:r>
      <w:r w:rsidR="0025242C">
        <w:rPr>
          <w:rStyle w:val="Strong"/>
          <w:rFonts w:cs="Times New Roman"/>
          <w:b w:val="0"/>
          <w:bCs w:val="0"/>
          <w:spacing w:val="2"/>
          <w:szCs w:val="24"/>
          <w:bdr w:val="none" w:sz="0" w:space="0" w:color="auto" w:frame="1"/>
          <w:shd w:val="clear" w:color="auto" w:fill="FFFFFF"/>
        </w:rPr>
        <w:t xml:space="preserve"> shows </w:t>
      </w:r>
      <w:r w:rsidR="004851F2">
        <w:rPr>
          <w:rStyle w:val="Strong"/>
          <w:rFonts w:cs="Times New Roman"/>
          <w:b w:val="0"/>
          <w:bCs w:val="0"/>
          <w:spacing w:val="2"/>
          <w:szCs w:val="24"/>
          <w:bdr w:val="none" w:sz="0" w:space="0" w:color="auto" w:frame="1"/>
          <w:shd w:val="clear" w:color="auto" w:fill="FFFFFF"/>
        </w:rPr>
        <w:t>how CVCS looks like.</w:t>
      </w:r>
    </w:p>
    <w:p w14:paraId="2500F5E2" w14:textId="30E5A78F" w:rsidR="00550222" w:rsidRDefault="00550222" w:rsidP="007F6CF8">
      <w:pPr>
        <w:spacing w:line="240" w:lineRule="auto"/>
        <w:contextualSpacing/>
        <w:jc w:val="both"/>
        <w:rPr>
          <w:rStyle w:val="Strong"/>
          <w:rFonts w:cs="Times New Roman"/>
          <w:b w:val="0"/>
          <w:bCs w:val="0"/>
          <w:spacing w:val="2"/>
          <w:szCs w:val="24"/>
          <w:bdr w:val="none" w:sz="0" w:space="0" w:color="auto" w:frame="1"/>
          <w:shd w:val="clear" w:color="auto" w:fill="FFFFFF"/>
        </w:rPr>
      </w:pPr>
    </w:p>
    <w:p w14:paraId="7559E539" w14:textId="14BBB877" w:rsidR="00550222" w:rsidRDefault="00550222" w:rsidP="007F6CF8">
      <w:pPr>
        <w:spacing w:line="240" w:lineRule="auto"/>
        <w:contextualSpacing/>
        <w:jc w:val="both"/>
        <w:rPr>
          <w:rStyle w:val="Strong"/>
          <w:rFonts w:cs="Times New Roman"/>
          <w:b w:val="0"/>
          <w:bCs w:val="0"/>
          <w:spacing w:val="2"/>
          <w:szCs w:val="24"/>
          <w:bdr w:val="none" w:sz="0" w:space="0" w:color="auto" w:frame="1"/>
          <w:shd w:val="clear" w:color="auto" w:fill="FFFFFF"/>
        </w:rPr>
      </w:pPr>
    </w:p>
    <w:p w14:paraId="00A07158" w14:textId="1D4C299D" w:rsidR="00550222" w:rsidRDefault="00550222" w:rsidP="007F6CF8">
      <w:pPr>
        <w:spacing w:line="240" w:lineRule="auto"/>
        <w:contextualSpacing/>
        <w:jc w:val="both"/>
        <w:rPr>
          <w:rStyle w:val="Strong"/>
          <w:rFonts w:cs="Times New Roman"/>
          <w:b w:val="0"/>
          <w:bCs w:val="0"/>
          <w:spacing w:val="2"/>
          <w:szCs w:val="24"/>
          <w:bdr w:val="none" w:sz="0" w:space="0" w:color="auto" w:frame="1"/>
          <w:shd w:val="clear" w:color="auto" w:fill="FFFFFF"/>
        </w:rPr>
      </w:pPr>
    </w:p>
    <w:p w14:paraId="0DE53698" w14:textId="2D6C0E6E" w:rsidR="003D0AFB" w:rsidRDefault="003D0AFB" w:rsidP="007F6CF8">
      <w:pPr>
        <w:spacing w:line="240" w:lineRule="auto"/>
        <w:contextualSpacing/>
        <w:jc w:val="both"/>
        <w:rPr>
          <w:rStyle w:val="Strong"/>
          <w:rFonts w:cs="Times New Roman"/>
          <w:b w:val="0"/>
          <w:bCs w:val="0"/>
          <w:spacing w:val="2"/>
          <w:szCs w:val="24"/>
          <w:bdr w:val="none" w:sz="0" w:space="0" w:color="auto" w:frame="1"/>
          <w:shd w:val="clear" w:color="auto" w:fill="FFFFFF"/>
        </w:rPr>
      </w:pPr>
    </w:p>
    <w:p w14:paraId="2572680E" w14:textId="310EAF9D" w:rsidR="003D0AFB" w:rsidRDefault="003D0AFB" w:rsidP="007F6CF8">
      <w:pPr>
        <w:spacing w:line="240" w:lineRule="auto"/>
        <w:contextualSpacing/>
        <w:jc w:val="both"/>
        <w:rPr>
          <w:rStyle w:val="Strong"/>
          <w:rFonts w:cs="Times New Roman"/>
          <w:b w:val="0"/>
          <w:bCs w:val="0"/>
          <w:spacing w:val="2"/>
          <w:szCs w:val="24"/>
          <w:bdr w:val="none" w:sz="0" w:space="0" w:color="auto" w:frame="1"/>
          <w:shd w:val="clear" w:color="auto" w:fill="FFFFFF"/>
        </w:rPr>
      </w:pPr>
    </w:p>
    <w:p w14:paraId="1B73DB4D" w14:textId="46B0D477" w:rsidR="003D0AFB" w:rsidRDefault="003D0AFB" w:rsidP="007F6CF8">
      <w:pPr>
        <w:spacing w:line="240" w:lineRule="auto"/>
        <w:contextualSpacing/>
        <w:jc w:val="both"/>
        <w:rPr>
          <w:rStyle w:val="Strong"/>
          <w:rFonts w:cs="Times New Roman"/>
          <w:b w:val="0"/>
          <w:bCs w:val="0"/>
          <w:spacing w:val="2"/>
          <w:szCs w:val="24"/>
          <w:bdr w:val="none" w:sz="0" w:space="0" w:color="auto" w:frame="1"/>
          <w:shd w:val="clear" w:color="auto" w:fill="FFFFFF"/>
        </w:rPr>
      </w:pPr>
    </w:p>
    <w:p w14:paraId="08D3BB9D" w14:textId="3DD13C78" w:rsidR="003D0AFB" w:rsidRDefault="003D0AFB" w:rsidP="007F6CF8">
      <w:pPr>
        <w:spacing w:line="240" w:lineRule="auto"/>
        <w:contextualSpacing/>
        <w:jc w:val="both"/>
        <w:rPr>
          <w:rStyle w:val="Strong"/>
          <w:rFonts w:cs="Times New Roman"/>
          <w:b w:val="0"/>
          <w:bCs w:val="0"/>
          <w:spacing w:val="2"/>
          <w:szCs w:val="24"/>
          <w:bdr w:val="none" w:sz="0" w:space="0" w:color="auto" w:frame="1"/>
          <w:shd w:val="clear" w:color="auto" w:fill="FFFFFF"/>
        </w:rPr>
      </w:pPr>
    </w:p>
    <w:p w14:paraId="1F09978B" w14:textId="4E078211" w:rsidR="003D0AFB" w:rsidRDefault="003D0AFB" w:rsidP="007F6CF8">
      <w:pPr>
        <w:spacing w:line="240" w:lineRule="auto"/>
        <w:contextualSpacing/>
        <w:jc w:val="both"/>
        <w:rPr>
          <w:rStyle w:val="Strong"/>
          <w:rFonts w:cs="Times New Roman"/>
          <w:b w:val="0"/>
          <w:bCs w:val="0"/>
          <w:spacing w:val="2"/>
          <w:szCs w:val="24"/>
          <w:bdr w:val="none" w:sz="0" w:space="0" w:color="auto" w:frame="1"/>
          <w:shd w:val="clear" w:color="auto" w:fill="FFFFFF"/>
        </w:rPr>
      </w:pPr>
    </w:p>
    <w:p w14:paraId="1115A676" w14:textId="77777777" w:rsidR="003D0AFB" w:rsidRDefault="003D0AFB" w:rsidP="007F6CF8">
      <w:pPr>
        <w:spacing w:line="240" w:lineRule="auto"/>
        <w:contextualSpacing/>
        <w:jc w:val="both"/>
        <w:rPr>
          <w:rStyle w:val="Strong"/>
          <w:rFonts w:cs="Times New Roman"/>
          <w:b w:val="0"/>
          <w:bCs w:val="0"/>
          <w:spacing w:val="2"/>
          <w:szCs w:val="24"/>
          <w:bdr w:val="none" w:sz="0" w:space="0" w:color="auto" w:frame="1"/>
          <w:shd w:val="clear" w:color="auto" w:fill="FFFFFF"/>
        </w:rPr>
      </w:pPr>
    </w:p>
    <w:p w14:paraId="2657A1D7" w14:textId="77777777" w:rsidR="0025242C" w:rsidRDefault="0025242C" w:rsidP="007F6CF8">
      <w:pPr>
        <w:spacing w:line="240" w:lineRule="auto"/>
        <w:contextualSpacing/>
        <w:jc w:val="both"/>
        <w:rPr>
          <w:rStyle w:val="Strong"/>
          <w:rFonts w:cs="Times New Roman"/>
          <w:b w:val="0"/>
          <w:bCs w:val="0"/>
          <w:spacing w:val="2"/>
          <w:szCs w:val="24"/>
          <w:bdr w:val="none" w:sz="0" w:space="0" w:color="auto" w:frame="1"/>
          <w:shd w:val="clear" w:color="auto" w:fill="FFFFFF"/>
        </w:rPr>
      </w:pPr>
    </w:p>
    <w:p w14:paraId="1AD8749B" w14:textId="13B4936D" w:rsidR="0039128B" w:rsidRDefault="00A221FF" w:rsidP="0039128B">
      <w:pPr>
        <w:keepNext/>
        <w:spacing w:line="240" w:lineRule="auto"/>
        <w:contextualSpacing/>
        <w:jc w:val="both"/>
      </w:pPr>
      <w:r w:rsidRPr="00A221FF">
        <w:rPr>
          <w:noProof/>
        </w:rPr>
        <w:lastRenderedPageBreak/>
        <w:drawing>
          <wp:inline distT="0" distB="0" distL="0" distR="0" wp14:anchorId="118879AB" wp14:editId="3BB04A05">
            <wp:extent cx="3781953" cy="1667108"/>
            <wp:effectExtent l="0" t="0" r="0" b="9525"/>
            <wp:docPr id="52292" name="Picture 52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81953" cy="1667108"/>
                    </a:xfrm>
                    <a:prstGeom prst="rect">
                      <a:avLst/>
                    </a:prstGeom>
                  </pic:spPr>
                </pic:pic>
              </a:graphicData>
            </a:graphic>
          </wp:inline>
        </w:drawing>
      </w:r>
    </w:p>
    <w:p w14:paraId="544D96B4" w14:textId="2302CF40" w:rsidR="0025242C" w:rsidRPr="0039128B" w:rsidRDefault="0039128B" w:rsidP="0039128B">
      <w:pPr>
        <w:pStyle w:val="Caption"/>
        <w:jc w:val="both"/>
        <w:rPr>
          <w:rFonts w:cs="Droid Serif"/>
          <w:i w:val="0"/>
          <w:iCs w:val="0"/>
          <w:color w:val="auto"/>
          <w:sz w:val="24"/>
          <w:szCs w:val="24"/>
        </w:rPr>
      </w:pPr>
      <w:r w:rsidRPr="0039128B">
        <w:rPr>
          <w:i w:val="0"/>
          <w:iCs w:val="0"/>
          <w:color w:val="auto"/>
          <w:sz w:val="24"/>
          <w:szCs w:val="24"/>
        </w:rPr>
        <w:t xml:space="preserve">Figure 4. </w:t>
      </w:r>
      <w:r w:rsidRPr="0039128B">
        <w:rPr>
          <w:i w:val="0"/>
          <w:iCs w:val="0"/>
          <w:color w:val="auto"/>
          <w:sz w:val="24"/>
          <w:szCs w:val="24"/>
        </w:rPr>
        <w:fldChar w:fldCharType="begin"/>
      </w:r>
      <w:r w:rsidRPr="0039128B">
        <w:rPr>
          <w:i w:val="0"/>
          <w:iCs w:val="0"/>
          <w:color w:val="auto"/>
          <w:sz w:val="24"/>
          <w:szCs w:val="24"/>
        </w:rPr>
        <w:instrText xml:space="preserve"> SEQ Figure_4. \* ARABIC </w:instrText>
      </w:r>
      <w:r w:rsidRPr="0039128B">
        <w:rPr>
          <w:i w:val="0"/>
          <w:iCs w:val="0"/>
          <w:color w:val="auto"/>
          <w:sz w:val="24"/>
          <w:szCs w:val="24"/>
        </w:rPr>
        <w:fldChar w:fldCharType="separate"/>
      </w:r>
      <w:r w:rsidR="002B5F42">
        <w:rPr>
          <w:i w:val="0"/>
          <w:iCs w:val="0"/>
          <w:noProof/>
          <w:color w:val="auto"/>
          <w:sz w:val="24"/>
          <w:szCs w:val="24"/>
        </w:rPr>
        <w:t>24</w:t>
      </w:r>
      <w:r w:rsidRPr="0039128B">
        <w:rPr>
          <w:i w:val="0"/>
          <w:iCs w:val="0"/>
          <w:color w:val="auto"/>
          <w:sz w:val="24"/>
          <w:szCs w:val="24"/>
        </w:rPr>
        <w:fldChar w:fldCharType="end"/>
      </w:r>
      <w:r w:rsidRPr="0039128B">
        <w:rPr>
          <w:i w:val="0"/>
          <w:iCs w:val="0"/>
          <w:color w:val="auto"/>
          <w:sz w:val="24"/>
          <w:szCs w:val="24"/>
        </w:rPr>
        <w:t>: Central Version Control System</w:t>
      </w:r>
    </w:p>
    <w:p w14:paraId="37648EA7" w14:textId="1634E589" w:rsidR="000A3C6B" w:rsidRDefault="007A78AC" w:rsidP="000A3C6B">
      <w:pPr>
        <w:shd w:val="clear" w:color="auto" w:fill="FFFFFF"/>
        <w:spacing w:before="100" w:beforeAutospacing="1" w:after="210" w:line="360" w:lineRule="atLeast"/>
        <w:jc w:val="both"/>
        <w:rPr>
          <w:rFonts w:cs="Droid Serif"/>
          <w:szCs w:val="24"/>
        </w:rPr>
      </w:pPr>
      <w:r w:rsidRPr="007A78AC">
        <w:rPr>
          <w:rFonts w:cs="Droid Serif"/>
          <w:b/>
          <w:bCs/>
          <w:szCs w:val="24"/>
        </w:rPr>
        <w:t>Distributed Version Control Systems</w:t>
      </w:r>
      <w:r w:rsidR="00ED489D">
        <w:rPr>
          <w:rFonts w:cs="Droid Serif"/>
          <w:b/>
          <w:bCs/>
          <w:szCs w:val="24"/>
        </w:rPr>
        <w:t xml:space="preserve"> (DVCS)</w:t>
      </w:r>
      <w:r w:rsidRPr="000A3C6B">
        <w:rPr>
          <w:rFonts w:cs="Droid Serif"/>
          <w:b/>
          <w:bCs/>
          <w:szCs w:val="24"/>
        </w:rPr>
        <w:t>-</w:t>
      </w:r>
      <w:r w:rsidRPr="007A78AC">
        <w:t xml:space="preserve"> </w:t>
      </w:r>
      <w:r w:rsidRPr="000A3C6B">
        <w:rPr>
          <w:rFonts w:cs="Droid Serif"/>
          <w:szCs w:val="24"/>
        </w:rPr>
        <w:t>Multiple repositories are present in distributed version control systems, and each user has a separate working copy and repository.</w:t>
      </w:r>
      <w:r w:rsidRPr="007A78AC">
        <w:t xml:space="preserve"> </w:t>
      </w:r>
      <w:r w:rsidRPr="000A3C6B">
        <w:rPr>
          <w:rFonts w:cs="Droid Serif"/>
          <w:szCs w:val="24"/>
        </w:rPr>
        <w:t xml:space="preserve">You cannot share your modifications with others by simply committing them. This is </w:t>
      </w:r>
      <w:r w:rsidR="007F7284" w:rsidRPr="000A3C6B">
        <w:rPr>
          <w:rFonts w:cs="Droid Serif"/>
          <w:szCs w:val="24"/>
        </w:rPr>
        <w:t>because</w:t>
      </w:r>
      <w:r w:rsidRPr="000A3C6B">
        <w:rPr>
          <w:rFonts w:cs="Droid Serif"/>
          <w:szCs w:val="24"/>
        </w:rPr>
        <w:t xml:space="preserve"> commit just makes those changes accessible in your local repository; to make them visible on the main repository, you must push them.</w:t>
      </w:r>
      <w:r w:rsidR="00BE78D0" w:rsidRPr="000A3C6B">
        <w:rPr>
          <w:rFonts w:cs="Droid Serif"/>
          <w:szCs w:val="24"/>
        </w:rPr>
        <w:t xml:space="preserve"> Git is an example of DVCS. Linus Torvalds created Git in 2005 for the development of the Linux kernel.</w:t>
      </w:r>
      <w:r w:rsidR="000A3C6B" w:rsidRPr="000A3C6B">
        <w:rPr>
          <w:rFonts w:cs="Droid Serif"/>
          <w:szCs w:val="24"/>
        </w:rPr>
        <w:t xml:space="preserve"> Git allows multiple developers to work together</w:t>
      </w:r>
      <w:r w:rsidR="000A3C6B">
        <w:rPr>
          <w:rFonts w:cs="Droid Serif"/>
          <w:szCs w:val="24"/>
        </w:rPr>
        <w:t xml:space="preserve"> a</w:t>
      </w:r>
      <w:r w:rsidR="000A3C6B" w:rsidRPr="000A3C6B">
        <w:rPr>
          <w:rFonts w:cs="Droid Serif"/>
          <w:szCs w:val="24"/>
        </w:rPr>
        <w:t>nd supports non-linear development through its thousands of parallel branches</w:t>
      </w:r>
      <w:r w:rsidR="000A3C6B">
        <w:rPr>
          <w:rFonts w:cs="Droid Serif"/>
          <w:szCs w:val="24"/>
        </w:rPr>
        <w:t>.</w:t>
      </w:r>
    </w:p>
    <w:p w14:paraId="439F4095" w14:textId="4F7D620E" w:rsidR="0025242C" w:rsidRDefault="0025242C" w:rsidP="000A3C6B">
      <w:pPr>
        <w:shd w:val="clear" w:color="auto" w:fill="FFFFFF"/>
        <w:spacing w:before="100" w:beforeAutospacing="1" w:after="210" w:line="360" w:lineRule="atLeast"/>
        <w:jc w:val="both"/>
        <w:rPr>
          <w:rFonts w:cs="Droid Serif"/>
          <w:szCs w:val="24"/>
        </w:rPr>
      </w:pPr>
    </w:p>
    <w:p w14:paraId="3C7E65A5" w14:textId="77777777" w:rsidR="00A221FF" w:rsidRDefault="00A221FF" w:rsidP="00A221FF">
      <w:pPr>
        <w:keepNext/>
        <w:shd w:val="clear" w:color="auto" w:fill="FFFFFF"/>
        <w:spacing w:before="100" w:beforeAutospacing="1" w:after="210" w:line="360" w:lineRule="atLeast"/>
        <w:jc w:val="both"/>
      </w:pPr>
      <w:r w:rsidRPr="00A221FF">
        <w:rPr>
          <w:rFonts w:ascii="Roboto" w:eastAsia="Times New Roman" w:hAnsi="Roboto" w:cs="Times New Roman"/>
          <w:noProof/>
          <w:color w:val="51565E"/>
          <w:kern w:val="0"/>
          <w:szCs w:val="24"/>
          <w:lang w:val="en-ZA" w:eastAsia="en-ZA"/>
        </w:rPr>
        <w:drawing>
          <wp:inline distT="0" distB="0" distL="0" distR="0" wp14:anchorId="27B984BF" wp14:editId="1326534E">
            <wp:extent cx="4467849" cy="2838846"/>
            <wp:effectExtent l="0" t="0" r="9525" b="0"/>
            <wp:docPr id="52291" name="Picture 522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91" name="Picture 52291" descr="Diagram&#10;&#10;Description automatically generated"/>
                    <pic:cNvPicPr/>
                  </pic:nvPicPr>
                  <pic:blipFill>
                    <a:blip r:embed="rId64"/>
                    <a:stretch>
                      <a:fillRect/>
                    </a:stretch>
                  </pic:blipFill>
                  <pic:spPr>
                    <a:xfrm>
                      <a:off x="0" y="0"/>
                      <a:ext cx="4467849" cy="2838846"/>
                    </a:xfrm>
                    <a:prstGeom prst="rect">
                      <a:avLst/>
                    </a:prstGeom>
                  </pic:spPr>
                </pic:pic>
              </a:graphicData>
            </a:graphic>
          </wp:inline>
        </w:drawing>
      </w:r>
    </w:p>
    <w:p w14:paraId="18278955" w14:textId="501B9213" w:rsidR="0025242C" w:rsidRPr="00A221FF" w:rsidRDefault="00A221FF" w:rsidP="00A221FF">
      <w:pPr>
        <w:pStyle w:val="Caption"/>
        <w:jc w:val="both"/>
        <w:rPr>
          <w:rFonts w:ascii="Roboto" w:eastAsia="Times New Roman" w:hAnsi="Roboto" w:cs="Times New Roman"/>
          <w:i w:val="0"/>
          <w:iCs w:val="0"/>
          <w:color w:val="auto"/>
          <w:kern w:val="0"/>
          <w:sz w:val="24"/>
          <w:szCs w:val="24"/>
          <w:lang w:val="en-ZA" w:eastAsia="en-ZA"/>
        </w:rPr>
      </w:pPr>
      <w:r w:rsidRPr="00A221FF">
        <w:rPr>
          <w:i w:val="0"/>
          <w:iCs w:val="0"/>
          <w:color w:val="auto"/>
          <w:sz w:val="24"/>
          <w:szCs w:val="24"/>
        </w:rPr>
        <w:t xml:space="preserve">Figure 4. </w:t>
      </w:r>
      <w:r w:rsidRPr="00A221FF">
        <w:rPr>
          <w:i w:val="0"/>
          <w:iCs w:val="0"/>
          <w:color w:val="auto"/>
          <w:sz w:val="24"/>
          <w:szCs w:val="24"/>
        </w:rPr>
        <w:fldChar w:fldCharType="begin"/>
      </w:r>
      <w:r w:rsidRPr="00A221FF">
        <w:rPr>
          <w:i w:val="0"/>
          <w:iCs w:val="0"/>
          <w:color w:val="auto"/>
          <w:sz w:val="24"/>
          <w:szCs w:val="24"/>
        </w:rPr>
        <w:instrText xml:space="preserve"> SEQ Figure_4. \* ARABIC </w:instrText>
      </w:r>
      <w:r w:rsidRPr="00A221FF">
        <w:rPr>
          <w:i w:val="0"/>
          <w:iCs w:val="0"/>
          <w:color w:val="auto"/>
          <w:sz w:val="24"/>
          <w:szCs w:val="24"/>
        </w:rPr>
        <w:fldChar w:fldCharType="separate"/>
      </w:r>
      <w:r w:rsidR="002B5F42">
        <w:rPr>
          <w:i w:val="0"/>
          <w:iCs w:val="0"/>
          <w:noProof/>
          <w:color w:val="auto"/>
          <w:sz w:val="24"/>
          <w:szCs w:val="24"/>
        </w:rPr>
        <w:t>25</w:t>
      </w:r>
      <w:r w:rsidRPr="00A221FF">
        <w:rPr>
          <w:i w:val="0"/>
          <w:iCs w:val="0"/>
          <w:color w:val="auto"/>
          <w:sz w:val="24"/>
          <w:szCs w:val="24"/>
        </w:rPr>
        <w:fldChar w:fldCharType="end"/>
      </w:r>
      <w:r w:rsidRPr="00A221FF">
        <w:rPr>
          <w:i w:val="0"/>
          <w:iCs w:val="0"/>
          <w:color w:val="auto"/>
          <w:sz w:val="24"/>
          <w:szCs w:val="24"/>
        </w:rPr>
        <w:t>: Distributed Version Control System</w:t>
      </w:r>
    </w:p>
    <w:p w14:paraId="0105B1A1" w14:textId="27C170BD" w:rsidR="007A78AC" w:rsidRPr="007A78AC" w:rsidRDefault="007A78AC" w:rsidP="007A78AC">
      <w:pPr>
        <w:shd w:val="clear" w:color="auto" w:fill="FFFFFF"/>
        <w:spacing w:line="240" w:lineRule="auto"/>
        <w:jc w:val="both"/>
        <w:textAlignment w:val="baseline"/>
        <w:rPr>
          <w:rFonts w:cs="Droid Serif"/>
          <w:b/>
          <w:bCs/>
          <w:szCs w:val="24"/>
        </w:rPr>
      </w:pPr>
    </w:p>
    <w:p w14:paraId="7E1BB693" w14:textId="77777777" w:rsidR="007A78AC" w:rsidRPr="007A78AC" w:rsidRDefault="007A78AC" w:rsidP="007F6CF8">
      <w:pPr>
        <w:spacing w:line="240" w:lineRule="auto"/>
        <w:contextualSpacing/>
        <w:jc w:val="both"/>
        <w:rPr>
          <w:rFonts w:cs="Times New Roman"/>
          <w:b/>
          <w:bCs/>
          <w:szCs w:val="24"/>
          <w:shd w:val="clear" w:color="auto" w:fill="FCFCFA"/>
        </w:rPr>
      </w:pPr>
    </w:p>
    <w:p w14:paraId="6A65CD26" w14:textId="26500188" w:rsidR="00C26BE2" w:rsidRPr="005F07AB" w:rsidRDefault="00D74FD0" w:rsidP="00DD0196">
      <w:pPr>
        <w:pStyle w:val="Heading3"/>
      </w:pPr>
      <w:r w:rsidRPr="005F07AB">
        <w:t>4.</w:t>
      </w:r>
      <w:r w:rsidR="0098011D">
        <w:t>7</w:t>
      </w:r>
      <w:r w:rsidRPr="005F07AB">
        <w:t>.</w:t>
      </w:r>
      <w:r w:rsidR="00DD0196">
        <w:t>1</w:t>
      </w:r>
      <w:r w:rsidRPr="005F07AB">
        <w:tab/>
        <w:t>Defining</w:t>
      </w:r>
      <w:r w:rsidR="00C26BE2" w:rsidRPr="005F07AB">
        <w:t xml:space="preserve"> Git is and what </w:t>
      </w:r>
      <w:r w:rsidRPr="005F07AB">
        <w:t>it is used for</w:t>
      </w:r>
    </w:p>
    <w:p w14:paraId="02295059" w14:textId="15825C9E" w:rsidR="003E128E" w:rsidRPr="005F07AB" w:rsidRDefault="003E128E" w:rsidP="006610A0">
      <w:pPr>
        <w:spacing w:after="0" w:line="360" w:lineRule="auto"/>
        <w:contextualSpacing/>
        <w:jc w:val="both"/>
        <w:rPr>
          <w:rFonts w:cs="Droid Serif"/>
          <w:szCs w:val="24"/>
        </w:rPr>
      </w:pPr>
      <w:r w:rsidRPr="005F07AB">
        <w:rPr>
          <w:rFonts w:cs="Droid Serif"/>
          <w:szCs w:val="24"/>
        </w:rPr>
        <w:t xml:space="preserve">According to Git website, </w:t>
      </w:r>
      <w:bookmarkStart w:id="26" w:name="_Hlk120878053"/>
      <w:r w:rsidRPr="005F07AB">
        <w:rPr>
          <w:rFonts w:cs="Droid Serif"/>
          <w:szCs w:val="24"/>
        </w:rPr>
        <w:t xml:space="preserve">Git is a free and open-source distributed version control system designed to handle everything from small to very large projects with speed and </w:t>
      </w:r>
      <w:r w:rsidRPr="005F07AB">
        <w:rPr>
          <w:rFonts w:cs="Droid Serif"/>
          <w:szCs w:val="24"/>
        </w:rPr>
        <w:lastRenderedPageBreak/>
        <w:t>efficiency</w:t>
      </w:r>
      <w:bookmarkEnd w:id="26"/>
      <w:r w:rsidRPr="005F07AB">
        <w:rPr>
          <w:rFonts w:cs="Droid Serif"/>
          <w:szCs w:val="24"/>
        </w:rPr>
        <w:t>. Git is easier and simpler to learn. Other similar software for version control includes Subversion, CVS, Perforce, and ClearCase. At the time of writing this book, Git was the commonly used VCS.</w:t>
      </w:r>
    </w:p>
    <w:p w14:paraId="4527D39E" w14:textId="23EE3369" w:rsidR="00BE78D0" w:rsidRPr="00F25AE4" w:rsidRDefault="00BE78D0" w:rsidP="006610A0">
      <w:pPr>
        <w:spacing w:after="0" w:line="360" w:lineRule="auto"/>
        <w:contextualSpacing/>
        <w:jc w:val="both"/>
        <w:rPr>
          <w:rFonts w:cs="Droid Serif"/>
          <w:szCs w:val="24"/>
        </w:rPr>
      </w:pPr>
    </w:p>
    <w:p w14:paraId="6F0771B6" w14:textId="1843DD2B" w:rsidR="009B0C60" w:rsidRDefault="00CA3AE3" w:rsidP="006610A0">
      <w:pPr>
        <w:shd w:val="clear" w:color="auto" w:fill="FFFFFF"/>
        <w:spacing w:after="0" w:line="360" w:lineRule="auto"/>
        <w:jc w:val="both"/>
        <w:rPr>
          <w:rFonts w:cs="Droid Serif"/>
          <w:szCs w:val="24"/>
        </w:rPr>
      </w:pPr>
      <w:r w:rsidRPr="00CA3AE3">
        <w:rPr>
          <w:rFonts w:cs="Droid Serif"/>
          <w:szCs w:val="24"/>
          <w:shd w:val="clear" w:color="auto" w:fill="FFE599" w:themeFill="accent4" w:themeFillTint="66"/>
        </w:rPr>
        <w:t>Git allows several developers to collaborate on non-linear development by recording changes in the source code. Developers used to send their code to the central server without having backups.</w:t>
      </w:r>
      <w:r w:rsidR="009B0C60" w:rsidRPr="00F25AE4">
        <w:rPr>
          <w:rFonts w:cs="Droid Serif"/>
          <w:szCs w:val="24"/>
        </w:rPr>
        <w:t xml:space="preserve"> </w:t>
      </w:r>
      <w:r w:rsidR="009B0C60" w:rsidRPr="009B0C60">
        <w:rPr>
          <w:rFonts w:cs="Droid Serif"/>
          <w:szCs w:val="24"/>
        </w:rPr>
        <w:t>Any changes made to the source code were unknown to the other developers</w:t>
      </w:r>
      <w:r w:rsidR="009B0C60" w:rsidRPr="00F25AE4">
        <w:rPr>
          <w:rFonts w:cs="Droid Serif"/>
          <w:szCs w:val="24"/>
        </w:rPr>
        <w:t xml:space="preserve">. </w:t>
      </w:r>
      <w:r w:rsidR="009B0C60" w:rsidRPr="009B0C60">
        <w:rPr>
          <w:rFonts w:cs="Droid Serif"/>
          <w:szCs w:val="24"/>
        </w:rPr>
        <w:t>There was no communication between any of the developers</w:t>
      </w:r>
      <w:r w:rsidR="009B0C60" w:rsidRPr="00F25AE4">
        <w:rPr>
          <w:rFonts w:cs="Droid Serif"/>
          <w:szCs w:val="24"/>
        </w:rPr>
        <w:t xml:space="preserve">. However, with Git, every developer has an entire copy of the code on their local systems. </w:t>
      </w:r>
      <w:r w:rsidR="009B0C60" w:rsidRPr="009B0C60">
        <w:rPr>
          <w:rFonts w:cs="Droid Serif"/>
          <w:szCs w:val="24"/>
        </w:rPr>
        <w:t>Any changes made to the source code can be tracked by others</w:t>
      </w:r>
      <w:r w:rsidR="009B0C60" w:rsidRPr="00F25AE4">
        <w:rPr>
          <w:rFonts w:cs="Droid Serif"/>
          <w:szCs w:val="24"/>
        </w:rPr>
        <w:t xml:space="preserve">. </w:t>
      </w:r>
      <w:r w:rsidR="009B0C60" w:rsidRPr="009B0C60">
        <w:rPr>
          <w:rFonts w:cs="Droid Serif"/>
          <w:szCs w:val="24"/>
        </w:rPr>
        <w:t>There is regular communication between the developers</w:t>
      </w:r>
      <w:r w:rsidR="009B0C60" w:rsidRPr="00F25AE4">
        <w:rPr>
          <w:rFonts w:cs="Droid Serif"/>
          <w:szCs w:val="24"/>
        </w:rPr>
        <w:t>.</w:t>
      </w:r>
      <w:r w:rsidR="00D82216">
        <w:rPr>
          <w:rFonts w:cs="Droid Serif"/>
          <w:szCs w:val="24"/>
        </w:rPr>
        <w:t xml:space="preserve"> For Git to flows to be completed- there must be a hosting platform for the remote repositories. Git uses GitHub.</w:t>
      </w:r>
    </w:p>
    <w:p w14:paraId="73ECE571" w14:textId="622B0F81" w:rsidR="00D82216" w:rsidRDefault="00D82216" w:rsidP="006610A0">
      <w:pPr>
        <w:shd w:val="clear" w:color="auto" w:fill="FFFFFF"/>
        <w:spacing w:after="0" w:line="360" w:lineRule="auto"/>
        <w:jc w:val="both"/>
        <w:rPr>
          <w:rFonts w:cs="Droid Serif"/>
          <w:szCs w:val="24"/>
        </w:rPr>
      </w:pPr>
    </w:p>
    <w:p w14:paraId="28FEBC3B" w14:textId="69477FDF" w:rsidR="00D82216" w:rsidRPr="009B0C60" w:rsidRDefault="00D82216" w:rsidP="006610A0">
      <w:pPr>
        <w:shd w:val="clear" w:color="auto" w:fill="FFFFFF"/>
        <w:spacing w:after="0" w:line="360" w:lineRule="auto"/>
        <w:jc w:val="both"/>
        <w:rPr>
          <w:rFonts w:cs="Droid Serif"/>
          <w:szCs w:val="24"/>
        </w:rPr>
      </w:pPr>
      <w:bookmarkStart w:id="27" w:name="_Hlk120878105"/>
      <w:r w:rsidRPr="00D82216">
        <w:rPr>
          <w:rFonts w:cs="Droid Serif"/>
          <w:szCs w:val="24"/>
        </w:rPr>
        <w:t xml:space="preserve">GitHub is a web-based Git repository hosting service, which offers all of the distributed revision control and source code management (SCM) functionality of Git </w:t>
      </w:r>
      <w:bookmarkEnd w:id="27"/>
      <w:r w:rsidRPr="00D82216">
        <w:rPr>
          <w:rFonts w:cs="Droid Serif"/>
          <w:szCs w:val="24"/>
        </w:rPr>
        <w:t>as well as adding its own features. </w:t>
      </w:r>
      <w:r>
        <w:rPr>
          <w:rFonts w:cs="Droid Serif"/>
          <w:szCs w:val="24"/>
        </w:rPr>
        <w:t>Github is exclusively cloud based hosting service which enable programmers /users to manage Git repositories.</w:t>
      </w:r>
    </w:p>
    <w:p w14:paraId="48A7229D" w14:textId="0BA25532" w:rsidR="009B0C60" w:rsidRPr="009B0C60" w:rsidRDefault="009B0C60" w:rsidP="009B0C60">
      <w:pPr>
        <w:shd w:val="clear" w:color="auto" w:fill="FFFFFF"/>
        <w:spacing w:line="360" w:lineRule="atLeast"/>
        <w:jc w:val="both"/>
        <w:rPr>
          <w:rFonts w:cs="Droid Serif"/>
          <w:szCs w:val="24"/>
        </w:rPr>
      </w:pPr>
    </w:p>
    <w:p w14:paraId="5E7C2576" w14:textId="523E5280" w:rsidR="00C26BE2" w:rsidRPr="006610A0" w:rsidRDefault="00CA3AE3" w:rsidP="00DD0196">
      <w:pPr>
        <w:pStyle w:val="Heading3"/>
        <w:rPr>
          <w:sz w:val="16"/>
          <w:szCs w:val="16"/>
        </w:rPr>
      </w:pPr>
      <w:r>
        <w:t>4.7.</w:t>
      </w:r>
      <w:r w:rsidR="00DD0196">
        <w:t>2</w:t>
      </w:r>
      <w:r>
        <w:tab/>
      </w:r>
      <w:r w:rsidR="00C275E4" w:rsidRPr="006610A0">
        <w:t>T</w:t>
      </w:r>
      <w:r w:rsidR="00C26BE2" w:rsidRPr="006610A0">
        <w:t>hree main goals of the Git VCS</w:t>
      </w:r>
    </w:p>
    <w:p w14:paraId="276F4DB8" w14:textId="52001890" w:rsidR="009D44DA" w:rsidRPr="009D44DA" w:rsidRDefault="009D44DA" w:rsidP="006610A0">
      <w:pPr>
        <w:spacing w:line="360" w:lineRule="auto"/>
        <w:rPr>
          <w:szCs w:val="24"/>
        </w:rPr>
      </w:pPr>
      <w:r w:rsidRPr="009D44DA">
        <w:rPr>
          <w:szCs w:val="24"/>
        </w:rPr>
        <w:t xml:space="preserve">Git has three main goals that it attempts to </w:t>
      </w:r>
      <w:r w:rsidR="00C450F1" w:rsidRPr="009D44DA">
        <w:rPr>
          <w:szCs w:val="24"/>
        </w:rPr>
        <w:t>achieve,</w:t>
      </w:r>
      <w:r>
        <w:rPr>
          <w:szCs w:val="24"/>
        </w:rPr>
        <w:t xml:space="preserve"> and these are speed, data integrity and distributed.</w:t>
      </w:r>
    </w:p>
    <w:p w14:paraId="5BB606F8" w14:textId="3527EEBB" w:rsidR="00C26BE2" w:rsidRDefault="009D44DA" w:rsidP="006610A0">
      <w:pPr>
        <w:spacing w:after="0" w:line="360" w:lineRule="auto"/>
        <w:rPr>
          <w:rFonts w:cs="Times New Roman"/>
          <w:b/>
          <w:bCs/>
          <w:szCs w:val="24"/>
        </w:rPr>
      </w:pPr>
      <w:r w:rsidRPr="009D44DA">
        <w:rPr>
          <w:rFonts w:cs="Times New Roman"/>
          <w:b/>
          <w:bCs/>
          <w:szCs w:val="24"/>
        </w:rPr>
        <w:t>S</w:t>
      </w:r>
      <w:r w:rsidR="00C26BE2" w:rsidRPr="009D44DA">
        <w:rPr>
          <w:rFonts w:cs="Times New Roman"/>
          <w:b/>
          <w:bCs/>
          <w:szCs w:val="24"/>
        </w:rPr>
        <w:t>peed</w:t>
      </w:r>
    </w:p>
    <w:p w14:paraId="57FE40B7" w14:textId="617AC5AF" w:rsidR="003F7970" w:rsidRPr="003F7970" w:rsidRDefault="003F7970" w:rsidP="006610A0">
      <w:pPr>
        <w:spacing w:line="360" w:lineRule="auto"/>
        <w:rPr>
          <w:szCs w:val="24"/>
        </w:rPr>
      </w:pPr>
      <w:r w:rsidRPr="003F7970">
        <w:rPr>
          <w:szCs w:val="24"/>
        </w:rPr>
        <w:t>Git handles all projects with speed irrespective of sizes.</w:t>
      </w:r>
      <w:r>
        <w:rPr>
          <w:szCs w:val="24"/>
        </w:rPr>
        <w:t xml:space="preserve"> The speed might only be controlled by the network. Git servers are very efficient.</w:t>
      </w:r>
    </w:p>
    <w:p w14:paraId="7924771D" w14:textId="77777777" w:rsidR="003076E7" w:rsidRDefault="003076E7" w:rsidP="006610A0">
      <w:pPr>
        <w:spacing w:after="0" w:line="240" w:lineRule="auto"/>
        <w:rPr>
          <w:rFonts w:cs="Times New Roman"/>
          <w:b/>
          <w:bCs/>
          <w:szCs w:val="24"/>
        </w:rPr>
      </w:pPr>
    </w:p>
    <w:p w14:paraId="71362F88" w14:textId="4934C907" w:rsidR="00C26BE2" w:rsidRPr="009D44DA" w:rsidRDefault="009D44DA" w:rsidP="006610A0">
      <w:pPr>
        <w:spacing w:after="0" w:line="360" w:lineRule="auto"/>
        <w:rPr>
          <w:rFonts w:cs="Times New Roman"/>
          <w:b/>
          <w:bCs/>
          <w:szCs w:val="24"/>
        </w:rPr>
      </w:pPr>
      <w:r w:rsidRPr="009D44DA">
        <w:rPr>
          <w:rFonts w:cs="Times New Roman"/>
          <w:b/>
          <w:bCs/>
          <w:szCs w:val="24"/>
        </w:rPr>
        <w:t>D</w:t>
      </w:r>
      <w:r w:rsidR="00C26BE2" w:rsidRPr="009D44DA">
        <w:rPr>
          <w:rFonts w:cs="Times New Roman"/>
          <w:b/>
          <w:bCs/>
          <w:szCs w:val="24"/>
        </w:rPr>
        <w:t>ata integrity</w:t>
      </w:r>
    </w:p>
    <w:p w14:paraId="0910F7D3" w14:textId="5815135C" w:rsidR="009D44DA" w:rsidRDefault="00CA3AE3" w:rsidP="006610A0">
      <w:pPr>
        <w:spacing w:line="360" w:lineRule="auto"/>
        <w:jc w:val="both"/>
        <w:rPr>
          <w:rFonts w:cs="Times New Roman"/>
          <w:szCs w:val="24"/>
        </w:rPr>
      </w:pPr>
      <w:r w:rsidRPr="00CA3AE3">
        <w:rPr>
          <w:rFonts w:cs="Times New Roman"/>
          <w:szCs w:val="24"/>
          <w:shd w:val="clear" w:color="auto" w:fill="FFE599" w:themeFill="accent4" w:themeFillTint="66"/>
        </w:rPr>
        <w:t>Each item in Git is checksummed for identification purposes before being saved</w:t>
      </w:r>
      <w:r w:rsidR="009D44DA" w:rsidRPr="009D44DA">
        <w:rPr>
          <w:rFonts w:cs="Times New Roman"/>
          <w:szCs w:val="24"/>
        </w:rPr>
        <w:t>. This means that no file or directory can have its contents changed without Git being aware of it. Git is fundamental to its ethos and has this functionality built in from the ground up.</w:t>
      </w:r>
    </w:p>
    <w:p w14:paraId="6E168309" w14:textId="77777777" w:rsidR="009D44DA" w:rsidRPr="009D44DA" w:rsidRDefault="009D44DA" w:rsidP="009D44DA">
      <w:pPr>
        <w:spacing w:line="240" w:lineRule="auto"/>
        <w:rPr>
          <w:rFonts w:cs="Times New Roman"/>
          <w:szCs w:val="24"/>
        </w:rPr>
      </w:pPr>
    </w:p>
    <w:p w14:paraId="7D91A5BA" w14:textId="77777777" w:rsidR="009D44DA" w:rsidRPr="009D44DA" w:rsidRDefault="009D44DA" w:rsidP="006610A0">
      <w:pPr>
        <w:spacing w:after="0" w:line="360" w:lineRule="auto"/>
        <w:jc w:val="both"/>
        <w:rPr>
          <w:rFonts w:cs="Times New Roman"/>
          <w:b/>
          <w:bCs/>
          <w:szCs w:val="24"/>
        </w:rPr>
      </w:pPr>
      <w:r w:rsidRPr="009D44DA">
        <w:rPr>
          <w:rFonts w:cs="Times New Roman"/>
          <w:b/>
          <w:bCs/>
          <w:szCs w:val="24"/>
        </w:rPr>
        <w:t>D</w:t>
      </w:r>
      <w:r w:rsidR="00C26BE2" w:rsidRPr="009D44DA">
        <w:rPr>
          <w:rFonts w:cs="Times New Roman"/>
          <w:b/>
          <w:bCs/>
          <w:szCs w:val="24"/>
        </w:rPr>
        <w:t>istributed</w:t>
      </w:r>
    </w:p>
    <w:p w14:paraId="46CA73A2" w14:textId="18DD8452" w:rsidR="00C26BE2" w:rsidRDefault="007C12AC" w:rsidP="006610A0">
      <w:pPr>
        <w:spacing w:after="0" w:line="360" w:lineRule="auto"/>
        <w:jc w:val="both"/>
        <w:rPr>
          <w:rFonts w:cs="Times New Roman"/>
          <w:szCs w:val="24"/>
          <w:shd w:val="clear" w:color="auto" w:fill="FCFCFA"/>
        </w:rPr>
      </w:pPr>
      <w:r w:rsidRPr="009D44DA">
        <w:rPr>
          <w:rFonts w:cs="Times New Roman"/>
          <w:szCs w:val="24"/>
          <w:shd w:val="clear" w:color="auto" w:fill="FCFCFA"/>
        </w:rPr>
        <w:t>One of the nicest features of Git is that it's distributed. This means that instead of doing a "checkout" of the current tip of the source code, you do a "clone" of the entire repository.</w:t>
      </w:r>
    </w:p>
    <w:p w14:paraId="0529F1A5" w14:textId="77777777" w:rsidR="003F7970" w:rsidRDefault="003F7970" w:rsidP="006610A0">
      <w:pPr>
        <w:spacing w:after="0" w:line="360" w:lineRule="auto"/>
        <w:jc w:val="both"/>
        <w:rPr>
          <w:rFonts w:cs="Times New Roman"/>
          <w:szCs w:val="24"/>
          <w:shd w:val="clear" w:color="auto" w:fill="FCFCFA"/>
        </w:rPr>
      </w:pPr>
    </w:p>
    <w:p w14:paraId="5FC2F82C" w14:textId="5E838832" w:rsidR="00C26BE2" w:rsidRDefault="003F7970" w:rsidP="00DD0196">
      <w:pPr>
        <w:pStyle w:val="Heading3"/>
      </w:pPr>
      <w:r w:rsidRPr="00353E99">
        <w:rPr>
          <w:shd w:val="clear" w:color="auto" w:fill="FFE599" w:themeFill="accent4" w:themeFillTint="66"/>
        </w:rPr>
        <w:lastRenderedPageBreak/>
        <w:t>4.</w:t>
      </w:r>
      <w:r w:rsidR="00CA3AE3" w:rsidRPr="00353E99">
        <w:rPr>
          <w:shd w:val="clear" w:color="auto" w:fill="FFE599" w:themeFill="accent4" w:themeFillTint="66"/>
        </w:rPr>
        <w:t>7.</w:t>
      </w:r>
      <w:r w:rsidR="00DD0196" w:rsidRPr="00353E99">
        <w:rPr>
          <w:shd w:val="clear" w:color="auto" w:fill="FFE599" w:themeFill="accent4" w:themeFillTint="66"/>
        </w:rPr>
        <w:t>3</w:t>
      </w:r>
      <w:r w:rsidRPr="00A56F02">
        <w:rPr>
          <w:shd w:val="clear" w:color="auto" w:fill="FFE599" w:themeFill="accent4" w:themeFillTint="66"/>
        </w:rPr>
        <w:tab/>
        <w:t>Relationship</w:t>
      </w:r>
      <w:r w:rsidR="00C26BE2" w:rsidRPr="00A56F02">
        <w:rPr>
          <w:shd w:val="clear" w:color="auto" w:fill="FFE599" w:themeFill="accent4" w:themeFillTint="66"/>
        </w:rPr>
        <w:t xml:space="preserve"> between</w:t>
      </w:r>
      <w:r w:rsidR="00C26BE2" w:rsidRPr="00754E19">
        <w:t xml:space="preserve"> local Git directory and directory located on server</w:t>
      </w:r>
    </w:p>
    <w:p w14:paraId="07FA6ACC" w14:textId="559B79C6" w:rsidR="009D44DA" w:rsidRPr="009D44DA" w:rsidRDefault="008C36BC" w:rsidP="006610A0">
      <w:pPr>
        <w:spacing w:after="0" w:line="360" w:lineRule="auto"/>
        <w:jc w:val="both"/>
        <w:rPr>
          <w:rFonts w:cs="Times New Roman"/>
          <w:szCs w:val="24"/>
          <w:shd w:val="clear" w:color="auto" w:fill="FCFCFA"/>
        </w:rPr>
      </w:pPr>
      <w:r>
        <w:rPr>
          <w:lang w:val="en-ZA"/>
        </w:rPr>
        <w:t xml:space="preserve">Let us explain in simpler terms. When programmer(s) are working on a project, they save their file on the local machine. Once they initialise Git in that folder- the folder is known as the local repository. Any changes will need to be committed so that they are in the </w:t>
      </w:r>
      <w:r w:rsidR="007A4C7F">
        <w:rPr>
          <w:lang w:val="en-ZA"/>
        </w:rPr>
        <w:t>staging</w:t>
      </w:r>
      <w:r>
        <w:rPr>
          <w:lang w:val="en-ZA"/>
        </w:rPr>
        <w:t xml:space="preserve"> area. </w:t>
      </w:r>
      <w:r w:rsidR="00C50D75" w:rsidRPr="00C50D75">
        <w:t>I hope this explanation very succinct. Here is a what you need to understand with Git. Git has three main states that</w:t>
      </w:r>
      <w:r w:rsidR="00C50D75" w:rsidRPr="009D44DA">
        <w:rPr>
          <w:rFonts w:cs="Times New Roman"/>
          <w:szCs w:val="24"/>
          <w:shd w:val="clear" w:color="auto" w:fill="FCFCFA"/>
        </w:rPr>
        <w:t xml:space="preserve"> your files can reside in: </w:t>
      </w:r>
      <w:r w:rsidR="00C50D75" w:rsidRPr="009D44DA">
        <w:rPr>
          <w:rFonts w:cs="Times New Roman"/>
          <w:szCs w:val="24"/>
        </w:rPr>
        <w:t>modified</w:t>
      </w:r>
      <w:r w:rsidR="00C50D75" w:rsidRPr="009D44DA">
        <w:rPr>
          <w:rFonts w:cs="Times New Roman"/>
          <w:szCs w:val="24"/>
          <w:shd w:val="clear" w:color="auto" w:fill="FCFCFA"/>
        </w:rPr>
        <w:t>, </w:t>
      </w:r>
      <w:r w:rsidR="00C50D75" w:rsidRPr="009D44DA">
        <w:rPr>
          <w:rFonts w:cs="Times New Roman"/>
          <w:szCs w:val="24"/>
        </w:rPr>
        <w:t>staged</w:t>
      </w:r>
      <w:r w:rsidR="00C50D75" w:rsidRPr="009D44DA">
        <w:rPr>
          <w:rFonts w:cs="Times New Roman"/>
          <w:szCs w:val="24"/>
          <w:shd w:val="clear" w:color="auto" w:fill="FCFCFA"/>
        </w:rPr>
        <w:t>, and </w:t>
      </w:r>
      <w:r w:rsidR="00C50D75" w:rsidRPr="009D44DA">
        <w:rPr>
          <w:rFonts w:cs="Times New Roman"/>
          <w:szCs w:val="24"/>
        </w:rPr>
        <w:t>committed</w:t>
      </w:r>
      <w:r w:rsidR="00C50D75" w:rsidRPr="009D44DA">
        <w:rPr>
          <w:rFonts w:cs="Times New Roman"/>
          <w:szCs w:val="24"/>
          <w:shd w:val="clear" w:color="auto" w:fill="FCFCFA"/>
        </w:rPr>
        <w:t>:</w:t>
      </w:r>
    </w:p>
    <w:p w14:paraId="7BF7B401" w14:textId="68C195E1" w:rsidR="009D44DA" w:rsidRPr="009D44DA" w:rsidRDefault="009D44DA" w:rsidP="009D44DA">
      <w:pPr>
        <w:spacing w:line="240" w:lineRule="auto"/>
        <w:contextualSpacing/>
        <w:rPr>
          <w:rFonts w:cs="Times New Roman"/>
          <w:szCs w:val="24"/>
          <w:shd w:val="clear" w:color="auto" w:fill="FCFCFA"/>
        </w:rPr>
      </w:pPr>
    </w:p>
    <w:p w14:paraId="38648D2C" w14:textId="065B3ED3" w:rsidR="009D44DA" w:rsidRPr="009D44DA" w:rsidRDefault="009D44DA">
      <w:pPr>
        <w:pStyle w:val="NormalWeb"/>
        <w:numPr>
          <w:ilvl w:val="0"/>
          <w:numId w:val="62"/>
        </w:numPr>
        <w:shd w:val="clear" w:color="auto" w:fill="FCFCFA"/>
        <w:spacing w:before="75" w:beforeAutospacing="0" w:after="165" w:afterAutospacing="0" w:line="360" w:lineRule="auto"/>
        <w:rPr>
          <w:rFonts w:eastAsia="Calibri"/>
          <w:kern w:val="1"/>
          <w:shd w:val="clear" w:color="auto" w:fill="FCFCFA"/>
          <w:lang w:val="en-GB" w:eastAsia="zh-CN"/>
        </w:rPr>
      </w:pPr>
      <w:r w:rsidRPr="009D44DA">
        <w:rPr>
          <w:rFonts w:eastAsia="Calibri"/>
          <w:kern w:val="1"/>
          <w:shd w:val="clear" w:color="auto" w:fill="FCFCFA"/>
          <w:lang w:val="en-GB" w:eastAsia="zh-CN"/>
        </w:rPr>
        <w:t>Modified</w:t>
      </w:r>
      <w:r>
        <w:rPr>
          <w:rFonts w:eastAsia="Calibri"/>
          <w:kern w:val="1"/>
          <w:shd w:val="clear" w:color="auto" w:fill="FCFCFA"/>
          <w:lang w:val="en-GB" w:eastAsia="zh-CN"/>
        </w:rPr>
        <w:t>-</w:t>
      </w:r>
      <w:r w:rsidRPr="009D44DA">
        <w:rPr>
          <w:rFonts w:eastAsia="Calibri"/>
          <w:kern w:val="1"/>
          <w:shd w:val="clear" w:color="auto" w:fill="FCFCFA"/>
          <w:lang w:val="en-GB" w:eastAsia="zh-CN"/>
        </w:rPr>
        <w:t xml:space="preserve"> means that you have changed the file but have not committed it to your database yet.</w:t>
      </w:r>
    </w:p>
    <w:p w14:paraId="0488A535" w14:textId="4E2F4447" w:rsidR="009D44DA" w:rsidRPr="009D44DA" w:rsidRDefault="009D44DA">
      <w:pPr>
        <w:pStyle w:val="NormalWeb"/>
        <w:numPr>
          <w:ilvl w:val="0"/>
          <w:numId w:val="62"/>
        </w:numPr>
        <w:shd w:val="clear" w:color="auto" w:fill="FCFCFA"/>
        <w:spacing w:before="75" w:beforeAutospacing="0" w:after="165" w:afterAutospacing="0" w:line="360" w:lineRule="auto"/>
        <w:rPr>
          <w:rFonts w:eastAsia="Calibri"/>
          <w:kern w:val="1"/>
          <w:shd w:val="clear" w:color="auto" w:fill="FCFCFA"/>
          <w:lang w:val="en-GB" w:eastAsia="zh-CN"/>
        </w:rPr>
      </w:pPr>
      <w:r w:rsidRPr="009D44DA">
        <w:rPr>
          <w:rFonts w:eastAsia="Calibri"/>
          <w:kern w:val="1"/>
          <w:shd w:val="clear" w:color="auto" w:fill="FCFCFA"/>
          <w:lang w:val="en-GB" w:eastAsia="zh-CN"/>
        </w:rPr>
        <w:t>Staged</w:t>
      </w:r>
      <w:r>
        <w:rPr>
          <w:rFonts w:eastAsia="Calibri"/>
          <w:kern w:val="1"/>
          <w:shd w:val="clear" w:color="auto" w:fill="FCFCFA"/>
          <w:lang w:val="en-GB" w:eastAsia="zh-CN"/>
        </w:rPr>
        <w:t>-</w:t>
      </w:r>
      <w:r w:rsidRPr="009D44DA">
        <w:rPr>
          <w:rFonts w:eastAsia="Calibri"/>
          <w:kern w:val="1"/>
          <w:shd w:val="clear" w:color="auto" w:fill="FCFCFA"/>
          <w:lang w:val="en-GB" w:eastAsia="zh-CN"/>
        </w:rPr>
        <w:t xml:space="preserve"> means that you have marked a modified file in its current version to go into your next commit snapshot.</w:t>
      </w:r>
    </w:p>
    <w:p w14:paraId="09369C07" w14:textId="06FA807C" w:rsidR="009D44DA" w:rsidRDefault="009D44DA">
      <w:pPr>
        <w:pStyle w:val="NormalWeb"/>
        <w:numPr>
          <w:ilvl w:val="0"/>
          <w:numId w:val="62"/>
        </w:numPr>
        <w:shd w:val="clear" w:color="auto" w:fill="FCFCFA"/>
        <w:spacing w:before="75" w:beforeAutospacing="0" w:after="165" w:afterAutospacing="0" w:line="360" w:lineRule="auto"/>
        <w:rPr>
          <w:rFonts w:eastAsia="Calibri"/>
          <w:kern w:val="1"/>
          <w:shd w:val="clear" w:color="auto" w:fill="FCFCFA"/>
          <w:lang w:val="en-GB" w:eastAsia="zh-CN"/>
        </w:rPr>
      </w:pPr>
      <w:r w:rsidRPr="009D44DA">
        <w:rPr>
          <w:rFonts w:eastAsia="Calibri"/>
          <w:kern w:val="1"/>
          <w:shd w:val="clear" w:color="auto" w:fill="FCFCFA"/>
          <w:lang w:val="en-GB" w:eastAsia="zh-CN"/>
        </w:rPr>
        <w:t xml:space="preserve">Committed </w:t>
      </w:r>
      <w:r>
        <w:rPr>
          <w:rFonts w:eastAsia="Calibri"/>
          <w:kern w:val="1"/>
          <w:shd w:val="clear" w:color="auto" w:fill="FCFCFA"/>
          <w:lang w:val="en-GB" w:eastAsia="zh-CN"/>
        </w:rPr>
        <w:t>-</w:t>
      </w:r>
      <w:r w:rsidRPr="009D44DA">
        <w:rPr>
          <w:rFonts w:eastAsia="Calibri"/>
          <w:kern w:val="1"/>
          <w:shd w:val="clear" w:color="auto" w:fill="FCFCFA"/>
          <w:lang w:val="en-GB" w:eastAsia="zh-CN"/>
        </w:rPr>
        <w:t>means that the data is safely stored in your local database.</w:t>
      </w:r>
    </w:p>
    <w:p w14:paraId="5A7E9322" w14:textId="77777777" w:rsidR="0068043B" w:rsidRDefault="003076E7" w:rsidP="0068043B">
      <w:pPr>
        <w:pStyle w:val="NormalWeb"/>
        <w:keepNext/>
        <w:shd w:val="clear" w:color="auto" w:fill="FCFCFA"/>
        <w:spacing w:before="75" w:beforeAutospacing="0" w:after="165" w:afterAutospacing="0" w:line="252" w:lineRule="atLeast"/>
      </w:pPr>
      <w:r>
        <w:rPr>
          <w:noProof/>
        </w:rPr>
        <w:drawing>
          <wp:inline distT="0" distB="0" distL="0" distR="0" wp14:anchorId="1EDACE18" wp14:editId="05D3F3F1">
            <wp:extent cx="4556643" cy="2512060"/>
            <wp:effectExtent l="19050" t="19050" r="0" b="2540"/>
            <wp:docPr id="56" name="Picture 56" descr="Working tree, staging area, and Git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orking tree, staging area, and Git directory."/>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60740" cy="2514319"/>
                    </a:xfrm>
                    <a:prstGeom prst="rect">
                      <a:avLst/>
                    </a:prstGeom>
                    <a:noFill/>
                    <a:ln>
                      <a:solidFill>
                        <a:schemeClr val="tx1"/>
                      </a:solidFill>
                    </a:ln>
                  </pic:spPr>
                </pic:pic>
              </a:graphicData>
            </a:graphic>
          </wp:inline>
        </w:drawing>
      </w:r>
    </w:p>
    <w:p w14:paraId="531FCCB8" w14:textId="64537686" w:rsidR="003076E7" w:rsidRDefault="0068043B" w:rsidP="0068043B">
      <w:pPr>
        <w:pStyle w:val="Caption"/>
        <w:rPr>
          <w:i w:val="0"/>
          <w:iCs w:val="0"/>
          <w:color w:val="auto"/>
          <w:sz w:val="24"/>
          <w:szCs w:val="24"/>
        </w:rPr>
      </w:pPr>
      <w:r w:rsidRPr="0068043B">
        <w:rPr>
          <w:i w:val="0"/>
          <w:iCs w:val="0"/>
          <w:color w:val="auto"/>
          <w:sz w:val="24"/>
          <w:szCs w:val="24"/>
        </w:rPr>
        <w:t xml:space="preserve">Figure 4. </w:t>
      </w:r>
      <w:r w:rsidRPr="0068043B">
        <w:rPr>
          <w:i w:val="0"/>
          <w:iCs w:val="0"/>
          <w:color w:val="auto"/>
          <w:sz w:val="24"/>
          <w:szCs w:val="24"/>
        </w:rPr>
        <w:fldChar w:fldCharType="begin"/>
      </w:r>
      <w:r w:rsidRPr="0068043B">
        <w:rPr>
          <w:i w:val="0"/>
          <w:iCs w:val="0"/>
          <w:color w:val="auto"/>
          <w:sz w:val="24"/>
          <w:szCs w:val="24"/>
        </w:rPr>
        <w:instrText xml:space="preserve"> SEQ Figure_4. \* ARABIC </w:instrText>
      </w:r>
      <w:r w:rsidRPr="0068043B">
        <w:rPr>
          <w:i w:val="0"/>
          <w:iCs w:val="0"/>
          <w:color w:val="auto"/>
          <w:sz w:val="24"/>
          <w:szCs w:val="24"/>
        </w:rPr>
        <w:fldChar w:fldCharType="separate"/>
      </w:r>
      <w:r w:rsidR="002B5F42">
        <w:rPr>
          <w:i w:val="0"/>
          <w:iCs w:val="0"/>
          <w:noProof/>
          <w:color w:val="auto"/>
          <w:sz w:val="24"/>
          <w:szCs w:val="24"/>
        </w:rPr>
        <w:t>26</w:t>
      </w:r>
      <w:r w:rsidRPr="0068043B">
        <w:rPr>
          <w:i w:val="0"/>
          <w:iCs w:val="0"/>
          <w:color w:val="auto"/>
          <w:sz w:val="24"/>
          <w:szCs w:val="24"/>
        </w:rPr>
        <w:fldChar w:fldCharType="end"/>
      </w:r>
      <w:r w:rsidRPr="0068043B">
        <w:rPr>
          <w:i w:val="0"/>
          <w:iCs w:val="0"/>
          <w:color w:val="auto"/>
          <w:sz w:val="24"/>
          <w:szCs w:val="24"/>
        </w:rPr>
        <w:t>: Git workflow</w:t>
      </w:r>
      <w:r w:rsidR="006610A0">
        <w:rPr>
          <w:i w:val="0"/>
          <w:iCs w:val="0"/>
          <w:color w:val="auto"/>
          <w:sz w:val="24"/>
          <w:szCs w:val="24"/>
        </w:rPr>
        <w:t xml:space="preserve"> </w:t>
      </w:r>
    </w:p>
    <w:p w14:paraId="70F6E072" w14:textId="53B10790" w:rsidR="006610A0" w:rsidRPr="006610A0" w:rsidRDefault="006610A0" w:rsidP="006610A0">
      <w:r>
        <w:t>(Source:</w:t>
      </w:r>
      <w:r w:rsidRPr="006610A0">
        <w:t>https://git-scm.com/book/en/v2/Getting-Started-What-is-Git%3F</w:t>
      </w:r>
      <w:r>
        <w:t>)</w:t>
      </w:r>
    </w:p>
    <w:p w14:paraId="659FBAF8" w14:textId="77777777" w:rsidR="009D44DA" w:rsidRDefault="009D44DA" w:rsidP="009D44DA">
      <w:pPr>
        <w:spacing w:line="240" w:lineRule="auto"/>
        <w:contextualSpacing/>
        <w:rPr>
          <w:sz w:val="16"/>
          <w:szCs w:val="16"/>
        </w:rPr>
      </w:pPr>
    </w:p>
    <w:p w14:paraId="55B7A685" w14:textId="38D8F6CA" w:rsidR="00C26BE2" w:rsidRDefault="00B868F8" w:rsidP="00DD0196">
      <w:pPr>
        <w:pStyle w:val="Heading3"/>
      </w:pPr>
      <w:r>
        <w:t>4.7.</w:t>
      </w:r>
      <w:r w:rsidR="00DD0196">
        <w:t>4</w:t>
      </w:r>
      <w:r w:rsidR="00366B42">
        <w:tab/>
        <w:t>S</w:t>
      </w:r>
      <w:r w:rsidR="00C26BE2" w:rsidRPr="00754E19">
        <w:t>oftware license used for Git</w:t>
      </w:r>
    </w:p>
    <w:p w14:paraId="68CD316B" w14:textId="0E9E7418" w:rsidR="00790F8A" w:rsidRPr="000A4935" w:rsidRDefault="000A4935" w:rsidP="006610A0">
      <w:pPr>
        <w:spacing w:after="0" w:line="360" w:lineRule="auto"/>
        <w:contextualSpacing/>
        <w:jc w:val="both"/>
        <w:rPr>
          <w:szCs w:val="24"/>
        </w:rPr>
      </w:pPr>
      <w:r w:rsidRPr="000A4935">
        <w:rPr>
          <w:szCs w:val="24"/>
        </w:rPr>
        <w:t>Open-source</w:t>
      </w:r>
      <w:r w:rsidR="00790F8A" w:rsidRPr="000A4935">
        <w:rPr>
          <w:szCs w:val="24"/>
        </w:rPr>
        <w:t xml:space="preserve"> software is frequently shared via the public repositories on GitHub. You must grant people the right to freely use, modify, and distribute the software for your repository to be considered fully open source.</w:t>
      </w:r>
      <w:r w:rsidRPr="000A4935">
        <w:rPr>
          <w:szCs w:val="24"/>
        </w:rPr>
        <w:t xml:space="preserve"> There is no pressure on you to select a license. However, without a license, copyright rules that are in effect by default apply, which means that you maintain ownership of your source code and that no one else is permitted to copy, distribute, </w:t>
      </w:r>
      <w:r w:rsidRPr="000A4935">
        <w:rPr>
          <w:szCs w:val="24"/>
        </w:rPr>
        <w:lastRenderedPageBreak/>
        <w:t>or create derivative works of your work.</w:t>
      </w:r>
      <w:r w:rsidRPr="000A4935">
        <w:t xml:space="preserve"> </w:t>
      </w:r>
      <w:r w:rsidRPr="000A4935">
        <w:rPr>
          <w:szCs w:val="24"/>
        </w:rPr>
        <w:t>Most authors save the text of their license in a file with the name LICENSE.txt.</w:t>
      </w:r>
      <w:r>
        <w:rPr>
          <w:szCs w:val="24"/>
        </w:rPr>
        <w:t xml:space="preserve"> There is a variety of licenses to choose from.</w:t>
      </w:r>
    </w:p>
    <w:p w14:paraId="6DBC6669" w14:textId="6FB1C52D" w:rsidR="00790F8A" w:rsidRDefault="00790F8A" w:rsidP="00790F8A">
      <w:pPr>
        <w:spacing w:line="240" w:lineRule="auto"/>
        <w:contextualSpacing/>
        <w:rPr>
          <w:sz w:val="16"/>
          <w:szCs w:val="16"/>
        </w:rPr>
      </w:pPr>
    </w:p>
    <w:p w14:paraId="11E63315" w14:textId="77777777" w:rsidR="00790F8A" w:rsidRDefault="00790F8A" w:rsidP="00790F8A">
      <w:pPr>
        <w:spacing w:line="240" w:lineRule="auto"/>
        <w:contextualSpacing/>
        <w:rPr>
          <w:sz w:val="16"/>
          <w:szCs w:val="16"/>
        </w:rPr>
      </w:pPr>
    </w:p>
    <w:p w14:paraId="017C23CC" w14:textId="0BBCA3AF" w:rsidR="00C26BE2" w:rsidRPr="00366B42" w:rsidRDefault="00B868F8" w:rsidP="00DD0196">
      <w:pPr>
        <w:pStyle w:val="Heading3"/>
      </w:pPr>
      <w:r>
        <w:t>4.7.</w:t>
      </w:r>
      <w:r w:rsidR="00DD0196">
        <w:t>5</w:t>
      </w:r>
      <w:r w:rsidR="00333A9C">
        <w:tab/>
        <w:t>Advantages and disadvantages of s</w:t>
      </w:r>
      <w:r w:rsidR="00C26BE2" w:rsidRPr="00366B42">
        <w:t>oftware license used by Git</w:t>
      </w:r>
    </w:p>
    <w:p w14:paraId="0CF2224D" w14:textId="233FA4F4" w:rsidR="000A4935" w:rsidRDefault="000A4935" w:rsidP="000A4935">
      <w:pPr>
        <w:spacing w:line="240" w:lineRule="auto"/>
        <w:contextualSpacing/>
        <w:rPr>
          <w:szCs w:val="24"/>
        </w:rPr>
      </w:pPr>
      <w:r w:rsidRPr="006276B3">
        <w:rPr>
          <w:szCs w:val="24"/>
        </w:rPr>
        <w:t xml:space="preserve">Git’s </w:t>
      </w:r>
      <w:r w:rsidR="006276B3" w:rsidRPr="006276B3">
        <w:rPr>
          <w:szCs w:val="24"/>
        </w:rPr>
        <w:t>open-source</w:t>
      </w:r>
      <w:r w:rsidRPr="006276B3">
        <w:rPr>
          <w:szCs w:val="24"/>
        </w:rPr>
        <w:t xml:space="preserve"> licensing has several advantages </w:t>
      </w:r>
      <w:r w:rsidR="00642E1F">
        <w:rPr>
          <w:szCs w:val="24"/>
        </w:rPr>
        <w:t>and disadvantages.</w:t>
      </w:r>
    </w:p>
    <w:p w14:paraId="5BA7ED2B" w14:textId="5442843B" w:rsidR="00642E1F" w:rsidRDefault="00642E1F" w:rsidP="000A4935">
      <w:pPr>
        <w:spacing w:line="240" w:lineRule="auto"/>
        <w:contextualSpacing/>
        <w:rPr>
          <w:szCs w:val="24"/>
        </w:rPr>
      </w:pPr>
    </w:p>
    <w:p w14:paraId="16D79DB5" w14:textId="4F40D46C" w:rsidR="00642E1F" w:rsidRPr="00642E1F" w:rsidRDefault="00642E1F" w:rsidP="006610A0">
      <w:pPr>
        <w:spacing w:after="0" w:line="360" w:lineRule="auto"/>
        <w:contextualSpacing/>
        <w:rPr>
          <w:b/>
          <w:bCs/>
          <w:sz w:val="16"/>
          <w:szCs w:val="16"/>
        </w:rPr>
      </w:pPr>
      <w:r w:rsidRPr="00642E1F">
        <w:rPr>
          <w:b/>
          <w:bCs/>
          <w:szCs w:val="24"/>
        </w:rPr>
        <w:t xml:space="preserve">Advantages </w:t>
      </w:r>
      <w:r w:rsidRPr="00642E1F">
        <w:rPr>
          <w:b/>
          <w:bCs/>
        </w:rPr>
        <w:t>of Git licensing</w:t>
      </w:r>
    </w:p>
    <w:p w14:paraId="5E0737D1" w14:textId="15C15DB6" w:rsidR="000A4935" w:rsidRDefault="000A4935" w:rsidP="006610A0">
      <w:pPr>
        <w:spacing w:after="0" w:line="360" w:lineRule="auto"/>
        <w:contextualSpacing/>
        <w:rPr>
          <w:sz w:val="16"/>
          <w:szCs w:val="16"/>
        </w:rPr>
      </w:pPr>
    </w:p>
    <w:p w14:paraId="577DB214" w14:textId="6A88EF4B" w:rsidR="000A4935" w:rsidRDefault="000A4935">
      <w:pPr>
        <w:pStyle w:val="ListParagraph"/>
        <w:numPr>
          <w:ilvl w:val="0"/>
          <w:numId w:val="64"/>
        </w:numPr>
        <w:spacing w:after="0" w:line="360" w:lineRule="auto"/>
      </w:pPr>
      <w:r w:rsidRPr="00642E1F">
        <w:rPr>
          <w:b/>
          <w:bCs/>
        </w:rPr>
        <w:t>Flexibility and agility</w:t>
      </w:r>
      <w:r>
        <w:t>-</w:t>
      </w:r>
      <w:r w:rsidRPr="000A4935">
        <w:t xml:space="preserve"> Technology agility is made possible by open-source</w:t>
      </w:r>
      <w:r>
        <w:t xml:space="preserve"> licensing</w:t>
      </w:r>
      <w:r w:rsidRPr="000A4935">
        <w:t>, which often provides several solutions to a given issue.</w:t>
      </w:r>
    </w:p>
    <w:p w14:paraId="4966BC41" w14:textId="382B24A3" w:rsidR="003D46B1" w:rsidRDefault="00DD000B" w:rsidP="00B868F8">
      <w:pPr>
        <w:pStyle w:val="ListParagraph"/>
        <w:numPr>
          <w:ilvl w:val="0"/>
          <w:numId w:val="64"/>
        </w:numPr>
        <w:spacing w:after="0" w:line="360" w:lineRule="auto"/>
        <w:jc w:val="both"/>
      </w:pPr>
      <w:r w:rsidRPr="00642E1F">
        <w:rPr>
          <w:b/>
          <w:bCs/>
        </w:rPr>
        <w:t>Speed</w:t>
      </w:r>
      <w:r>
        <w:t>-</w:t>
      </w:r>
      <w:r w:rsidRPr="00DD000B">
        <w:t xml:space="preserve"> </w:t>
      </w:r>
      <w:r w:rsidR="00B868F8" w:rsidRPr="00B868F8">
        <w:rPr>
          <w:shd w:val="clear" w:color="auto" w:fill="FFE599" w:themeFill="accent4" w:themeFillTint="66"/>
        </w:rPr>
        <w:t>The ability to use community versions to get started, discover whether they can address your business challenge, and begin generating value immediately is a significant advantage of open-source licensing.</w:t>
      </w:r>
    </w:p>
    <w:p w14:paraId="437A8BC5" w14:textId="77777777" w:rsidR="003D46B1" w:rsidRDefault="00DD000B">
      <w:pPr>
        <w:pStyle w:val="ListParagraph"/>
        <w:numPr>
          <w:ilvl w:val="0"/>
          <w:numId w:val="64"/>
        </w:numPr>
        <w:spacing w:after="0" w:line="360" w:lineRule="auto"/>
      </w:pPr>
      <w:r w:rsidRPr="003D46B1">
        <w:rPr>
          <w:b/>
          <w:bCs/>
        </w:rPr>
        <w:t>Cost-effectiveness</w:t>
      </w:r>
      <w:r w:rsidRPr="003D46B1">
        <w:rPr>
          <w:bCs/>
        </w:rPr>
        <w:t>-</w:t>
      </w:r>
      <w:r w:rsidRPr="003D46B1">
        <w:rPr>
          <w:sz w:val="27"/>
          <w:szCs w:val="27"/>
        </w:rPr>
        <w:t xml:space="preserve"> </w:t>
      </w:r>
      <w:r w:rsidRPr="00DD000B">
        <w:t>Open-source licensing is generally much more cost-effective</w:t>
      </w:r>
      <w:r>
        <w:t>.</w:t>
      </w:r>
    </w:p>
    <w:p w14:paraId="6EA723EE" w14:textId="6BE0C53D" w:rsidR="003D46B1" w:rsidRDefault="00DD000B">
      <w:pPr>
        <w:pStyle w:val="ListParagraph"/>
        <w:numPr>
          <w:ilvl w:val="0"/>
          <w:numId w:val="64"/>
        </w:numPr>
        <w:spacing w:after="0" w:line="360" w:lineRule="auto"/>
      </w:pPr>
      <w:r w:rsidRPr="003D46B1">
        <w:rPr>
          <w:b/>
          <w:bCs/>
        </w:rPr>
        <w:t>Attract better talent</w:t>
      </w:r>
      <w:r w:rsidRPr="003D46B1">
        <w:rPr>
          <w:bCs/>
        </w:rPr>
        <w:t>-</w:t>
      </w:r>
      <w:r w:rsidRPr="00DD000B">
        <w:t xml:space="preserve"> </w:t>
      </w:r>
      <w:r w:rsidR="006276B3" w:rsidRPr="00DD000B">
        <w:t>Most</w:t>
      </w:r>
      <w:r w:rsidRPr="00DD000B">
        <w:t xml:space="preserve"> working </w:t>
      </w:r>
      <w:r w:rsidR="00B868F8">
        <w:t>developers</w:t>
      </w:r>
      <w:r w:rsidR="00B868F8" w:rsidRPr="00DD000B">
        <w:t xml:space="preserve"> </w:t>
      </w:r>
      <w:r w:rsidRPr="00DD000B">
        <w:t>are familiar with open source, and many of them think it will be the future of their field.</w:t>
      </w:r>
      <w:r>
        <w:t xml:space="preserve"> Attracts large community.</w:t>
      </w:r>
    </w:p>
    <w:p w14:paraId="2D66BACE" w14:textId="0AD0284F" w:rsidR="00DD000B" w:rsidRPr="003D46B1" w:rsidRDefault="00DD000B">
      <w:pPr>
        <w:pStyle w:val="ListParagraph"/>
        <w:numPr>
          <w:ilvl w:val="0"/>
          <w:numId w:val="64"/>
        </w:numPr>
        <w:spacing w:after="0" w:line="360" w:lineRule="auto"/>
        <w:rPr>
          <w:b/>
          <w:bCs/>
        </w:rPr>
      </w:pPr>
      <w:r w:rsidRPr="003D46B1">
        <w:rPr>
          <w:b/>
          <w:bCs/>
        </w:rPr>
        <w:t>Collaboration culture</w:t>
      </w:r>
    </w:p>
    <w:p w14:paraId="4C0AAD4F" w14:textId="3D1C7412" w:rsidR="00DD000B" w:rsidRPr="00DD000B" w:rsidRDefault="00DD000B" w:rsidP="00DD000B">
      <w:pPr>
        <w:pStyle w:val="ListParagraph"/>
        <w:ind w:left="0"/>
      </w:pPr>
    </w:p>
    <w:p w14:paraId="0579F302" w14:textId="0CF203C2" w:rsidR="00DD000B" w:rsidRDefault="00DD000B" w:rsidP="006610A0">
      <w:pPr>
        <w:spacing w:after="0" w:line="240" w:lineRule="auto"/>
        <w:contextualSpacing/>
      </w:pPr>
    </w:p>
    <w:p w14:paraId="3B86E7E4" w14:textId="779F3DB6" w:rsidR="00DD000B" w:rsidRPr="00642E1F" w:rsidRDefault="00DD000B" w:rsidP="006610A0">
      <w:pPr>
        <w:spacing w:after="0" w:line="360" w:lineRule="auto"/>
        <w:contextualSpacing/>
        <w:rPr>
          <w:b/>
          <w:bCs/>
          <w:szCs w:val="24"/>
        </w:rPr>
      </w:pPr>
      <w:r w:rsidRPr="00642E1F">
        <w:rPr>
          <w:b/>
          <w:bCs/>
          <w:szCs w:val="24"/>
        </w:rPr>
        <w:t>Disadvantages of Git licensing</w:t>
      </w:r>
    </w:p>
    <w:p w14:paraId="330F66EE" w14:textId="3B39A8C6" w:rsidR="006276B3" w:rsidRDefault="006276B3">
      <w:pPr>
        <w:pStyle w:val="ListParagraph"/>
        <w:numPr>
          <w:ilvl w:val="0"/>
          <w:numId w:val="65"/>
        </w:numPr>
        <w:spacing w:after="0" w:line="360" w:lineRule="auto"/>
        <w:ind w:left="709" w:hanging="425"/>
      </w:pPr>
      <w:r w:rsidRPr="006276B3">
        <w:t>Some individuals may find it less user-friendly because we are indirectly copying the source code.</w:t>
      </w:r>
    </w:p>
    <w:p w14:paraId="65EC0542" w14:textId="6BFF40C7" w:rsidR="006276B3" w:rsidRDefault="006276B3">
      <w:pPr>
        <w:pStyle w:val="ListParagraph"/>
        <w:numPr>
          <w:ilvl w:val="0"/>
          <w:numId w:val="65"/>
        </w:numPr>
        <w:spacing w:after="0" w:line="360" w:lineRule="auto"/>
        <w:ind w:left="709" w:hanging="425"/>
      </w:pPr>
      <w:r w:rsidRPr="006276B3">
        <w:t>Support issues can also go wrong from time to time.</w:t>
      </w:r>
    </w:p>
    <w:p w14:paraId="3A64FF50" w14:textId="2E0C860D" w:rsidR="006276B3" w:rsidRDefault="006276B3">
      <w:pPr>
        <w:pStyle w:val="ListParagraph"/>
        <w:numPr>
          <w:ilvl w:val="0"/>
          <w:numId w:val="65"/>
        </w:numPr>
        <w:spacing w:after="0" w:line="360" w:lineRule="auto"/>
        <w:ind w:left="709" w:hanging="425"/>
      </w:pPr>
      <w:r w:rsidRPr="006276B3">
        <w:t>The open-source license itself is free, however there are costs related to its plugin modules and a host of other things.</w:t>
      </w:r>
    </w:p>
    <w:p w14:paraId="3634CFEE" w14:textId="77777777" w:rsidR="000A4935" w:rsidRDefault="000A4935" w:rsidP="000A4935">
      <w:pPr>
        <w:spacing w:line="240" w:lineRule="auto"/>
        <w:contextualSpacing/>
        <w:rPr>
          <w:sz w:val="16"/>
          <w:szCs w:val="16"/>
        </w:rPr>
      </w:pPr>
    </w:p>
    <w:p w14:paraId="2EAF6D75" w14:textId="07B1446D" w:rsidR="00294B74" w:rsidRPr="00366B42" w:rsidRDefault="00B868F8" w:rsidP="00DD0196">
      <w:pPr>
        <w:pStyle w:val="Heading3"/>
      </w:pPr>
      <w:r>
        <w:t>4.7.</w:t>
      </w:r>
      <w:r w:rsidR="00DD0196">
        <w:t>6</w:t>
      </w:r>
      <w:r w:rsidR="00333A9C">
        <w:tab/>
      </w:r>
      <w:r w:rsidR="00C26BE2" w:rsidRPr="00366B42">
        <w:t>Explain why Git was created</w:t>
      </w:r>
    </w:p>
    <w:p w14:paraId="6971E7FD" w14:textId="70BE733C" w:rsidR="00184561" w:rsidRPr="00184561" w:rsidRDefault="00184561" w:rsidP="006610A0">
      <w:pPr>
        <w:spacing w:after="0" w:line="360" w:lineRule="auto"/>
        <w:jc w:val="both"/>
      </w:pPr>
      <w:r w:rsidRPr="00184561">
        <w:t>Git was created to resolve weaknesses of other version control systems for instance the centralised version control system.</w:t>
      </w:r>
      <w:r>
        <w:t xml:space="preserve"> </w:t>
      </w:r>
      <w:r w:rsidRPr="00184561">
        <w:t xml:space="preserve">Git's branching features are among its greatest benefits. Git branches are inexpensive and simple to combine, in contrast to centralized version control solutions. This makes it easier to employ the feature branch workflow, which is well-liked by Git users. </w:t>
      </w:r>
    </w:p>
    <w:p w14:paraId="1275F6AB" w14:textId="71F3BD3B" w:rsidR="00C26BE2" w:rsidRPr="00294B74" w:rsidRDefault="00C26BE2" w:rsidP="00294B74">
      <w:pPr>
        <w:spacing w:line="240" w:lineRule="auto"/>
        <w:rPr>
          <w:rFonts w:ascii="Arial" w:eastAsia="Basic Roman" w:hAnsi="Arial" w:cs="Arial"/>
          <w:b/>
          <w:color w:val="000000"/>
          <w:kern w:val="24"/>
          <w:lang w:val="en-ZA"/>
        </w:rPr>
      </w:pPr>
      <w:r w:rsidRPr="00294B74">
        <w:rPr>
          <w:rFonts w:ascii="Arial" w:eastAsia="Basic Roman" w:hAnsi="Arial" w:cs="Arial"/>
          <w:b/>
          <w:color w:val="000000"/>
          <w:kern w:val="24"/>
          <w:lang w:val="en-ZA"/>
        </w:rPr>
        <w:t xml:space="preserve"> </w:t>
      </w:r>
    </w:p>
    <w:p w14:paraId="5284C262" w14:textId="30733477" w:rsidR="00C26BE2" w:rsidRPr="00333A9C" w:rsidRDefault="00B868F8" w:rsidP="00DD0196">
      <w:pPr>
        <w:pStyle w:val="Heading3"/>
      </w:pPr>
      <w:r>
        <w:lastRenderedPageBreak/>
        <w:t>4.7.</w:t>
      </w:r>
      <w:r w:rsidR="00DD0196">
        <w:t>7</w:t>
      </w:r>
      <w:r w:rsidR="00333A9C">
        <w:tab/>
      </w:r>
      <w:r w:rsidR="00BB7DEC" w:rsidRPr="00333A9C">
        <w:t>R</w:t>
      </w:r>
      <w:r w:rsidR="00C26BE2" w:rsidRPr="00333A9C">
        <w:t>elationship between Git and hosting providers like GitHub</w:t>
      </w:r>
    </w:p>
    <w:p w14:paraId="112050EF" w14:textId="719947E0" w:rsidR="00BB7DEC" w:rsidRDefault="00BB7DEC" w:rsidP="006610A0">
      <w:pPr>
        <w:spacing w:line="360" w:lineRule="auto"/>
        <w:jc w:val="both"/>
      </w:pPr>
      <w:r w:rsidRPr="00C50D75">
        <w:t xml:space="preserve">Most people tend to confuse Git and </w:t>
      </w:r>
      <w:r w:rsidR="00B868F8" w:rsidRPr="00C50D75">
        <w:t>GitHub.</w:t>
      </w:r>
      <w:r w:rsidR="00B868F8" w:rsidRPr="00B868F8">
        <w:rPr>
          <w:shd w:val="clear" w:color="auto" w:fill="FFE599" w:themeFill="accent4" w:themeFillTint="66"/>
        </w:rPr>
        <w:t xml:space="preserve"> The</w:t>
      </w:r>
      <w:r w:rsidR="00C50D75" w:rsidRPr="00B868F8">
        <w:rPr>
          <w:shd w:val="clear" w:color="auto" w:fill="FFE599" w:themeFill="accent4" w:themeFillTint="66"/>
        </w:rPr>
        <w:t xml:space="preserve"> key difference between Git and GitHub is that Git is  is a software and GitHub is a service.</w:t>
      </w:r>
      <w:r w:rsidR="00C50D75" w:rsidRPr="00C50D75">
        <w:t xml:space="preserve"> </w:t>
      </w:r>
      <w:r w:rsidRPr="00C50D75">
        <w:t>To make sure that the same copies are available with the remote repository, which is found on the GitHub server, the programmer will need to push the changes.</w:t>
      </w:r>
      <w:r w:rsidR="00C50D75">
        <w:t xml:space="preserve"> You install Git locally on your machine while GitHub is hosted on the web.</w:t>
      </w:r>
    </w:p>
    <w:p w14:paraId="4FC5B6E9" w14:textId="77777777" w:rsidR="006610A0" w:rsidRDefault="006610A0" w:rsidP="0043015A"/>
    <w:p w14:paraId="6147420B" w14:textId="4E0A5A3B" w:rsidR="000D7E40" w:rsidRPr="00333A9C" w:rsidRDefault="00B868F8" w:rsidP="00DD0196">
      <w:pPr>
        <w:pStyle w:val="Heading3"/>
        <w:rPr>
          <w:sz w:val="16"/>
          <w:szCs w:val="16"/>
        </w:rPr>
      </w:pPr>
      <w:r>
        <w:t>4.7.</w:t>
      </w:r>
      <w:r w:rsidR="00DD0196">
        <w:t>8</w:t>
      </w:r>
      <w:r w:rsidR="00333A9C">
        <w:tab/>
        <w:t>M</w:t>
      </w:r>
      <w:r w:rsidR="00970AA9" w:rsidRPr="00333A9C">
        <w:t>ajor</w:t>
      </w:r>
      <w:r w:rsidR="00C26BE2" w:rsidRPr="00333A9C">
        <w:t xml:space="preserve"> open-source projects using Git  </w:t>
      </w:r>
    </w:p>
    <w:p w14:paraId="27C7C5D3" w14:textId="300FA0A4" w:rsidR="000D7E40" w:rsidRDefault="003B2672" w:rsidP="00B868F8">
      <w:pPr>
        <w:shd w:val="clear" w:color="auto" w:fill="FFE599" w:themeFill="accent4" w:themeFillTint="66"/>
        <w:spacing w:line="360" w:lineRule="auto"/>
        <w:jc w:val="both"/>
      </w:pPr>
      <w:r w:rsidRPr="003B2672">
        <w:t>Since its</w:t>
      </w:r>
      <w:r w:rsidRPr="00B868F8">
        <w:rPr>
          <w:shd w:val="clear" w:color="auto" w:fill="FFE599" w:themeFill="accent4" w:themeFillTint="66"/>
        </w:rPr>
        <w:t xml:space="preserve"> </w:t>
      </w:r>
      <w:r w:rsidR="00B868F8" w:rsidRPr="00B868F8">
        <w:rPr>
          <w:shd w:val="clear" w:color="auto" w:fill="FFE599" w:themeFill="accent4" w:themeFillTint="66"/>
        </w:rPr>
        <w:t>inception</w:t>
      </w:r>
      <w:r w:rsidRPr="003B2672">
        <w:t xml:space="preserve">, open software has fundamentally altered the digital ecosystem. </w:t>
      </w:r>
      <w:r w:rsidR="00B868F8" w:rsidRPr="00B868F8">
        <w:t>On GitHub, developers are working on multiple projects at the same time. Here is a collection of open-source projects that make use of Git.</w:t>
      </w:r>
    </w:p>
    <w:p w14:paraId="2C3BCBCA" w14:textId="66F6B0BB" w:rsidR="003B2672" w:rsidRPr="0059761B" w:rsidRDefault="003B2672">
      <w:pPr>
        <w:pStyle w:val="ListParagraph"/>
        <w:numPr>
          <w:ilvl w:val="0"/>
          <w:numId w:val="66"/>
        </w:numPr>
        <w:rPr>
          <w:b/>
        </w:rPr>
      </w:pPr>
      <w:r w:rsidRPr="003B2672">
        <w:t>Flutter</w:t>
      </w:r>
    </w:p>
    <w:p w14:paraId="20E6D698" w14:textId="2B97B3F2" w:rsidR="0059761B" w:rsidRPr="003B2672" w:rsidRDefault="0059761B">
      <w:pPr>
        <w:pStyle w:val="ListParagraph"/>
        <w:numPr>
          <w:ilvl w:val="0"/>
          <w:numId w:val="66"/>
        </w:numPr>
        <w:rPr>
          <w:b/>
        </w:rPr>
      </w:pPr>
      <w:r>
        <w:t>freeCodeCamp</w:t>
      </w:r>
    </w:p>
    <w:p w14:paraId="413AE7C5" w14:textId="77777777" w:rsidR="003B2672" w:rsidRDefault="003B2672">
      <w:pPr>
        <w:pStyle w:val="ListParagraph"/>
        <w:numPr>
          <w:ilvl w:val="0"/>
          <w:numId w:val="66"/>
        </w:numPr>
        <w:rPr>
          <w:bCs/>
        </w:rPr>
      </w:pPr>
      <w:r w:rsidRPr="003B2672">
        <w:rPr>
          <w:bCs/>
        </w:rPr>
        <w:t xml:space="preserve">First Contributors </w:t>
      </w:r>
    </w:p>
    <w:p w14:paraId="167AB0C0" w14:textId="3C987E87" w:rsidR="003B2672" w:rsidRPr="003B2672" w:rsidRDefault="003B2672">
      <w:pPr>
        <w:pStyle w:val="ListParagraph"/>
        <w:numPr>
          <w:ilvl w:val="0"/>
          <w:numId w:val="66"/>
        </w:numPr>
        <w:rPr>
          <w:bCs/>
        </w:rPr>
      </w:pPr>
      <w:r w:rsidRPr="003B2672">
        <w:t>TensorFlow</w:t>
      </w:r>
    </w:p>
    <w:p w14:paraId="64AD5689" w14:textId="7BDB7729" w:rsidR="003B2672" w:rsidRPr="003B2672" w:rsidRDefault="003B2672" w:rsidP="006610A0">
      <w:pPr>
        <w:spacing w:line="360" w:lineRule="auto"/>
      </w:pPr>
    </w:p>
    <w:p w14:paraId="6AA902A1" w14:textId="79FE697F" w:rsidR="00970AA9" w:rsidRDefault="00B868F8" w:rsidP="00DD0196">
      <w:pPr>
        <w:pStyle w:val="Heading3"/>
      </w:pPr>
      <w:r>
        <w:t>4.7.</w:t>
      </w:r>
      <w:r w:rsidR="00DD0196">
        <w:t>9</w:t>
      </w:r>
      <w:r w:rsidR="00333A9C">
        <w:tab/>
      </w:r>
      <w:r w:rsidR="00C26BE2" w:rsidRPr="00C50D75">
        <w:t xml:space="preserve">Install and configure Git on desktop </w:t>
      </w:r>
    </w:p>
    <w:p w14:paraId="2F46EE05" w14:textId="373BC3F4" w:rsidR="00970AA9" w:rsidRDefault="00970AA9" w:rsidP="006610A0">
      <w:pPr>
        <w:spacing w:line="360" w:lineRule="auto"/>
        <w:jc w:val="both"/>
        <w:rPr>
          <w:lang w:val="en-ZA"/>
        </w:rPr>
      </w:pPr>
      <w:r>
        <w:rPr>
          <w:lang w:val="en-ZA"/>
        </w:rPr>
        <w:t xml:space="preserve">The first important thing to do before </w:t>
      </w:r>
      <w:r w:rsidR="001D6AF5">
        <w:rPr>
          <w:lang w:val="en-ZA"/>
        </w:rPr>
        <w:t>installing</w:t>
      </w:r>
      <w:r>
        <w:rPr>
          <w:lang w:val="en-ZA"/>
        </w:rPr>
        <w:t xml:space="preserve"> git will be to check if </w:t>
      </w:r>
      <w:del w:id="28" w:author="Godwin Pedzisai Dzvapatsva" w:date="2023-03-26T00:53:00Z">
        <w:r w:rsidDel="00DD0196">
          <w:rPr>
            <w:lang w:val="en-ZA"/>
          </w:rPr>
          <w:delText>its</w:delText>
        </w:r>
      </w:del>
      <w:ins w:id="29" w:author="Godwin Pedzisai Dzvapatsva" w:date="2023-03-26T00:53:00Z">
        <w:r w:rsidR="00DD0196">
          <w:rPr>
            <w:lang w:val="en-ZA"/>
          </w:rPr>
          <w:t>it’s</w:t>
        </w:r>
      </w:ins>
      <w:r>
        <w:rPr>
          <w:lang w:val="en-ZA"/>
        </w:rPr>
        <w:t xml:space="preserve"> not installed already on your machine. Git uses commands. The command to run when checking for installed versions is git version or git - -version. These two commands produce the same result. Open command prompt and run the command.</w:t>
      </w:r>
    </w:p>
    <w:p w14:paraId="56B735FF" w14:textId="4D9F4E2E" w:rsidR="00970AA9" w:rsidRDefault="00970AA9" w:rsidP="00970AA9">
      <w:pPr>
        <w:rPr>
          <w:lang w:val="en-ZA"/>
        </w:rPr>
      </w:pPr>
    </w:p>
    <w:p w14:paraId="54DD01E3" w14:textId="77777777" w:rsidR="00970AA9" w:rsidRDefault="00970AA9" w:rsidP="00970AA9">
      <w:pPr>
        <w:keepNext/>
      </w:pPr>
      <w:r w:rsidRPr="00970AA9">
        <w:rPr>
          <w:noProof/>
          <w:lang w:val="en-ZA"/>
        </w:rPr>
        <w:drawing>
          <wp:inline distT="0" distB="0" distL="0" distR="0" wp14:anchorId="087D2234" wp14:editId="6F0FC016">
            <wp:extent cx="3686175" cy="1546499"/>
            <wp:effectExtent l="19050" t="1905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99015" cy="1551886"/>
                    </a:xfrm>
                    <a:prstGeom prst="rect">
                      <a:avLst/>
                    </a:prstGeom>
                    <a:ln>
                      <a:solidFill>
                        <a:schemeClr val="tx1"/>
                      </a:solidFill>
                    </a:ln>
                  </pic:spPr>
                </pic:pic>
              </a:graphicData>
            </a:graphic>
          </wp:inline>
        </w:drawing>
      </w:r>
    </w:p>
    <w:p w14:paraId="73870CAE" w14:textId="69EDF885" w:rsidR="00970AA9" w:rsidRPr="00970AA9" w:rsidRDefault="00970AA9" w:rsidP="00970AA9">
      <w:pPr>
        <w:pStyle w:val="Caption"/>
        <w:rPr>
          <w:i w:val="0"/>
          <w:iCs w:val="0"/>
          <w:color w:val="auto"/>
          <w:sz w:val="24"/>
          <w:szCs w:val="24"/>
          <w:lang w:val="en-ZA"/>
        </w:rPr>
      </w:pPr>
      <w:r w:rsidRPr="00970AA9">
        <w:rPr>
          <w:i w:val="0"/>
          <w:iCs w:val="0"/>
          <w:color w:val="auto"/>
          <w:sz w:val="24"/>
          <w:szCs w:val="24"/>
        </w:rPr>
        <w:t xml:space="preserve">Figure 4. </w:t>
      </w:r>
      <w:r w:rsidRPr="00970AA9">
        <w:rPr>
          <w:i w:val="0"/>
          <w:iCs w:val="0"/>
          <w:color w:val="auto"/>
          <w:sz w:val="24"/>
          <w:szCs w:val="24"/>
        </w:rPr>
        <w:fldChar w:fldCharType="begin"/>
      </w:r>
      <w:r w:rsidRPr="00970AA9">
        <w:rPr>
          <w:i w:val="0"/>
          <w:iCs w:val="0"/>
          <w:color w:val="auto"/>
          <w:sz w:val="24"/>
          <w:szCs w:val="24"/>
        </w:rPr>
        <w:instrText xml:space="preserve"> SEQ Figure_4. \* ARABIC </w:instrText>
      </w:r>
      <w:r w:rsidRPr="00970AA9">
        <w:rPr>
          <w:i w:val="0"/>
          <w:iCs w:val="0"/>
          <w:color w:val="auto"/>
          <w:sz w:val="24"/>
          <w:szCs w:val="24"/>
        </w:rPr>
        <w:fldChar w:fldCharType="separate"/>
      </w:r>
      <w:r w:rsidR="002B5F42">
        <w:rPr>
          <w:i w:val="0"/>
          <w:iCs w:val="0"/>
          <w:noProof/>
          <w:color w:val="auto"/>
          <w:sz w:val="24"/>
          <w:szCs w:val="24"/>
        </w:rPr>
        <w:t>27</w:t>
      </w:r>
      <w:r w:rsidRPr="00970AA9">
        <w:rPr>
          <w:i w:val="0"/>
          <w:iCs w:val="0"/>
          <w:color w:val="auto"/>
          <w:sz w:val="24"/>
          <w:szCs w:val="24"/>
        </w:rPr>
        <w:fldChar w:fldCharType="end"/>
      </w:r>
      <w:r w:rsidRPr="00970AA9">
        <w:rPr>
          <w:i w:val="0"/>
          <w:iCs w:val="0"/>
          <w:color w:val="auto"/>
          <w:sz w:val="24"/>
          <w:szCs w:val="24"/>
        </w:rPr>
        <w:t>:Git checking</w:t>
      </w:r>
    </w:p>
    <w:p w14:paraId="29F9BF56" w14:textId="3ADF2148" w:rsidR="00970AA9" w:rsidRDefault="00970AA9" w:rsidP="006610A0">
      <w:pPr>
        <w:spacing w:line="360" w:lineRule="auto"/>
        <w:rPr>
          <w:lang w:val="en-ZA"/>
        </w:rPr>
      </w:pPr>
      <w:r>
        <w:rPr>
          <w:lang w:val="en-ZA"/>
        </w:rPr>
        <w:t>If Git is already installed, you will be able to see the version installed</w:t>
      </w:r>
      <w:r w:rsidR="001D6AF5">
        <w:rPr>
          <w:lang w:val="en-ZA"/>
        </w:rPr>
        <w:t xml:space="preserve"> as in Figure </w:t>
      </w:r>
      <w:r w:rsidR="001D6AF5" w:rsidRPr="00DD0196">
        <w:rPr>
          <w:shd w:val="clear" w:color="auto" w:fill="FFE599" w:themeFill="accent4" w:themeFillTint="66"/>
          <w:lang w:val="en-ZA"/>
        </w:rPr>
        <w:t>4.</w:t>
      </w:r>
      <w:r w:rsidR="00DD0196" w:rsidRPr="00DD0196">
        <w:rPr>
          <w:shd w:val="clear" w:color="auto" w:fill="FFE599" w:themeFill="accent4" w:themeFillTint="66"/>
          <w:lang w:val="en-ZA"/>
        </w:rPr>
        <w:t>27</w:t>
      </w:r>
      <w:r>
        <w:rPr>
          <w:lang w:val="en-ZA"/>
        </w:rPr>
        <w:t>.</w:t>
      </w:r>
      <w:r w:rsidR="001D6AF5">
        <w:rPr>
          <w:lang w:val="en-ZA"/>
        </w:rPr>
        <w:t xml:space="preserve"> As you can see, my machine had Git installed and I am going to uninstall it and reinstall again for the sake of this lesson. </w:t>
      </w:r>
      <w:r>
        <w:rPr>
          <w:lang w:val="en-ZA"/>
        </w:rPr>
        <w:t xml:space="preserve"> </w:t>
      </w:r>
      <w:r w:rsidR="00C450F1">
        <w:rPr>
          <w:lang w:val="en-ZA"/>
        </w:rPr>
        <w:t>If Git is not installed, you will get the following error message on your command prompt:</w:t>
      </w:r>
    </w:p>
    <w:p w14:paraId="0E596A64" w14:textId="29FA4038" w:rsidR="00C450F1" w:rsidRPr="005F1B37" w:rsidRDefault="00C450F1" w:rsidP="006610A0">
      <w:pPr>
        <w:spacing w:line="360" w:lineRule="auto"/>
        <w:rPr>
          <w:i/>
          <w:iCs/>
          <w:lang w:val="en-ZA"/>
        </w:rPr>
      </w:pPr>
      <w:r w:rsidRPr="005F1B37">
        <w:rPr>
          <w:i/>
          <w:iCs/>
          <w:lang w:val="en-ZA"/>
        </w:rPr>
        <w:lastRenderedPageBreak/>
        <w:t>“</w:t>
      </w:r>
      <w:r w:rsidR="00B11494" w:rsidRPr="005F1B37">
        <w:rPr>
          <w:i/>
          <w:iCs/>
          <w:lang w:val="en-ZA"/>
        </w:rPr>
        <w:t>'git' is not recognized as an internal or external command, operable program or batch file.”</w:t>
      </w:r>
    </w:p>
    <w:p w14:paraId="42851449" w14:textId="306A9560" w:rsidR="00E3164A" w:rsidRDefault="00E3164A" w:rsidP="006610A0">
      <w:pPr>
        <w:spacing w:line="360" w:lineRule="auto"/>
        <w:rPr>
          <w:lang w:val="en-ZA"/>
        </w:rPr>
      </w:pPr>
      <w:r>
        <w:rPr>
          <w:lang w:val="en-ZA"/>
        </w:rPr>
        <w:t>Now you can go ahead and follow installation steps.</w:t>
      </w:r>
    </w:p>
    <w:p w14:paraId="03F155C7" w14:textId="28D835F7" w:rsidR="00E3164A" w:rsidRDefault="00FF511D" w:rsidP="006610A0">
      <w:pPr>
        <w:spacing w:line="360" w:lineRule="auto"/>
        <w:rPr>
          <w:lang w:val="en-ZA"/>
        </w:rPr>
      </w:pPr>
      <w:r w:rsidRPr="00FF511D">
        <w:rPr>
          <w:lang w:val="en-ZA"/>
        </w:rPr>
        <w:t>There are also a few ways to install Git on Windows. The most official build is available for download on the Git website</w:t>
      </w:r>
      <w:r>
        <w:rPr>
          <w:lang w:val="en-ZA"/>
        </w:rPr>
        <w:t>.</w:t>
      </w:r>
    </w:p>
    <w:p w14:paraId="099B1728" w14:textId="2EB01045" w:rsidR="00FF511D" w:rsidRDefault="00FF511D" w:rsidP="006610A0">
      <w:pPr>
        <w:spacing w:line="360" w:lineRule="auto"/>
        <w:rPr>
          <w:lang w:val="en-ZA"/>
        </w:rPr>
      </w:pPr>
      <w:r>
        <w:rPr>
          <w:lang w:val="en-ZA"/>
        </w:rPr>
        <w:t>Steps to Install Git on Windows Desktop</w:t>
      </w:r>
    </w:p>
    <w:p w14:paraId="69E46454" w14:textId="553503A1" w:rsidR="00FF511D" w:rsidRDefault="00FF511D">
      <w:pPr>
        <w:pStyle w:val="ListParagraph"/>
        <w:numPr>
          <w:ilvl w:val="0"/>
          <w:numId w:val="67"/>
        </w:numPr>
        <w:spacing w:line="360" w:lineRule="auto"/>
        <w:rPr>
          <w:lang w:val="en-ZA"/>
        </w:rPr>
      </w:pPr>
      <w:r w:rsidRPr="00FF511D">
        <w:rPr>
          <w:lang w:val="en-ZA"/>
        </w:rPr>
        <w:t xml:space="preserve">Navigate to the following link </w:t>
      </w:r>
      <w:hyperlink r:id="rId67" w:history="1">
        <w:r w:rsidRPr="00FF511D">
          <w:rPr>
            <w:rStyle w:val="Hyperlink"/>
            <w:lang w:val="en-ZA"/>
          </w:rPr>
          <w:t>https://git-scm.com/download/win</w:t>
        </w:r>
      </w:hyperlink>
      <w:r w:rsidRPr="00FF511D">
        <w:rPr>
          <w:lang w:val="en-ZA"/>
        </w:rPr>
        <w:t xml:space="preserve"> and download Git</w:t>
      </w:r>
    </w:p>
    <w:p w14:paraId="6DD90ABB" w14:textId="6603DA8F" w:rsidR="00FF511D" w:rsidRDefault="00FF511D">
      <w:pPr>
        <w:pStyle w:val="ListParagraph"/>
        <w:numPr>
          <w:ilvl w:val="0"/>
          <w:numId w:val="67"/>
        </w:numPr>
        <w:spacing w:line="360" w:lineRule="auto"/>
        <w:rPr>
          <w:lang w:val="en-ZA"/>
        </w:rPr>
      </w:pPr>
      <w:r>
        <w:rPr>
          <w:lang w:val="en-ZA"/>
        </w:rPr>
        <w:t>Open the executable and run the file.</w:t>
      </w:r>
      <w:r w:rsidR="006610A0">
        <w:rPr>
          <w:lang w:val="en-ZA"/>
        </w:rPr>
        <w:t xml:space="preserve"> </w:t>
      </w:r>
      <w:r>
        <w:rPr>
          <w:lang w:val="en-ZA"/>
        </w:rPr>
        <w:t>You will see license agreement screen as shown in Figure- 4.</w:t>
      </w:r>
      <w:r w:rsidR="006610A0">
        <w:rPr>
          <w:lang w:val="en-ZA"/>
        </w:rPr>
        <w:t>28</w:t>
      </w:r>
      <w:r>
        <w:rPr>
          <w:lang w:val="en-ZA"/>
        </w:rPr>
        <w:t>. Click Next.</w:t>
      </w:r>
    </w:p>
    <w:p w14:paraId="0DA73F91" w14:textId="4ED896FD" w:rsidR="00FF511D" w:rsidRDefault="00FF511D" w:rsidP="00FF511D">
      <w:pPr>
        <w:rPr>
          <w:lang w:val="en-ZA"/>
        </w:rPr>
      </w:pPr>
    </w:p>
    <w:p w14:paraId="0A38D3ED" w14:textId="77777777" w:rsidR="00FF511D" w:rsidRDefault="00FF511D" w:rsidP="005F1B37">
      <w:pPr>
        <w:keepNext/>
      </w:pPr>
      <w:r w:rsidRPr="00FF511D">
        <w:rPr>
          <w:noProof/>
          <w:lang w:val="en-ZA"/>
        </w:rPr>
        <w:drawing>
          <wp:inline distT="0" distB="0" distL="0" distR="0" wp14:anchorId="25458189" wp14:editId="551AE2F6">
            <wp:extent cx="2886075" cy="2242793"/>
            <wp:effectExtent l="19050" t="1905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18671" cy="2268124"/>
                    </a:xfrm>
                    <a:prstGeom prst="rect">
                      <a:avLst/>
                    </a:prstGeom>
                    <a:ln>
                      <a:solidFill>
                        <a:schemeClr val="tx1"/>
                      </a:solidFill>
                    </a:ln>
                  </pic:spPr>
                </pic:pic>
              </a:graphicData>
            </a:graphic>
          </wp:inline>
        </w:drawing>
      </w:r>
    </w:p>
    <w:p w14:paraId="551BA50E" w14:textId="6135E7D9" w:rsidR="00FF511D" w:rsidRPr="001D6AF5" w:rsidRDefault="00FF511D" w:rsidP="00FF511D">
      <w:pPr>
        <w:pStyle w:val="Caption"/>
        <w:rPr>
          <w:color w:val="auto"/>
          <w:sz w:val="24"/>
          <w:szCs w:val="24"/>
          <w:lang w:val="en-ZA"/>
        </w:rPr>
      </w:pPr>
      <w:r w:rsidRPr="001D6AF5">
        <w:rPr>
          <w:color w:val="auto"/>
          <w:sz w:val="24"/>
          <w:szCs w:val="24"/>
        </w:rPr>
        <w:t xml:space="preserve">Figure 4. </w:t>
      </w:r>
      <w:r w:rsidRPr="001D6AF5">
        <w:rPr>
          <w:color w:val="auto"/>
          <w:sz w:val="24"/>
          <w:szCs w:val="24"/>
        </w:rPr>
        <w:fldChar w:fldCharType="begin"/>
      </w:r>
      <w:r w:rsidRPr="001D6AF5">
        <w:rPr>
          <w:color w:val="auto"/>
          <w:sz w:val="24"/>
          <w:szCs w:val="24"/>
        </w:rPr>
        <w:instrText xml:space="preserve"> SEQ Figure_4. \* ARABIC </w:instrText>
      </w:r>
      <w:r w:rsidRPr="001D6AF5">
        <w:rPr>
          <w:color w:val="auto"/>
          <w:sz w:val="24"/>
          <w:szCs w:val="24"/>
        </w:rPr>
        <w:fldChar w:fldCharType="separate"/>
      </w:r>
      <w:r w:rsidR="002B5F42">
        <w:rPr>
          <w:noProof/>
          <w:color w:val="auto"/>
          <w:sz w:val="24"/>
          <w:szCs w:val="24"/>
        </w:rPr>
        <w:t>28</w:t>
      </w:r>
      <w:r w:rsidRPr="001D6AF5">
        <w:rPr>
          <w:color w:val="auto"/>
          <w:sz w:val="24"/>
          <w:szCs w:val="24"/>
        </w:rPr>
        <w:fldChar w:fldCharType="end"/>
      </w:r>
      <w:r w:rsidRPr="001D6AF5">
        <w:rPr>
          <w:color w:val="auto"/>
          <w:sz w:val="24"/>
          <w:szCs w:val="24"/>
        </w:rPr>
        <w:t>: Git License Agreement</w:t>
      </w:r>
    </w:p>
    <w:p w14:paraId="4983A2D5" w14:textId="5A0AA4D6" w:rsidR="00FF511D" w:rsidRDefault="00FF511D" w:rsidP="00FF511D">
      <w:pPr>
        <w:rPr>
          <w:lang w:val="en-ZA"/>
        </w:rPr>
      </w:pPr>
    </w:p>
    <w:p w14:paraId="18A989F9" w14:textId="3EDA087E" w:rsidR="00FF511D" w:rsidRDefault="00FF511D">
      <w:pPr>
        <w:pStyle w:val="ListParagraph"/>
        <w:numPr>
          <w:ilvl w:val="0"/>
          <w:numId w:val="68"/>
        </w:numPr>
        <w:rPr>
          <w:lang w:val="en-ZA"/>
        </w:rPr>
      </w:pPr>
      <w:r>
        <w:rPr>
          <w:lang w:val="en-ZA"/>
        </w:rPr>
        <w:t>Continue to click Next. As for setting the path: leave the default one.</w:t>
      </w:r>
    </w:p>
    <w:p w14:paraId="4D848DF5" w14:textId="7146D514" w:rsidR="00FF511D" w:rsidRDefault="00FF511D" w:rsidP="00FF511D">
      <w:pPr>
        <w:pStyle w:val="ListParagraph"/>
        <w:rPr>
          <w:lang w:val="en-ZA"/>
        </w:rPr>
      </w:pPr>
    </w:p>
    <w:p w14:paraId="61F886A4" w14:textId="77777777" w:rsidR="00FF511D" w:rsidRPr="00FF511D" w:rsidRDefault="00FF511D" w:rsidP="005F1B37">
      <w:pPr>
        <w:pStyle w:val="ListParagraph"/>
        <w:keepNext/>
        <w:ind w:left="0"/>
        <w:rPr>
          <w:szCs w:val="24"/>
        </w:rPr>
      </w:pPr>
      <w:r w:rsidRPr="00FF511D">
        <w:rPr>
          <w:noProof/>
          <w:szCs w:val="24"/>
          <w:lang w:val="en-ZA"/>
        </w:rPr>
        <w:drawing>
          <wp:inline distT="0" distB="0" distL="0" distR="0" wp14:anchorId="3F657846" wp14:editId="68A96B3F">
            <wp:extent cx="2768707" cy="2162175"/>
            <wp:effectExtent l="19050" t="1905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77295" cy="2168882"/>
                    </a:xfrm>
                    <a:prstGeom prst="rect">
                      <a:avLst/>
                    </a:prstGeom>
                    <a:ln>
                      <a:solidFill>
                        <a:schemeClr val="tx1"/>
                      </a:solidFill>
                    </a:ln>
                  </pic:spPr>
                </pic:pic>
              </a:graphicData>
            </a:graphic>
          </wp:inline>
        </w:drawing>
      </w:r>
    </w:p>
    <w:p w14:paraId="456961BE" w14:textId="33C1E9EF" w:rsidR="00FF511D" w:rsidRDefault="00FF511D" w:rsidP="00FF511D">
      <w:pPr>
        <w:pStyle w:val="Caption"/>
        <w:rPr>
          <w:color w:val="auto"/>
          <w:sz w:val="24"/>
          <w:szCs w:val="24"/>
        </w:rPr>
      </w:pPr>
      <w:r w:rsidRPr="00FF511D">
        <w:rPr>
          <w:color w:val="auto"/>
          <w:sz w:val="24"/>
          <w:szCs w:val="24"/>
        </w:rPr>
        <w:t xml:space="preserve">Figure 4. </w:t>
      </w:r>
      <w:r w:rsidRPr="00FF511D">
        <w:rPr>
          <w:color w:val="auto"/>
          <w:sz w:val="24"/>
          <w:szCs w:val="24"/>
        </w:rPr>
        <w:fldChar w:fldCharType="begin"/>
      </w:r>
      <w:r w:rsidRPr="00FF511D">
        <w:rPr>
          <w:color w:val="auto"/>
          <w:sz w:val="24"/>
          <w:szCs w:val="24"/>
        </w:rPr>
        <w:instrText xml:space="preserve"> SEQ Figure_4. \* ARABIC </w:instrText>
      </w:r>
      <w:r w:rsidRPr="00FF511D">
        <w:rPr>
          <w:color w:val="auto"/>
          <w:sz w:val="24"/>
          <w:szCs w:val="24"/>
        </w:rPr>
        <w:fldChar w:fldCharType="separate"/>
      </w:r>
      <w:r w:rsidR="002B5F42">
        <w:rPr>
          <w:noProof/>
          <w:color w:val="auto"/>
          <w:sz w:val="24"/>
          <w:szCs w:val="24"/>
        </w:rPr>
        <w:t>29</w:t>
      </w:r>
      <w:r w:rsidRPr="00FF511D">
        <w:rPr>
          <w:color w:val="auto"/>
          <w:sz w:val="24"/>
          <w:szCs w:val="24"/>
        </w:rPr>
        <w:fldChar w:fldCharType="end"/>
      </w:r>
      <w:r w:rsidRPr="00FF511D">
        <w:rPr>
          <w:color w:val="auto"/>
          <w:sz w:val="24"/>
          <w:szCs w:val="24"/>
        </w:rPr>
        <w:t>:Selecting Git Path environment</w:t>
      </w:r>
    </w:p>
    <w:p w14:paraId="014B587A" w14:textId="3E27F44C" w:rsidR="00FF511D" w:rsidRDefault="001D6AF5">
      <w:pPr>
        <w:pStyle w:val="ListParagraph"/>
        <w:numPr>
          <w:ilvl w:val="0"/>
          <w:numId w:val="68"/>
        </w:numPr>
        <w:spacing w:line="360" w:lineRule="auto"/>
      </w:pPr>
      <w:r>
        <w:lastRenderedPageBreak/>
        <w:t>Continue to click Next (Leave the default options selected). Once complete run the git – version/git version. You will see the new version installed.</w:t>
      </w:r>
    </w:p>
    <w:p w14:paraId="16592D68" w14:textId="77777777" w:rsidR="001D6AF5" w:rsidRDefault="001D6AF5" w:rsidP="005F1B37">
      <w:pPr>
        <w:pStyle w:val="ListParagraph"/>
        <w:keepNext/>
        <w:ind w:left="0"/>
      </w:pPr>
      <w:r w:rsidRPr="001D6AF5">
        <w:rPr>
          <w:noProof/>
        </w:rPr>
        <w:drawing>
          <wp:inline distT="0" distB="0" distL="0" distR="0" wp14:anchorId="1A729508" wp14:editId="128980B2">
            <wp:extent cx="5553850" cy="1619476"/>
            <wp:effectExtent l="19050" t="1905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53850" cy="1619476"/>
                    </a:xfrm>
                    <a:prstGeom prst="rect">
                      <a:avLst/>
                    </a:prstGeom>
                    <a:ln>
                      <a:solidFill>
                        <a:schemeClr val="tx1"/>
                      </a:solidFill>
                    </a:ln>
                  </pic:spPr>
                </pic:pic>
              </a:graphicData>
            </a:graphic>
          </wp:inline>
        </w:drawing>
      </w:r>
    </w:p>
    <w:p w14:paraId="1DD3D144" w14:textId="75118B48" w:rsidR="001D6AF5" w:rsidRPr="001D6AF5" w:rsidRDefault="001D6AF5" w:rsidP="001D6AF5">
      <w:pPr>
        <w:pStyle w:val="Caption"/>
        <w:rPr>
          <w:i w:val="0"/>
          <w:iCs w:val="0"/>
          <w:color w:val="auto"/>
          <w:sz w:val="24"/>
          <w:szCs w:val="24"/>
        </w:rPr>
      </w:pPr>
      <w:r w:rsidRPr="001D6AF5">
        <w:rPr>
          <w:i w:val="0"/>
          <w:iCs w:val="0"/>
          <w:color w:val="auto"/>
          <w:sz w:val="24"/>
          <w:szCs w:val="24"/>
        </w:rPr>
        <w:t xml:space="preserve">Figure 4. </w:t>
      </w:r>
      <w:r w:rsidRPr="001D6AF5">
        <w:rPr>
          <w:i w:val="0"/>
          <w:iCs w:val="0"/>
          <w:color w:val="auto"/>
          <w:sz w:val="24"/>
          <w:szCs w:val="24"/>
        </w:rPr>
        <w:fldChar w:fldCharType="begin"/>
      </w:r>
      <w:r w:rsidRPr="001D6AF5">
        <w:rPr>
          <w:i w:val="0"/>
          <w:iCs w:val="0"/>
          <w:color w:val="auto"/>
          <w:sz w:val="24"/>
          <w:szCs w:val="24"/>
        </w:rPr>
        <w:instrText xml:space="preserve"> SEQ Figure_4. \* ARABIC </w:instrText>
      </w:r>
      <w:r w:rsidRPr="001D6AF5">
        <w:rPr>
          <w:i w:val="0"/>
          <w:iCs w:val="0"/>
          <w:color w:val="auto"/>
          <w:sz w:val="24"/>
          <w:szCs w:val="24"/>
        </w:rPr>
        <w:fldChar w:fldCharType="separate"/>
      </w:r>
      <w:r w:rsidR="002B5F42">
        <w:rPr>
          <w:i w:val="0"/>
          <w:iCs w:val="0"/>
          <w:noProof/>
          <w:color w:val="auto"/>
          <w:sz w:val="24"/>
          <w:szCs w:val="24"/>
        </w:rPr>
        <w:t>30</w:t>
      </w:r>
      <w:r w:rsidRPr="001D6AF5">
        <w:rPr>
          <w:i w:val="0"/>
          <w:iCs w:val="0"/>
          <w:color w:val="auto"/>
          <w:sz w:val="24"/>
          <w:szCs w:val="24"/>
        </w:rPr>
        <w:fldChar w:fldCharType="end"/>
      </w:r>
      <w:r w:rsidRPr="001D6AF5">
        <w:rPr>
          <w:i w:val="0"/>
          <w:iCs w:val="0"/>
          <w:color w:val="auto"/>
          <w:sz w:val="24"/>
          <w:szCs w:val="24"/>
        </w:rPr>
        <w:t>:Git Version</w:t>
      </w:r>
    </w:p>
    <w:p w14:paraId="65628F50" w14:textId="66C7F9A3" w:rsidR="00FF511D" w:rsidRDefault="001D6AF5" w:rsidP="00FF511D">
      <w:pPr>
        <w:rPr>
          <w:lang w:val="en-ZA"/>
        </w:rPr>
      </w:pPr>
      <w:r>
        <w:rPr>
          <w:lang w:val="en-ZA"/>
        </w:rPr>
        <w:t>So, you can see that, earlier, I had git version 2.37.2 and now I have installed version 2.38.1.</w:t>
      </w:r>
    </w:p>
    <w:p w14:paraId="20C0DDC6" w14:textId="67826659" w:rsidR="006610A0" w:rsidRDefault="006610A0" w:rsidP="00FF511D">
      <w:pPr>
        <w:rPr>
          <w:lang w:val="en-ZA"/>
        </w:rPr>
      </w:pPr>
      <w:r>
        <w:rPr>
          <w:lang w:val="en-ZA"/>
        </w:rPr>
        <w:t>Please take note, the version will change but at the time of writing this book, the version I installed was 2.38</w:t>
      </w:r>
      <w:r w:rsidR="00FF7428">
        <w:rPr>
          <w:lang w:val="en-ZA"/>
        </w:rPr>
        <w:t>.1</w:t>
      </w:r>
    </w:p>
    <w:p w14:paraId="282F39D0" w14:textId="36C9ABCB" w:rsidR="001D6AF5" w:rsidRDefault="001D6AF5" w:rsidP="00FF511D">
      <w:pPr>
        <w:rPr>
          <w:lang w:val="en-ZA"/>
        </w:rPr>
      </w:pPr>
    </w:p>
    <w:p w14:paraId="71D04C4E" w14:textId="403604E6" w:rsidR="001D6AF5" w:rsidRDefault="001D6AF5" w:rsidP="00FF511D">
      <w:pPr>
        <w:rPr>
          <w:b/>
          <w:bCs/>
          <w:lang w:val="en-ZA"/>
        </w:rPr>
      </w:pPr>
      <w:r w:rsidRPr="001D6AF5">
        <w:rPr>
          <w:b/>
          <w:bCs/>
          <w:lang w:val="en-ZA"/>
        </w:rPr>
        <w:t>Git configuration</w:t>
      </w:r>
    </w:p>
    <w:p w14:paraId="2D9334AA" w14:textId="444B155D" w:rsidR="00A4517D" w:rsidRPr="00E83ED6" w:rsidRDefault="00A4517D">
      <w:pPr>
        <w:numPr>
          <w:ilvl w:val="0"/>
          <w:numId w:val="69"/>
        </w:numPr>
        <w:shd w:val="clear" w:color="auto" w:fill="FFFFFF"/>
        <w:spacing w:after="264" w:line="360" w:lineRule="auto"/>
        <w:rPr>
          <w:rFonts w:ascii="Verdana" w:eastAsia="Times New Roman" w:hAnsi="Verdana" w:cs="Times New Roman"/>
          <w:color w:val="454545"/>
          <w:kern w:val="0"/>
          <w:sz w:val="29"/>
          <w:szCs w:val="29"/>
          <w:lang w:val="en-ZA" w:eastAsia="en-ZA"/>
        </w:rPr>
      </w:pPr>
      <w:r w:rsidRPr="00E83ED6">
        <w:rPr>
          <w:lang w:val="en-ZA"/>
        </w:rPr>
        <w:t xml:space="preserve">Open command line and </w:t>
      </w:r>
      <w:r w:rsidR="00E83ED6">
        <w:rPr>
          <w:lang w:val="en-ZA"/>
        </w:rPr>
        <w:t>t</w:t>
      </w:r>
      <w:r w:rsidRPr="00E83ED6">
        <w:rPr>
          <w:lang w:val="en-ZA"/>
        </w:rPr>
        <w:t>ype the following command to configure your Git username, where &lt;your name&gt; will be your GitHub username.</w:t>
      </w:r>
    </w:p>
    <w:p w14:paraId="4F762B04" w14:textId="51312567" w:rsidR="00A4517D" w:rsidRPr="00E83ED6" w:rsidRDefault="00E83ED6" w:rsidP="006610A0">
      <w:pPr>
        <w:shd w:val="clear" w:color="auto" w:fill="FFFFFF"/>
        <w:spacing w:after="264" w:line="360" w:lineRule="auto"/>
        <w:rPr>
          <w:lang w:val="en-ZA"/>
        </w:rPr>
      </w:pPr>
      <w:r w:rsidRPr="00E83ED6">
        <w:rPr>
          <w:lang w:val="en-ZA"/>
        </w:rPr>
        <w:tab/>
      </w:r>
      <w:r w:rsidR="00427358" w:rsidRPr="007646F7">
        <w:rPr>
          <w:shd w:val="clear" w:color="auto" w:fill="D9D9D9" w:themeFill="background1" w:themeFillShade="D9"/>
          <w:lang w:val="en-ZA"/>
        </w:rPr>
        <w:t>g</w:t>
      </w:r>
      <w:r w:rsidR="00A4517D" w:rsidRPr="007646F7">
        <w:rPr>
          <w:shd w:val="clear" w:color="auto" w:fill="D9D9D9" w:themeFill="background1" w:themeFillShade="D9"/>
          <w:lang w:val="en-ZA"/>
        </w:rPr>
        <w:t>it config –global user.name “</w:t>
      </w:r>
      <w:r w:rsidRPr="007646F7">
        <w:rPr>
          <w:shd w:val="clear" w:color="auto" w:fill="D9D9D9" w:themeFill="background1" w:themeFillShade="D9"/>
          <w:lang w:val="en-ZA"/>
        </w:rPr>
        <w:t>your name</w:t>
      </w:r>
      <w:r w:rsidR="00A4517D" w:rsidRPr="007646F7">
        <w:rPr>
          <w:shd w:val="clear" w:color="auto" w:fill="D9D9D9" w:themeFill="background1" w:themeFillShade="D9"/>
          <w:lang w:val="en-ZA"/>
        </w:rPr>
        <w:t>”</w:t>
      </w:r>
    </w:p>
    <w:p w14:paraId="6574B22A" w14:textId="1330EB53" w:rsidR="00E83ED6" w:rsidRPr="00E83ED6" w:rsidRDefault="00E83ED6">
      <w:pPr>
        <w:pStyle w:val="ListParagraph"/>
        <w:numPr>
          <w:ilvl w:val="0"/>
          <w:numId w:val="69"/>
        </w:numPr>
        <w:shd w:val="clear" w:color="auto" w:fill="FFFFFF"/>
        <w:spacing w:after="264" w:line="360" w:lineRule="auto"/>
        <w:rPr>
          <w:lang w:val="en-ZA"/>
        </w:rPr>
      </w:pPr>
      <w:r w:rsidRPr="00E83ED6">
        <w:rPr>
          <w:lang w:val="en-ZA"/>
        </w:rPr>
        <w:t>Add the user email by typing:</w:t>
      </w:r>
    </w:p>
    <w:p w14:paraId="56C08EEA" w14:textId="33E5E825" w:rsidR="00E83ED6" w:rsidRPr="0059761B" w:rsidRDefault="00E83ED6" w:rsidP="007646F7">
      <w:pPr>
        <w:pStyle w:val="ListParagraph"/>
        <w:shd w:val="clear" w:color="auto" w:fill="D9D9D9" w:themeFill="background1" w:themeFillShade="D9"/>
        <w:spacing w:after="264" w:line="360" w:lineRule="auto"/>
        <w:rPr>
          <w:rFonts w:ascii="Courier New" w:hAnsi="Courier New" w:cs="Courier New"/>
          <w:lang w:val="en-ZA"/>
        </w:rPr>
      </w:pPr>
      <w:r w:rsidRPr="0059761B">
        <w:rPr>
          <w:rFonts w:ascii="Courier New" w:hAnsi="Courier New" w:cs="Courier New"/>
          <w:lang w:val="en-ZA"/>
        </w:rPr>
        <w:t>git config –global user.email “your_email-address”</w:t>
      </w:r>
    </w:p>
    <w:p w14:paraId="16079276" w14:textId="7C4E0700" w:rsidR="00E83ED6" w:rsidRPr="00E83ED6" w:rsidRDefault="00E83ED6">
      <w:pPr>
        <w:pStyle w:val="ListParagraph"/>
        <w:numPr>
          <w:ilvl w:val="0"/>
          <w:numId w:val="69"/>
        </w:numPr>
        <w:shd w:val="clear" w:color="auto" w:fill="FFFFFF"/>
        <w:spacing w:after="264" w:line="360" w:lineRule="auto"/>
        <w:rPr>
          <w:lang w:val="en-ZA"/>
        </w:rPr>
      </w:pPr>
      <w:r w:rsidRPr="00E83ED6">
        <w:rPr>
          <w:lang w:val="en-ZA"/>
        </w:rPr>
        <w:t>To check if the configuration is successful, type the following command:</w:t>
      </w:r>
    </w:p>
    <w:p w14:paraId="586F7D57" w14:textId="6E87B733" w:rsidR="00E83ED6" w:rsidRPr="0059761B" w:rsidRDefault="00E83ED6" w:rsidP="006610A0">
      <w:pPr>
        <w:pStyle w:val="ListParagraph"/>
        <w:shd w:val="clear" w:color="auto" w:fill="FFFFFF"/>
        <w:spacing w:after="264" w:line="360" w:lineRule="auto"/>
        <w:rPr>
          <w:rFonts w:ascii="Courier New" w:hAnsi="Courier New" w:cs="Courier New"/>
          <w:lang w:val="en-ZA"/>
        </w:rPr>
      </w:pPr>
      <w:r w:rsidRPr="0059761B">
        <w:rPr>
          <w:rFonts w:ascii="Courier New" w:hAnsi="Courier New" w:cs="Courier New"/>
          <w:lang w:val="en-ZA"/>
        </w:rPr>
        <w:t xml:space="preserve">git config </w:t>
      </w:r>
      <w:r w:rsidR="0059761B" w:rsidRPr="0059761B">
        <w:rPr>
          <w:rFonts w:ascii="Courier New" w:hAnsi="Courier New" w:cs="Courier New"/>
          <w:lang w:val="en-ZA"/>
        </w:rPr>
        <w:t>--</w:t>
      </w:r>
      <w:r w:rsidRPr="0059761B">
        <w:rPr>
          <w:rFonts w:ascii="Courier New" w:hAnsi="Courier New" w:cs="Courier New"/>
          <w:lang w:val="en-ZA"/>
        </w:rPr>
        <w:t>list</w:t>
      </w:r>
    </w:p>
    <w:p w14:paraId="1AF0F6D9" w14:textId="07E44668" w:rsidR="00E83ED6" w:rsidRDefault="00E83ED6" w:rsidP="006610A0">
      <w:pPr>
        <w:pStyle w:val="ListParagraph"/>
        <w:shd w:val="clear" w:color="auto" w:fill="FFFFFF"/>
        <w:spacing w:after="264" w:line="360" w:lineRule="auto"/>
        <w:rPr>
          <w:lang w:val="en-ZA"/>
        </w:rPr>
      </w:pPr>
      <w:r w:rsidRPr="00E83ED6">
        <w:rPr>
          <w:lang w:val="en-ZA"/>
        </w:rPr>
        <w:t>You will see the username and email that you used to configure your Git.</w:t>
      </w:r>
    </w:p>
    <w:p w14:paraId="5B6DB2D6" w14:textId="4DD5CCF3" w:rsidR="00455389" w:rsidRDefault="00455389">
      <w:pPr>
        <w:pStyle w:val="ListParagraph"/>
        <w:numPr>
          <w:ilvl w:val="0"/>
          <w:numId w:val="69"/>
        </w:numPr>
        <w:shd w:val="clear" w:color="auto" w:fill="FFFFFF"/>
        <w:spacing w:after="264" w:line="360" w:lineRule="auto"/>
        <w:rPr>
          <w:lang w:val="en-ZA"/>
        </w:rPr>
      </w:pPr>
      <w:r>
        <w:rPr>
          <w:lang w:val="en-ZA"/>
        </w:rPr>
        <w:t>The last import</w:t>
      </w:r>
      <w:r w:rsidR="0059761B">
        <w:rPr>
          <w:lang w:val="en-ZA"/>
        </w:rPr>
        <w:t>ant</w:t>
      </w:r>
      <w:r>
        <w:rPr>
          <w:lang w:val="en-ZA"/>
        </w:rPr>
        <w:t xml:space="preserve"> thing is to go to </w:t>
      </w:r>
      <w:r w:rsidR="0059761B">
        <w:rPr>
          <w:lang w:val="en-ZA"/>
        </w:rPr>
        <w:t>GitHub</w:t>
      </w:r>
      <w:r>
        <w:rPr>
          <w:lang w:val="en-ZA"/>
        </w:rPr>
        <w:t xml:space="preserve"> and </w:t>
      </w:r>
      <w:r w:rsidR="0059761B">
        <w:rPr>
          <w:lang w:val="en-ZA"/>
        </w:rPr>
        <w:t>sign up for</w:t>
      </w:r>
      <w:r>
        <w:rPr>
          <w:lang w:val="en-ZA"/>
        </w:rPr>
        <w:t xml:space="preserve"> an account. Remember the email address you used must be same so that your Git on your machine is linked to your </w:t>
      </w:r>
      <w:r w:rsidR="0059761B">
        <w:rPr>
          <w:lang w:val="en-ZA"/>
        </w:rPr>
        <w:t>GitHub</w:t>
      </w:r>
      <w:r>
        <w:rPr>
          <w:lang w:val="en-ZA"/>
        </w:rPr>
        <w:t xml:space="preserve"> account.</w:t>
      </w:r>
    </w:p>
    <w:p w14:paraId="6F1093EC" w14:textId="77777777" w:rsidR="002B5F42" w:rsidRDefault="00FB6826" w:rsidP="00FB6826">
      <w:pPr>
        <w:shd w:val="clear" w:color="auto" w:fill="FFFFFF"/>
        <w:spacing w:after="264"/>
        <w:rPr>
          <w:lang w:val="en-ZA"/>
        </w:rPr>
      </w:pPr>
      <w:r>
        <w:rPr>
          <w:lang w:val="en-ZA"/>
        </w:rPr>
        <w:t>When you are done setting up your git, execute the following command to see that your username and email has been successfully configured</w:t>
      </w:r>
      <w:r w:rsidR="002B5F42">
        <w:rPr>
          <w:lang w:val="en-ZA"/>
        </w:rPr>
        <w:t>:</w:t>
      </w:r>
    </w:p>
    <w:p w14:paraId="439A2549" w14:textId="0758896C" w:rsidR="002B5F42" w:rsidRDefault="002B5F42" w:rsidP="002B5F42">
      <w:pPr>
        <w:shd w:val="clear" w:color="auto" w:fill="D9D9D9" w:themeFill="background1" w:themeFillShade="D9"/>
        <w:spacing w:after="264"/>
        <w:rPr>
          <w:lang w:val="en-ZA"/>
        </w:rPr>
      </w:pPr>
      <w:r>
        <w:rPr>
          <w:lang w:val="en-ZA"/>
        </w:rPr>
        <w:t>git config --list</w:t>
      </w:r>
    </w:p>
    <w:p w14:paraId="1E245DA5" w14:textId="29C5DE89" w:rsidR="00FB6826" w:rsidRDefault="00FB6826" w:rsidP="00FB6826">
      <w:pPr>
        <w:shd w:val="clear" w:color="auto" w:fill="FFFFFF"/>
        <w:spacing w:after="264"/>
        <w:rPr>
          <w:lang w:val="en-ZA"/>
        </w:rPr>
      </w:pPr>
      <w:r>
        <w:rPr>
          <w:lang w:val="en-ZA"/>
        </w:rPr>
        <w:t>In my case my output shows as follows.</w:t>
      </w:r>
    </w:p>
    <w:p w14:paraId="1F7BD8CB" w14:textId="77777777" w:rsidR="002B5F42" w:rsidRDefault="002B5F42" w:rsidP="002B5F42">
      <w:pPr>
        <w:keepNext/>
        <w:shd w:val="clear" w:color="auto" w:fill="FFFFFF"/>
        <w:spacing w:after="264"/>
      </w:pPr>
      <w:r w:rsidRPr="002B5F42">
        <w:rPr>
          <w:noProof/>
          <w:lang w:val="en-ZA"/>
        </w:rPr>
        <w:lastRenderedPageBreak/>
        <w:drawing>
          <wp:inline distT="0" distB="0" distL="0" distR="0" wp14:anchorId="72147784" wp14:editId="2100174D">
            <wp:extent cx="5731510" cy="1986915"/>
            <wp:effectExtent l="0" t="0" r="2540" b="0"/>
            <wp:docPr id="52281" name="Picture 522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1" name="Picture 52281" descr="Text&#10;&#10;Description automatically generated"/>
                    <pic:cNvPicPr/>
                  </pic:nvPicPr>
                  <pic:blipFill>
                    <a:blip r:embed="rId71"/>
                    <a:stretch>
                      <a:fillRect/>
                    </a:stretch>
                  </pic:blipFill>
                  <pic:spPr>
                    <a:xfrm>
                      <a:off x="0" y="0"/>
                      <a:ext cx="5731510" cy="1986915"/>
                    </a:xfrm>
                    <a:prstGeom prst="rect">
                      <a:avLst/>
                    </a:prstGeom>
                  </pic:spPr>
                </pic:pic>
              </a:graphicData>
            </a:graphic>
          </wp:inline>
        </w:drawing>
      </w:r>
    </w:p>
    <w:p w14:paraId="26F6F03C" w14:textId="515539ED" w:rsidR="002B5F42" w:rsidRPr="002B5F42" w:rsidRDefault="002B5F42" w:rsidP="002B5F42">
      <w:pPr>
        <w:pStyle w:val="Caption"/>
        <w:rPr>
          <w:i w:val="0"/>
          <w:iCs w:val="0"/>
          <w:color w:val="auto"/>
          <w:sz w:val="24"/>
          <w:szCs w:val="24"/>
          <w:lang w:val="en-ZA"/>
        </w:rPr>
      </w:pPr>
      <w:r w:rsidRPr="002B5F42">
        <w:rPr>
          <w:i w:val="0"/>
          <w:iCs w:val="0"/>
          <w:color w:val="auto"/>
          <w:sz w:val="24"/>
          <w:szCs w:val="24"/>
        </w:rPr>
        <w:t xml:space="preserve">Figure 4. </w:t>
      </w:r>
      <w:r w:rsidRPr="002B5F42">
        <w:rPr>
          <w:i w:val="0"/>
          <w:iCs w:val="0"/>
          <w:color w:val="auto"/>
          <w:sz w:val="24"/>
          <w:szCs w:val="24"/>
        </w:rPr>
        <w:fldChar w:fldCharType="begin"/>
      </w:r>
      <w:r w:rsidRPr="002B5F42">
        <w:rPr>
          <w:i w:val="0"/>
          <w:iCs w:val="0"/>
          <w:color w:val="auto"/>
          <w:sz w:val="24"/>
          <w:szCs w:val="24"/>
        </w:rPr>
        <w:instrText xml:space="preserve"> SEQ Figure_4. \* ARABIC </w:instrText>
      </w:r>
      <w:r w:rsidRPr="002B5F42">
        <w:rPr>
          <w:i w:val="0"/>
          <w:iCs w:val="0"/>
          <w:color w:val="auto"/>
          <w:sz w:val="24"/>
          <w:szCs w:val="24"/>
        </w:rPr>
        <w:fldChar w:fldCharType="separate"/>
      </w:r>
      <w:r w:rsidRPr="002B5F42">
        <w:rPr>
          <w:i w:val="0"/>
          <w:iCs w:val="0"/>
          <w:noProof/>
          <w:color w:val="auto"/>
          <w:sz w:val="24"/>
          <w:szCs w:val="24"/>
        </w:rPr>
        <w:t>31</w:t>
      </w:r>
      <w:r w:rsidRPr="002B5F42">
        <w:rPr>
          <w:i w:val="0"/>
          <w:iCs w:val="0"/>
          <w:color w:val="auto"/>
          <w:sz w:val="24"/>
          <w:szCs w:val="24"/>
        </w:rPr>
        <w:fldChar w:fldCharType="end"/>
      </w:r>
      <w:r w:rsidRPr="002B5F42">
        <w:rPr>
          <w:i w:val="0"/>
          <w:iCs w:val="0"/>
          <w:color w:val="auto"/>
          <w:sz w:val="24"/>
          <w:szCs w:val="24"/>
        </w:rPr>
        <w:t>: Git config output</w:t>
      </w:r>
    </w:p>
    <w:p w14:paraId="31EA5C1C" w14:textId="0FAD6B4A" w:rsidR="00FB6826" w:rsidRPr="00FB6826" w:rsidRDefault="002B5F42" w:rsidP="002B5F42">
      <w:pPr>
        <w:shd w:val="clear" w:color="auto" w:fill="FFFFFF"/>
        <w:spacing w:after="264" w:line="360" w:lineRule="auto"/>
        <w:rPr>
          <w:lang w:val="en-ZA"/>
        </w:rPr>
      </w:pPr>
      <w:r>
        <w:rPr>
          <w:lang w:val="en-ZA"/>
        </w:rPr>
        <w:t>The last 2 lines at the bottom of Figure 4.31 shows my git name and my git email which I used. In your case, your output must reflect the username and password which you used.</w:t>
      </w:r>
    </w:p>
    <w:p w14:paraId="702CC0C7" w14:textId="0A78F24B" w:rsidR="00E83ED6" w:rsidRPr="00E83ED6" w:rsidRDefault="00E83ED6" w:rsidP="00E83ED6">
      <w:pPr>
        <w:rPr>
          <w:b/>
          <w:bCs/>
          <w:lang w:val="en-ZA"/>
        </w:rPr>
      </w:pPr>
      <w:r w:rsidRPr="00E83ED6">
        <w:rPr>
          <w:b/>
          <w:bCs/>
          <w:lang w:val="en-ZA"/>
        </w:rPr>
        <w:t xml:space="preserve">Pushing work into </w:t>
      </w:r>
      <w:r w:rsidR="00455389" w:rsidRPr="00E83ED6">
        <w:rPr>
          <w:b/>
          <w:bCs/>
          <w:lang w:val="en-ZA"/>
        </w:rPr>
        <w:t>GitHub</w:t>
      </w:r>
    </w:p>
    <w:p w14:paraId="7C31A35D" w14:textId="5DB0E301" w:rsidR="00A4517D" w:rsidRDefault="00E83ED6" w:rsidP="00E83ED6">
      <w:pPr>
        <w:shd w:val="clear" w:color="auto" w:fill="FFFFFF"/>
        <w:spacing w:after="264"/>
        <w:rPr>
          <w:lang w:val="en-ZA"/>
        </w:rPr>
      </w:pPr>
      <w:r w:rsidRPr="00455389">
        <w:rPr>
          <w:lang w:val="en-ZA"/>
        </w:rPr>
        <w:t>We need to understand some commands used with git. Here are some of the common commands</w:t>
      </w:r>
    </w:p>
    <w:p w14:paraId="67C315A0" w14:textId="77777777" w:rsidR="00455389" w:rsidRPr="00455389" w:rsidRDefault="00455389" w:rsidP="00455389">
      <w:pPr>
        <w:rPr>
          <w:b/>
          <w:bCs/>
        </w:rPr>
      </w:pPr>
      <w:r w:rsidRPr="00455389">
        <w:rPr>
          <w:b/>
          <w:bCs/>
        </w:rPr>
        <w:t>Creating a Git repository</w:t>
      </w:r>
    </w:p>
    <w:p w14:paraId="3433E618" w14:textId="096342C2" w:rsidR="00E83ED6" w:rsidRDefault="00E83ED6" w:rsidP="00455389">
      <w:pPr>
        <w:shd w:val="clear" w:color="auto" w:fill="FFFFFF"/>
        <w:rPr>
          <w:lang w:val="en-ZA"/>
        </w:rPr>
      </w:pPr>
      <w:r w:rsidRPr="00455389">
        <w:rPr>
          <w:rFonts w:ascii="Courier New" w:hAnsi="Courier New" w:cs="Courier New"/>
          <w:sz w:val="23"/>
          <w:szCs w:val="23"/>
        </w:rPr>
        <w:t>git init</w:t>
      </w:r>
      <w:r w:rsidR="00455389">
        <w:rPr>
          <w:lang w:val="en-ZA"/>
        </w:rPr>
        <w:t xml:space="preserve">  </w:t>
      </w:r>
      <w:r w:rsidRPr="00455389">
        <w:rPr>
          <w:lang w:val="en-ZA"/>
        </w:rPr>
        <w:t xml:space="preserve">- </w:t>
      </w:r>
      <w:r w:rsidR="00455389" w:rsidRPr="0095083E">
        <w:rPr>
          <w:szCs w:val="24"/>
        </w:rPr>
        <w:t>initialize an existing directory as a Git repository</w:t>
      </w:r>
    </w:p>
    <w:p w14:paraId="4004B1A4" w14:textId="77777777" w:rsidR="00455389" w:rsidRDefault="00455389" w:rsidP="00455389">
      <w:pPr>
        <w:shd w:val="clear" w:color="auto" w:fill="FFFFFF"/>
        <w:rPr>
          <w:lang w:val="en-ZA"/>
        </w:rPr>
      </w:pPr>
    </w:p>
    <w:p w14:paraId="6750E15F" w14:textId="77777777" w:rsidR="00455389" w:rsidRPr="00455389" w:rsidRDefault="00455389" w:rsidP="00455389">
      <w:pPr>
        <w:rPr>
          <w:rFonts w:eastAsia="Times New Roman"/>
          <w:b/>
          <w:bCs/>
          <w:kern w:val="0"/>
          <w:lang w:val="en-ZA" w:eastAsia="en-ZA"/>
        </w:rPr>
      </w:pPr>
      <w:r w:rsidRPr="00455389">
        <w:rPr>
          <w:b/>
          <w:bCs/>
        </w:rPr>
        <w:t>git add</w:t>
      </w:r>
    </w:p>
    <w:p w14:paraId="106010CC" w14:textId="4473244C" w:rsidR="00455389" w:rsidRPr="0095083E" w:rsidRDefault="00455389" w:rsidP="0095083E">
      <w:pPr>
        <w:shd w:val="clear" w:color="auto" w:fill="FFFFFF"/>
        <w:rPr>
          <w:szCs w:val="24"/>
        </w:rPr>
      </w:pPr>
      <w:r w:rsidRPr="0095083E">
        <w:rPr>
          <w:szCs w:val="24"/>
        </w:rPr>
        <w:t>Adds files in the to the staging area for Git. Before a file is available to commit to a repository, the file needs to be added to the Git index (staging area). You can add specific file buy using:</w:t>
      </w:r>
    </w:p>
    <w:p w14:paraId="359680AF" w14:textId="276E6088" w:rsidR="00455389" w:rsidRPr="0095083E" w:rsidRDefault="00455389" w:rsidP="007646F7">
      <w:pPr>
        <w:shd w:val="clear" w:color="auto" w:fill="D9D9D9" w:themeFill="background1" w:themeFillShade="D9"/>
        <w:rPr>
          <w:rFonts w:ascii="Courier New" w:hAnsi="Courier New" w:cs="Courier New"/>
          <w:sz w:val="23"/>
          <w:szCs w:val="23"/>
        </w:rPr>
      </w:pPr>
      <w:r w:rsidRPr="0095083E">
        <w:rPr>
          <w:rFonts w:ascii="Courier New" w:hAnsi="Courier New" w:cs="Courier New"/>
          <w:sz w:val="23"/>
          <w:szCs w:val="23"/>
        </w:rPr>
        <w:t>git add &lt;filenames&gt;</w:t>
      </w:r>
    </w:p>
    <w:p w14:paraId="441A79BE" w14:textId="51E2923F" w:rsidR="00455389" w:rsidRPr="0095083E" w:rsidRDefault="00455389" w:rsidP="0095083E">
      <w:pPr>
        <w:shd w:val="clear" w:color="auto" w:fill="FFFFFF"/>
        <w:rPr>
          <w:szCs w:val="24"/>
        </w:rPr>
      </w:pPr>
      <w:r w:rsidRPr="0095083E">
        <w:rPr>
          <w:szCs w:val="24"/>
        </w:rPr>
        <w:t>Or you can add all the files in the directory by using:</w:t>
      </w:r>
    </w:p>
    <w:p w14:paraId="7C114DAE" w14:textId="5079F64E" w:rsidR="00455389" w:rsidRPr="00455389" w:rsidRDefault="00455389" w:rsidP="007646F7">
      <w:pPr>
        <w:shd w:val="clear" w:color="auto" w:fill="D9D9D9" w:themeFill="background1" w:themeFillShade="D9"/>
        <w:spacing w:after="264"/>
        <w:rPr>
          <w:rFonts w:ascii="Courier New" w:hAnsi="Courier New" w:cs="Courier New"/>
          <w:sz w:val="23"/>
          <w:szCs w:val="23"/>
        </w:rPr>
      </w:pPr>
      <w:r w:rsidRPr="00455389">
        <w:rPr>
          <w:rFonts w:ascii="Courier New" w:hAnsi="Courier New" w:cs="Courier New"/>
          <w:sz w:val="23"/>
          <w:szCs w:val="23"/>
        </w:rPr>
        <w:t>git add .</w:t>
      </w:r>
    </w:p>
    <w:p w14:paraId="71EAF150" w14:textId="5D38883E" w:rsidR="00455389" w:rsidRDefault="00455389" w:rsidP="00455389">
      <w:pPr>
        <w:rPr>
          <w:sz w:val="23"/>
          <w:szCs w:val="23"/>
        </w:rPr>
      </w:pPr>
    </w:p>
    <w:p w14:paraId="42C8827E" w14:textId="77777777" w:rsidR="00455389" w:rsidRPr="00455389" w:rsidRDefault="00455389" w:rsidP="00455389">
      <w:pPr>
        <w:rPr>
          <w:b/>
          <w:bCs/>
        </w:rPr>
      </w:pPr>
      <w:r w:rsidRPr="00455389">
        <w:rPr>
          <w:b/>
          <w:bCs/>
        </w:rPr>
        <w:t>git commit</w:t>
      </w:r>
    </w:p>
    <w:p w14:paraId="1BA4447E" w14:textId="37CD9592" w:rsidR="00455389" w:rsidRPr="0095083E" w:rsidRDefault="00455389" w:rsidP="00455389">
      <w:pPr>
        <w:shd w:val="clear" w:color="auto" w:fill="FFFFFF"/>
        <w:rPr>
          <w:szCs w:val="24"/>
        </w:rPr>
      </w:pPr>
      <w:r w:rsidRPr="0095083E">
        <w:rPr>
          <w:szCs w:val="24"/>
        </w:rPr>
        <w:t xml:space="preserve">Record the changes made to the files to a local repository. For easy reference, each commit has a unique ID and the identifier -m is used to attach a message </w:t>
      </w:r>
      <w:r w:rsidR="00C87CD1" w:rsidRPr="0095083E">
        <w:rPr>
          <w:szCs w:val="24"/>
        </w:rPr>
        <w:t>e.g.</w:t>
      </w:r>
    </w:p>
    <w:p w14:paraId="15A2D9E1" w14:textId="64EFCD0A" w:rsidR="00455389" w:rsidRDefault="00455389" w:rsidP="007646F7">
      <w:pPr>
        <w:shd w:val="clear" w:color="auto" w:fill="D9D9D9" w:themeFill="background1" w:themeFillShade="D9"/>
        <w:spacing w:after="264"/>
        <w:rPr>
          <w:rFonts w:ascii="Courier New" w:hAnsi="Courier New" w:cs="Courier New"/>
          <w:sz w:val="23"/>
          <w:szCs w:val="23"/>
        </w:rPr>
      </w:pPr>
      <w:r w:rsidRPr="00455389">
        <w:rPr>
          <w:rFonts w:ascii="Courier New" w:hAnsi="Courier New" w:cs="Courier New"/>
          <w:sz w:val="23"/>
          <w:szCs w:val="23"/>
        </w:rPr>
        <w:t>git commit -m “second push”</w:t>
      </w:r>
    </w:p>
    <w:p w14:paraId="5E99F204" w14:textId="66804A3A" w:rsidR="00C87CD1" w:rsidRPr="00E93927" w:rsidRDefault="00C87CD1" w:rsidP="00E93927">
      <w:pPr>
        <w:rPr>
          <w:b/>
          <w:bCs/>
        </w:rPr>
      </w:pPr>
      <w:r w:rsidRPr="00E93927">
        <w:rPr>
          <w:b/>
          <w:bCs/>
        </w:rPr>
        <w:t>git push</w:t>
      </w:r>
    </w:p>
    <w:p w14:paraId="62AC7453" w14:textId="00DF804E" w:rsidR="00E93927" w:rsidRPr="00E93927" w:rsidRDefault="00E93927" w:rsidP="00E93927">
      <w:pPr>
        <w:shd w:val="clear" w:color="auto" w:fill="FFFFFF"/>
        <w:spacing w:after="264"/>
        <w:jc w:val="both"/>
        <w:rPr>
          <w:rFonts w:cs="Times New Roman"/>
          <w:sz w:val="23"/>
          <w:szCs w:val="23"/>
        </w:rPr>
      </w:pPr>
      <w:r w:rsidRPr="00E93927">
        <w:rPr>
          <w:rFonts w:cs="Times New Roman"/>
          <w:sz w:val="23"/>
          <w:szCs w:val="23"/>
        </w:rPr>
        <w:t>Is used to push the committed changes which are now on the stagging area to the remote repository (GitHub) Once you type this command, an exact copy of the repository will be available in GitHub</w:t>
      </w:r>
    </w:p>
    <w:p w14:paraId="5FECFC16" w14:textId="77777777" w:rsidR="00E93927" w:rsidRPr="003E68B7" w:rsidRDefault="00E93927" w:rsidP="007646F7">
      <w:pPr>
        <w:shd w:val="clear" w:color="auto" w:fill="D9D9D9" w:themeFill="background1" w:themeFillShade="D9"/>
        <w:spacing w:after="264"/>
        <w:rPr>
          <w:rFonts w:ascii="Courier New" w:hAnsi="Courier New" w:cs="Courier New"/>
          <w:sz w:val="23"/>
          <w:szCs w:val="23"/>
        </w:rPr>
      </w:pPr>
      <w:r w:rsidRPr="003E68B7">
        <w:rPr>
          <w:rFonts w:ascii="Courier New" w:hAnsi="Courier New" w:cs="Courier New"/>
          <w:sz w:val="23"/>
          <w:szCs w:val="23"/>
        </w:rPr>
        <w:lastRenderedPageBreak/>
        <w:t>git push -u origin main</w:t>
      </w:r>
    </w:p>
    <w:p w14:paraId="4EDE9424" w14:textId="77777777" w:rsidR="00E93927" w:rsidRPr="0095083E" w:rsidRDefault="00E93927" w:rsidP="00E93927">
      <w:pPr>
        <w:rPr>
          <w:b/>
          <w:bCs/>
        </w:rPr>
      </w:pPr>
      <w:r w:rsidRPr="0095083E">
        <w:rPr>
          <w:b/>
          <w:bCs/>
        </w:rPr>
        <w:t>git remote</w:t>
      </w:r>
    </w:p>
    <w:p w14:paraId="4BE61054" w14:textId="3CED6051" w:rsidR="00E93927" w:rsidRPr="0095083E" w:rsidRDefault="00E93927" w:rsidP="00E93927">
      <w:pPr>
        <w:spacing w:line="240" w:lineRule="auto"/>
        <w:rPr>
          <w:rFonts w:eastAsia="Times New Roman" w:cs="Times New Roman"/>
          <w:kern w:val="0"/>
          <w:szCs w:val="24"/>
          <w:lang w:val="en-ZA" w:eastAsia="en-ZA"/>
        </w:rPr>
      </w:pPr>
      <w:r w:rsidRPr="0095083E">
        <w:rPr>
          <w:rFonts w:eastAsia="Times New Roman" w:cs="Times New Roman"/>
          <w:kern w:val="0"/>
          <w:szCs w:val="24"/>
          <w:lang w:val="en-ZA" w:eastAsia="en-ZA"/>
        </w:rPr>
        <w:t>To connect a local repository with a remote repository. A remote repository can have a name set to avoid having to remember the URL of the repository.</w:t>
      </w:r>
    </w:p>
    <w:p w14:paraId="7994C9EE" w14:textId="77777777" w:rsidR="00E93927" w:rsidRPr="0095083E" w:rsidRDefault="00E93927" w:rsidP="00E93927">
      <w:pPr>
        <w:spacing w:line="240" w:lineRule="auto"/>
        <w:rPr>
          <w:rFonts w:eastAsia="Times New Roman" w:cs="Times New Roman"/>
          <w:kern w:val="0"/>
          <w:szCs w:val="24"/>
          <w:lang w:val="en-ZA" w:eastAsia="en-ZA"/>
        </w:rPr>
      </w:pPr>
    </w:p>
    <w:p w14:paraId="0F7ED758" w14:textId="77777777" w:rsidR="00E93927" w:rsidRPr="00E93927" w:rsidRDefault="00E93927" w:rsidP="00E93927">
      <w:pPr>
        <w:spacing w:line="240" w:lineRule="auto"/>
        <w:rPr>
          <w:rFonts w:eastAsia="Times New Roman" w:cs="Times New Roman"/>
          <w:kern w:val="0"/>
          <w:szCs w:val="24"/>
          <w:lang w:val="en-ZA" w:eastAsia="en-ZA"/>
        </w:rPr>
      </w:pPr>
      <w:r w:rsidRPr="00E93927">
        <w:rPr>
          <w:rFonts w:eastAsia="Times New Roman" w:cs="Times New Roman"/>
          <w:kern w:val="0"/>
          <w:szCs w:val="24"/>
          <w:lang w:val="en-ZA" w:eastAsia="en-ZA"/>
        </w:rPr>
        <w:t># Add remote repository</w:t>
      </w:r>
    </w:p>
    <w:p w14:paraId="1017FFCC" w14:textId="74A925C2" w:rsidR="00E93927" w:rsidRPr="0095083E" w:rsidRDefault="00E93927" w:rsidP="007646F7">
      <w:pPr>
        <w:shd w:val="clear" w:color="auto" w:fill="D9D9D9" w:themeFill="background1" w:themeFillShade="D9"/>
        <w:spacing w:after="264"/>
        <w:rPr>
          <w:rFonts w:ascii="Courier New" w:hAnsi="Courier New" w:cs="Courier New"/>
          <w:sz w:val="23"/>
          <w:szCs w:val="23"/>
        </w:rPr>
      </w:pPr>
      <w:r w:rsidRPr="00E93927">
        <w:rPr>
          <w:rFonts w:ascii="Courier New" w:hAnsi="Courier New" w:cs="Courier New"/>
          <w:sz w:val="23"/>
          <w:szCs w:val="23"/>
        </w:rPr>
        <w:t>git remote &lt;command&gt; &lt;remote_name&gt; &lt;remote_URL&gt;</w:t>
      </w:r>
    </w:p>
    <w:p w14:paraId="3B4C0853" w14:textId="77777777" w:rsidR="00E93927" w:rsidRPr="0095083E" w:rsidRDefault="00E93927" w:rsidP="00E93927">
      <w:pPr>
        <w:spacing w:line="240" w:lineRule="auto"/>
        <w:rPr>
          <w:rFonts w:eastAsia="Times New Roman" w:cs="Times New Roman"/>
          <w:kern w:val="0"/>
          <w:szCs w:val="24"/>
          <w:lang w:val="en-ZA" w:eastAsia="en-ZA"/>
        </w:rPr>
      </w:pPr>
      <w:r w:rsidRPr="0095083E">
        <w:rPr>
          <w:rFonts w:eastAsia="Times New Roman" w:cs="Times New Roman"/>
          <w:kern w:val="0"/>
          <w:szCs w:val="24"/>
          <w:lang w:val="en-ZA" w:eastAsia="en-ZA"/>
        </w:rPr>
        <w:t xml:space="preserve">example: </w:t>
      </w:r>
    </w:p>
    <w:p w14:paraId="26819C3F" w14:textId="6EE81E6F" w:rsidR="00E93927" w:rsidRPr="0095083E" w:rsidRDefault="00E93927" w:rsidP="007646F7">
      <w:pPr>
        <w:pStyle w:val="HTMLPreformatted"/>
        <w:shd w:val="clear" w:color="auto" w:fill="D9D9D9" w:themeFill="background1" w:themeFillShade="D9"/>
        <w:rPr>
          <w:rFonts w:ascii="Consolas" w:hAnsi="Consolas"/>
          <w:sz w:val="21"/>
          <w:szCs w:val="21"/>
        </w:rPr>
      </w:pPr>
      <w:r w:rsidRPr="0095083E">
        <w:rPr>
          <w:rStyle w:val="user-select-contain"/>
          <w:rFonts w:ascii="Consolas" w:hAnsi="Consolas"/>
          <w:sz w:val="21"/>
          <w:szCs w:val="21"/>
        </w:rPr>
        <w:t>git remote add origin https://github.com/gpdzvapatsva/testing_repo.git</w:t>
      </w:r>
    </w:p>
    <w:p w14:paraId="03BCEAC3" w14:textId="77777777" w:rsidR="00E93927" w:rsidRPr="00E93927" w:rsidRDefault="00E93927" w:rsidP="00E93927">
      <w:pPr>
        <w:spacing w:line="240" w:lineRule="auto"/>
        <w:rPr>
          <w:rFonts w:ascii="Arial" w:eastAsia="Times New Roman" w:hAnsi="Arial" w:cs="Arial"/>
          <w:kern w:val="0"/>
          <w:sz w:val="23"/>
          <w:szCs w:val="23"/>
          <w:lang w:val="en-ZA" w:eastAsia="en-ZA"/>
        </w:rPr>
      </w:pPr>
    </w:p>
    <w:p w14:paraId="0186F06B" w14:textId="77777777" w:rsidR="00E93927" w:rsidRPr="00E93927" w:rsidRDefault="00E93927" w:rsidP="00E93927">
      <w:pPr>
        <w:spacing w:line="240" w:lineRule="auto"/>
        <w:rPr>
          <w:rFonts w:eastAsia="Times New Roman" w:cs="Times New Roman"/>
          <w:kern w:val="0"/>
          <w:szCs w:val="24"/>
          <w:lang w:val="en-ZA" w:eastAsia="en-ZA"/>
        </w:rPr>
      </w:pPr>
      <w:r w:rsidRPr="00E93927">
        <w:rPr>
          <w:rFonts w:eastAsia="Times New Roman" w:cs="Times New Roman"/>
          <w:kern w:val="0"/>
          <w:szCs w:val="24"/>
          <w:lang w:val="en-ZA" w:eastAsia="en-ZA"/>
        </w:rPr>
        <w:t># List named remote repositories</w:t>
      </w:r>
    </w:p>
    <w:p w14:paraId="61589604" w14:textId="7E754A1D" w:rsidR="00E93927" w:rsidRPr="0095083E" w:rsidRDefault="00E93927" w:rsidP="007646F7">
      <w:pPr>
        <w:shd w:val="clear" w:color="auto" w:fill="D9D9D9" w:themeFill="background1" w:themeFillShade="D9"/>
        <w:spacing w:after="264"/>
        <w:rPr>
          <w:rFonts w:ascii="Courier New" w:hAnsi="Courier New" w:cs="Courier New"/>
          <w:sz w:val="23"/>
          <w:szCs w:val="23"/>
        </w:rPr>
      </w:pPr>
      <w:r w:rsidRPr="0095083E">
        <w:rPr>
          <w:rFonts w:ascii="Courier New" w:hAnsi="Courier New" w:cs="Courier New"/>
          <w:sz w:val="23"/>
          <w:szCs w:val="23"/>
        </w:rPr>
        <w:t>git remote -v</w:t>
      </w:r>
    </w:p>
    <w:p w14:paraId="31BC1A38" w14:textId="77777777" w:rsidR="00E93927" w:rsidRPr="0095083E" w:rsidRDefault="00E93927" w:rsidP="00E93927">
      <w:pPr>
        <w:rPr>
          <w:b/>
          <w:bCs/>
        </w:rPr>
      </w:pPr>
      <w:r w:rsidRPr="0095083E">
        <w:rPr>
          <w:b/>
          <w:bCs/>
        </w:rPr>
        <w:t>git branch</w:t>
      </w:r>
    </w:p>
    <w:p w14:paraId="1846A180" w14:textId="77777777" w:rsidR="00E93927" w:rsidRDefault="00E93927" w:rsidP="00E93927">
      <w:pPr>
        <w:pStyle w:val="NormalWeb"/>
        <w:shd w:val="clear" w:color="auto" w:fill="FFFFFF"/>
        <w:spacing w:before="48" w:beforeAutospacing="0" w:after="240" w:afterAutospacing="0"/>
        <w:jc w:val="both"/>
        <w:textAlignment w:val="baseline"/>
        <w:rPr>
          <w:rFonts w:ascii="Arial" w:hAnsi="Arial" w:cs="Arial"/>
          <w:color w:val="222222"/>
          <w:sz w:val="23"/>
          <w:szCs w:val="23"/>
        </w:rPr>
      </w:pPr>
      <w:r w:rsidRPr="0095083E">
        <w:t>To determine what</w:t>
      </w:r>
      <w:r w:rsidRPr="00E93927">
        <w:rPr>
          <w:color w:val="222222"/>
        </w:rPr>
        <w:t xml:space="preserve"> branch the local repository is on, add a new branch, or delete a branch</w:t>
      </w:r>
      <w:r>
        <w:rPr>
          <w:rFonts w:ascii="Arial" w:hAnsi="Arial" w:cs="Arial"/>
          <w:color w:val="222222"/>
          <w:sz w:val="23"/>
          <w:szCs w:val="23"/>
        </w:rPr>
        <w:t>.</w:t>
      </w:r>
    </w:p>
    <w:p w14:paraId="2D27BE1E" w14:textId="67F96168" w:rsidR="00E93927" w:rsidRDefault="0095083E" w:rsidP="000124AE">
      <w:pPr>
        <w:shd w:val="clear" w:color="auto" w:fill="D9D9D9" w:themeFill="background1" w:themeFillShade="D9"/>
        <w:rPr>
          <w:rFonts w:cs="Times New Roman"/>
          <w:b/>
          <w:bCs/>
          <w:sz w:val="23"/>
          <w:szCs w:val="23"/>
        </w:rPr>
      </w:pPr>
      <w:r w:rsidRPr="0095083E">
        <w:rPr>
          <w:rFonts w:cs="Times New Roman"/>
          <w:b/>
          <w:bCs/>
          <w:sz w:val="23"/>
          <w:szCs w:val="23"/>
        </w:rPr>
        <w:t>EXAMPLE</w:t>
      </w:r>
      <w:r>
        <w:rPr>
          <w:rFonts w:cs="Times New Roman"/>
          <w:b/>
          <w:bCs/>
          <w:sz w:val="23"/>
          <w:szCs w:val="23"/>
        </w:rPr>
        <w:t xml:space="preserve"> 4.</w:t>
      </w:r>
      <w:r w:rsidR="007646F7">
        <w:rPr>
          <w:rFonts w:cs="Times New Roman"/>
          <w:b/>
          <w:bCs/>
          <w:sz w:val="23"/>
          <w:szCs w:val="23"/>
        </w:rPr>
        <w:t>7</w:t>
      </w:r>
    </w:p>
    <w:p w14:paraId="29557354" w14:textId="77777777" w:rsidR="007D467F" w:rsidRPr="00C379AD" w:rsidRDefault="007D467F">
      <w:pPr>
        <w:pStyle w:val="ListParagraph"/>
        <w:numPr>
          <w:ilvl w:val="0"/>
          <w:numId w:val="70"/>
        </w:numPr>
        <w:shd w:val="clear" w:color="auto" w:fill="D9D9D9" w:themeFill="background1" w:themeFillShade="D9"/>
        <w:spacing w:line="360" w:lineRule="auto"/>
        <w:rPr>
          <w:rFonts w:eastAsia="Times New Roman" w:cs="Times New Roman"/>
          <w:kern w:val="0"/>
          <w:szCs w:val="24"/>
          <w:lang w:val="en-ZA" w:eastAsia="en-ZA"/>
        </w:rPr>
      </w:pPr>
      <w:r w:rsidRPr="00C379AD">
        <w:rPr>
          <w:rFonts w:eastAsia="Times New Roman" w:cs="Times New Roman"/>
          <w:kern w:val="0"/>
          <w:szCs w:val="24"/>
          <w:lang w:val="en-ZA" w:eastAsia="en-ZA"/>
        </w:rPr>
        <w:t>Create a folder on the desktop and call it git_test.</w:t>
      </w:r>
    </w:p>
    <w:p w14:paraId="2F9C95FA" w14:textId="507F4623" w:rsidR="0095083E" w:rsidRPr="00C379AD" w:rsidRDefault="007D467F">
      <w:pPr>
        <w:pStyle w:val="ListParagraph"/>
        <w:numPr>
          <w:ilvl w:val="0"/>
          <w:numId w:val="70"/>
        </w:numPr>
        <w:shd w:val="clear" w:color="auto" w:fill="D9D9D9" w:themeFill="background1" w:themeFillShade="D9"/>
        <w:spacing w:line="360" w:lineRule="auto"/>
        <w:rPr>
          <w:rFonts w:eastAsia="Times New Roman" w:cs="Times New Roman"/>
          <w:kern w:val="0"/>
          <w:szCs w:val="24"/>
          <w:lang w:val="en-ZA" w:eastAsia="en-ZA"/>
        </w:rPr>
      </w:pPr>
      <w:r w:rsidRPr="00C379AD">
        <w:rPr>
          <w:rFonts w:eastAsia="Times New Roman" w:cs="Times New Roman"/>
          <w:kern w:val="0"/>
          <w:szCs w:val="24"/>
          <w:lang w:val="en-ZA" w:eastAsia="en-ZA"/>
        </w:rPr>
        <w:t>Let us create a C++ project called testing and save it in the git_test folder</w:t>
      </w:r>
    </w:p>
    <w:p w14:paraId="3DB29E88" w14:textId="4B3CDCC8" w:rsidR="007D467F" w:rsidRPr="00C379AD" w:rsidRDefault="007D467F">
      <w:pPr>
        <w:pStyle w:val="ListParagraph"/>
        <w:numPr>
          <w:ilvl w:val="0"/>
          <w:numId w:val="70"/>
        </w:numPr>
        <w:shd w:val="clear" w:color="auto" w:fill="D9D9D9" w:themeFill="background1" w:themeFillShade="D9"/>
        <w:spacing w:line="360" w:lineRule="auto"/>
        <w:rPr>
          <w:rFonts w:eastAsia="Times New Roman" w:cs="Times New Roman"/>
          <w:kern w:val="0"/>
          <w:szCs w:val="24"/>
          <w:lang w:val="en-ZA" w:eastAsia="en-ZA"/>
        </w:rPr>
      </w:pPr>
      <w:r w:rsidRPr="00C379AD">
        <w:rPr>
          <w:rFonts w:eastAsia="Times New Roman" w:cs="Times New Roman"/>
          <w:kern w:val="0"/>
          <w:szCs w:val="24"/>
          <w:lang w:val="en-ZA" w:eastAsia="en-ZA"/>
        </w:rPr>
        <w:t xml:space="preserve">By default, the main.cpp file shows default code for hello world. </w:t>
      </w:r>
    </w:p>
    <w:p w14:paraId="78EEBD12" w14:textId="0568608D" w:rsidR="007D467F" w:rsidRPr="00C379AD" w:rsidRDefault="007D467F">
      <w:pPr>
        <w:pStyle w:val="ListParagraph"/>
        <w:numPr>
          <w:ilvl w:val="0"/>
          <w:numId w:val="70"/>
        </w:numPr>
        <w:shd w:val="clear" w:color="auto" w:fill="D9D9D9" w:themeFill="background1" w:themeFillShade="D9"/>
        <w:spacing w:line="360" w:lineRule="auto"/>
        <w:rPr>
          <w:rFonts w:eastAsia="Times New Roman" w:cs="Times New Roman"/>
          <w:kern w:val="0"/>
          <w:szCs w:val="24"/>
          <w:lang w:val="en-ZA" w:eastAsia="en-ZA"/>
        </w:rPr>
      </w:pPr>
      <w:r w:rsidRPr="00C379AD">
        <w:rPr>
          <w:rFonts w:eastAsia="Times New Roman" w:cs="Times New Roman"/>
          <w:kern w:val="0"/>
          <w:szCs w:val="24"/>
          <w:lang w:val="en-ZA" w:eastAsia="en-ZA"/>
        </w:rPr>
        <w:t>Close the project and open the git_test folder. Type cmd in the address bar to open the git_test in command prompt. There are various ways of navigating. Do the one which works well for you.</w:t>
      </w:r>
    </w:p>
    <w:p w14:paraId="104CB381" w14:textId="41832A9B" w:rsidR="007D467F" w:rsidRPr="00C379AD" w:rsidRDefault="003E68B7">
      <w:pPr>
        <w:pStyle w:val="ListParagraph"/>
        <w:numPr>
          <w:ilvl w:val="0"/>
          <w:numId w:val="70"/>
        </w:numPr>
        <w:shd w:val="clear" w:color="auto" w:fill="D9D9D9" w:themeFill="background1" w:themeFillShade="D9"/>
        <w:spacing w:line="360" w:lineRule="auto"/>
        <w:rPr>
          <w:rFonts w:eastAsia="Times New Roman" w:cs="Times New Roman"/>
          <w:kern w:val="0"/>
          <w:szCs w:val="24"/>
          <w:lang w:val="en-ZA" w:eastAsia="en-ZA"/>
        </w:rPr>
      </w:pPr>
      <w:r w:rsidRPr="00C379AD">
        <w:rPr>
          <w:rFonts w:eastAsia="Times New Roman" w:cs="Times New Roman"/>
          <w:kern w:val="0"/>
          <w:szCs w:val="24"/>
          <w:lang w:val="en-ZA" w:eastAsia="en-ZA"/>
        </w:rPr>
        <w:t xml:space="preserve">Now initialise your folder to a git repository by typing: git init </w:t>
      </w:r>
    </w:p>
    <w:p w14:paraId="600657F2" w14:textId="0538325C" w:rsidR="00C379AD" w:rsidRPr="00C379AD" w:rsidRDefault="00C379AD">
      <w:pPr>
        <w:pStyle w:val="ListParagraph"/>
        <w:numPr>
          <w:ilvl w:val="0"/>
          <w:numId w:val="70"/>
        </w:numPr>
        <w:shd w:val="clear" w:color="auto" w:fill="D9D9D9" w:themeFill="background1" w:themeFillShade="D9"/>
        <w:spacing w:line="360" w:lineRule="auto"/>
        <w:rPr>
          <w:rFonts w:eastAsia="Times New Roman" w:cs="Times New Roman"/>
          <w:kern w:val="0"/>
          <w:szCs w:val="24"/>
          <w:lang w:val="en-ZA" w:eastAsia="en-ZA"/>
        </w:rPr>
      </w:pPr>
      <w:r w:rsidRPr="00C379AD">
        <w:rPr>
          <w:rFonts w:eastAsia="Times New Roman" w:cs="Times New Roman"/>
          <w:kern w:val="0"/>
          <w:szCs w:val="24"/>
          <w:lang w:val="en-ZA" w:eastAsia="en-ZA"/>
        </w:rPr>
        <w:t>Next add files to git repository by typing : git add .</w:t>
      </w:r>
    </w:p>
    <w:p w14:paraId="57F0A506" w14:textId="27B98FFB" w:rsidR="00C379AD" w:rsidRPr="00C379AD" w:rsidRDefault="00C379AD">
      <w:pPr>
        <w:pStyle w:val="ListParagraph"/>
        <w:numPr>
          <w:ilvl w:val="0"/>
          <w:numId w:val="70"/>
        </w:numPr>
        <w:shd w:val="clear" w:color="auto" w:fill="D9D9D9" w:themeFill="background1" w:themeFillShade="D9"/>
        <w:spacing w:line="360" w:lineRule="auto"/>
        <w:rPr>
          <w:rFonts w:eastAsia="Times New Roman" w:cs="Times New Roman"/>
          <w:kern w:val="0"/>
          <w:szCs w:val="24"/>
          <w:lang w:val="en-ZA" w:eastAsia="en-ZA"/>
        </w:rPr>
      </w:pPr>
      <w:r w:rsidRPr="00C379AD">
        <w:rPr>
          <w:rFonts w:eastAsia="Times New Roman" w:cs="Times New Roman"/>
          <w:kern w:val="0"/>
          <w:szCs w:val="24"/>
          <w:lang w:val="en-ZA" w:eastAsia="en-ZA"/>
        </w:rPr>
        <w:t>Commit changes by typing git commit -m “initial push”</w:t>
      </w:r>
    </w:p>
    <w:p w14:paraId="14D558A4" w14:textId="184DF94B" w:rsidR="00C379AD" w:rsidRPr="00C379AD" w:rsidRDefault="00C379AD" w:rsidP="007646F7">
      <w:pPr>
        <w:pStyle w:val="ListParagraph"/>
        <w:shd w:val="clear" w:color="auto" w:fill="D9D9D9" w:themeFill="background1" w:themeFillShade="D9"/>
        <w:spacing w:line="360" w:lineRule="auto"/>
        <w:rPr>
          <w:rFonts w:eastAsia="Times New Roman" w:cs="Times New Roman"/>
          <w:kern w:val="0"/>
          <w:szCs w:val="24"/>
          <w:lang w:val="en-ZA" w:eastAsia="en-ZA"/>
        </w:rPr>
      </w:pPr>
      <w:r w:rsidRPr="00C379AD">
        <w:rPr>
          <w:rFonts w:eastAsia="Times New Roman" w:cs="Times New Roman"/>
          <w:kern w:val="0"/>
          <w:szCs w:val="24"/>
          <w:lang w:val="en-ZA" w:eastAsia="en-ZA"/>
        </w:rPr>
        <w:t>Figure 4.</w:t>
      </w:r>
      <w:r w:rsidR="002B5F42">
        <w:rPr>
          <w:rFonts w:eastAsia="Times New Roman" w:cs="Times New Roman"/>
          <w:kern w:val="0"/>
          <w:szCs w:val="24"/>
          <w:lang w:val="en-ZA" w:eastAsia="en-ZA"/>
        </w:rPr>
        <w:t>32</w:t>
      </w:r>
      <w:r w:rsidRPr="00C379AD">
        <w:rPr>
          <w:rFonts w:eastAsia="Times New Roman" w:cs="Times New Roman"/>
          <w:kern w:val="0"/>
          <w:szCs w:val="24"/>
          <w:lang w:val="en-ZA" w:eastAsia="en-ZA"/>
        </w:rPr>
        <w:t xml:space="preserve"> shows all the above commands in succession</w:t>
      </w:r>
    </w:p>
    <w:p w14:paraId="02720560" w14:textId="77777777" w:rsidR="003E68B7" w:rsidRDefault="003E68B7" w:rsidP="000124AE">
      <w:pPr>
        <w:pStyle w:val="ListParagraph"/>
        <w:shd w:val="clear" w:color="auto" w:fill="D9D9D9" w:themeFill="background1" w:themeFillShade="D9"/>
        <w:rPr>
          <w:rFonts w:eastAsia="Times New Roman" w:cs="Times New Roman"/>
          <w:color w:val="222222"/>
          <w:kern w:val="0"/>
          <w:szCs w:val="24"/>
          <w:lang w:val="en-ZA" w:eastAsia="en-ZA"/>
        </w:rPr>
      </w:pPr>
    </w:p>
    <w:p w14:paraId="57768866" w14:textId="1DC5746E" w:rsidR="003E68B7" w:rsidRDefault="00C379AD" w:rsidP="000124AE">
      <w:pPr>
        <w:pStyle w:val="ListParagraph"/>
        <w:keepNext/>
        <w:shd w:val="clear" w:color="auto" w:fill="D9D9D9" w:themeFill="background1" w:themeFillShade="D9"/>
        <w:ind w:left="284"/>
      </w:pPr>
      <w:r w:rsidRPr="00C379AD">
        <w:rPr>
          <w:noProof/>
        </w:rPr>
        <w:lastRenderedPageBreak/>
        <w:drawing>
          <wp:inline distT="0" distB="0" distL="0" distR="0" wp14:anchorId="3B10541D" wp14:editId="59F19379">
            <wp:extent cx="5438775" cy="2204192"/>
            <wp:effectExtent l="19050" t="1905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48613" cy="2208179"/>
                    </a:xfrm>
                    <a:prstGeom prst="rect">
                      <a:avLst/>
                    </a:prstGeom>
                    <a:ln>
                      <a:solidFill>
                        <a:schemeClr val="tx1"/>
                      </a:solidFill>
                    </a:ln>
                  </pic:spPr>
                </pic:pic>
              </a:graphicData>
            </a:graphic>
          </wp:inline>
        </w:drawing>
      </w:r>
    </w:p>
    <w:p w14:paraId="32F99C0E" w14:textId="3036829D" w:rsidR="003E68B7" w:rsidRDefault="003E68B7" w:rsidP="000124AE">
      <w:pPr>
        <w:pStyle w:val="Caption"/>
        <w:shd w:val="clear" w:color="auto" w:fill="D9D9D9" w:themeFill="background1" w:themeFillShade="D9"/>
        <w:rPr>
          <w:i w:val="0"/>
          <w:iCs w:val="0"/>
          <w:color w:val="auto"/>
          <w:sz w:val="24"/>
          <w:szCs w:val="24"/>
        </w:rPr>
      </w:pPr>
      <w:r w:rsidRPr="003E68B7">
        <w:rPr>
          <w:i w:val="0"/>
          <w:iCs w:val="0"/>
          <w:color w:val="auto"/>
          <w:sz w:val="24"/>
          <w:szCs w:val="24"/>
        </w:rPr>
        <w:t xml:space="preserve">Figure 4. </w:t>
      </w:r>
      <w:r w:rsidRPr="003E68B7">
        <w:rPr>
          <w:i w:val="0"/>
          <w:iCs w:val="0"/>
          <w:color w:val="auto"/>
          <w:sz w:val="24"/>
          <w:szCs w:val="24"/>
        </w:rPr>
        <w:fldChar w:fldCharType="begin"/>
      </w:r>
      <w:r w:rsidRPr="003E68B7">
        <w:rPr>
          <w:i w:val="0"/>
          <w:iCs w:val="0"/>
          <w:color w:val="auto"/>
          <w:sz w:val="24"/>
          <w:szCs w:val="24"/>
        </w:rPr>
        <w:instrText xml:space="preserve"> SEQ Figure_4. \* ARABIC </w:instrText>
      </w:r>
      <w:r w:rsidRPr="003E68B7">
        <w:rPr>
          <w:i w:val="0"/>
          <w:iCs w:val="0"/>
          <w:color w:val="auto"/>
          <w:sz w:val="24"/>
          <w:szCs w:val="24"/>
        </w:rPr>
        <w:fldChar w:fldCharType="separate"/>
      </w:r>
      <w:r w:rsidR="002B5F42">
        <w:rPr>
          <w:i w:val="0"/>
          <w:iCs w:val="0"/>
          <w:noProof/>
          <w:color w:val="auto"/>
          <w:sz w:val="24"/>
          <w:szCs w:val="24"/>
        </w:rPr>
        <w:t>32</w:t>
      </w:r>
      <w:r w:rsidRPr="003E68B7">
        <w:rPr>
          <w:i w:val="0"/>
          <w:iCs w:val="0"/>
          <w:color w:val="auto"/>
          <w:sz w:val="24"/>
          <w:szCs w:val="24"/>
        </w:rPr>
        <w:fldChar w:fldCharType="end"/>
      </w:r>
      <w:r w:rsidRPr="003E68B7">
        <w:rPr>
          <w:i w:val="0"/>
          <w:iCs w:val="0"/>
          <w:color w:val="auto"/>
          <w:sz w:val="24"/>
          <w:szCs w:val="24"/>
        </w:rPr>
        <w:t>: Initialising a repository</w:t>
      </w:r>
    </w:p>
    <w:p w14:paraId="52D0580E" w14:textId="25383C1F" w:rsidR="00660E5F" w:rsidRDefault="00660E5F">
      <w:pPr>
        <w:pStyle w:val="ListParagraph"/>
        <w:numPr>
          <w:ilvl w:val="0"/>
          <w:numId w:val="71"/>
        </w:numPr>
        <w:shd w:val="clear" w:color="auto" w:fill="D9D9D9" w:themeFill="background1" w:themeFillShade="D9"/>
        <w:jc w:val="both"/>
      </w:pPr>
      <w:r>
        <w:t>Now open GitHub using the credentials you used to create an account.</w:t>
      </w:r>
    </w:p>
    <w:p w14:paraId="7967348B" w14:textId="2688B4B1" w:rsidR="00660E5F" w:rsidRDefault="00660E5F">
      <w:pPr>
        <w:pStyle w:val="ListParagraph"/>
        <w:numPr>
          <w:ilvl w:val="0"/>
          <w:numId w:val="71"/>
        </w:numPr>
        <w:shd w:val="clear" w:color="auto" w:fill="D9D9D9" w:themeFill="background1" w:themeFillShade="D9"/>
        <w:jc w:val="both"/>
      </w:pPr>
      <w:r>
        <w:t>On the left panel you will see a green button inscribed New. Click it and give a name to your remote repository. Let use c++_hello_world and hit create repository at the bottom.</w:t>
      </w:r>
    </w:p>
    <w:p w14:paraId="4A1D00E9" w14:textId="3B86927B" w:rsidR="00660E5F" w:rsidRDefault="00660E5F">
      <w:pPr>
        <w:pStyle w:val="ListParagraph"/>
        <w:numPr>
          <w:ilvl w:val="0"/>
          <w:numId w:val="71"/>
        </w:numPr>
        <w:shd w:val="clear" w:color="auto" w:fill="D9D9D9" w:themeFill="background1" w:themeFillShade="D9"/>
        <w:jc w:val="both"/>
      </w:pPr>
      <w:r w:rsidRPr="00660E5F">
        <w:t>Now you will be presented with several option of pushing your work. For the purposes of this</w:t>
      </w:r>
      <w:r>
        <w:t xml:space="preserve"> </w:t>
      </w:r>
      <w:r w:rsidRPr="00660E5F">
        <w:t>practice- select the option which says:</w:t>
      </w:r>
      <w:r>
        <w:t xml:space="preserve"> “</w:t>
      </w:r>
      <w:r w:rsidRPr="00660E5F">
        <w:t>…or push an existing repository from the command line</w:t>
      </w:r>
      <w:r>
        <w:t>”. Copy all the three lines together and paste them on the command prompt</w:t>
      </w:r>
      <w:r w:rsidR="000124AE">
        <w:t xml:space="preserve"> as shown in Figure 4:</w:t>
      </w:r>
      <w:r w:rsidR="002B5F42">
        <w:t>33</w:t>
      </w:r>
      <w:r w:rsidR="000124AE">
        <w:t xml:space="preserve"> and hit enter.</w:t>
      </w:r>
    </w:p>
    <w:p w14:paraId="6B33AD74" w14:textId="77777777" w:rsidR="000124AE" w:rsidRDefault="000124AE" w:rsidP="000124AE">
      <w:pPr>
        <w:keepNext/>
        <w:shd w:val="clear" w:color="auto" w:fill="D9D9D9" w:themeFill="background1" w:themeFillShade="D9"/>
        <w:jc w:val="center"/>
      </w:pPr>
      <w:r w:rsidRPr="000124AE">
        <w:rPr>
          <w:rFonts w:ascii="Segoe UI" w:eastAsia="Times New Roman" w:hAnsi="Segoe UI" w:cs="Segoe UI"/>
          <w:noProof/>
          <w:color w:val="24292F"/>
          <w:kern w:val="0"/>
          <w:sz w:val="30"/>
          <w:szCs w:val="30"/>
          <w:lang w:eastAsia="en-ZA"/>
        </w:rPr>
        <w:drawing>
          <wp:inline distT="0" distB="0" distL="0" distR="0" wp14:anchorId="3D14B07C" wp14:editId="6FABE79D">
            <wp:extent cx="4933950" cy="2050833"/>
            <wp:effectExtent l="19050" t="1905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68206" cy="2065072"/>
                    </a:xfrm>
                    <a:prstGeom prst="rect">
                      <a:avLst/>
                    </a:prstGeom>
                    <a:ln>
                      <a:solidFill>
                        <a:schemeClr val="tx1"/>
                      </a:solidFill>
                    </a:ln>
                  </pic:spPr>
                </pic:pic>
              </a:graphicData>
            </a:graphic>
          </wp:inline>
        </w:drawing>
      </w:r>
    </w:p>
    <w:p w14:paraId="32ADE765" w14:textId="69295632" w:rsidR="000124AE" w:rsidRPr="000124AE" w:rsidRDefault="000124AE" w:rsidP="000124AE">
      <w:pPr>
        <w:pStyle w:val="Caption"/>
        <w:shd w:val="clear" w:color="auto" w:fill="D9D9D9" w:themeFill="background1" w:themeFillShade="D9"/>
        <w:jc w:val="center"/>
        <w:rPr>
          <w:i w:val="0"/>
          <w:iCs w:val="0"/>
          <w:color w:val="auto"/>
          <w:sz w:val="24"/>
          <w:szCs w:val="24"/>
        </w:rPr>
      </w:pPr>
      <w:r w:rsidRPr="000124AE">
        <w:rPr>
          <w:i w:val="0"/>
          <w:iCs w:val="0"/>
          <w:color w:val="auto"/>
          <w:sz w:val="24"/>
          <w:szCs w:val="24"/>
        </w:rPr>
        <w:t xml:space="preserve">Figure 4. </w:t>
      </w:r>
      <w:r w:rsidRPr="000124AE">
        <w:rPr>
          <w:i w:val="0"/>
          <w:iCs w:val="0"/>
          <w:color w:val="auto"/>
          <w:sz w:val="24"/>
          <w:szCs w:val="24"/>
        </w:rPr>
        <w:fldChar w:fldCharType="begin"/>
      </w:r>
      <w:r w:rsidRPr="000124AE">
        <w:rPr>
          <w:i w:val="0"/>
          <w:iCs w:val="0"/>
          <w:color w:val="auto"/>
          <w:sz w:val="24"/>
          <w:szCs w:val="24"/>
        </w:rPr>
        <w:instrText xml:space="preserve"> SEQ Figure_4. \* ARABIC </w:instrText>
      </w:r>
      <w:r w:rsidRPr="000124AE">
        <w:rPr>
          <w:i w:val="0"/>
          <w:iCs w:val="0"/>
          <w:color w:val="auto"/>
          <w:sz w:val="24"/>
          <w:szCs w:val="24"/>
        </w:rPr>
        <w:fldChar w:fldCharType="separate"/>
      </w:r>
      <w:r w:rsidR="002B5F42">
        <w:rPr>
          <w:i w:val="0"/>
          <w:iCs w:val="0"/>
          <w:noProof/>
          <w:color w:val="auto"/>
          <w:sz w:val="24"/>
          <w:szCs w:val="24"/>
        </w:rPr>
        <w:t>33</w:t>
      </w:r>
      <w:r w:rsidRPr="000124AE">
        <w:rPr>
          <w:i w:val="0"/>
          <w:iCs w:val="0"/>
          <w:color w:val="auto"/>
          <w:sz w:val="24"/>
          <w:szCs w:val="24"/>
        </w:rPr>
        <w:fldChar w:fldCharType="end"/>
      </w:r>
      <w:r w:rsidRPr="000124AE">
        <w:rPr>
          <w:i w:val="0"/>
          <w:iCs w:val="0"/>
          <w:color w:val="auto"/>
          <w:sz w:val="24"/>
          <w:szCs w:val="24"/>
        </w:rPr>
        <w:t>: Pushing work into a GitHub</w:t>
      </w:r>
    </w:p>
    <w:p w14:paraId="66EC240D" w14:textId="24F2AECD" w:rsidR="000124AE" w:rsidRDefault="000124AE">
      <w:pPr>
        <w:pStyle w:val="ListParagraph"/>
        <w:numPr>
          <w:ilvl w:val="0"/>
          <w:numId w:val="72"/>
        </w:numPr>
        <w:shd w:val="clear" w:color="auto" w:fill="D9D9D9" w:themeFill="background1" w:themeFillShade="D9"/>
      </w:pPr>
      <w:r>
        <w:t xml:space="preserve">You will notice that a </w:t>
      </w:r>
      <w:r w:rsidR="00AF66E8">
        <w:t>URL</w:t>
      </w:r>
      <w:r>
        <w:t xml:space="preserve"> has been created for your repository. You can now share the repository with whoever wants the project. </w:t>
      </w:r>
    </w:p>
    <w:p w14:paraId="0D28AC24" w14:textId="6B51BDCF" w:rsidR="00AF66E8" w:rsidRPr="003850B4" w:rsidRDefault="00AF66E8" w:rsidP="00AF66E8">
      <w:pPr>
        <w:pStyle w:val="ListParagraph"/>
        <w:shd w:val="clear" w:color="auto" w:fill="D9D9D9" w:themeFill="background1" w:themeFillShade="D9"/>
        <w:rPr>
          <w:lang w:val="en-ZA"/>
        </w:rPr>
      </w:pPr>
      <w:r>
        <w:t>Congratulations. You have pushed your first project.</w:t>
      </w:r>
    </w:p>
    <w:p w14:paraId="6588A963" w14:textId="68293579" w:rsidR="00660E5F" w:rsidRDefault="00660E5F" w:rsidP="00660E5F"/>
    <w:p w14:paraId="0FF541BF" w14:textId="4EE7E73F" w:rsidR="00853D13" w:rsidRDefault="00853D13" w:rsidP="00660E5F"/>
    <w:p w14:paraId="319F31D5" w14:textId="77777777" w:rsidR="00853D13" w:rsidRPr="00660E5F" w:rsidRDefault="00853D13" w:rsidP="00660E5F"/>
    <w:p w14:paraId="2C9C774B" w14:textId="2C5994F9" w:rsidR="00C26BE2" w:rsidRPr="00DD0196" w:rsidRDefault="00DD0196" w:rsidP="00DD0196">
      <w:pPr>
        <w:pStyle w:val="Heading3"/>
      </w:pPr>
      <w:r w:rsidRPr="00DD0196">
        <w:lastRenderedPageBreak/>
        <w:t>4.7.10</w:t>
      </w:r>
      <w:r w:rsidRPr="00DD0196">
        <w:tab/>
      </w:r>
      <w:r w:rsidR="00C26BE2" w:rsidRPr="00DD0196">
        <w:t>Install and configure Git on Raspberry Pi</w:t>
      </w:r>
    </w:p>
    <w:p w14:paraId="63402E03" w14:textId="055F9ADB" w:rsidR="003850B4" w:rsidRDefault="003850B4" w:rsidP="00853D13">
      <w:pPr>
        <w:spacing w:line="360" w:lineRule="auto"/>
        <w:contextualSpacing/>
        <w:rPr>
          <w:rFonts w:eastAsia="Basic Roman" w:cs="Times New Roman"/>
          <w:bCs/>
          <w:color w:val="000000"/>
          <w:kern w:val="24"/>
          <w:lang w:val="en-ZA"/>
        </w:rPr>
      </w:pPr>
      <w:r w:rsidRPr="003850B4">
        <w:rPr>
          <w:rFonts w:eastAsia="Basic Roman" w:cs="Times New Roman"/>
          <w:bCs/>
          <w:color w:val="000000"/>
          <w:kern w:val="24"/>
          <w:lang w:val="en-ZA"/>
        </w:rPr>
        <w:t>Raspberry Pi 4 model comes with Git preinstalled.</w:t>
      </w:r>
      <w:r>
        <w:rPr>
          <w:rFonts w:eastAsia="Basic Roman" w:cs="Times New Roman"/>
          <w:bCs/>
          <w:color w:val="000000"/>
          <w:kern w:val="24"/>
          <w:lang w:val="en-ZA"/>
        </w:rPr>
        <w:t xml:space="preserve"> Simply run the same commands as on Windows machine as shown in Figure 4.</w:t>
      </w:r>
      <w:r w:rsidR="002B5F42">
        <w:rPr>
          <w:rFonts w:eastAsia="Basic Roman" w:cs="Times New Roman"/>
          <w:bCs/>
          <w:color w:val="000000"/>
          <w:kern w:val="24"/>
          <w:lang w:val="en-ZA"/>
        </w:rPr>
        <w:t>34</w:t>
      </w:r>
      <w:r>
        <w:rPr>
          <w:rFonts w:eastAsia="Basic Roman" w:cs="Times New Roman"/>
          <w:bCs/>
          <w:color w:val="000000"/>
          <w:kern w:val="24"/>
          <w:lang w:val="en-ZA"/>
        </w:rPr>
        <w:t>.</w:t>
      </w:r>
    </w:p>
    <w:p w14:paraId="49027800" w14:textId="77777777" w:rsidR="003850B4" w:rsidRDefault="003850B4" w:rsidP="003850B4">
      <w:pPr>
        <w:spacing w:line="240" w:lineRule="auto"/>
        <w:contextualSpacing/>
        <w:rPr>
          <w:rFonts w:eastAsia="Basic Roman" w:cs="Times New Roman"/>
          <w:bCs/>
          <w:color w:val="000000"/>
          <w:kern w:val="24"/>
          <w:lang w:val="en-ZA"/>
        </w:rPr>
      </w:pPr>
    </w:p>
    <w:p w14:paraId="50331C53" w14:textId="77777777" w:rsidR="003850B4" w:rsidRDefault="003850B4" w:rsidP="003850B4">
      <w:pPr>
        <w:keepNext/>
        <w:spacing w:line="240" w:lineRule="auto"/>
        <w:contextualSpacing/>
      </w:pPr>
      <w:r>
        <w:rPr>
          <w:noProof/>
        </w:rPr>
        <w:drawing>
          <wp:inline distT="0" distB="0" distL="0" distR="0" wp14:anchorId="6BE45B90" wp14:editId="1AFB7783">
            <wp:extent cx="5276850" cy="1681974"/>
            <wp:effectExtent l="19050" t="1905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83381" cy="1684056"/>
                    </a:xfrm>
                    <a:prstGeom prst="rect">
                      <a:avLst/>
                    </a:prstGeom>
                    <a:noFill/>
                    <a:ln>
                      <a:solidFill>
                        <a:schemeClr val="tx1"/>
                      </a:solidFill>
                    </a:ln>
                  </pic:spPr>
                </pic:pic>
              </a:graphicData>
            </a:graphic>
          </wp:inline>
        </w:drawing>
      </w:r>
    </w:p>
    <w:p w14:paraId="2B3AA739" w14:textId="7468572F" w:rsidR="003850B4" w:rsidRPr="003850B4" w:rsidRDefault="003850B4" w:rsidP="003850B4">
      <w:pPr>
        <w:pStyle w:val="Caption"/>
        <w:rPr>
          <w:rFonts w:eastAsia="Basic Roman" w:cs="Times New Roman"/>
          <w:bCs/>
          <w:i w:val="0"/>
          <w:iCs w:val="0"/>
          <w:color w:val="auto"/>
          <w:kern w:val="24"/>
          <w:sz w:val="24"/>
          <w:szCs w:val="24"/>
          <w:lang w:val="en-ZA"/>
        </w:rPr>
      </w:pPr>
      <w:r w:rsidRPr="003850B4">
        <w:rPr>
          <w:i w:val="0"/>
          <w:iCs w:val="0"/>
          <w:color w:val="auto"/>
          <w:sz w:val="24"/>
          <w:szCs w:val="24"/>
        </w:rPr>
        <w:t xml:space="preserve">Figure 4. </w:t>
      </w:r>
      <w:r w:rsidRPr="003850B4">
        <w:rPr>
          <w:i w:val="0"/>
          <w:iCs w:val="0"/>
          <w:color w:val="auto"/>
          <w:sz w:val="24"/>
          <w:szCs w:val="24"/>
        </w:rPr>
        <w:fldChar w:fldCharType="begin"/>
      </w:r>
      <w:r w:rsidRPr="003850B4">
        <w:rPr>
          <w:i w:val="0"/>
          <w:iCs w:val="0"/>
          <w:color w:val="auto"/>
          <w:sz w:val="24"/>
          <w:szCs w:val="24"/>
        </w:rPr>
        <w:instrText xml:space="preserve"> SEQ Figure_4. \* ARABIC </w:instrText>
      </w:r>
      <w:r w:rsidRPr="003850B4">
        <w:rPr>
          <w:i w:val="0"/>
          <w:iCs w:val="0"/>
          <w:color w:val="auto"/>
          <w:sz w:val="24"/>
          <w:szCs w:val="24"/>
        </w:rPr>
        <w:fldChar w:fldCharType="separate"/>
      </w:r>
      <w:r w:rsidR="002B5F42">
        <w:rPr>
          <w:i w:val="0"/>
          <w:iCs w:val="0"/>
          <w:noProof/>
          <w:color w:val="auto"/>
          <w:sz w:val="24"/>
          <w:szCs w:val="24"/>
        </w:rPr>
        <w:t>34</w:t>
      </w:r>
      <w:r w:rsidRPr="003850B4">
        <w:rPr>
          <w:i w:val="0"/>
          <w:iCs w:val="0"/>
          <w:color w:val="auto"/>
          <w:sz w:val="24"/>
          <w:szCs w:val="24"/>
        </w:rPr>
        <w:fldChar w:fldCharType="end"/>
      </w:r>
      <w:r w:rsidRPr="003850B4">
        <w:rPr>
          <w:i w:val="0"/>
          <w:iCs w:val="0"/>
          <w:color w:val="auto"/>
          <w:sz w:val="24"/>
          <w:szCs w:val="24"/>
        </w:rPr>
        <w:t>:Git of Raspberry Pi 4</w:t>
      </w:r>
    </w:p>
    <w:p w14:paraId="36F9C75E" w14:textId="763FB21B" w:rsidR="003850B4" w:rsidRDefault="003850B4" w:rsidP="003850B4">
      <w:pPr>
        <w:spacing w:line="240" w:lineRule="auto"/>
        <w:contextualSpacing/>
        <w:rPr>
          <w:rFonts w:ascii="Roboto" w:hAnsi="Roboto"/>
          <w:color w:val="1F2937"/>
          <w:sz w:val="27"/>
          <w:szCs w:val="27"/>
          <w:shd w:val="clear" w:color="auto" w:fill="FFFFFF"/>
        </w:rPr>
      </w:pPr>
      <w:r w:rsidRPr="003850B4">
        <w:rPr>
          <w:rFonts w:eastAsia="Basic Roman" w:cs="Times New Roman"/>
          <w:bCs/>
          <w:color w:val="000000"/>
          <w:kern w:val="24"/>
          <w:lang w:val="en-ZA"/>
        </w:rPr>
        <w:t xml:space="preserve"> </w:t>
      </w:r>
      <w:r w:rsidRPr="00F3482A">
        <w:rPr>
          <w:rFonts w:eastAsia="Basic Roman" w:cs="Times New Roman"/>
          <w:bCs/>
          <w:color w:val="000000"/>
          <w:kern w:val="24"/>
          <w:lang w:val="en-ZA"/>
        </w:rPr>
        <w:t>For most people, the easiest and the recommended way to install Git is to install it using the </w:t>
      </w:r>
      <w:hyperlink r:id="rId75" w:history="1">
        <w:r w:rsidRPr="00F3482A">
          <w:rPr>
            <w:rFonts w:eastAsia="Basic Roman" w:cs="Times New Roman"/>
            <w:bCs/>
            <w:color w:val="000000"/>
            <w:kern w:val="24"/>
            <w:lang w:val="en-ZA"/>
          </w:rPr>
          <w:t>apt</w:t>
        </w:r>
      </w:hyperlink>
      <w:r w:rsidRPr="00F3482A">
        <w:rPr>
          <w:rFonts w:eastAsia="Basic Roman" w:cs="Times New Roman"/>
          <w:bCs/>
          <w:color w:val="000000"/>
          <w:kern w:val="24"/>
          <w:lang w:val="en-ZA"/>
        </w:rPr>
        <w:t> package management tool.</w:t>
      </w:r>
      <w:r w:rsidR="00F3482A" w:rsidRPr="00F3482A">
        <w:rPr>
          <w:rFonts w:eastAsia="Basic Roman" w:cs="Times New Roman"/>
          <w:bCs/>
          <w:color w:val="000000"/>
          <w:kern w:val="24"/>
          <w:lang w:val="en-ZA"/>
        </w:rPr>
        <w:t xml:space="preserve"> </w:t>
      </w:r>
    </w:p>
    <w:p w14:paraId="1242A2F5" w14:textId="21724455" w:rsidR="003850B4" w:rsidRDefault="003850B4" w:rsidP="003850B4">
      <w:pPr>
        <w:spacing w:line="240" w:lineRule="auto"/>
        <w:contextualSpacing/>
        <w:rPr>
          <w:rFonts w:ascii="Roboto" w:hAnsi="Roboto"/>
          <w:color w:val="1F2937"/>
          <w:sz w:val="27"/>
          <w:szCs w:val="27"/>
          <w:shd w:val="clear" w:color="auto" w:fill="FFFFFF"/>
        </w:rPr>
      </w:pPr>
    </w:p>
    <w:p w14:paraId="37B4349D" w14:textId="2C91B1FD" w:rsidR="003850B4" w:rsidRDefault="003850B4" w:rsidP="003850B4">
      <w:pPr>
        <w:spacing w:line="240" w:lineRule="auto"/>
        <w:contextualSpacing/>
        <w:rPr>
          <w:rFonts w:eastAsia="Basic Roman" w:cs="Times New Roman"/>
          <w:bCs/>
          <w:color w:val="000000"/>
          <w:kern w:val="24"/>
          <w:lang w:val="en-ZA"/>
        </w:rPr>
      </w:pPr>
      <w:r>
        <w:rPr>
          <w:rFonts w:eastAsia="Basic Roman" w:cs="Times New Roman"/>
          <w:bCs/>
          <w:color w:val="000000"/>
          <w:kern w:val="24"/>
          <w:lang w:val="en-ZA"/>
        </w:rPr>
        <w:t>Installing Git with Apt</w:t>
      </w:r>
    </w:p>
    <w:p w14:paraId="6C65FA6B" w14:textId="71E98BFB" w:rsidR="00F3482A" w:rsidRDefault="00F3482A" w:rsidP="003850B4">
      <w:pPr>
        <w:spacing w:line="240" w:lineRule="auto"/>
        <w:contextualSpacing/>
        <w:rPr>
          <w:rFonts w:eastAsia="Basic Roman" w:cs="Times New Roman"/>
          <w:bCs/>
          <w:color w:val="000000"/>
          <w:kern w:val="24"/>
          <w:lang w:val="en-ZA"/>
        </w:rPr>
      </w:pPr>
      <w:r w:rsidRPr="00F3482A">
        <w:rPr>
          <w:rFonts w:eastAsia="Basic Roman" w:cs="Times New Roman"/>
          <w:bCs/>
          <w:color w:val="000000"/>
          <w:kern w:val="24"/>
          <w:lang w:val="en-ZA"/>
        </w:rPr>
        <w:t xml:space="preserve">The Git package is included in the </w:t>
      </w:r>
      <w:r w:rsidR="0059761B" w:rsidRPr="00F3482A">
        <w:rPr>
          <w:rFonts w:eastAsia="Basic Roman" w:cs="Times New Roman"/>
          <w:bCs/>
          <w:color w:val="000000"/>
          <w:kern w:val="24"/>
          <w:lang w:val="en-ZA"/>
        </w:rPr>
        <w:t>Raspbian</w:t>
      </w:r>
      <w:r w:rsidRPr="00F3482A">
        <w:rPr>
          <w:rFonts w:eastAsia="Basic Roman" w:cs="Times New Roman"/>
          <w:bCs/>
          <w:color w:val="000000"/>
          <w:kern w:val="24"/>
          <w:lang w:val="en-ZA"/>
        </w:rPr>
        <w:t xml:space="preserve"> default repositories. </w:t>
      </w:r>
      <w:r w:rsidRPr="003850B4">
        <w:rPr>
          <w:rFonts w:eastAsia="Basic Roman" w:cs="Times New Roman"/>
          <w:bCs/>
          <w:color w:val="000000"/>
          <w:kern w:val="24"/>
          <w:lang w:val="en-ZA"/>
        </w:rPr>
        <w:t>Here are the steps to install git on earlier versions</w:t>
      </w:r>
      <w:r>
        <w:rPr>
          <w:rFonts w:eastAsia="Basic Roman" w:cs="Times New Roman"/>
          <w:bCs/>
          <w:color w:val="000000"/>
          <w:kern w:val="24"/>
          <w:lang w:val="en-ZA"/>
        </w:rPr>
        <w:t>.</w:t>
      </w:r>
    </w:p>
    <w:p w14:paraId="7C39B0C2" w14:textId="3CA8AA34" w:rsidR="00F3482A" w:rsidRPr="00F3482A" w:rsidRDefault="00F3482A" w:rsidP="003850B4">
      <w:pPr>
        <w:spacing w:line="240" w:lineRule="auto"/>
        <w:contextualSpacing/>
        <w:rPr>
          <w:rFonts w:eastAsia="Basic Roman" w:cs="Times New Roman"/>
          <w:bCs/>
          <w:color w:val="000000"/>
          <w:kern w:val="24"/>
          <w:lang w:val="en-ZA"/>
        </w:rPr>
      </w:pPr>
      <w:r w:rsidRPr="00F3482A">
        <w:rPr>
          <w:rFonts w:eastAsia="Basic Roman" w:cs="Times New Roman"/>
          <w:b/>
          <w:color w:val="000000"/>
          <w:kern w:val="24"/>
          <w:lang w:val="en-ZA"/>
        </w:rPr>
        <w:t>Step 1:</w:t>
      </w:r>
      <w:r w:rsidRPr="00F3482A">
        <w:rPr>
          <w:rFonts w:eastAsia="Basic Roman" w:cs="Times New Roman"/>
          <w:bCs/>
          <w:color w:val="000000"/>
          <w:kern w:val="24"/>
          <w:lang w:val="en-ZA"/>
        </w:rPr>
        <w:t> Open the terminal of Raspberry Pi OS, then write the following command:</w:t>
      </w:r>
    </w:p>
    <w:p w14:paraId="3DD29147" w14:textId="29ED7012" w:rsidR="00F3482A" w:rsidRPr="00F3482A" w:rsidRDefault="00F3482A" w:rsidP="003850B4">
      <w:pPr>
        <w:spacing w:line="240" w:lineRule="auto"/>
        <w:contextualSpacing/>
        <w:rPr>
          <w:rFonts w:ascii="Courier New" w:eastAsia="Basic Roman" w:hAnsi="Courier New" w:cs="Courier New"/>
          <w:bCs/>
          <w:color w:val="000000"/>
          <w:kern w:val="24"/>
          <w:lang w:val="en-ZA"/>
        </w:rPr>
      </w:pPr>
      <w:r>
        <w:rPr>
          <w:rFonts w:ascii="Courier New" w:eastAsia="Basic Roman" w:hAnsi="Courier New" w:cs="Courier New"/>
          <w:bCs/>
          <w:color w:val="000000"/>
          <w:kern w:val="24"/>
          <w:lang w:val="en-ZA"/>
        </w:rPr>
        <w:tab/>
      </w:r>
      <w:r w:rsidRPr="00F3482A">
        <w:rPr>
          <w:rFonts w:ascii="Courier New" w:eastAsia="Basic Roman" w:hAnsi="Courier New" w:cs="Courier New"/>
          <w:bCs/>
          <w:color w:val="000000"/>
          <w:kern w:val="24"/>
          <w:lang w:val="en-ZA"/>
        </w:rPr>
        <w:t>$ sudo apt update</w:t>
      </w:r>
    </w:p>
    <w:p w14:paraId="1F8017AD" w14:textId="14F124A1" w:rsidR="00F3482A" w:rsidRPr="00F3482A" w:rsidRDefault="00F3482A" w:rsidP="003850B4">
      <w:pPr>
        <w:spacing w:line="240" w:lineRule="auto"/>
        <w:contextualSpacing/>
        <w:rPr>
          <w:rFonts w:eastAsia="Basic Roman" w:cs="Times New Roman"/>
          <w:bCs/>
          <w:color w:val="000000"/>
          <w:kern w:val="24"/>
          <w:lang w:val="en-ZA"/>
        </w:rPr>
      </w:pPr>
      <w:r>
        <w:rPr>
          <w:rFonts w:eastAsia="Basic Roman" w:cs="Times New Roman"/>
          <w:bCs/>
          <w:color w:val="000000"/>
          <w:kern w:val="24"/>
          <w:lang w:val="en-ZA"/>
        </w:rPr>
        <w:tab/>
      </w:r>
      <w:r w:rsidRPr="00F3482A">
        <w:rPr>
          <w:rFonts w:eastAsia="Basic Roman" w:cs="Times New Roman"/>
          <w:bCs/>
          <w:color w:val="000000"/>
          <w:kern w:val="24"/>
          <w:lang w:val="en-ZA"/>
        </w:rPr>
        <w:t xml:space="preserve">$ </w:t>
      </w:r>
      <w:r w:rsidRPr="00F3482A">
        <w:rPr>
          <w:rFonts w:ascii="Courier New" w:eastAsia="Basic Roman" w:hAnsi="Courier New" w:cs="Courier New"/>
          <w:bCs/>
          <w:color w:val="000000"/>
          <w:kern w:val="24"/>
          <w:lang w:val="en-ZA"/>
        </w:rPr>
        <w:t>sudo apt install git</w:t>
      </w:r>
    </w:p>
    <w:p w14:paraId="166A44AB" w14:textId="5D1691FE" w:rsidR="003850B4" w:rsidRDefault="00F3482A" w:rsidP="003850B4">
      <w:pPr>
        <w:spacing w:line="240" w:lineRule="auto"/>
        <w:contextualSpacing/>
        <w:rPr>
          <w:rFonts w:eastAsia="Basic Roman" w:cs="Times New Roman"/>
          <w:bCs/>
          <w:color w:val="000000"/>
          <w:kern w:val="24"/>
          <w:lang w:val="en-ZA"/>
        </w:rPr>
      </w:pPr>
      <w:r w:rsidRPr="00F3482A">
        <w:rPr>
          <w:rFonts w:eastAsia="Basic Roman" w:cs="Times New Roman"/>
          <w:b/>
          <w:color w:val="000000"/>
          <w:kern w:val="24"/>
          <w:lang w:val="en-ZA"/>
        </w:rPr>
        <w:t>Step 2: </w:t>
      </w:r>
      <w:r w:rsidRPr="00F3482A">
        <w:rPr>
          <w:rFonts w:eastAsia="Basic Roman" w:cs="Times New Roman"/>
          <w:bCs/>
          <w:color w:val="000000"/>
          <w:kern w:val="24"/>
          <w:lang w:val="en-ZA"/>
        </w:rPr>
        <w:t>Then write ‘Y’ to proceed further. And wait for some time to install</w:t>
      </w:r>
    </w:p>
    <w:p w14:paraId="45EBAC3E" w14:textId="77777777" w:rsidR="00F3482A" w:rsidRDefault="00F3482A" w:rsidP="003850B4">
      <w:pPr>
        <w:spacing w:line="240" w:lineRule="auto"/>
        <w:contextualSpacing/>
        <w:rPr>
          <w:rFonts w:eastAsia="Basic Roman" w:cs="Times New Roman"/>
          <w:bCs/>
          <w:color w:val="000000"/>
          <w:kern w:val="24"/>
          <w:lang w:val="en-ZA"/>
        </w:rPr>
      </w:pPr>
    </w:p>
    <w:p w14:paraId="1C908E6E" w14:textId="77777777" w:rsidR="00F3482A" w:rsidRDefault="00F3482A" w:rsidP="003850B4">
      <w:pPr>
        <w:spacing w:line="240" w:lineRule="auto"/>
        <w:contextualSpacing/>
        <w:rPr>
          <w:rFonts w:eastAsia="Basic Roman" w:cs="Times New Roman"/>
          <w:bCs/>
          <w:color w:val="000000"/>
          <w:kern w:val="24"/>
          <w:lang w:val="en-ZA"/>
        </w:rPr>
      </w:pPr>
      <w:r w:rsidRPr="00F3482A">
        <w:rPr>
          <w:rFonts w:eastAsia="Basic Roman" w:cs="Times New Roman"/>
          <w:b/>
          <w:color w:val="000000"/>
          <w:kern w:val="24"/>
          <w:lang w:val="en-ZA"/>
        </w:rPr>
        <w:t>Step 3</w:t>
      </w:r>
      <w:r>
        <w:rPr>
          <w:rFonts w:eastAsia="Basic Roman" w:cs="Times New Roman"/>
          <w:bCs/>
          <w:color w:val="000000"/>
          <w:kern w:val="24"/>
          <w:lang w:val="en-ZA"/>
        </w:rPr>
        <w:t>: Check if Git has been successfully installed by running the following command:</w:t>
      </w:r>
    </w:p>
    <w:p w14:paraId="0062A2E1" w14:textId="0216EFE9" w:rsidR="00F3482A" w:rsidRPr="00F3482A" w:rsidRDefault="00F3482A" w:rsidP="003850B4">
      <w:pPr>
        <w:spacing w:line="240" w:lineRule="auto"/>
        <w:contextualSpacing/>
        <w:rPr>
          <w:rFonts w:ascii="Courier New" w:eastAsia="Basic Roman" w:hAnsi="Courier New" w:cs="Courier New"/>
          <w:bCs/>
          <w:color w:val="000000"/>
          <w:kern w:val="24"/>
          <w:lang w:val="en-ZA"/>
        </w:rPr>
      </w:pPr>
      <w:r>
        <w:rPr>
          <w:rFonts w:ascii="Courier New" w:eastAsia="Basic Roman" w:hAnsi="Courier New" w:cs="Courier New"/>
          <w:bCs/>
          <w:color w:val="000000"/>
          <w:kern w:val="24"/>
          <w:lang w:val="en-ZA"/>
        </w:rPr>
        <w:tab/>
      </w:r>
      <w:r w:rsidRPr="00F3482A">
        <w:rPr>
          <w:rFonts w:ascii="Courier New" w:eastAsia="Basic Roman" w:hAnsi="Courier New" w:cs="Courier New"/>
          <w:bCs/>
          <w:color w:val="000000"/>
          <w:kern w:val="24"/>
          <w:lang w:val="en-ZA"/>
        </w:rPr>
        <w:t>git –version</w:t>
      </w:r>
    </w:p>
    <w:p w14:paraId="45EDFE17" w14:textId="3ABD0CE8" w:rsidR="00F3482A" w:rsidRDefault="00F3482A" w:rsidP="003850B4">
      <w:pPr>
        <w:spacing w:line="240" w:lineRule="auto"/>
        <w:contextualSpacing/>
        <w:rPr>
          <w:rFonts w:eastAsia="Basic Roman" w:cs="Times New Roman"/>
          <w:bCs/>
          <w:color w:val="000000"/>
          <w:kern w:val="24"/>
          <w:lang w:val="en-ZA"/>
        </w:rPr>
      </w:pPr>
      <w:r w:rsidRPr="00F3482A">
        <w:rPr>
          <w:rFonts w:eastAsia="Basic Roman" w:cs="Times New Roman"/>
          <w:b/>
          <w:color w:val="000000"/>
          <w:kern w:val="24"/>
          <w:lang w:val="en-ZA"/>
        </w:rPr>
        <w:t>Step 4</w:t>
      </w:r>
      <w:r>
        <w:rPr>
          <w:rFonts w:eastAsia="Basic Roman" w:cs="Times New Roman"/>
          <w:bCs/>
          <w:color w:val="000000"/>
          <w:kern w:val="24"/>
          <w:lang w:val="en-ZA"/>
        </w:rPr>
        <w:t>: Now configure Git using the following command:</w:t>
      </w:r>
    </w:p>
    <w:p w14:paraId="01A4F0C2" w14:textId="44FE72B2" w:rsidR="00F3482A" w:rsidRPr="00F3482A" w:rsidRDefault="00F3482A" w:rsidP="003850B4">
      <w:pPr>
        <w:spacing w:line="240" w:lineRule="auto"/>
        <w:contextualSpacing/>
        <w:rPr>
          <w:rFonts w:ascii="Courier New" w:hAnsi="Courier New" w:cs="Courier New"/>
          <w:lang w:val="en-ZA"/>
        </w:rPr>
      </w:pPr>
      <w:r>
        <w:rPr>
          <w:rFonts w:ascii="Courier New" w:hAnsi="Courier New" w:cs="Courier New"/>
          <w:lang w:val="en-ZA"/>
        </w:rPr>
        <w:tab/>
      </w:r>
      <w:r w:rsidRPr="00F3482A">
        <w:rPr>
          <w:rFonts w:ascii="Courier New" w:hAnsi="Courier New" w:cs="Courier New"/>
          <w:lang w:val="en-ZA"/>
        </w:rPr>
        <w:t>git config –global user.name “your name”</w:t>
      </w:r>
    </w:p>
    <w:p w14:paraId="4118385D" w14:textId="5B63BC21" w:rsidR="00F3482A" w:rsidRDefault="00F3482A" w:rsidP="003850B4">
      <w:pPr>
        <w:spacing w:line="240" w:lineRule="auto"/>
        <w:contextualSpacing/>
        <w:rPr>
          <w:rFonts w:ascii="Courier New" w:hAnsi="Courier New" w:cs="Courier New"/>
          <w:lang w:val="en-ZA"/>
        </w:rPr>
      </w:pPr>
      <w:r>
        <w:rPr>
          <w:rFonts w:ascii="Courier New" w:hAnsi="Courier New" w:cs="Courier New"/>
          <w:lang w:val="en-ZA"/>
        </w:rPr>
        <w:tab/>
      </w:r>
      <w:r w:rsidRPr="00F3482A">
        <w:rPr>
          <w:rFonts w:ascii="Courier New" w:hAnsi="Courier New" w:cs="Courier New"/>
          <w:lang w:val="en-ZA"/>
        </w:rPr>
        <w:t>git config –global user.email “your email”</w:t>
      </w:r>
    </w:p>
    <w:p w14:paraId="70C7B5D5" w14:textId="77777777" w:rsidR="00F3482A" w:rsidRPr="00F3482A" w:rsidRDefault="00F3482A" w:rsidP="003850B4">
      <w:pPr>
        <w:spacing w:line="240" w:lineRule="auto"/>
        <w:contextualSpacing/>
        <w:rPr>
          <w:rFonts w:ascii="Courier New" w:eastAsia="Basic Roman" w:hAnsi="Courier New" w:cs="Courier New"/>
          <w:bCs/>
          <w:color w:val="000000"/>
          <w:kern w:val="24"/>
          <w:lang w:val="en-ZA"/>
        </w:rPr>
      </w:pPr>
    </w:p>
    <w:p w14:paraId="09993072" w14:textId="77777777" w:rsidR="00C26BE2" w:rsidRPr="00C50D75" w:rsidRDefault="00C26BE2">
      <w:pPr>
        <w:numPr>
          <w:ilvl w:val="2"/>
          <w:numId w:val="63"/>
        </w:numPr>
        <w:spacing w:line="240" w:lineRule="auto"/>
        <w:ind w:left="558" w:hanging="558"/>
        <w:contextualSpacing/>
        <w:rPr>
          <w:rFonts w:eastAsia="Basic Roman" w:cs="Times New Roman"/>
          <w:b/>
          <w:color w:val="000000"/>
          <w:kern w:val="24"/>
          <w:lang w:val="en-ZA"/>
        </w:rPr>
      </w:pPr>
      <w:r w:rsidRPr="00C50D75">
        <w:rPr>
          <w:rFonts w:eastAsia="Basic Roman" w:cs="Times New Roman"/>
          <w:b/>
          <w:color w:val="000000"/>
          <w:kern w:val="24"/>
          <w:lang w:val="en-ZA"/>
        </w:rPr>
        <w:t>List and explain common terminology associated with distributed VCS’s including:</w:t>
      </w:r>
    </w:p>
    <w:p w14:paraId="54E441BB" w14:textId="5216BE05" w:rsidR="00C26BE2" w:rsidRPr="00853D13" w:rsidRDefault="00C26BE2" w:rsidP="00853D13">
      <w:pPr>
        <w:spacing w:line="360" w:lineRule="auto"/>
        <w:rPr>
          <w:rFonts w:cs="Times New Roman"/>
          <w:b/>
          <w:bCs/>
          <w:szCs w:val="24"/>
        </w:rPr>
      </w:pPr>
      <w:r w:rsidRPr="00853D13">
        <w:rPr>
          <w:rFonts w:cs="Times New Roman"/>
          <w:b/>
          <w:bCs/>
          <w:szCs w:val="24"/>
        </w:rPr>
        <w:t>Branch</w:t>
      </w:r>
    </w:p>
    <w:p w14:paraId="0F0143C5" w14:textId="6D3A7432" w:rsidR="00D97334" w:rsidRDefault="00D97334" w:rsidP="00853D13">
      <w:pPr>
        <w:spacing w:line="360" w:lineRule="auto"/>
        <w:jc w:val="both"/>
        <w:rPr>
          <w:rFonts w:cs="Times New Roman"/>
          <w:szCs w:val="24"/>
          <w:shd w:val="clear" w:color="auto" w:fill="FCFCFA"/>
        </w:rPr>
      </w:pPr>
      <w:r w:rsidRPr="00D97334">
        <w:rPr>
          <w:rFonts w:cs="Times New Roman"/>
          <w:szCs w:val="24"/>
        </w:rPr>
        <w:t xml:space="preserve">Earlier in section 4.6.4, we introduced branching. Just a </w:t>
      </w:r>
      <w:r w:rsidR="00A663C9" w:rsidRPr="00D97334">
        <w:rPr>
          <w:rFonts w:cs="Times New Roman"/>
          <w:szCs w:val="24"/>
        </w:rPr>
        <w:t xml:space="preserve">reminder, </w:t>
      </w:r>
      <w:r w:rsidR="00A663C9" w:rsidRPr="00D97334">
        <w:rPr>
          <w:rFonts w:cs="Times New Roman"/>
          <w:szCs w:val="24"/>
          <w:shd w:val="clear" w:color="auto" w:fill="FCFCFA"/>
        </w:rPr>
        <w:t>branching</w:t>
      </w:r>
      <w:r w:rsidRPr="00D97334">
        <w:rPr>
          <w:rFonts w:cs="Times New Roman"/>
          <w:szCs w:val="24"/>
          <w:shd w:val="clear" w:color="auto" w:fill="FCFCFA"/>
        </w:rPr>
        <w:t xml:space="preserve"> means you diverge from the main line of development and continue to do work without messing with that main line.</w:t>
      </w:r>
      <w:r>
        <w:rPr>
          <w:rFonts w:cs="Times New Roman"/>
          <w:szCs w:val="24"/>
          <w:shd w:val="clear" w:color="auto" w:fill="FCFCFA"/>
        </w:rPr>
        <w:t xml:space="preserve"> Developers can continue to work without affecting the main branch and if satisfied then merge to the main </w:t>
      </w:r>
      <w:r w:rsidR="0059761B">
        <w:rPr>
          <w:rFonts w:cs="Times New Roman"/>
          <w:szCs w:val="24"/>
          <w:shd w:val="clear" w:color="auto" w:fill="FCFCFA"/>
        </w:rPr>
        <w:t>branch</w:t>
      </w:r>
      <w:r>
        <w:rPr>
          <w:rFonts w:cs="Times New Roman"/>
          <w:szCs w:val="24"/>
          <w:shd w:val="clear" w:color="auto" w:fill="FCFCFA"/>
        </w:rPr>
        <w:t>.</w:t>
      </w:r>
    </w:p>
    <w:p w14:paraId="4637F31B" w14:textId="6B761A5D" w:rsidR="00D97334" w:rsidRDefault="00D97334" w:rsidP="00D97334">
      <w:pPr>
        <w:spacing w:line="240" w:lineRule="auto"/>
        <w:jc w:val="both"/>
        <w:rPr>
          <w:rFonts w:cs="Times New Roman"/>
          <w:szCs w:val="24"/>
          <w:shd w:val="clear" w:color="auto" w:fill="FCFCFA"/>
        </w:rPr>
      </w:pPr>
    </w:p>
    <w:p w14:paraId="2CDE4D89" w14:textId="5BAE5289" w:rsidR="00D97334" w:rsidRDefault="00D97334" w:rsidP="00D97334">
      <w:pPr>
        <w:spacing w:line="240" w:lineRule="auto"/>
        <w:jc w:val="both"/>
        <w:rPr>
          <w:rFonts w:cs="Times New Roman"/>
          <w:szCs w:val="24"/>
          <w:shd w:val="clear" w:color="auto" w:fill="FCFCFA"/>
        </w:rPr>
      </w:pPr>
      <w:r>
        <w:rPr>
          <w:rFonts w:cs="Times New Roman"/>
          <w:szCs w:val="24"/>
          <w:shd w:val="clear" w:color="auto" w:fill="FCFCFA"/>
        </w:rPr>
        <w:t>How to create a branch</w:t>
      </w:r>
    </w:p>
    <w:p w14:paraId="77ECF4BE" w14:textId="399A530B" w:rsidR="00D97334" w:rsidRDefault="00D97334" w:rsidP="00D97334">
      <w:pPr>
        <w:spacing w:line="240" w:lineRule="auto"/>
        <w:jc w:val="both"/>
        <w:rPr>
          <w:rFonts w:cs="Times New Roman"/>
          <w:szCs w:val="24"/>
          <w:shd w:val="clear" w:color="auto" w:fill="FCFCFA"/>
        </w:rPr>
      </w:pPr>
      <w:r>
        <w:rPr>
          <w:rFonts w:cs="Times New Roman"/>
          <w:szCs w:val="24"/>
          <w:shd w:val="clear" w:color="auto" w:fill="FCFCFA"/>
        </w:rPr>
        <w:t>We are going to use the git_test repository we created for the hello_world program. Syntax for creating a branch:</w:t>
      </w:r>
    </w:p>
    <w:p w14:paraId="60F54315" w14:textId="77777777" w:rsidR="00D97334" w:rsidRPr="00D97334" w:rsidRDefault="00D97334" w:rsidP="00D97334">
      <w:pPr>
        <w:spacing w:line="240" w:lineRule="auto"/>
        <w:rPr>
          <w:rFonts w:cs="Times New Roman"/>
          <w:szCs w:val="24"/>
          <w:shd w:val="clear" w:color="auto" w:fill="FCFCFA"/>
        </w:rPr>
      </w:pPr>
      <w:r w:rsidRPr="00D97334">
        <w:rPr>
          <w:rFonts w:cs="Times New Roman"/>
          <w:szCs w:val="24"/>
          <w:shd w:val="clear" w:color="auto" w:fill="FCFCFA"/>
        </w:rPr>
        <w:lastRenderedPageBreak/>
        <w:t>Create a new branch</w:t>
      </w:r>
    </w:p>
    <w:p w14:paraId="707099CC" w14:textId="6AB9A8EC" w:rsidR="00D97334" w:rsidRDefault="00A663C9" w:rsidP="00853D13">
      <w:pPr>
        <w:shd w:val="clear" w:color="auto" w:fill="D9D9D9" w:themeFill="background1" w:themeFillShade="D9"/>
        <w:spacing w:line="240" w:lineRule="auto"/>
        <w:jc w:val="both"/>
        <w:rPr>
          <w:rFonts w:ascii="Courier New" w:hAnsi="Courier New" w:cs="Courier New"/>
          <w:szCs w:val="24"/>
          <w:shd w:val="clear" w:color="auto" w:fill="FCFCFA"/>
        </w:rPr>
      </w:pPr>
      <w:r>
        <w:rPr>
          <w:rFonts w:ascii="Courier New" w:hAnsi="Courier New" w:cs="Courier New"/>
          <w:szCs w:val="24"/>
          <w:shd w:val="clear" w:color="auto" w:fill="FCFCFA"/>
        </w:rPr>
        <w:t>&gt;</w:t>
      </w:r>
      <w:r w:rsidR="00D97334" w:rsidRPr="00D97334">
        <w:rPr>
          <w:rFonts w:ascii="Courier New" w:hAnsi="Courier New" w:cs="Courier New"/>
          <w:szCs w:val="24"/>
          <w:shd w:val="clear" w:color="auto" w:fill="FCFCFA"/>
        </w:rPr>
        <w:t>git branch &lt;branch_name&gt;</w:t>
      </w:r>
    </w:p>
    <w:p w14:paraId="5F80B84A" w14:textId="682AE125" w:rsidR="00D97334" w:rsidRDefault="00D97334" w:rsidP="00D97334">
      <w:pPr>
        <w:spacing w:line="240" w:lineRule="auto"/>
        <w:jc w:val="both"/>
        <w:rPr>
          <w:rFonts w:ascii="Courier New" w:hAnsi="Courier New" w:cs="Courier New"/>
          <w:szCs w:val="24"/>
          <w:shd w:val="clear" w:color="auto" w:fill="FCFCFA"/>
        </w:rPr>
      </w:pPr>
    </w:p>
    <w:p w14:paraId="500C48B8" w14:textId="2E63B901" w:rsidR="00D97334" w:rsidRPr="0059761B" w:rsidRDefault="00D97334" w:rsidP="00D97334">
      <w:pPr>
        <w:spacing w:line="240" w:lineRule="auto"/>
        <w:jc w:val="both"/>
        <w:rPr>
          <w:rFonts w:cs="Times New Roman"/>
          <w:szCs w:val="24"/>
          <w:shd w:val="clear" w:color="auto" w:fill="FCFCFA"/>
        </w:rPr>
      </w:pPr>
      <w:r w:rsidRPr="0059761B">
        <w:rPr>
          <w:rFonts w:cs="Times New Roman"/>
          <w:szCs w:val="24"/>
          <w:shd w:val="clear" w:color="auto" w:fill="FCFCFA"/>
        </w:rPr>
        <w:t>Let us create a branch called first_branch</w:t>
      </w:r>
    </w:p>
    <w:p w14:paraId="42BD1A15" w14:textId="2F9C2355" w:rsidR="00D97334" w:rsidRPr="0059761B" w:rsidRDefault="00D97334" w:rsidP="00D97334">
      <w:pPr>
        <w:spacing w:line="240" w:lineRule="auto"/>
        <w:jc w:val="both"/>
        <w:rPr>
          <w:rFonts w:cs="Times New Roman"/>
          <w:szCs w:val="24"/>
          <w:shd w:val="clear" w:color="auto" w:fill="FCFCFA"/>
        </w:rPr>
      </w:pPr>
      <w:r w:rsidRPr="0059761B">
        <w:rPr>
          <w:rFonts w:cs="Times New Roman"/>
          <w:szCs w:val="24"/>
          <w:shd w:val="clear" w:color="auto" w:fill="FCFCFA"/>
        </w:rPr>
        <w:t>After creating the branch we can check how many branches are on our repository by typing:</w:t>
      </w:r>
    </w:p>
    <w:p w14:paraId="14042E07" w14:textId="1536A5E8" w:rsidR="00D97334" w:rsidRDefault="00A663C9" w:rsidP="00853D13">
      <w:pPr>
        <w:shd w:val="clear" w:color="auto" w:fill="D9D9D9" w:themeFill="background1" w:themeFillShade="D9"/>
        <w:spacing w:line="240" w:lineRule="auto"/>
        <w:jc w:val="both"/>
        <w:rPr>
          <w:rFonts w:ascii="Courier New" w:hAnsi="Courier New" w:cs="Courier New"/>
          <w:szCs w:val="24"/>
          <w:shd w:val="clear" w:color="auto" w:fill="FCFCFA"/>
        </w:rPr>
      </w:pPr>
      <w:r>
        <w:rPr>
          <w:rFonts w:ascii="Courier New" w:hAnsi="Courier New" w:cs="Courier New"/>
          <w:szCs w:val="24"/>
          <w:shd w:val="clear" w:color="auto" w:fill="FCFCFA"/>
        </w:rPr>
        <w:t>&gt;</w:t>
      </w:r>
      <w:r w:rsidR="00D97334">
        <w:rPr>
          <w:rFonts w:ascii="Courier New" w:hAnsi="Courier New" w:cs="Courier New"/>
          <w:szCs w:val="24"/>
          <w:shd w:val="clear" w:color="auto" w:fill="FCFCFA"/>
        </w:rPr>
        <w:t>git branch -a</w:t>
      </w:r>
    </w:p>
    <w:p w14:paraId="4B0DFC08" w14:textId="728A90BA" w:rsidR="00D97334" w:rsidRDefault="00D97334" w:rsidP="00D97334">
      <w:pPr>
        <w:spacing w:line="240" w:lineRule="auto"/>
        <w:jc w:val="both"/>
        <w:rPr>
          <w:rFonts w:ascii="Courier New" w:hAnsi="Courier New" w:cs="Courier New"/>
          <w:szCs w:val="24"/>
          <w:shd w:val="clear" w:color="auto" w:fill="FCFCFA"/>
        </w:rPr>
      </w:pPr>
    </w:p>
    <w:p w14:paraId="3F0BF4EB" w14:textId="77777777" w:rsidR="00A663C9" w:rsidRDefault="00A663C9" w:rsidP="00A663C9">
      <w:pPr>
        <w:keepNext/>
        <w:spacing w:line="240" w:lineRule="auto"/>
        <w:jc w:val="both"/>
      </w:pPr>
      <w:r w:rsidRPr="00A663C9">
        <w:rPr>
          <w:rFonts w:ascii="Courier New" w:hAnsi="Courier New" w:cs="Courier New"/>
          <w:noProof/>
          <w:szCs w:val="24"/>
          <w:shd w:val="clear" w:color="auto" w:fill="FCFCFA"/>
        </w:rPr>
        <w:drawing>
          <wp:inline distT="0" distB="0" distL="0" distR="0" wp14:anchorId="1C9000B5" wp14:editId="14803DC2">
            <wp:extent cx="5731510" cy="1799590"/>
            <wp:effectExtent l="19050" t="1905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1799590"/>
                    </a:xfrm>
                    <a:prstGeom prst="rect">
                      <a:avLst/>
                    </a:prstGeom>
                    <a:ln>
                      <a:solidFill>
                        <a:schemeClr val="tx1"/>
                      </a:solidFill>
                    </a:ln>
                  </pic:spPr>
                </pic:pic>
              </a:graphicData>
            </a:graphic>
          </wp:inline>
        </w:drawing>
      </w:r>
    </w:p>
    <w:p w14:paraId="48DF16E5" w14:textId="030CBE10" w:rsidR="00D97334" w:rsidRDefault="00A663C9" w:rsidP="00A663C9">
      <w:pPr>
        <w:pStyle w:val="Caption"/>
        <w:jc w:val="both"/>
        <w:rPr>
          <w:i w:val="0"/>
          <w:iCs w:val="0"/>
          <w:color w:val="auto"/>
          <w:sz w:val="24"/>
          <w:szCs w:val="24"/>
        </w:rPr>
      </w:pPr>
      <w:r w:rsidRPr="00A663C9">
        <w:rPr>
          <w:i w:val="0"/>
          <w:iCs w:val="0"/>
          <w:color w:val="auto"/>
          <w:sz w:val="24"/>
          <w:szCs w:val="24"/>
        </w:rPr>
        <w:t xml:space="preserve">Figure 4. </w:t>
      </w:r>
      <w:r w:rsidRPr="00A663C9">
        <w:rPr>
          <w:i w:val="0"/>
          <w:iCs w:val="0"/>
          <w:color w:val="auto"/>
          <w:sz w:val="24"/>
          <w:szCs w:val="24"/>
        </w:rPr>
        <w:fldChar w:fldCharType="begin"/>
      </w:r>
      <w:r w:rsidRPr="00A663C9">
        <w:rPr>
          <w:i w:val="0"/>
          <w:iCs w:val="0"/>
          <w:color w:val="auto"/>
          <w:sz w:val="24"/>
          <w:szCs w:val="24"/>
        </w:rPr>
        <w:instrText xml:space="preserve"> SEQ Figure_4. \* ARABIC </w:instrText>
      </w:r>
      <w:r w:rsidRPr="00A663C9">
        <w:rPr>
          <w:i w:val="0"/>
          <w:iCs w:val="0"/>
          <w:color w:val="auto"/>
          <w:sz w:val="24"/>
          <w:szCs w:val="24"/>
        </w:rPr>
        <w:fldChar w:fldCharType="separate"/>
      </w:r>
      <w:r w:rsidR="002B5F42">
        <w:rPr>
          <w:i w:val="0"/>
          <w:iCs w:val="0"/>
          <w:noProof/>
          <w:color w:val="auto"/>
          <w:sz w:val="24"/>
          <w:szCs w:val="24"/>
        </w:rPr>
        <w:t>35</w:t>
      </w:r>
      <w:r w:rsidRPr="00A663C9">
        <w:rPr>
          <w:i w:val="0"/>
          <w:iCs w:val="0"/>
          <w:color w:val="auto"/>
          <w:sz w:val="24"/>
          <w:szCs w:val="24"/>
        </w:rPr>
        <w:fldChar w:fldCharType="end"/>
      </w:r>
      <w:r w:rsidRPr="00A663C9">
        <w:rPr>
          <w:i w:val="0"/>
          <w:iCs w:val="0"/>
          <w:color w:val="auto"/>
          <w:sz w:val="24"/>
          <w:szCs w:val="24"/>
        </w:rPr>
        <w:t>:Creating and checking branches</w:t>
      </w:r>
    </w:p>
    <w:p w14:paraId="1A24A170" w14:textId="0A51F98B" w:rsidR="00A663C9" w:rsidRDefault="00A663C9" w:rsidP="00A663C9"/>
    <w:p w14:paraId="05DEF149" w14:textId="0080148D" w:rsidR="00A663C9" w:rsidRDefault="00A663C9" w:rsidP="00A663C9">
      <w:pPr>
        <w:jc w:val="both"/>
      </w:pPr>
      <w:r>
        <w:t>As you can see in Figure 4.</w:t>
      </w:r>
      <w:r w:rsidR="002B5F42">
        <w:t>35</w:t>
      </w:r>
      <w:r>
        <w:t>, we created a branch called first_branch. There was the main branch already and after checking the number of branches we see two branches as output.</w:t>
      </w:r>
    </w:p>
    <w:p w14:paraId="2700C680" w14:textId="77777777" w:rsidR="00D97334" w:rsidRPr="00D97334" w:rsidRDefault="00D97334" w:rsidP="00D97334">
      <w:pPr>
        <w:spacing w:line="240" w:lineRule="auto"/>
        <w:ind w:left="558"/>
        <w:rPr>
          <w:sz w:val="16"/>
          <w:szCs w:val="16"/>
        </w:rPr>
      </w:pPr>
    </w:p>
    <w:p w14:paraId="53BA853D" w14:textId="75945E05" w:rsidR="00C26BE2" w:rsidRPr="00A663C9" w:rsidRDefault="00C26BE2" w:rsidP="00A663C9">
      <w:pPr>
        <w:spacing w:line="240" w:lineRule="auto"/>
        <w:rPr>
          <w:b/>
          <w:bCs/>
          <w:szCs w:val="24"/>
        </w:rPr>
      </w:pPr>
      <w:r w:rsidRPr="00A663C9">
        <w:rPr>
          <w:b/>
          <w:bCs/>
          <w:szCs w:val="24"/>
        </w:rPr>
        <w:t xml:space="preserve">Checkout </w:t>
      </w:r>
    </w:p>
    <w:p w14:paraId="31AD777A" w14:textId="77777777" w:rsidR="00A663C9" w:rsidRPr="00A663C9" w:rsidRDefault="00A663C9" w:rsidP="00A663C9">
      <w:r w:rsidRPr="00A663C9">
        <w:t>git checkout</w:t>
      </w:r>
    </w:p>
    <w:p w14:paraId="66CD50B8" w14:textId="0FCCB1BE" w:rsidR="00A663C9" w:rsidRPr="00126C29" w:rsidRDefault="00A663C9" w:rsidP="00A663C9">
      <w:pPr>
        <w:pStyle w:val="NormalWeb"/>
        <w:shd w:val="clear" w:color="auto" w:fill="FFFFFF"/>
        <w:spacing w:before="0" w:beforeAutospacing="0" w:after="0" w:afterAutospacing="0"/>
        <w:jc w:val="both"/>
        <w:textAlignment w:val="baseline"/>
        <w:rPr>
          <w:color w:val="222222"/>
        </w:rPr>
      </w:pPr>
      <w:r w:rsidRPr="00126C29">
        <w:rPr>
          <w:color w:val="222222"/>
        </w:rPr>
        <w:t>To start working in a different branch, use </w:t>
      </w:r>
      <w:r w:rsidRPr="00126C29">
        <w:rPr>
          <w:rStyle w:val="Emphasis"/>
          <w:color w:val="222222"/>
          <w:bdr w:val="none" w:sz="0" w:space="0" w:color="auto" w:frame="1"/>
        </w:rPr>
        <w:t>git checkout</w:t>
      </w:r>
      <w:r w:rsidRPr="00126C29">
        <w:rPr>
          <w:color w:val="222222"/>
        </w:rPr>
        <w:t> to switch branches.</w:t>
      </w:r>
    </w:p>
    <w:p w14:paraId="3ACB73BB" w14:textId="7E5534F5" w:rsidR="00A663C9" w:rsidRDefault="00A663C9" w:rsidP="00A663C9">
      <w:pPr>
        <w:pStyle w:val="NormalWeb"/>
        <w:shd w:val="clear" w:color="auto" w:fill="FFFFFF"/>
        <w:spacing w:before="0" w:beforeAutospacing="0" w:after="0" w:afterAutospacing="0"/>
        <w:jc w:val="both"/>
        <w:textAlignment w:val="baseline"/>
        <w:rPr>
          <w:rFonts w:ascii="Courier New" w:eastAsia="Calibri" w:hAnsi="Courier New" w:cs="Courier New"/>
          <w:kern w:val="1"/>
          <w:shd w:val="clear" w:color="auto" w:fill="FCFCFA"/>
          <w:lang w:val="en-GB" w:eastAsia="zh-CN"/>
        </w:rPr>
      </w:pPr>
      <w:r>
        <w:rPr>
          <w:rFonts w:ascii="Courier New" w:eastAsia="Calibri" w:hAnsi="Courier New" w:cs="Courier New"/>
          <w:kern w:val="1"/>
          <w:shd w:val="clear" w:color="auto" w:fill="FCFCFA"/>
          <w:lang w:val="en-GB" w:eastAsia="zh-CN"/>
        </w:rPr>
        <w:t>&gt;</w:t>
      </w:r>
      <w:r w:rsidRPr="00A663C9">
        <w:rPr>
          <w:rFonts w:ascii="Courier New" w:eastAsia="Calibri" w:hAnsi="Courier New" w:cs="Courier New"/>
          <w:kern w:val="1"/>
          <w:shd w:val="clear" w:color="auto" w:fill="FCFCFA"/>
          <w:lang w:val="en-GB" w:eastAsia="zh-CN"/>
        </w:rPr>
        <w:t xml:space="preserve"> git checkout &lt;branch_name&gt;</w:t>
      </w:r>
    </w:p>
    <w:p w14:paraId="25DDA819" w14:textId="77777777" w:rsidR="00853D13" w:rsidRDefault="00853D13" w:rsidP="00A663C9">
      <w:pPr>
        <w:pStyle w:val="NormalWeb"/>
        <w:shd w:val="clear" w:color="auto" w:fill="FFFFFF"/>
        <w:spacing w:before="0" w:beforeAutospacing="0" w:after="0" w:afterAutospacing="0"/>
        <w:jc w:val="both"/>
        <w:textAlignment w:val="baseline"/>
        <w:rPr>
          <w:rFonts w:ascii="Courier New" w:eastAsia="Calibri" w:hAnsi="Courier New" w:cs="Courier New"/>
          <w:kern w:val="1"/>
          <w:shd w:val="clear" w:color="auto" w:fill="FCFCFA"/>
          <w:lang w:val="en-GB" w:eastAsia="zh-CN"/>
        </w:rPr>
      </w:pPr>
    </w:p>
    <w:p w14:paraId="52630835" w14:textId="77777777" w:rsidR="00A663C9" w:rsidRDefault="00A663C9" w:rsidP="00A663C9">
      <w:pPr>
        <w:pStyle w:val="NormalWeb"/>
        <w:keepNext/>
        <w:shd w:val="clear" w:color="auto" w:fill="FFFFFF"/>
        <w:spacing w:before="0" w:beforeAutospacing="0" w:after="0" w:afterAutospacing="0"/>
        <w:jc w:val="both"/>
        <w:textAlignment w:val="baseline"/>
      </w:pPr>
      <w:r w:rsidRPr="00A663C9">
        <w:rPr>
          <w:rFonts w:ascii="Arial" w:hAnsi="Arial" w:cs="Arial"/>
          <w:noProof/>
          <w:color w:val="222222"/>
          <w:sz w:val="23"/>
          <w:szCs w:val="23"/>
        </w:rPr>
        <w:drawing>
          <wp:inline distT="0" distB="0" distL="0" distR="0" wp14:anchorId="6CA2D7B7" wp14:editId="1A61066C">
            <wp:extent cx="5731510" cy="911860"/>
            <wp:effectExtent l="19050" t="19050" r="2540" b="2540"/>
            <wp:docPr id="52224" name="Picture 5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911860"/>
                    </a:xfrm>
                    <a:prstGeom prst="rect">
                      <a:avLst/>
                    </a:prstGeom>
                    <a:ln>
                      <a:solidFill>
                        <a:schemeClr val="tx1"/>
                      </a:solidFill>
                    </a:ln>
                  </pic:spPr>
                </pic:pic>
              </a:graphicData>
            </a:graphic>
          </wp:inline>
        </w:drawing>
      </w:r>
    </w:p>
    <w:p w14:paraId="627D1FF6" w14:textId="2FCF465F" w:rsidR="00A663C9" w:rsidRPr="00126C29" w:rsidRDefault="00A663C9" w:rsidP="00A663C9">
      <w:pPr>
        <w:pStyle w:val="Caption"/>
        <w:jc w:val="both"/>
        <w:rPr>
          <w:i w:val="0"/>
          <w:iCs w:val="0"/>
          <w:color w:val="auto"/>
          <w:sz w:val="24"/>
          <w:szCs w:val="24"/>
        </w:rPr>
      </w:pPr>
      <w:r w:rsidRPr="00126C29">
        <w:rPr>
          <w:i w:val="0"/>
          <w:iCs w:val="0"/>
          <w:color w:val="auto"/>
          <w:sz w:val="24"/>
          <w:szCs w:val="24"/>
        </w:rPr>
        <w:t xml:space="preserve">Figure 4. </w:t>
      </w:r>
      <w:r w:rsidRPr="00126C29">
        <w:rPr>
          <w:i w:val="0"/>
          <w:iCs w:val="0"/>
          <w:color w:val="auto"/>
          <w:sz w:val="24"/>
          <w:szCs w:val="24"/>
        </w:rPr>
        <w:fldChar w:fldCharType="begin"/>
      </w:r>
      <w:r w:rsidRPr="00126C29">
        <w:rPr>
          <w:i w:val="0"/>
          <w:iCs w:val="0"/>
          <w:color w:val="auto"/>
          <w:sz w:val="24"/>
          <w:szCs w:val="24"/>
        </w:rPr>
        <w:instrText xml:space="preserve"> SEQ Figure_4. \* ARABIC </w:instrText>
      </w:r>
      <w:r w:rsidRPr="00126C29">
        <w:rPr>
          <w:i w:val="0"/>
          <w:iCs w:val="0"/>
          <w:color w:val="auto"/>
          <w:sz w:val="24"/>
          <w:szCs w:val="24"/>
        </w:rPr>
        <w:fldChar w:fldCharType="separate"/>
      </w:r>
      <w:r w:rsidR="002B5F42">
        <w:rPr>
          <w:i w:val="0"/>
          <w:iCs w:val="0"/>
          <w:noProof/>
          <w:color w:val="auto"/>
          <w:sz w:val="24"/>
          <w:szCs w:val="24"/>
        </w:rPr>
        <w:t>36</w:t>
      </w:r>
      <w:r w:rsidRPr="00126C29">
        <w:rPr>
          <w:i w:val="0"/>
          <w:iCs w:val="0"/>
          <w:color w:val="auto"/>
          <w:sz w:val="24"/>
          <w:szCs w:val="24"/>
        </w:rPr>
        <w:fldChar w:fldCharType="end"/>
      </w:r>
      <w:r w:rsidRPr="00126C29">
        <w:rPr>
          <w:i w:val="0"/>
          <w:iCs w:val="0"/>
          <w:color w:val="auto"/>
          <w:sz w:val="24"/>
          <w:szCs w:val="24"/>
        </w:rPr>
        <w:t>:Git Checkout</w:t>
      </w:r>
    </w:p>
    <w:p w14:paraId="1622D843" w14:textId="4423224C" w:rsidR="00A663C9" w:rsidRDefault="00A663C9" w:rsidP="00A663C9">
      <w:r>
        <w:t>You can also move to a branch and create at the same time by typing the following command:</w:t>
      </w:r>
    </w:p>
    <w:p w14:paraId="12E788B1" w14:textId="76CD3835" w:rsidR="00A663C9" w:rsidRDefault="00734B44" w:rsidP="00A663C9">
      <w:r>
        <w:t>git checkout -b &lt;branch_name&gt;</w:t>
      </w:r>
    </w:p>
    <w:p w14:paraId="39F24FC0" w14:textId="330A2ECB" w:rsidR="00734B44" w:rsidRDefault="00734B44" w:rsidP="00A663C9">
      <w:r>
        <w:t>See Figure 4.</w:t>
      </w:r>
      <w:r w:rsidR="002B5F42">
        <w:t>37</w:t>
      </w:r>
    </w:p>
    <w:p w14:paraId="4E10CDD6" w14:textId="77777777" w:rsidR="00734B44" w:rsidRDefault="00734B44" w:rsidP="00734B44">
      <w:pPr>
        <w:keepNext/>
      </w:pPr>
      <w:r w:rsidRPr="00734B44">
        <w:rPr>
          <w:noProof/>
        </w:rPr>
        <w:lastRenderedPageBreak/>
        <w:drawing>
          <wp:inline distT="0" distB="0" distL="0" distR="0" wp14:anchorId="15E9B2FE" wp14:editId="21AFF816">
            <wp:extent cx="5731510" cy="1585595"/>
            <wp:effectExtent l="0" t="0" r="0" b="0"/>
            <wp:docPr id="52225" name="Picture 52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1585595"/>
                    </a:xfrm>
                    <a:prstGeom prst="rect">
                      <a:avLst/>
                    </a:prstGeom>
                  </pic:spPr>
                </pic:pic>
              </a:graphicData>
            </a:graphic>
          </wp:inline>
        </w:drawing>
      </w:r>
    </w:p>
    <w:p w14:paraId="6A8D5BEF" w14:textId="1443FDAD" w:rsidR="00734B44" w:rsidRDefault="00734B44" w:rsidP="00734B44">
      <w:pPr>
        <w:pStyle w:val="Caption"/>
        <w:rPr>
          <w:i w:val="0"/>
          <w:iCs w:val="0"/>
          <w:color w:val="auto"/>
          <w:sz w:val="24"/>
          <w:szCs w:val="24"/>
        </w:rPr>
      </w:pPr>
      <w:r w:rsidRPr="00734B44">
        <w:rPr>
          <w:i w:val="0"/>
          <w:iCs w:val="0"/>
          <w:color w:val="auto"/>
          <w:sz w:val="24"/>
          <w:szCs w:val="24"/>
        </w:rPr>
        <w:t xml:space="preserve">Figure 4. </w:t>
      </w:r>
      <w:r w:rsidRPr="00734B44">
        <w:rPr>
          <w:i w:val="0"/>
          <w:iCs w:val="0"/>
          <w:color w:val="auto"/>
          <w:sz w:val="24"/>
          <w:szCs w:val="24"/>
        </w:rPr>
        <w:fldChar w:fldCharType="begin"/>
      </w:r>
      <w:r w:rsidRPr="00734B44">
        <w:rPr>
          <w:i w:val="0"/>
          <w:iCs w:val="0"/>
          <w:color w:val="auto"/>
          <w:sz w:val="24"/>
          <w:szCs w:val="24"/>
        </w:rPr>
        <w:instrText xml:space="preserve"> SEQ Figure_4. \* ARABIC </w:instrText>
      </w:r>
      <w:r w:rsidRPr="00734B44">
        <w:rPr>
          <w:i w:val="0"/>
          <w:iCs w:val="0"/>
          <w:color w:val="auto"/>
          <w:sz w:val="24"/>
          <w:szCs w:val="24"/>
        </w:rPr>
        <w:fldChar w:fldCharType="separate"/>
      </w:r>
      <w:r w:rsidR="002B5F42">
        <w:rPr>
          <w:i w:val="0"/>
          <w:iCs w:val="0"/>
          <w:noProof/>
          <w:color w:val="auto"/>
          <w:sz w:val="24"/>
          <w:szCs w:val="24"/>
        </w:rPr>
        <w:t>37</w:t>
      </w:r>
      <w:r w:rsidRPr="00734B44">
        <w:rPr>
          <w:i w:val="0"/>
          <w:iCs w:val="0"/>
          <w:color w:val="auto"/>
          <w:sz w:val="24"/>
          <w:szCs w:val="24"/>
        </w:rPr>
        <w:fldChar w:fldCharType="end"/>
      </w:r>
      <w:r w:rsidRPr="00734B44">
        <w:rPr>
          <w:i w:val="0"/>
          <w:iCs w:val="0"/>
          <w:color w:val="auto"/>
          <w:sz w:val="24"/>
          <w:szCs w:val="24"/>
        </w:rPr>
        <w:t>:Creating and navigating to branch</w:t>
      </w:r>
    </w:p>
    <w:p w14:paraId="7D9638CE" w14:textId="070E2B21" w:rsidR="00734B44" w:rsidRDefault="00734B44" w:rsidP="00734B44"/>
    <w:p w14:paraId="459940DE" w14:textId="3F4695D2" w:rsidR="00734B44" w:rsidRDefault="00734B44" w:rsidP="00734B44">
      <w:r>
        <w:t>To delete a branch, you need to type:</w:t>
      </w:r>
    </w:p>
    <w:p w14:paraId="62465C7F" w14:textId="28B200AF" w:rsidR="00734B44" w:rsidRPr="002B5F42" w:rsidRDefault="00734B44" w:rsidP="002B5F42">
      <w:pPr>
        <w:shd w:val="clear" w:color="auto" w:fill="D9D9D9" w:themeFill="background1" w:themeFillShade="D9"/>
        <w:rPr>
          <w:rFonts w:ascii="Courier New" w:hAnsi="Courier New" w:cs="Courier New"/>
          <w:szCs w:val="24"/>
          <w:shd w:val="clear" w:color="auto" w:fill="D9D9D9" w:themeFill="background1" w:themeFillShade="D9"/>
        </w:rPr>
      </w:pPr>
      <w:r w:rsidRPr="002B5F42">
        <w:rPr>
          <w:rFonts w:ascii="Courier New" w:hAnsi="Courier New" w:cs="Courier New"/>
          <w:szCs w:val="24"/>
          <w:shd w:val="clear" w:color="auto" w:fill="D9D9D9" w:themeFill="background1" w:themeFillShade="D9"/>
        </w:rPr>
        <w:t>git branch -d &lt;branch_name&gt;</w:t>
      </w:r>
    </w:p>
    <w:p w14:paraId="4FD0F25F" w14:textId="297D4221" w:rsidR="002B5F42" w:rsidRPr="002B5F42" w:rsidRDefault="002B5F42" w:rsidP="002B5F42">
      <w:pPr>
        <w:spacing w:line="360" w:lineRule="auto"/>
        <w:rPr>
          <w:rFonts w:cs="Times New Roman"/>
          <w:szCs w:val="24"/>
          <w:shd w:val="clear" w:color="auto" w:fill="FCFCFA"/>
        </w:rPr>
      </w:pPr>
      <w:r w:rsidRPr="002B5F42">
        <w:rPr>
          <w:rFonts w:cs="Times New Roman"/>
          <w:b/>
          <w:bCs/>
          <w:szCs w:val="24"/>
          <w:shd w:val="clear" w:color="auto" w:fill="FCFCFA"/>
        </w:rPr>
        <w:t>NOTE:</w:t>
      </w:r>
      <w:r w:rsidRPr="002B5F42">
        <w:rPr>
          <w:rFonts w:cs="Times New Roman"/>
          <w:szCs w:val="24"/>
          <w:shd w:val="clear" w:color="auto" w:fill="FCFCFA"/>
        </w:rPr>
        <w:t xml:space="preserve"> To delete a branch, you must navigate to a branch in a higher level. For instance, to delete second_branch, you must switch to the main branch first.</w:t>
      </w:r>
    </w:p>
    <w:p w14:paraId="204114AA" w14:textId="77777777" w:rsidR="00734B44" w:rsidRPr="00A663C9" w:rsidRDefault="00734B44" w:rsidP="00A663C9"/>
    <w:p w14:paraId="35965AFD" w14:textId="066A6773" w:rsidR="00C26BE2" w:rsidRDefault="00C26BE2" w:rsidP="00734B44">
      <w:pPr>
        <w:spacing w:line="240" w:lineRule="auto"/>
        <w:rPr>
          <w:b/>
          <w:bCs/>
          <w:szCs w:val="24"/>
        </w:rPr>
      </w:pPr>
      <w:r w:rsidRPr="00734B44">
        <w:rPr>
          <w:b/>
          <w:bCs/>
          <w:szCs w:val="24"/>
        </w:rPr>
        <w:t>Clone</w:t>
      </w:r>
    </w:p>
    <w:p w14:paraId="6DA4D4AF" w14:textId="77777777" w:rsidR="00B91B19" w:rsidRPr="00B91B19" w:rsidRDefault="00B91B19" w:rsidP="00B91B19">
      <w:r w:rsidRPr="00B91B19">
        <w:t>git clone</w:t>
      </w:r>
    </w:p>
    <w:p w14:paraId="6780378E" w14:textId="73BDBB31" w:rsidR="00B91B19" w:rsidRDefault="00B91B19" w:rsidP="00853D13">
      <w:pPr>
        <w:pStyle w:val="NormalWeb"/>
        <w:shd w:val="clear" w:color="auto" w:fill="FFFFFF"/>
        <w:spacing w:before="0" w:beforeAutospacing="0" w:after="0" w:afterAutospacing="0" w:line="360" w:lineRule="auto"/>
        <w:jc w:val="both"/>
        <w:textAlignment w:val="baseline"/>
        <w:rPr>
          <w:color w:val="222222"/>
        </w:rPr>
      </w:pPr>
      <w:r w:rsidRPr="00B91B19">
        <w:rPr>
          <w:color w:val="222222"/>
        </w:rPr>
        <w:t>To create a local working copy of an existing remote repository, use </w:t>
      </w:r>
      <w:r w:rsidRPr="00B91B19">
        <w:rPr>
          <w:rStyle w:val="Emphasis"/>
          <w:color w:val="222222"/>
          <w:bdr w:val="none" w:sz="0" w:space="0" w:color="auto" w:frame="1"/>
        </w:rPr>
        <w:t>git clone</w:t>
      </w:r>
      <w:r w:rsidRPr="00B91B19">
        <w:rPr>
          <w:color w:val="222222"/>
        </w:rPr>
        <w:t> to copy and download the repository to a computer. Cloning is the equivalent of </w:t>
      </w:r>
      <w:r w:rsidRPr="00B91B19">
        <w:rPr>
          <w:rStyle w:val="Emphasis"/>
          <w:color w:val="222222"/>
          <w:bdr w:val="none" w:sz="0" w:space="0" w:color="auto" w:frame="1"/>
        </w:rPr>
        <w:t>git init</w:t>
      </w:r>
      <w:r w:rsidRPr="00B91B19">
        <w:rPr>
          <w:color w:val="222222"/>
        </w:rPr>
        <w:t> when working with a remote repository. Git will create a directory locally with all files and repository history.</w:t>
      </w:r>
    </w:p>
    <w:p w14:paraId="50C33B04" w14:textId="60554874" w:rsidR="00B91B19" w:rsidRDefault="00B91B19" w:rsidP="00B91B19">
      <w:pPr>
        <w:pStyle w:val="NormalWeb"/>
        <w:shd w:val="clear" w:color="auto" w:fill="FFFFFF"/>
        <w:spacing w:before="0" w:beforeAutospacing="0" w:after="0" w:afterAutospacing="0"/>
        <w:jc w:val="both"/>
        <w:textAlignment w:val="baseline"/>
        <w:rPr>
          <w:color w:val="222222"/>
        </w:rPr>
      </w:pPr>
    </w:p>
    <w:p w14:paraId="42C98579" w14:textId="23440FE5" w:rsidR="00E51616" w:rsidRDefault="00E51616" w:rsidP="00B91B19">
      <w:pPr>
        <w:pStyle w:val="NormalWeb"/>
        <w:shd w:val="clear" w:color="auto" w:fill="FFFFFF"/>
        <w:spacing w:before="0" w:beforeAutospacing="0" w:after="0" w:afterAutospacing="0"/>
        <w:jc w:val="both"/>
        <w:textAlignment w:val="baseline"/>
        <w:rPr>
          <w:color w:val="222222"/>
        </w:rPr>
      </w:pPr>
      <w:r>
        <w:rPr>
          <w:color w:val="222222"/>
        </w:rPr>
        <w:t>Syntax</w:t>
      </w:r>
    </w:p>
    <w:p w14:paraId="05229BF0" w14:textId="140786E4" w:rsidR="00E51616" w:rsidRDefault="00E51616" w:rsidP="00853D13">
      <w:pPr>
        <w:pStyle w:val="NormalWeb"/>
        <w:shd w:val="clear" w:color="auto" w:fill="D9D9D9" w:themeFill="background1" w:themeFillShade="D9"/>
        <w:spacing w:before="0" w:beforeAutospacing="0" w:after="0" w:afterAutospacing="0"/>
        <w:jc w:val="both"/>
        <w:textAlignment w:val="baseline"/>
        <w:rPr>
          <w:color w:val="222222"/>
        </w:rPr>
      </w:pPr>
      <w:r w:rsidRPr="00E51616">
        <w:rPr>
          <w:color w:val="222222"/>
        </w:rPr>
        <w:t>git clone &lt;remote_URL&gt;</w:t>
      </w:r>
    </w:p>
    <w:p w14:paraId="7D52BB05" w14:textId="4A6199B3" w:rsidR="00B91B19" w:rsidRDefault="00B91B19" w:rsidP="00B91B19">
      <w:pPr>
        <w:pStyle w:val="NormalWeb"/>
        <w:shd w:val="clear" w:color="auto" w:fill="FFFFFF"/>
        <w:spacing w:before="0" w:beforeAutospacing="0" w:after="0" w:afterAutospacing="0"/>
        <w:jc w:val="both"/>
        <w:textAlignment w:val="baseline"/>
        <w:rPr>
          <w:color w:val="222222"/>
        </w:rPr>
      </w:pPr>
    </w:p>
    <w:p w14:paraId="1D524CE2" w14:textId="19F1082A" w:rsidR="005C1409" w:rsidRDefault="005C1409" w:rsidP="005C1409">
      <w:pPr>
        <w:pStyle w:val="NormalWeb"/>
        <w:shd w:val="clear" w:color="auto" w:fill="D9D9D9" w:themeFill="background1" w:themeFillShade="D9"/>
        <w:spacing w:before="0" w:beforeAutospacing="0" w:after="0" w:afterAutospacing="0"/>
        <w:jc w:val="both"/>
        <w:textAlignment w:val="baseline"/>
        <w:rPr>
          <w:color w:val="222222"/>
        </w:rPr>
      </w:pPr>
      <w:r>
        <w:rPr>
          <w:color w:val="222222"/>
        </w:rPr>
        <w:t xml:space="preserve">EXAMPLE </w:t>
      </w:r>
    </w:p>
    <w:p w14:paraId="4ED2FC50" w14:textId="0BBA2676" w:rsidR="005C1409" w:rsidRDefault="005C1409" w:rsidP="005C1409">
      <w:pPr>
        <w:pStyle w:val="NormalWeb"/>
        <w:shd w:val="clear" w:color="auto" w:fill="D9D9D9" w:themeFill="background1" w:themeFillShade="D9"/>
        <w:spacing w:before="0" w:beforeAutospacing="0" w:after="0" w:afterAutospacing="0"/>
        <w:textAlignment w:val="baseline"/>
        <w:rPr>
          <w:color w:val="222222"/>
        </w:rPr>
      </w:pPr>
      <w:r>
        <w:rPr>
          <w:color w:val="222222"/>
        </w:rPr>
        <w:t xml:space="preserve">Lets clone a Python repository I created. The repository name is called </w:t>
      </w:r>
      <w:hyperlink r:id="rId79" w:history="1">
        <w:r w:rsidRPr="00295B88">
          <w:rPr>
            <w:rStyle w:val="Hyperlink"/>
          </w:rPr>
          <w:t>https://github.com/gpdzvapatsva/areaofcircle</w:t>
        </w:r>
      </w:hyperlink>
    </w:p>
    <w:p w14:paraId="2435630B" w14:textId="2F871EFA" w:rsidR="005C1409" w:rsidRDefault="005C1409" w:rsidP="005C1409">
      <w:pPr>
        <w:pStyle w:val="NormalWeb"/>
        <w:shd w:val="clear" w:color="auto" w:fill="D9D9D9" w:themeFill="background1" w:themeFillShade="D9"/>
        <w:spacing w:before="0" w:beforeAutospacing="0" w:after="0" w:afterAutospacing="0"/>
        <w:textAlignment w:val="baseline"/>
        <w:rPr>
          <w:color w:val="222222"/>
        </w:rPr>
      </w:pPr>
    </w:p>
    <w:p w14:paraId="6DBC2280" w14:textId="2BBD6DA2" w:rsidR="005C1409" w:rsidRDefault="005C1409" w:rsidP="005C1409">
      <w:pPr>
        <w:pStyle w:val="NormalWeb"/>
        <w:shd w:val="clear" w:color="auto" w:fill="D9D9D9" w:themeFill="background1" w:themeFillShade="D9"/>
        <w:spacing w:before="0" w:beforeAutospacing="0" w:after="0" w:afterAutospacing="0"/>
        <w:textAlignment w:val="baseline"/>
        <w:rPr>
          <w:color w:val="222222"/>
        </w:rPr>
      </w:pPr>
      <w:r>
        <w:rPr>
          <w:color w:val="222222"/>
        </w:rPr>
        <w:t>Make sure you navigate to the directory where you want the code cloned into. In our case, let us navigate to the desktop.</w:t>
      </w:r>
    </w:p>
    <w:p w14:paraId="1D23A1CA" w14:textId="7B029639" w:rsidR="005C1409" w:rsidRDefault="005C1409" w:rsidP="005C1409">
      <w:pPr>
        <w:pStyle w:val="NormalWeb"/>
        <w:shd w:val="clear" w:color="auto" w:fill="D9D9D9" w:themeFill="background1" w:themeFillShade="D9"/>
        <w:spacing w:before="0" w:beforeAutospacing="0" w:after="0" w:afterAutospacing="0"/>
        <w:textAlignment w:val="baseline"/>
        <w:rPr>
          <w:color w:val="222222"/>
        </w:rPr>
      </w:pPr>
    </w:p>
    <w:p w14:paraId="2D4A12BA" w14:textId="44CECE81" w:rsidR="005C1409" w:rsidRDefault="005C1409" w:rsidP="005C1409">
      <w:pPr>
        <w:pStyle w:val="NormalWeb"/>
        <w:shd w:val="clear" w:color="auto" w:fill="D9D9D9" w:themeFill="background1" w:themeFillShade="D9"/>
        <w:spacing w:before="0" w:beforeAutospacing="0" w:after="0" w:afterAutospacing="0"/>
        <w:textAlignment w:val="baseline"/>
        <w:rPr>
          <w:color w:val="222222"/>
        </w:rPr>
      </w:pPr>
      <w:r w:rsidRPr="005C1409">
        <w:rPr>
          <w:color w:val="222222"/>
        </w:rPr>
        <w:t xml:space="preserve">C:\Users\gdzvapatsva\Desktop&gt;git clone </w:t>
      </w:r>
      <w:hyperlink r:id="rId80" w:history="1">
        <w:r w:rsidRPr="00295B88">
          <w:rPr>
            <w:rStyle w:val="Hyperlink"/>
          </w:rPr>
          <w:t>https://github.com/gpdzvapatsva/areaofcircle</w:t>
        </w:r>
      </w:hyperlink>
    </w:p>
    <w:p w14:paraId="36BE670A" w14:textId="4CD4F1D2" w:rsidR="005C1409" w:rsidRDefault="005C1409" w:rsidP="005C1409">
      <w:pPr>
        <w:pStyle w:val="NormalWeb"/>
        <w:shd w:val="clear" w:color="auto" w:fill="D9D9D9" w:themeFill="background1" w:themeFillShade="D9"/>
        <w:spacing w:before="0" w:beforeAutospacing="0" w:after="0" w:afterAutospacing="0"/>
        <w:textAlignment w:val="baseline"/>
        <w:rPr>
          <w:color w:val="222222"/>
        </w:rPr>
      </w:pPr>
    </w:p>
    <w:p w14:paraId="204DDFA8" w14:textId="6689E5C1" w:rsidR="005C1409" w:rsidRDefault="005C1409" w:rsidP="005C1409">
      <w:pPr>
        <w:pStyle w:val="NormalWeb"/>
        <w:shd w:val="clear" w:color="auto" w:fill="D9D9D9" w:themeFill="background1" w:themeFillShade="D9"/>
        <w:spacing w:before="0" w:beforeAutospacing="0" w:after="0" w:afterAutospacing="0"/>
        <w:textAlignment w:val="baseline"/>
        <w:rPr>
          <w:color w:val="222222"/>
        </w:rPr>
      </w:pPr>
    </w:p>
    <w:p w14:paraId="53400005" w14:textId="3E353A43" w:rsidR="005C1409" w:rsidRDefault="005C1409" w:rsidP="005C1409">
      <w:pPr>
        <w:pStyle w:val="NormalWeb"/>
        <w:shd w:val="clear" w:color="auto" w:fill="D9D9D9" w:themeFill="background1" w:themeFillShade="D9"/>
        <w:spacing w:before="0" w:beforeAutospacing="0" w:after="0" w:afterAutospacing="0"/>
        <w:textAlignment w:val="baseline"/>
        <w:rPr>
          <w:color w:val="222222"/>
        </w:rPr>
      </w:pPr>
      <w:r>
        <w:rPr>
          <w:color w:val="222222"/>
        </w:rPr>
        <w:t>Output</w:t>
      </w:r>
    </w:p>
    <w:p w14:paraId="08A2E01D" w14:textId="77777777" w:rsidR="005C1409" w:rsidRDefault="005C1409" w:rsidP="005C1409">
      <w:pPr>
        <w:pStyle w:val="NormalWeb"/>
        <w:keepNext/>
        <w:shd w:val="clear" w:color="auto" w:fill="D9D9D9" w:themeFill="background1" w:themeFillShade="D9"/>
        <w:spacing w:before="0" w:beforeAutospacing="0" w:after="0" w:afterAutospacing="0"/>
        <w:textAlignment w:val="baseline"/>
      </w:pPr>
      <w:r w:rsidRPr="005C1409">
        <w:rPr>
          <w:noProof/>
          <w:color w:val="222222"/>
        </w:rPr>
        <w:drawing>
          <wp:inline distT="0" distB="0" distL="0" distR="0" wp14:anchorId="08B47E9D" wp14:editId="67128765">
            <wp:extent cx="5731510" cy="972185"/>
            <wp:effectExtent l="0" t="0" r="0" b="0"/>
            <wp:docPr id="52226" name="Picture 52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972185"/>
                    </a:xfrm>
                    <a:prstGeom prst="rect">
                      <a:avLst/>
                    </a:prstGeom>
                  </pic:spPr>
                </pic:pic>
              </a:graphicData>
            </a:graphic>
          </wp:inline>
        </w:drawing>
      </w:r>
    </w:p>
    <w:p w14:paraId="1B08F668" w14:textId="35B2EC53" w:rsidR="005C1409" w:rsidRPr="005C1409" w:rsidRDefault="005C1409" w:rsidP="005C1409">
      <w:pPr>
        <w:pStyle w:val="Caption"/>
        <w:shd w:val="clear" w:color="auto" w:fill="D9D9D9" w:themeFill="background1" w:themeFillShade="D9"/>
        <w:rPr>
          <w:i w:val="0"/>
          <w:iCs w:val="0"/>
          <w:color w:val="auto"/>
          <w:sz w:val="24"/>
          <w:szCs w:val="24"/>
        </w:rPr>
      </w:pPr>
      <w:r w:rsidRPr="005C1409">
        <w:rPr>
          <w:i w:val="0"/>
          <w:iCs w:val="0"/>
          <w:color w:val="auto"/>
          <w:sz w:val="24"/>
          <w:szCs w:val="24"/>
        </w:rPr>
        <w:t xml:space="preserve">Figure 4. </w:t>
      </w:r>
      <w:r w:rsidRPr="005C1409">
        <w:rPr>
          <w:i w:val="0"/>
          <w:iCs w:val="0"/>
          <w:color w:val="auto"/>
          <w:sz w:val="24"/>
          <w:szCs w:val="24"/>
        </w:rPr>
        <w:fldChar w:fldCharType="begin"/>
      </w:r>
      <w:r w:rsidRPr="005C1409">
        <w:rPr>
          <w:i w:val="0"/>
          <w:iCs w:val="0"/>
          <w:color w:val="auto"/>
          <w:sz w:val="24"/>
          <w:szCs w:val="24"/>
        </w:rPr>
        <w:instrText xml:space="preserve"> SEQ Figure_4. \* ARABIC </w:instrText>
      </w:r>
      <w:r w:rsidRPr="005C1409">
        <w:rPr>
          <w:i w:val="0"/>
          <w:iCs w:val="0"/>
          <w:color w:val="auto"/>
          <w:sz w:val="24"/>
          <w:szCs w:val="24"/>
        </w:rPr>
        <w:fldChar w:fldCharType="separate"/>
      </w:r>
      <w:r w:rsidR="002B5F42">
        <w:rPr>
          <w:i w:val="0"/>
          <w:iCs w:val="0"/>
          <w:noProof/>
          <w:color w:val="auto"/>
          <w:sz w:val="24"/>
          <w:szCs w:val="24"/>
        </w:rPr>
        <w:t>38</w:t>
      </w:r>
      <w:r w:rsidRPr="005C1409">
        <w:rPr>
          <w:i w:val="0"/>
          <w:iCs w:val="0"/>
          <w:color w:val="auto"/>
          <w:sz w:val="24"/>
          <w:szCs w:val="24"/>
        </w:rPr>
        <w:fldChar w:fldCharType="end"/>
      </w:r>
      <w:r w:rsidRPr="005C1409">
        <w:rPr>
          <w:i w:val="0"/>
          <w:iCs w:val="0"/>
          <w:color w:val="auto"/>
          <w:sz w:val="24"/>
          <w:szCs w:val="24"/>
        </w:rPr>
        <w:t>:Git clone</w:t>
      </w:r>
    </w:p>
    <w:p w14:paraId="47D3194B" w14:textId="7B2E9533" w:rsidR="005C1409" w:rsidRDefault="005C1409" w:rsidP="00853D13">
      <w:pPr>
        <w:pStyle w:val="NormalWeb"/>
        <w:shd w:val="clear" w:color="auto" w:fill="D9D9D9" w:themeFill="background1" w:themeFillShade="D9"/>
        <w:spacing w:before="0" w:beforeAutospacing="0" w:after="0" w:afterAutospacing="0" w:line="360" w:lineRule="auto"/>
        <w:textAlignment w:val="baseline"/>
        <w:rPr>
          <w:color w:val="222222"/>
        </w:rPr>
      </w:pPr>
      <w:r>
        <w:rPr>
          <w:color w:val="222222"/>
        </w:rPr>
        <w:lastRenderedPageBreak/>
        <w:t xml:space="preserve">Compare your output with that on </w:t>
      </w:r>
      <w:r w:rsidRPr="00853D13">
        <w:rPr>
          <w:color w:val="222222"/>
        </w:rPr>
        <w:t>Figure 4.</w:t>
      </w:r>
      <w:r w:rsidR="00853D13">
        <w:rPr>
          <w:color w:val="222222"/>
        </w:rPr>
        <w:t>38</w:t>
      </w:r>
      <w:r>
        <w:rPr>
          <w:color w:val="222222"/>
        </w:rPr>
        <w:t xml:space="preserve"> and check if you now have that Python project on to your desktop.</w:t>
      </w:r>
    </w:p>
    <w:p w14:paraId="0E6E2324" w14:textId="77777777" w:rsidR="005C1409" w:rsidRDefault="005C1409" w:rsidP="005C1409">
      <w:pPr>
        <w:pStyle w:val="NormalWeb"/>
        <w:shd w:val="clear" w:color="auto" w:fill="D9D9D9" w:themeFill="background1" w:themeFillShade="D9"/>
        <w:spacing w:before="0" w:beforeAutospacing="0" w:after="0" w:afterAutospacing="0"/>
        <w:textAlignment w:val="baseline"/>
        <w:rPr>
          <w:color w:val="222222"/>
        </w:rPr>
      </w:pPr>
    </w:p>
    <w:p w14:paraId="2C655128" w14:textId="77777777" w:rsidR="005C1409" w:rsidRPr="00B91B19" w:rsidRDefault="005C1409" w:rsidP="005C1409">
      <w:pPr>
        <w:pStyle w:val="NormalWeb"/>
        <w:shd w:val="clear" w:color="auto" w:fill="D9D9D9" w:themeFill="background1" w:themeFillShade="D9"/>
        <w:spacing w:before="0" w:beforeAutospacing="0" w:after="0" w:afterAutospacing="0"/>
        <w:textAlignment w:val="baseline"/>
        <w:rPr>
          <w:color w:val="222222"/>
        </w:rPr>
      </w:pPr>
    </w:p>
    <w:p w14:paraId="3B0F5742" w14:textId="77777777" w:rsidR="00734B44" w:rsidRPr="00734B44" w:rsidRDefault="00734B44" w:rsidP="00734B44">
      <w:pPr>
        <w:spacing w:line="240" w:lineRule="auto"/>
        <w:rPr>
          <w:b/>
          <w:bCs/>
          <w:szCs w:val="24"/>
        </w:rPr>
      </w:pPr>
    </w:p>
    <w:p w14:paraId="642D6FFA" w14:textId="3E4FFB3D" w:rsidR="00C26BE2" w:rsidRPr="00114FEF" w:rsidRDefault="00C26BE2" w:rsidP="00853D13">
      <w:pPr>
        <w:spacing w:line="360" w:lineRule="auto"/>
        <w:rPr>
          <w:b/>
          <w:bCs/>
          <w:szCs w:val="24"/>
        </w:rPr>
      </w:pPr>
      <w:r w:rsidRPr="00114FEF">
        <w:rPr>
          <w:b/>
          <w:bCs/>
          <w:szCs w:val="24"/>
        </w:rPr>
        <w:t>Stage</w:t>
      </w:r>
    </w:p>
    <w:p w14:paraId="1D66279B" w14:textId="185022F9" w:rsidR="00114FEF" w:rsidRPr="00114FEF" w:rsidRDefault="00114FEF" w:rsidP="00853D13">
      <w:pPr>
        <w:spacing w:line="360" w:lineRule="auto"/>
        <w:rPr>
          <w:rFonts w:cs="Times New Roman"/>
          <w:shd w:val="clear" w:color="auto" w:fill="FFFFFF"/>
        </w:rPr>
      </w:pPr>
      <w:r w:rsidRPr="00114FEF">
        <w:rPr>
          <w:rFonts w:cs="Times New Roman"/>
          <w:shd w:val="clear" w:color="auto" w:fill="FFFFFF"/>
        </w:rPr>
        <w:t>Staging is a step before the commit process in git. </w:t>
      </w:r>
      <w:r w:rsidRPr="00114FEF">
        <w:rPr>
          <w:rFonts w:cs="Times New Roman"/>
          <w:sz w:val="23"/>
          <w:szCs w:val="23"/>
          <w:shd w:val="clear" w:color="auto" w:fill="FFFFFF"/>
        </w:rPr>
        <w:t xml:space="preserve">That is, a commit in git is performed in two steps: staging and actual commit. </w:t>
      </w:r>
      <w:r w:rsidRPr="00114FEF">
        <w:rPr>
          <w:rFonts w:cs="Times New Roman"/>
          <w:shd w:val="clear" w:color="auto" w:fill="FFFFFF"/>
        </w:rPr>
        <w:t>staging helps you keep extra local files hanging around.</w:t>
      </w:r>
    </w:p>
    <w:p w14:paraId="555A7C5A" w14:textId="77777777" w:rsidR="00114FEF" w:rsidRPr="00114FEF" w:rsidRDefault="00114FEF" w:rsidP="00114FEF">
      <w:pPr>
        <w:spacing w:line="240" w:lineRule="auto"/>
        <w:rPr>
          <w:rFonts w:cs="Times New Roman"/>
          <w:sz w:val="16"/>
          <w:szCs w:val="16"/>
        </w:rPr>
      </w:pPr>
    </w:p>
    <w:p w14:paraId="7FCB8270" w14:textId="0F995CEF" w:rsidR="00114FEF" w:rsidRPr="00853D13" w:rsidRDefault="00114FEF" w:rsidP="00853D13">
      <w:pPr>
        <w:shd w:val="clear" w:color="auto" w:fill="D9D9D9" w:themeFill="background1" w:themeFillShade="D9"/>
        <w:spacing w:line="240" w:lineRule="auto"/>
        <w:rPr>
          <w:rFonts w:ascii="Courier New" w:hAnsi="Courier New" w:cs="Courier New"/>
          <w:szCs w:val="24"/>
          <w:shd w:val="clear" w:color="auto" w:fill="FCFCFA"/>
        </w:rPr>
      </w:pPr>
      <w:r w:rsidRPr="00853D13">
        <w:rPr>
          <w:rFonts w:ascii="Courier New" w:hAnsi="Courier New" w:cs="Courier New"/>
          <w:szCs w:val="24"/>
          <w:shd w:val="clear" w:color="auto" w:fill="FCFCFA"/>
        </w:rPr>
        <w:t>git-stage - Add file contents to the staging area</w:t>
      </w:r>
    </w:p>
    <w:p w14:paraId="098EFE9D" w14:textId="4DCA92F1" w:rsidR="00114FEF" w:rsidRDefault="00114FEF" w:rsidP="00853D13">
      <w:pPr>
        <w:spacing w:after="0" w:line="240" w:lineRule="auto"/>
        <w:rPr>
          <w:rFonts w:ascii="Georgia" w:hAnsi="Georgia"/>
          <w:color w:val="4E443C"/>
          <w:sz w:val="21"/>
          <w:szCs w:val="21"/>
          <w:shd w:val="clear" w:color="auto" w:fill="FCFCFA"/>
        </w:rPr>
      </w:pPr>
    </w:p>
    <w:p w14:paraId="6F741372" w14:textId="4B5BB7A1" w:rsidR="00114FEF" w:rsidRPr="00113511" w:rsidRDefault="00114FEF" w:rsidP="00114FEF">
      <w:pPr>
        <w:spacing w:line="240" w:lineRule="auto"/>
        <w:rPr>
          <w:sz w:val="16"/>
          <w:szCs w:val="16"/>
        </w:rPr>
      </w:pPr>
    </w:p>
    <w:p w14:paraId="3E2DC261" w14:textId="3844DA26" w:rsidR="00C26BE2" w:rsidRDefault="00C26BE2" w:rsidP="00114FEF">
      <w:pPr>
        <w:spacing w:line="240" w:lineRule="auto"/>
        <w:rPr>
          <w:b/>
          <w:bCs/>
          <w:szCs w:val="24"/>
        </w:rPr>
      </w:pPr>
      <w:r w:rsidRPr="00114FEF">
        <w:rPr>
          <w:b/>
          <w:bCs/>
          <w:szCs w:val="24"/>
        </w:rPr>
        <w:t>Commit</w:t>
      </w:r>
    </w:p>
    <w:p w14:paraId="10A4A47F" w14:textId="77777777" w:rsidR="00114FEF" w:rsidRPr="00114FEF" w:rsidRDefault="00114FEF" w:rsidP="00114FEF">
      <w:r w:rsidRPr="00114FEF">
        <w:t>git commit</w:t>
      </w:r>
    </w:p>
    <w:p w14:paraId="273E9AC4" w14:textId="27C2D9C9" w:rsidR="00114FEF" w:rsidRDefault="00114FEF" w:rsidP="00853D13">
      <w:pPr>
        <w:pStyle w:val="NormalWeb"/>
        <w:shd w:val="clear" w:color="auto" w:fill="FFFFFF"/>
        <w:spacing w:before="48" w:beforeAutospacing="0" w:after="240" w:afterAutospacing="0" w:line="360" w:lineRule="auto"/>
        <w:jc w:val="both"/>
        <w:textAlignment w:val="baseline"/>
        <w:rPr>
          <w:rFonts w:eastAsia="Calibri"/>
          <w:kern w:val="1"/>
          <w:szCs w:val="22"/>
          <w:shd w:val="clear" w:color="auto" w:fill="FFFFFF"/>
          <w:lang w:val="en-GB" w:eastAsia="zh-CN"/>
        </w:rPr>
      </w:pPr>
      <w:r w:rsidRPr="00114FEF">
        <w:rPr>
          <w:rFonts w:eastAsia="Calibri"/>
          <w:kern w:val="1"/>
          <w:szCs w:val="22"/>
          <w:shd w:val="clear" w:color="auto" w:fill="FFFFFF"/>
          <w:lang w:val="en-GB" w:eastAsia="zh-CN"/>
        </w:rPr>
        <w:t>As mentioned earlier, git commit is used to record the changes made to the files to a local repository. For easy reference, each commit has a unique ID.</w:t>
      </w:r>
      <w:r>
        <w:rPr>
          <w:rFonts w:eastAsia="Calibri"/>
          <w:kern w:val="1"/>
          <w:szCs w:val="22"/>
          <w:shd w:val="clear" w:color="auto" w:fill="FFFFFF"/>
          <w:lang w:val="en-GB" w:eastAsia="zh-CN"/>
        </w:rPr>
        <w:t xml:space="preserve"> </w:t>
      </w:r>
      <w:r w:rsidRPr="00114FEF">
        <w:rPr>
          <w:rFonts w:eastAsia="Calibri"/>
          <w:kern w:val="1"/>
          <w:szCs w:val="22"/>
          <w:shd w:val="clear" w:color="auto" w:fill="FFFFFF"/>
          <w:lang w:val="en-GB" w:eastAsia="zh-CN"/>
        </w:rPr>
        <w:t>It’s best practice to include a message with each commit explaining the changes made in a commit. Adding a commit message helps to find a particular change or understanding the changes.</w:t>
      </w:r>
    </w:p>
    <w:p w14:paraId="7929BDE5" w14:textId="2F4056BD" w:rsidR="00114FEF" w:rsidRDefault="00114FEF" w:rsidP="00114FEF">
      <w:pPr>
        <w:pStyle w:val="NormalWeb"/>
        <w:shd w:val="clear" w:color="auto" w:fill="FFFFFF"/>
        <w:spacing w:before="48" w:beforeAutospacing="0" w:after="240" w:afterAutospacing="0"/>
        <w:jc w:val="both"/>
        <w:textAlignment w:val="baseline"/>
        <w:rPr>
          <w:rFonts w:eastAsia="Calibri"/>
          <w:kern w:val="1"/>
          <w:szCs w:val="22"/>
          <w:shd w:val="clear" w:color="auto" w:fill="FFFFFF"/>
          <w:lang w:val="en-GB" w:eastAsia="zh-CN"/>
        </w:rPr>
      </w:pPr>
      <w:r>
        <w:rPr>
          <w:rFonts w:eastAsia="Calibri"/>
          <w:kern w:val="1"/>
          <w:szCs w:val="22"/>
          <w:shd w:val="clear" w:color="auto" w:fill="FFFFFF"/>
          <w:lang w:val="en-GB" w:eastAsia="zh-CN"/>
        </w:rPr>
        <w:t>Syntax</w:t>
      </w:r>
    </w:p>
    <w:p w14:paraId="524C6900" w14:textId="44DBBC9A" w:rsidR="00114FEF" w:rsidRPr="00853D13" w:rsidRDefault="00114FEF" w:rsidP="00853D13">
      <w:pPr>
        <w:pStyle w:val="NormalWeb"/>
        <w:shd w:val="clear" w:color="auto" w:fill="D9D9D9" w:themeFill="background1" w:themeFillShade="D9"/>
        <w:spacing w:before="48" w:beforeAutospacing="0" w:after="240" w:afterAutospacing="0"/>
        <w:jc w:val="both"/>
        <w:textAlignment w:val="baseline"/>
        <w:rPr>
          <w:rFonts w:ascii="Courier New" w:eastAsia="Calibri" w:hAnsi="Courier New" w:cs="Courier New"/>
          <w:kern w:val="1"/>
          <w:szCs w:val="22"/>
          <w:shd w:val="clear" w:color="auto" w:fill="FFFFFF"/>
          <w:lang w:val="en-GB" w:eastAsia="zh-CN"/>
        </w:rPr>
      </w:pPr>
      <w:r w:rsidRPr="00853D13">
        <w:rPr>
          <w:rFonts w:ascii="Courier New" w:eastAsia="Calibri" w:hAnsi="Courier New" w:cs="Courier New"/>
          <w:kern w:val="1"/>
          <w:szCs w:val="22"/>
          <w:shd w:val="clear" w:color="auto" w:fill="D9D9D9" w:themeFill="background1" w:themeFillShade="D9"/>
          <w:lang w:val="en-GB" w:eastAsia="zh-CN"/>
        </w:rPr>
        <w:t>git commit -m &lt;comment&gt;</w:t>
      </w:r>
    </w:p>
    <w:p w14:paraId="3CDF293A" w14:textId="2340EF4E" w:rsidR="00114FEF" w:rsidRPr="00114FEF" w:rsidRDefault="00114FEF" w:rsidP="00853D13">
      <w:pPr>
        <w:pStyle w:val="NormalWeb"/>
        <w:shd w:val="clear" w:color="auto" w:fill="FFFFFF"/>
        <w:spacing w:before="48" w:beforeAutospacing="0" w:after="240" w:afterAutospacing="0" w:line="360" w:lineRule="auto"/>
        <w:jc w:val="both"/>
        <w:textAlignment w:val="baseline"/>
        <w:rPr>
          <w:rFonts w:eastAsia="Calibri"/>
          <w:kern w:val="1"/>
          <w:szCs w:val="22"/>
          <w:shd w:val="clear" w:color="auto" w:fill="FFFFFF"/>
          <w:lang w:val="en-GB" w:eastAsia="zh-CN"/>
        </w:rPr>
      </w:pPr>
      <w:r>
        <w:rPr>
          <w:rFonts w:eastAsia="Calibri"/>
          <w:kern w:val="1"/>
          <w:szCs w:val="22"/>
          <w:shd w:val="clear" w:color="auto" w:fill="FFFFFF"/>
          <w:lang w:val="en-GB" w:eastAsia="zh-CN"/>
        </w:rPr>
        <w:t>git commit is used after adding changes and before pushing the changes to the remote repository. You have seen how we committed the git_test folder. If we make any changes to the file, we will need to run git add and then git commit.</w:t>
      </w:r>
    </w:p>
    <w:p w14:paraId="4471B82D" w14:textId="68A73B82" w:rsidR="00114FEF" w:rsidRPr="00114FEF" w:rsidRDefault="00114FEF" w:rsidP="00114FEF">
      <w:pPr>
        <w:spacing w:line="240" w:lineRule="auto"/>
        <w:rPr>
          <w:b/>
          <w:bCs/>
          <w:szCs w:val="24"/>
        </w:rPr>
      </w:pPr>
    </w:p>
    <w:p w14:paraId="7C86E70A" w14:textId="7044D76A" w:rsidR="00C26BE2" w:rsidRDefault="00C26BE2" w:rsidP="00114FEF">
      <w:pPr>
        <w:spacing w:line="240" w:lineRule="auto"/>
        <w:rPr>
          <w:b/>
          <w:bCs/>
          <w:szCs w:val="24"/>
        </w:rPr>
      </w:pPr>
      <w:r w:rsidRPr="00114FEF">
        <w:rPr>
          <w:b/>
          <w:bCs/>
          <w:szCs w:val="24"/>
        </w:rPr>
        <w:t>Conflict</w:t>
      </w:r>
    </w:p>
    <w:p w14:paraId="1C08F0AD" w14:textId="0BA09D2A" w:rsidR="00D344C1" w:rsidRDefault="00D344C1" w:rsidP="00853D13">
      <w:pPr>
        <w:spacing w:line="360" w:lineRule="auto"/>
        <w:jc w:val="both"/>
        <w:rPr>
          <w:szCs w:val="24"/>
        </w:rPr>
      </w:pPr>
      <w:r w:rsidRPr="00D344C1">
        <w:rPr>
          <w:szCs w:val="24"/>
        </w:rPr>
        <w:t>When two different branches make updates to the same line in a file, or when a file is destroyed in one branch but changed in the other, a conflict results.</w:t>
      </w:r>
      <w:r>
        <w:rPr>
          <w:szCs w:val="24"/>
        </w:rPr>
        <w:t xml:space="preserve"> For instance,</w:t>
      </w:r>
      <w:r w:rsidRPr="00D344C1">
        <w:rPr>
          <w:szCs w:val="24"/>
        </w:rPr>
        <w:t xml:space="preserve"> </w:t>
      </w:r>
      <w:r>
        <w:rPr>
          <w:szCs w:val="24"/>
        </w:rPr>
        <w:t>c</w:t>
      </w:r>
      <w:r w:rsidRPr="00D344C1">
        <w:rPr>
          <w:szCs w:val="24"/>
        </w:rPr>
        <w:t>onflicts generally arise when two people have changed the same lines in a file, or if one developer deleted a file while another developer was modifying it.The likelihood of conflicts occurring increases when working in a team environment Conflicts over merges can be resolved using a variety of tools.</w:t>
      </w:r>
    </w:p>
    <w:p w14:paraId="64D3DC25" w14:textId="688109CC" w:rsidR="00D344C1" w:rsidRDefault="00D344C1" w:rsidP="00D344C1">
      <w:pPr>
        <w:spacing w:line="240" w:lineRule="auto"/>
        <w:jc w:val="both"/>
        <w:rPr>
          <w:szCs w:val="24"/>
        </w:rPr>
      </w:pPr>
    </w:p>
    <w:p w14:paraId="3961C88D" w14:textId="7757A335" w:rsidR="00853D13" w:rsidRDefault="00853D13" w:rsidP="00D344C1">
      <w:pPr>
        <w:spacing w:line="240" w:lineRule="auto"/>
        <w:jc w:val="both"/>
        <w:rPr>
          <w:szCs w:val="24"/>
        </w:rPr>
      </w:pPr>
    </w:p>
    <w:p w14:paraId="781D2E39" w14:textId="77777777" w:rsidR="00853D13" w:rsidRPr="00D344C1" w:rsidRDefault="00853D13" w:rsidP="00D344C1">
      <w:pPr>
        <w:spacing w:line="240" w:lineRule="auto"/>
        <w:jc w:val="both"/>
        <w:rPr>
          <w:szCs w:val="24"/>
        </w:rPr>
      </w:pPr>
    </w:p>
    <w:p w14:paraId="5E5A68BC" w14:textId="62856517" w:rsidR="00C26BE2" w:rsidRDefault="00C26BE2" w:rsidP="00114FEF">
      <w:pPr>
        <w:spacing w:line="240" w:lineRule="auto"/>
        <w:rPr>
          <w:b/>
          <w:bCs/>
          <w:szCs w:val="24"/>
        </w:rPr>
      </w:pPr>
      <w:r w:rsidRPr="00114FEF">
        <w:rPr>
          <w:b/>
          <w:bCs/>
          <w:szCs w:val="24"/>
        </w:rPr>
        <w:lastRenderedPageBreak/>
        <w:t>Head</w:t>
      </w:r>
    </w:p>
    <w:p w14:paraId="7F855B96" w14:textId="26A66CBD" w:rsidR="00704043" w:rsidRDefault="00704043" w:rsidP="00853D13">
      <w:pPr>
        <w:spacing w:after="0" w:line="360" w:lineRule="auto"/>
        <w:jc w:val="both"/>
        <w:rPr>
          <w:rFonts w:cs="Times New Roman"/>
          <w:shd w:val="clear" w:color="auto" w:fill="FFFFFF"/>
        </w:rPr>
      </w:pPr>
      <w:r w:rsidRPr="00704043">
        <w:rPr>
          <w:rFonts w:cs="Times New Roman"/>
          <w:szCs w:val="24"/>
        </w:rPr>
        <w:t>In the current checkout branch, the HEAD identifies the most recent commit. Like a pointer to any reference, it. The "</w:t>
      </w:r>
      <w:r w:rsidRPr="00A42C89">
        <w:rPr>
          <w:rFonts w:cs="Times New Roman"/>
          <w:szCs w:val="24"/>
        </w:rPr>
        <w:t xml:space="preserve">current branch" is known as the HEAD. The HEAD is moved to the new branch when you switch branches with "checkout." </w:t>
      </w:r>
      <w:r w:rsidRPr="00A42C89">
        <w:rPr>
          <w:rFonts w:cs="Times New Roman"/>
          <w:shd w:val="clear" w:color="auto" w:fill="FFFFFF"/>
        </w:rPr>
        <w:t>The </w:t>
      </w:r>
      <w:r w:rsidRPr="00A42C89">
        <w:rPr>
          <w:rStyle w:val="Strong"/>
          <w:rFonts w:cs="Times New Roman"/>
          <w:shd w:val="clear" w:color="auto" w:fill="FFFFFF"/>
        </w:rPr>
        <w:t>git show head</w:t>
      </w:r>
      <w:r w:rsidRPr="00A42C89">
        <w:rPr>
          <w:rFonts w:cs="Times New Roman"/>
          <w:shd w:val="clear" w:color="auto" w:fill="FFFFFF"/>
        </w:rPr>
        <w:t> is used to check the status of the Head. This command will show</w:t>
      </w:r>
      <w:r w:rsidRPr="00704043">
        <w:rPr>
          <w:rFonts w:cs="Times New Roman"/>
          <w:shd w:val="clear" w:color="auto" w:fill="FFFFFF"/>
        </w:rPr>
        <w:t xml:space="preserve"> the location of the Head.</w:t>
      </w:r>
      <w:r>
        <w:rPr>
          <w:rFonts w:cs="Times New Roman"/>
          <w:shd w:val="clear" w:color="auto" w:fill="FFFFFF"/>
        </w:rPr>
        <w:t xml:space="preserve"> Figure 4.</w:t>
      </w:r>
      <w:r w:rsidR="00853D13">
        <w:rPr>
          <w:rFonts w:cs="Times New Roman"/>
          <w:shd w:val="clear" w:color="auto" w:fill="FFFFFF"/>
        </w:rPr>
        <w:t>39</w:t>
      </w:r>
      <w:r>
        <w:rPr>
          <w:rFonts w:cs="Times New Roman"/>
          <w:shd w:val="clear" w:color="auto" w:fill="FFFFFF"/>
        </w:rPr>
        <w:t xml:space="preserve"> illustrates the output of git show head.</w:t>
      </w:r>
    </w:p>
    <w:p w14:paraId="5A642980" w14:textId="77777777" w:rsidR="00704043" w:rsidRPr="00704043" w:rsidRDefault="00704043" w:rsidP="00704043">
      <w:pPr>
        <w:spacing w:line="240" w:lineRule="auto"/>
        <w:jc w:val="both"/>
        <w:rPr>
          <w:rFonts w:cs="Times New Roman"/>
          <w:szCs w:val="24"/>
        </w:rPr>
      </w:pPr>
    </w:p>
    <w:p w14:paraId="1A0DEBB0" w14:textId="77777777" w:rsidR="00704043" w:rsidRDefault="00704043" w:rsidP="00704043">
      <w:pPr>
        <w:keepNext/>
        <w:spacing w:line="240" w:lineRule="auto"/>
      </w:pPr>
      <w:r w:rsidRPr="00704043">
        <w:rPr>
          <w:b/>
          <w:bCs/>
          <w:noProof/>
          <w:szCs w:val="24"/>
        </w:rPr>
        <w:drawing>
          <wp:inline distT="0" distB="0" distL="0" distR="0" wp14:anchorId="2DF618A0" wp14:editId="05146228">
            <wp:extent cx="4991100" cy="2144415"/>
            <wp:effectExtent l="19050" t="19050" r="0" b="8255"/>
            <wp:docPr id="52228" name="Picture 52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02898" cy="2149484"/>
                    </a:xfrm>
                    <a:prstGeom prst="rect">
                      <a:avLst/>
                    </a:prstGeom>
                    <a:ln>
                      <a:solidFill>
                        <a:schemeClr val="tx1"/>
                      </a:solidFill>
                    </a:ln>
                  </pic:spPr>
                </pic:pic>
              </a:graphicData>
            </a:graphic>
          </wp:inline>
        </w:drawing>
      </w:r>
    </w:p>
    <w:p w14:paraId="1DC42692" w14:textId="5AB21A85" w:rsidR="00D344C1" w:rsidRPr="00704043" w:rsidRDefault="00704043" w:rsidP="00704043">
      <w:pPr>
        <w:pStyle w:val="Caption"/>
        <w:rPr>
          <w:b/>
          <w:bCs/>
          <w:i w:val="0"/>
          <w:iCs w:val="0"/>
          <w:color w:val="auto"/>
          <w:sz w:val="24"/>
          <w:szCs w:val="24"/>
        </w:rPr>
      </w:pPr>
      <w:r w:rsidRPr="00704043">
        <w:rPr>
          <w:i w:val="0"/>
          <w:iCs w:val="0"/>
          <w:color w:val="auto"/>
          <w:sz w:val="24"/>
          <w:szCs w:val="24"/>
        </w:rPr>
        <w:t xml:space="preserve">Figure 4. </w:t>
      </w:r>
      <w:r w:rsidRPr="00704043">
        <w:rPr>
          <w:i w:val="0"/>
          <w:iCs w:val="0"/>
          <w:color w:val="auto"/>
          <w:sz w:val="24"/>
          <w:szCs w:val="24"/>
        </w:rPr>
        <w:fldChar w:fldCharType="begin"/>
      </w:r>
      <w:r w:rsidRPr="00704043">
        <w:rPr>
          <w:i w:val="0"/>
          <w:iCs w:val="0"/>
          <w:color w:val="auto"/>
          <w:sz w:val="24"/>
          <w:szCs w:val="24"/>
        </w:rPr>
        <w:instrText xml:space="preserve"> SEQ Figure_4. \* ARABIC </w:instrText>
      </w:r>
      <w:r w:rsidRPr="00704043">
        <w:rPr>
          <w:i w:val="0"/>
          <w:iCs w:val="0"/>
          <w:color w:val="auto"/>
          <w:sz w:val="24"/>
          <w:szCs w:val="24"/>
        </w:rPr>
        <w:fldChar w:fldCharType="separate"/>
      </w:r>
      <w:r w:rsidR="002B5F42">
        <w:rPr>
          <w:i w:val="0"/>
          <w:iCs w:val="0"/>
          <w:noProof/>
          <w:color w:val="auto"/>
          <w:sz w:val="24"/>
          <w:szCs w:val="24"/>
        </w:rPr>
        <w:t>39</w:t>
      </w:r>
      <w:r w:rsidRPr="00704043">
        <w:rPr>
          <w:i w:val="0"/>
          <w:iCs w:val="0"/>
          <w:color w:val="auto"/>
          <w:sz w:val="24"/>
          <w:szCs w:val="24"/>
        </w:rPr>
        <w:fldChar w:fldCharType="end"/>
      </w:r>
      <w:r w:rsidRPr="00704043">
        <w:rPr>
          <w:i w:val="0"/>
          <w:iCs w:val="0"/>
          <w:color w:val="auto"/>
          <w:sz w:val="24"/>
          <w:szCs w:val="24"/>
        </w:rPr>
        <w:t>: Sample output of git show head</w:t>
      </w:r>
    </w:p>
    <w:p w14:paraId="4D70E91C" w14:textId="4EE579B9" w:rsidR="00C26BE2" w:rsidRDefault="00C26BE2" w:rsidP="00853D13">
      <w:pPr>
        <w:spacing w:after="0" w:line="360" w:lineRule="auto"/>
        <w:rPr>
          <w:b/>
          <w:bCs/>
          <w:szCs w:val="24"/>
        </w:rPr>
      </w:pPr>
      <w:r w:rsidRPr="00114FEF">
        <w:rPr>
          <w:b/>
          <w:bCs/>
          <w:szCs w:val="24"/>
        </w:rPr>
        <w:t>Repository</w:t>
      </w:r>
    </w:p>
    <w:p w14:paraId="547B87F8" w14:textId="30377893" w:rsidR="00A42C89" w:rsidRPr="00A42C89" w:rsidRDefault="00A42C89" w:rsidP="00853D13">
      <w:pPr>
        <w:spacing w:after="0" w:line="360" w:lineRule="auto"/>
        <w:rPr>
          <w:rFonts w:cs="Times New Roman"/>
          <w:szCs w:val="24"/>
        </w:rPr>
      </w:pPr>
      <w:r w:rsidRPr="00A42C89">
        <w:rPr>
          <w:rFonts w:cs="Times New Roman"/>
          <w:szCs w:val="24"/>
        </w:rPr>
        <w:t>Each file in your project, together with its revision history, is stored in a repository. Within the repository, you can coordinate and oversee project activities.</w:t>
      </w:r>
      <w:r w:rsidR="001B0B1B">
        <w:rPr>
          <w:rFonts w:cs="Times New Roman"/>
          <w:szCs w:val="24"/>
        </w:rPr>
        <w:t xml:space="preserve"> </w:t>
      </w:r>
      <w:r>
        <w:rPr>
          <w:rFonts w:cs="Times New Roman"/>
          <w:szCs w:val="24"/>
        </w:rPr>
        <w:t>To see also if the folder is a git repository, open the folder, you will find another subfolder with extension .git inside.</w:t>
      </w:r>
    </w:p>
    <w:p w14:paraId="5C34276A" w14:textId="77777777" w:rsidR="00A42C89" w:rsidRPr="00A42C89" w:rsidRDefault="00A42C89" w:rsidP="00853D13">
      <w:pPr>
        <w:pStyle w:val="NormalWeb"/>
        <w:spacing w:before="0" w:beforeAutospacing="0" w:after="0" w:afterAutospacing="0" w:line="360" w:lineRule="auto"/>
        <w:rPr>
          <w:rFonts w:eastAsia="Calibri"/>
          <w:kern w:val="1"/>
          <w:lang w:val="en-GB" w:eastAsia="zh-CN"/>
        </w:rPr>
      </w:pPr>
      <w:r w:rsidRPr="00A42C89">
        <w:rPr>
          <w:rFonts w:eastAsia="Calibri"/>
          <w:kern w:val="1"/>
          <w:lang w:val="en-GB" w:eastAsia="zh-CN"/>
        </w:rPr>
        <w:t>You typically obtain a Git repository in one of two ways:</w:t>
      </w:r>
    </w:p>
    <w:p w14:paraId="57D8F1FC" w14:textId="77777777" w:rsidR="00A42C89" w:rsidRPr="00A42C89" w:rsidRDefault="00A42C89">
      <w:pPr>
        <w:pStyle w:val="NormalWeb"/>
        <w:numPr>
          <w:ilvl w:val="0"/>
          <w:numId w:val="72"/>
        </w:numPr>
        <w:spacing w:before="0" w:beforeAutospacing="0" w:after="0" w:afterAutospacing="0" w:line="360" w:lineRule="auto"/>
        <w:rPr>
          <w:rFonts w:eastAsia="Calibri"/>
          <w:kern w:val="1"/>
          <w:lang w:val="en-GB" w:eastAsia="zh-CN"/>
        </w:rPr>
      </w:pPr>
      <w:r w:rsidRPr="00A42C89">
        <w:rPr>
          <w:rFonts w:eastAsia="Calibri"/>
          <w:kern w:val="1"/>
          <w:lang w:val="en-GB" w:eastAsia="zh-CN"/>
        </w:rPr>
        <w:t>You can take a local directory that is currently not under version control, and turn it into a Git repository, or</w:t>
      </w:r>
    </w:p>
    <w:p w14:paraId="38C840A4" w14:textId="77777777" w:rsidR="00A42C89" w:rsidRPr="00A42C89" w:rsidRDefault="00A42C89">
      <w:pPr>
        <w:pStyle w:val="NormalWeb"/>
        <w:numPr>
          <w:ilvl w:val="0"/>
          <w:numId w:val="72"/>
        </w:numPr>
        <w:spacing w:before="75" w:beforeAutospacing="0" w:after="0" w:afterAutospacing="0" w:line="360" w:lineRule="auto"/>
        <w:rPr>
          <w:rFonts w:eastAsia="Calibri"/>
          <w:kern w:val="1"/>
          <w:lang w:val="en-GB" w:eastAsia="zh-CN"/>
        </w:rPr>
      </w:pPr>
      <w:r w:rsidRPr="00A42C89">
        <w:rPr>
          <w:rFonts w:eastAsia="Calibri"/>
          <w:kern w:val="1"/>
          <w:lang w:val="en-GB" w:eastAsia="zh-CN"/>
        </w:rPr>
        <w:t>You can clone an existing Git repository from elsewhere.</w:t>
      </w:r>
    </w:p>
    <w:p w14:paraId="2B93D2E4" w14:textId="18ABA5E0" w:rsidR="00A42C89" w:rsidRPr="0019337C" w:rsidRDefault="00A42C89" w:rsidP="00853D13">
      <w:pPr>
        <w:spacing w:after="0" w:line="360" w:lineRule="auto"/>
        <w:rPr>
          <w:rFonts w:cs="Times New Roman"/>
          <w:szCs w:val="24"/>
        </w:rPr>
      </w:pPr>
      <w:r w:rsidRPr="0019337C">
        <w:rPr>
          <w:rFonts w:cs="Times New Roman"/>
          <w:szCs w:val="24"/>
        </w:rPr>
        <w:t xml:space="preserve">Git has four main states in which files can be saved: working directory, staging area, local </w:t>
      </w:r>
      <w:r w:rsidR="00647E2D" w:rsidRPr="0019337C">
        <w:rPr>
          <w:rFonts w:cs="Times New Roman"/>
          <w:szCs w:val="24"/>
        </w:rPr>
        <w:t>repository</w:t>
      </w:r>
      <w:r w:rsidR="00647E2D">
        <w:rPr>
          <w:rFonts w:cs="Times New Roman"/>
          <w:szCs w:val="24"/>
        </w:rPr>
        <w:t xml:space="preserve"> </w:t>
      </w:r>
      <w:r w:rsidRPr="0019337C">
        <w:rPr>
          <w:rFonts w:cs="Times New Roman"/>
          <w:szCs w:val="24"/>
        </w:rPr>
        <w:t xml:space="preserve">and central repository. </w:t>
      </w:r>
    </w:p>
    <w:p w14:paraId="610E3843" w14:textId="77777777" w:rsidR="00A42C89" w:rsidRPr="0019337C" w:rsidRDefault="00A42C89">
      <w:pPr>
        <w:pStyle w:val="ListParagraph"/>
        <w:numPr>
          <w:ilvl w:val="0"/>
          <w:numId w:val="73"/>
        </w:numPr>
        <w:spacing w:after="0" w:line="360" w:lineRule="auto"/>
        <w:rPr>
          <w:rFonts w:cs="Times New Roman"/>
          <w:szCs w:val="24"/>
        </w:rPr>
      </w:pPr>
      <w:r w:rsidRPr="0019337C">
        <w:rPr>
          <w:rFonts w:cs="Times New Roman"/>
          <w:szCs w:val="24"/>
        </w:rPr>
        <w:t xml:space="preserve">Working directory: where projects are created (code written) and changes are made </w:t>
      </w:r>
    </w:p>
    <w:p w14:paraId="79914E75" w14:textId="77777777" w:rsidR="00A42C89" w:rsidRPr="0019337C" w:rsidRDefault="00A42C89">
      <w:pPr>
        <w:pStyle w:val="ListParagraph"/>
        <w:numPr>
          <w:ilvl w:val="0"/>
          <w:numId w:val="73"/>
        </w:numPr>
        <w:spacing w:after="0" w:line="360" w:lineRule="auto"/>
        <w:rPr>
          <w:rFonts w:cs="Times New Roman"/>
          <w:szCs w:val="24"/>
        </w:rPr>
      </w:pPr>
      <w:r w:rsidRPr="0019337C">
        <w:rPr>
          <w:rFonts w:cs="Times New Roman"/>
          <w:szCs w:val="24"/>
        </w:rPr>
        <w:t xml:space="preserve">Staging area: where code can be reviews before making a commitment </w:t>
      </w:r>
    </w:p>
    <w:p w14:paraId="567BE2D4" w14:textId="77777777" w:rsidR="00A42C89" w:rsidRPr="0019337C" w:rsidRDefault="00A42C89">
      <w:pPr>
        <w:pStyle w:val="ListParagraph"/>
        <w:numPr>
          <w:ilvl w:val="0"/>
          <w:numId w:val="73"/>
        </w:numPr>
        <w:spacing w:after="0" w:line="360" w:lineRule="auto"/>
        <w:rPr>
          <w:rFonts w:cs="Times New Roman"/>
          <w:szCs w:val="24"/>
        </w:rPr>
      </w:pPr>
      <w:r w:rsidRPr="0019337C">
        <w:rPr>
          <w:rFonts w:cs="Times New Roman"/>
          <w:szCs w:val="24"/>
        </w:rPr>
        <w:t xml:space="preserve">Local repository: where you may commit changes to the project before pushing them to the central GitHub repository </w:t>
      </w:r>
    </w:p>
    <w:p w14:paraId="69B9B076" w14:textId="77777777" w:rsidR="00A42C89" w:rsidRPr="0019337C" w:rsidRDefault="00A42C89">
      <w:pPr>
        <w:pStyle w:val="ListParagraph"/>
        <w:numPr>
          <w:ilvl w:val="0"/>
          <w:numId w:val="73"/>
        </w:numPr>
        <w:spacing w:after="0" w:line="360" w:lineRule="auto"/>
        <w:rPr>
          <w:rFonts w:cs="Times New Roman"/>
          <w:szCs w:val="24"/>
        </w:rPr>
      </w:pPr>
      <w:r w:rsidRPr="0019337C">
        <w:rPr>
          <w:rFonts w:cs="Times New Roman"/>
          <w:szCs w:val="24"/>
        </w:rPr>
        <w:t xml:space="preserve">Central repository: where the primary project is stored (a copy is kept locally by each team member). </w:t>
      </w:r>
    </w:p>
    <w:p w14:paraId="5CC12157" w14:textId="77777777" w:rsidR="00A42C89" w:rsidRDefault="00A42C89" w:rsidP="00114FEF">
      <w:pPr>
        <w:spacing w:line="240" w:lineRule="auto"/>
        <w:rPr>
          <w:b/>
          <w:bCs/>
          <w:szCs w:val="24"/>
        </w:rPr>
      </w:pPr>
    </w:p>
    <w:p w14:paraId="129256D3" w14:textId="77777777" w:rsidR="00704043" w:rsidRPr="00114FEF" w:rsidRDefault="00704043" w:rsidP="00114FEF">
      <w:pPr>
        <w:spacing w:line="240" w:lineRule="auto"/>
        <w:rPr>
          <w:b/>
          <w:bCs/>
          <w:szCs w:val="24"/>
        </w:rPr>
      </w:pPr>
    </w:p>
    <w:p w14:paraId="7FABB7D3" w14:textId="7E191695" w:rsidR="00C26BE2" w:rsidRDefault="00C26BE2" w:rsidP="00114FEF">
      <w:pPr>
        <w:spacing w:line="240" w:lineRule="auto"/>
        <w:rPr>
          <w:b/>
          <w:bCs/>
          <w:szCs w:val="24"/>
        </w:rPr>
      </w:pPr>
      <w:r w:rsidRPr="00114FEF">
        <w:rPr>
          <w:b/>
          <w:bCs/>
          <w:szCs w:val="24"/>
        </w:rPr>
        <w:t>Initialise</w:t>
      </w:r>
    </w:p>
    <w:p w14:paraId="238452DC" w14:textId="7E261CC7" w:rsidR="00C12FA9" w:rsidRPr="00C12FA9" w:rsidRDefault="00C12FA9" w:rsidP="00853D13">
      <w:pPr>
        <w:spacing w:line="360" w:lineRule="auto"/>
        <w:jc w:val="both"/>
        <w:rPr>
          <w:szCs w:val="24"/>
        </w:rPr>
      </w:pPr>
      <w:r w:rsidRPr="00C12FA9">
        <w:rPr>
          <w:szCs w:val="24"/>
        </w:rPr>
        <w:t>A new Git repository is created with the git init command. It can be used to start a fresh, empty repository or convert an existing, unversioned project to a Git repository. This is typically the first command you'll perform in a new project because most additional Git commands are not accessible outside of an initialized repository.</w:t>
      </w:r>
    </w:p>
    <w:p w14:paraId="2D6E5E5A" w14:textId="7E266D05" w:rsidR="00114FEF" w:rsidRDefault="00114FEF" w:rsidP="00114FEF">
      <w:pPr>
        <w:spacing w:line="240" w:lineRule="auto"/>
        <w:rPr>
          <w:b/>
          <w:bCs/>
          <w:szCs w:val="24"/>
        </w:rPr>
      </w:pPr>
    </w:p>
    <w:p w14:paraId="5DD24445" w14:textId="290B07FD" w:rsidR="00053901" w:rsidRDefault="00053901">
      <w:pPr>
        <w:rPr>
          <w:sz w:val="16"/>
          <w:szCs w:val="16"/>
        </w:rPr>
      </w:pPr>
      <w:r>
        <w:rPr>
          <w:sz w:val="16"/>
          <w:szCs w:val="16"/>
        </w:rPr>
        <w:br w:type="page"/>
      </w:r>
    </w:p>
    <w:p w14:paraId="1C6B6CE8" w14:textId="77777777" w:rsidR="00053901" w:rsidRDefault="00053901" w:rsidP="00A56F02">
      <w:pPr>
        <w:pStyle w:val="Heading1"/>
      </w:pPr>
      <w:r>
        <w:lastRenderedPageBreak/>
        <w:t>FORMATIVE ASSESSMENT 4.6</w:t>
      </w:r>
      <w:r>
        <w:tab/>
      </w:r>
      <w:r>
        <w:tab/>
        <w:t>INDIVIDUAL TASK</w:t>
      </w:r>
    </w:p>
    <w:p w14:paraId="603DC92F" w14:textId="77777777" w:rsidR="00053901" w:rsidRDefault="00053901" w:rsidP="00053901"/>
    <w:p w14:paraId="3D5C0629" w14:textId="77777777" w:rsidR="00053901" w:rsidRDefault="00053901" w:rsidP="00053901">
      <w:r>
        <w:t>4.6.1</w:t>
      </w:r>
      <w:r>
        <w:tab/>
        <w:t>Define the term version control.</w:t>
      </w:r>
      <w:r>
        <w:tab/>
      </w:r>
      <w:r>
        <w:tab/>
      </w:r>
      <w:r>
        <w:tab/>
      </w:r>
      <w:r>
        <w:tab/>
      </w:r>
      <w:r>
        <w:tab/>
      </w:r>
      <w:r>
        <w:tab/>
      </w:r>
      <w:r>
        <w:tab/>
        <w:t>(2)</w:t>
      </w:r>
    </w:p>
    <w:p w14:paraId="5BF8E861" w14:textId="77777777" w:rsidR="00053901" w:rsidRDefault="00053901" w:rsidP="00053901">
      <w:pPr>
        <w:spacing w:line="360" w:lineRule="auto"/>
        <w:jc w:val="both"/>
        <w:rPr>
          <w:rFonts w:cs="Droid Serif"/>
        </w:rPr>
      </w:pPr>
      <w:r>
        <w:rPr>
          <w:rFonts w:cs="Droid Serif"/>
        </w:rPr>
        <w:t>4.6.2</w:t>
      </w:r>
      <w:r>
        <w:rPr>
          <w:rFonts w:cs="Droid Serif"/>
        </w:rPr>
        <w:tab/>
        <w:t>What is the difference between Git and GitHub?</w:t>
      </w:r>
      <w:r>
        <w:rPr>
          <w:rFonts w:cs="Droid Serif"/>
        </w:rPr>
        <w:tab/>
      </w:r>
      <w:r>
        <w:rPr>
          <w:rFonts w:cs="Droid Serif"/>
        </w:rPr>
        <w:tab/>
      </w:r>
      <w:r>
        <w:rPr>
          <w:rFonts w:cs="Droid Serif"/>
        </w:rPr>
        <w:tab/>
      </w:r>
      <w:r>
        <w:rPr>
          <w:rFonts w:cs="Droid Serif"/>
        </w:rPr>
        <w:tab/>
      </w:r>
      <w:r>
        <w:rPr>
          <w:rFonts w:cs="Droid Serif"/>
        </w:rPr>
        <w:tab/>
        <w:t>(4)</w:t>
      </w:r>
    </w:p>
    <w:p w14:paraId="30DFE25E" w14:textId="77777777" w:rsidR="00053901" w:rsidRDefault="00053901" w:rsidP="00053901">
      <w:pPr>
        <w:spacing w:line="360" w:lineRule="auto"/>
        <w:jc w:val="both"/>
        <w:rPr>
          <w:rFonts w:cs="Droid Serif"/>
        </w:rPr>
      </w:pPr>
      <w:r w:rsidRPr="00AE7F62">
        <w:rPr>
          <w:rFonts w:cs="Droid Serif"/>
        </w:rPr>
        <w:t>4.6.</w:t>
      </w:r>
      <w:r>
        <w:rPr>
          <w:rFonts w:cs="Droid Serif"/>
        </w:rPr>
        <w:t>3</w:t>
      </w:r>
      <w:r w:rsidRPr="00AE7F62">
        <w:rPr>
          <w:rFonts w:cs="Droid Serif"/>
        </w:rPr>
        <w:tab/>
        <w:t>List FIVE benefits come with using GIT?</w:t>
      </w:r>
      <w:r>
        <w:rPr>
          <w:rFonts w:cs="Droid Serif"/>
        </w:rPr>
        <w:tab/>
      </w:r>
      <w:r>
        <w:rPr>
          <w:rFonts w:cs="Droid Serif"/>
        </w:rPr>
        <w:tab/>
      </w:r>
      <w:r>
        <w:rPr>
          <w:rFonts w:cs="Droid Serif"/>
        </w:rPr>
        <w:tab/>
      </w:r>
      <w:r>
        <w:rPr>
          <w:rFonts w:cs="Droid Serif"/>
        </w:rPr>
        <w:tab/>
      </w:r>
      <w:r>
        <w:rPr>
          <w:rFonts w:cs="Droid Serif"/>
        </w:rPr>
        <w:tab/>
        <w:t xml:space="preserve">             (5)</w:t>
      </w:r>
    </w:p>
    <w:p w14:paraId="1C0DB1AC" w14:textId="77777777" w:rsidR="00053901" w:rsidRDefault="00053901" w:rsidP="00053901">
      <w:pPr>
        <w:rPr>
          <w:rFonts w:cs="Droid Serif"/>
        </w:rPr>
      </w:pPr>
      <w:r>
        <w:rPr>
          <w:rFonts w:cs="Droid Serif"/>
        </w:rPr>
        <w:t>4.6.4</w:t>
      </w:r>
      <w:r>
        <w:rPr>
          <w:rFonts w:cs="Droid Serif"/>
        </w:rPr>
        <w:tab/>
        <w:t>Write the command used to initialise a Git repository.</w:t>
      </w:r>
      <w:r>
        <w:rPr>
          <w:rFonts w:cs="Droid Serif"/>
        </w:rPr>
        <w:tab/>
      </w:r>
      <w:r>
        <w:rPr>
          <w:rFonts w:cs="Droid Serif"/>
        </w:rPr>
        <w:tab/>
      </w:r>
      <w:r>
        <w:rPr>
          <w:rFonts w:cs="Droid Serif"/>
        </w:rPr>
        <w:tab/>
        <w:t xml:space="preserve">           (2)</w:t>
      </w:r>
    </w:p>
    <w:p w14:paraId="6417E8CA" w14:textId="77777777" w:rsidR="00053901" w:rsidRDefault="00053901" w:rsidP="00053901">
      <w:pPr>
        <w:autoSpaceDE w:val="0"/>
        <w:autoSpaceDN w:val="0"/>
        <w:adjustRightInd w:val="0"/>
        <w:rPr>
          <w:rFonts w:cs="Droid Serif"/>
        </w:rPr>
      </w:pPr>
      <w:r>
        <w:rPr>
          <w:rFonts w:cs="Droid Serif"/>
        </w:rPr>
        <w:t>4.6.5</w:t>
      </w:r>
      <w:r>
        <w:rPr>
          <w:rFonts w:cs="Droid Serif"/>
        </w:rPr>
        <w:tab/>
        <w:t>What does the command git -v do when typed on the git bash terminal.</w:t>
      </w:r>
      <w:r>
        <w:rPr>
          <w:rFonts w:cs="Droid Serif"/>
        </w:rPr>
        <w:tab/>
      </w:r>
      <w:r>
        <w:rPr>
          <w:rFonts w:cs="Droid Serif"/>
        </w:rPr>
        <w:tab/>
        <w:t>(2)</w:t>
      </w:r>
    </w:p>
    <w:p w14:paraId="38CAE053" w14:textId="77777777" w:rsidR="00053901" w:rsidRDefault="00053901" w:rsidP="00053901">
      <w:pPr>
        <w:autoSpaceDE w:val="0"/>
        <w:autoSpaceDN w:val="0"/>
        <w:adjustRightInd w:val="0"/>
        <w:ind w:left="720" w:hanging="720"/>
        <w:rPr>
          <w:rFonts w:cs="Droid Serif"/>
        </w:rPr>
      </w:pPr>
      <w:r>
        <w:rPr>
          <w:rFonts w:cs="Droid Serif"/>
        </w:rPr>
        <w:t>4.6.6</w:t>
      </w:r>
      <w:r>
        <w:rPr>
          <w:rFonts w:cs="Droid Serif"/>
        </w:rPr>
        <w:tab/>
        <w:t>Practical</w:t>
      </w:r>
    </w:p>
    <w:p w14:paraId="5A0C989B" w14:textId="77777777" w:rsidR="00053901" w:rsidRPr="00D5264A" w:rsidRDefault="00053901">
      <w:pPr>
        <w:pStyle w:val="ListParagraph"/>
        <w:numPr>
          <w:ilvl w:val="0"/>
          <w:numId w:val="120"/>
        </w:numPr>
        <w:autoSpaceDE w:val="0"/>
        <w:autoSpaceDN w:val="0"/>
        <w:adjustRightInd w:val="0"/>
        <w:spacing w:after="0" w:line="360" w:lineRule="auto"/>
        <w:ind w:left="1134" w:hanging="425"/>
        <w:jc w:val="both"/>
        <w:rPr>
          <w:rFonts w:cs="Droid Serif"/>
        </w:rPr>
      </w:pPr>
      <w:r w:rsidRPr="00D5264A">
        <w:rPr>
          <w:rFonts w:cs="Droid Serif"/>
        </w:rPr>
        <w:t xml:space="preserve">Create a folder on the desktop and name it </w:t>
      </w:r>
      <w:r>
        <w:rPr>
          <w:rFonts w:cs="Droid Serif"/>
        </w:rPr>
        <w:t>“</w:t>
      </w:r>
      <w:r w:rsidRPr="00D5264A">
        <w:rPr>
          <w:rFonts w:cs="Droid Serif"/>
        </w:rPr>
        <w:t>git_revision</w:t>
      </w:r>
      <w:r>
        <w:rPr>
          <w:rFonts w:cs="Droid Serif"/>
        </w:rPr>
        <w:t>”</w:t>
      </w:r>
      <w:r w:rsidRPr="00D5264A">
        <w:rPr>
          <w:rFonts w:cs="Droid Serif"/>
        </w:rPr>
        <w:t>.</w:t>
      </w:r>
    </w:p>
    <w:p w14:paraId="304764F3" w14:textId="77777777" w:rsidR="00053901" w:rsidRPr="00D5264A" w:rsidRDefault="00053901">
      <w:pPr>
        <w:pStyle w:val="ListParagraph"/>
        <w:numPr>
          <w:ilvl w:val="0"/>
          <w:numId w:val="120"/>
        </w:numPr>
        <w:autoSpaceDE w:val="0"/>
        <w:autoSpaceDN w:val="0"/>
        <w:adjustRightInd w:val="0"/>
        <w:spacing w:after="0" w:line="360" w:lineRule="auto"/>
        <w:ind w:left="1134" w:hanging="425"/>
        <w:jc w:val="both"/>
        <w:rPr>
          <w:rFonts w:cs="Droid Serif"/>
        </w:rPr>
      </w:pPr>
      <w:r w:rsidRPr="00D5264A">
        <w:rPr>
          <w:rFonts w:cs="Droid Serif"/>
        </w:rPr>
        <w:t>Add a text file called file.txt</w:t>
      </w:r>
    </w:p>
    <w:p w14:paraId="3DF894AC" w14:textId="77777777" w:rsidR="00053901" w:rsidRPr="00D5264A" w:rsidRDefault="00053901">
      <w:pPr>
        <w:pStyle w:val="ListParagraph"/>
        <w:numPr>
          <w:ilvl w:val="0"/>
          <w:numId w:val="120"/>
        </w:numPr>
        <w:autoSpaceDE w:val="0"/>
        <w:autoSpaceDN w:val="0"/>
        <w:adjustRightInd w:val="0"/>
        <w:spacing w:after="0" w:line="360" w:lineRule="auto"/>
        <w:ind w:left="1134" w:hanging="425"/>
        <w:jc w:val="both"/>
        <w:rPr>
          <w:rFonts w:cs="Droid Serif"/>
        </w:rPr>
      </w:pPr>
      <w:r w:rsidRPr="00D5264A">
        <w:rPr>
          <w:rFonts w:cs="Droid Serif"/>
        </w:rPr>
        <w:t>Add the following line of text through the terminal into a file called file.txt</w:t>
      </w:r>
    </w:p>
    <w:p w14:paraId="046C4E86" w14:textId="77777777" w:rsidR="00053901" w:rsidRPr="00D5264A" w:rsidRDefault="00053901" w:rsidP="00053901">
      <w:pPr>
        <w:autoSpaceDE w:val="0"/>
        <w:autoSpaceDN w:val="0"/>
        <w:adjustRightInd w:val="0"/>
        <w:ind w:left="349"/>
        <w:rPr>
          <w:rFonts w:cs="Droid Serif"/>
        </w:rPr>
      </w:pPr>
      <w:r>
        <w:rPr>
          <w:rFonts w:cs="Droid Serif"/>
        </w:rPr>
        <w:tab/>
      </w:r>
      <w:r>
        <w:rPr>
          <w:rFonts w:cs="Droid Serif"/>
        </w:rPr>
        <w:tab/>
      </w:r>
      <w:r w:rsidRPr="00D5264A">
        <w:rPr>
          <w:rFonts w:cs="Droid Serif"/>
        </w:rPr>
        <w:t>“Working with git and github is saves time”</w:t>
      </w:r>
    </w:p>
    <w:p w14:paraId="4A0D1B75" w14:textId="77777777" w:rsidR="00053901" w:rsidRPr="00D5264A" w:rsidRDefault="00053901">
      <w:pPr>
        <w:pStyle w:val="ListParagraph"/>
        <w:numPr>
          <w:ilvl w:val="0"/>
          <w:numId w:val="120"/>
        </w:numPr>
        <w:autoSpaceDE w:val="0"/>
        <w:autoSpaceDN w:val="0"/>
        <w:adjustRightInd w:val="0"/>
        <w:spacing w:after="0" w:line="360" w:lineRule="auto"/>
        <w:ind w:left="1134" w:hanging="425"/>
        <w:jc w:val="both"/>
        <w:rPr>
          <w:rFonts w:cs="Droid Serif"/>
        </w:rPr>
      </w:pPr>
      <w:r w:rsidRPr="00D5264A">
        <w:rPr>
          <w:rFonts w:cs="Droid Serif"/>
        </w:rPr>
        <w:t>Add the directory to git (including the file.txt)</w:t>
      </w:r>
    </w:p>
    <w:p w14:paraId="73E33ADB" w14:textId="77777777" w:rsidR="00053901" w:rsidRDefault="00053901">
      <w:pPr>
        <w:pStyle w:val="ListParagraph"/>
        <w:numPr>
          <w:ilvl w:val="0"/>
          <w:numId w:val="120"/>
        </w:numPr>
        <w:autoSpaceDE w:val="0"/>
        <w:autoSpaceDN w:val="0"/>
        <w:adjustRightInd w:val="0"/>
        <w:spacing w:after="0" w:line="360" w:lineRule="auto"/>
        <w:ind w:left="1134" w:hanging="425"/>
        <w:jc w:val="both"/>
        <w:rPr>
          <w:rFonts w:cs="Droid Serif"/>
        </w:rPr>
      </w:pPr>
      <w:r w:rsidRPr="00D5264A">
        <w:rPr>
          <w:rFonts w:cs="Droid Serif"/>
        </w:rPr>
        <w:t>Commit the changes and add a comment which reads “initial push”</w:t>
      </w:r>
    </w:p>
    <w:p w14:paraId="6F55DE37" w14:textId="77777777" w:rsidR="00053901" w:rsidRDefault="00053901">
      <w:pPr>
        <w:pStyle w:val="ListParagraph"/>
        <w:numPr>
          <w:ilvl w:val="0"/>
          <w:numId w:val="120"/>
        </w:numPr>
        <w:autoSpaceDE w:val="0"/>
        <w:autoSpaceDN w:val="0"/>
        <w:adjustRightInd w:val="0"/>
        <w:spacing w:after="0" w:line="360" w:lineRule="auto"/>
        <w:ind w:left="1134" w:hanging="425"/>
        <w:jc w:val="both"/>
        <w:rPr>
          <w:rFonts w:cs="Droid Serif"/>
        </w:rPr>
      </w:pPr>
      <w:r>
        <w:rPr>
          <w:rFonts w:cs="Droid Serif"/>
        </w:rPr>
        <w:t>Create a remote repository and give it the same name as the local repository and push the local folder to remote repository.</w:t>
      </w:r>
    </w:p>
    <w:p w14:paraId="4C3ACB28" w14:textId="77777777" w:rsidR="00053901" w:rsidRDefault="00053901">
      <w:pPr>
        <w:pStyle w:val="ListParagraph"/>
        <w:numPr>
          <w:ilvl w:val="0"/>
          <w:numId w:val="120"/>
        </w:numPr>
        <w:autoSpaceDE w:val="0"/>
        <w:autoSpaceDN w:val="0"/>
        <w:adjustRightInd w:val="0"/>
        <w:spacing w:after="0" w:line="360" w:lineRule="auto"/>
        <w:ind w:left="1134" w:hanging="425"/>
        <w:jc w:val="both"/>
        <w:rPr>
          <w:rFonts w:cs="Droid Serif"/>
        </w:rPr>
      </w:pPr>
      <w:r>
        <w:rPr>
          <w:rFonts w:cs="Droid Serif"/>
        </w:rPr>
        <w:t>What is the name of the remote repository.</w:t>
      </w:r>
    </w:p>
    <w:p w14:paraId="06909C05" w14:textId="7761C352" w:rsidR="00053901" w:rsidRDefault="00053901" w:rsidP="00053901">
      <w:pPr>
        <w:autoSpaceDE w:val="0"/>
        <w:autoSpaceDN w:val="0"/>
        <w:adjustRightInd w:val="0"/>
        <w:rPr>
          <w:rFonts w:cs="Droid Serif"/>
        </w:rPr>
      </w:pP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sidRPr="00AB48BE">
        <w:rPr>
          <w:rFonts w:cs="Droid Serif"/>
        </w:rPr>
        <w:t>(20)</w:t>
      </w:r>
    </w:p>
    <w:p w14:paraId="7C8F1932" w14:textId="12674D15" w:rsidR="003D4217" w:rsidRPr="003D4217" w:rsidRDefault="003D4217" w:rsidP="003D4217">
      <w:pPr>
        <w:autoSpaceDE w:val="0"/>
        <w:autoSpaceDN w:val="0"/>
        <w:adjustRightInd w:val="0"/>
        <w:jc w:val="right"/>
        <w:rPr>
          <w:rFonts w:cs="Droid Serif"/>
          <w:b/>
          <w:bCs/>
        </w:rPr>
      </w:pPr>
      <w:r w:rsidRPr="003D4217">
        <w:rPr>
          <w:rFonts w:cs="Droid Serif"/>
          <w:b/>
          <w:bCs/>
        </w:rPr>
        <w:t>Total :35 marks</w:t>
      </w:r>
    </w:p>
    <w:p w14:paraId="74BE212A" w14:textId="77777777" w:rsidR="00053901" w:rsidRPr="00D5264A" w:rsidRDefault="00053901" w:rsidP="00053901">
      <w:pPr>
        <w:pStyle w:val="ListParagraph"/>
        <w:autoSpaceDE w:val="0"/>
        <w:autoSpaceDN w:val="0"/>
        <w:adjustRightInd w:val="0"/>
        <w:ind w:left="1134"/>
        <w:rPr>
          <w:rFonts w:cs="Droid Serif"/>
        </w:rPr>
      </w:pPr>
    </w:p>
    <w:p w14:paraId="273E4F0D" w14:textId="77777777" w:rsidR="00D82216" w:rsidRPr="00D82216" w:rsidRDefault="00D82216" w:rsidP="00D82216">
      <w:pPr>
        <w:spacing w:line="240" w:lineRule="auto"/>
        <w:rPr>
          <w:sz w:val="16"/>
          <w:szCs w:val="16"/>
        </w:rPr>
      </w:pPr>
    </w:p>
    <w:p w14:paraId="297EA327" w14:textId="77777777" w:rsidR="008867BC" w:rsidRPr="008867BC" w:rsidRDefault="008867BC" w:rsidP="008867BC">
      <w:pPr>
        <w:spacing w:line="240" w:lineRule="auto"/>
        <w:rPr>
          <w:sz w:val="16"/>
          <w:szCs w:val="16"/>
        </w:rPr>
      </w:pPr>
    </w:p>
    <w:p w14:paraId="10395467" w14:textId="35566D7E" w:rsidR="00B14462" w:rsidRPr="00B14462" w:rsidRDefault="00B14462" w:rsidP="00B14462">
      <w:pPr>
        <w:rPr>
          <w:lang w:val="en-ZA"/>
        </w:rPr>
      </w:pPr>
    </w:p>
    <w:p w14:paraId="1C49FBE9" w14:textId="77777777" w:rsidR="00B73DF9" w:rsidRDefault="00B73DF9">
      <w:pPr>
        <w:rPr>
          <w:rFonts w:cs="Times New Roman"/>
          <w:b/>
          <w:bCs/>
          <w:color w:val="000000"/>
          <w:szCs w:val="24"/>
          <w:shd w:val="clear" w:color="auto" w:fill="FFFFFF"/>
        </w:rPr>
      </w:pPr>
      <w:r>
        <w:rPr>
          <w:rFonts w:cs="Times New Roman"/>
          <w:b/>
          <w:bCs/>
          <w:color w:val="000000"/>
          <w:szCs w:val="24"/>
          <w:shd w:val="clear" w:color="auto" w:fill="FFFFFF"/>
        </w:rPr>
        <w:br w:type="page"/>
      </w:r>
    </w:p>
    <w:p w14:paraId="5D51CC38" w14:textId="6CA0B891" w:rsidR="00B73DF9" w:rsidRDefault="00B73DF9" w:rsidP="00A56F02">
      <w:pPr>
        <w:pStyle w:val="Heading1"/>
      </w:pPr>
      <w:r w:rsidRPr="00FA27EF">
        <w:lastRenderedPageBreak/>
        <w:t xml:space="preserve">SUMMATIVE ACTIVITY </w:t>
      </w:r>
      <w:r>
        <w:t>4</w:t>
      </w:r>
      <w:r w:rsidRPr="00FA27EF">
        <w:t>.</w:t>
      </w:r>
      <w:r>
        <w:t>7</w:t>
      </w:r>
      <w:r w:rsidRPr="00FA27EF">
        <w:tab/>
      </w:r>
      <w:r w:rsidRPr="00FA27EF">
        <w:tab/>
      </w:r>
      <w:r>
        <w:tab/>
      </w:r>
      <w:r w:rsidRPr="00FA27EF">
        <w:t xml:space="preserve">INDIVIDUAL </w:t>
      </w:r>
      <w:r>
        <w:t>TASK</w:t>
      </w:r>
    </w:p>
    <w:p w14:paraId="2614717D" w14:textId="77777777" w:rsidR="00B73DF9" w:rsidRDefault="00B73DF9" w:rsidP="00B73DF9">
      <w:pPr>
        <w:spacing w:line="360" w:lineRule="auto"/>
        <w:ind w:left="720" w:hanging="720"/>
      </w:pPr>
      <w:r>
        <w:t>4.7.1</w:t>
      </w:r>
      <w:r>
        <w:tab/>
        <w:t>Differentiate centralised version control systems from distributed version control systems.</w:t>
      </w:r>
      <w:r>
        <w:tab/>
      </w:r>
      <w:r>
        <w:tab/>
      </w:r>
      <w:r>
        <w:tab/>
      </w:r>
      <w:r>
        <w:tab/>
      </w:r>
      <w:r>
        <w:tab/>
      </w:r>
      <w:r>
        <w:tab/>
      </w:r>
      <w:r>
        <w:tab/>
      </w:r>
      <w:r>
        <w:tab/>
      </w:r>
      <w:r>
        <w:tab/>
      </w:r>
      <w:r>
        <w:tab/>
        <w:t>(4)</w:t>
      </w:r>
    </w:p>
    <w:p w14:paraId="6DFFB2C5" w14:textId="72838472" w:rsidR="00B73DF9" w:rsidRDefault="00B73DF9" w:rsidP="00B73DF9">
      <w:pPr>
        <w:spacing w:line="360" w:lineRule="auto"/>
        <w:ind w:left="720" w:hanging="720"/>
        <w:jc w:val="both"/>
      </w:pPr>
      <w:r>
        <w:t>4.7.2</w:t>
      </w:r>
      <w:r>
        <w:tab/>
        <w:t>Define the term source code as applied in computer programming.</w:t>
      </w:r>
      <w:r>
        <w:tab/>
      </w:r>
      <w:r>
        <w:tab/>
        <w:t xml:space="preserve">             (2)</w:t>
      </w:r>
    </w:p>
    <w:p w14:paraId="3A007BE7" w14:textId="77777777" w:rsidR="00B73DF9" w:rsidRDefault="00B73DF9" w:rsidP="00B73DF9">
      <w:pPr>
        <w:spacing w:line="360" w:lineRule="auto"/>
        <w:ind w:left="720" w:hanging="720"/>
        <w:jc w:val="both"/>
      </w:pPr>
      <w:r>
        <w:t>4.7.3</w:t>
      </w:r>
      <w:r>
        <w:tab/>
        <w:t>List FOUR examples of IDE’s used for C++ programming.</w:t>
      </w:r>
      <w:r>
        <w:tab/>
      </w:r>
      <w:r>
        <w:tab/>
      </w:r>
      <w:r>
        <w:tab/>
        <w:t xml:space="preserve">             (4)</w:t>
      </w:r>
    </w:p>
    <w:p w14:paraId="48639FBD" w14:textId="3A7CF7A2" w:rsidR="00B73DF9" w:rsidRDefault="00B73DF9" w:rsidP="00B73DF9">
      <w:pPr>
        <w:spacing w:line="360" w:lineRule="auto"/>
      </w:pPr>
      <w:r>
        <w:t>4.7.4</w:t>
      </w:r>
      <w:r>
        <w:tab/>
        <w:t>Explain how to display out from a C++ program.</w:t>
      </w:r>
      <w:r>
        <w:tab/>
      </w:r>
      <w:r>
        <w:tab/>
      </w:r>
      <w:r>
        <w:tab/>
      </w:r>
      <w:r>
        <w:tab/>
      </w:r>
      <w:r>
        <w:tab/>
        <w:t xml:space="preserve"> (2)</w:t>
      </w:r>
    </w:p>
    <w:p w14:paraId="17A56548" w14:textId="4B7D527D" w:rsidR="00B73DF9" w:rsidRDefault="00B73DF9" w:rsidP="00B73DF9">
      <w:pPr>
        <w:spacing w:line="360" w:lineRule="auto"/>
      </w:pPr>
      <w:r>
        <w:t>4.7.5</w:t>
      </w:r>
      <w:r>
        <w:tab/>
      </w:r>
      <w:r w:rsidRPr="009838BA">
        <w:t>What are the</w:t>
      </w:r>
      <w:r w:rsidR="000E23E9">
        <w:t xml:space="preserve"> THREE</w:t>
      </w:r>
      <w:r w:rsidRPr="009838BA">
        <w:t xml:space="preserve"> advantages of using GIT?</w:t>
      </w:r>
      <w:r>
        <w:tab/>
      </w:r>
      <w:r>
        <w:tab/>
      </w:r>
      <w:r>
        <w:tab/>
      </w:r>
      <w:r>
        <w:tab/>
      </w:r>
      <w:r>
        <w:tab/>
        <w:t>(</w:t>
      </w:r>
      <w:r w:rsidR="000E23E9">
        <w:t>3</w:t>
      </w:r>
      <w:r>
        <w:t>)</w:t>
      </w:r>
    </w:p>
    <w:p w14:paraId="446735FE" w14:textId="5F5744DC" w:rsidR="00B73DF9" w:rsidRPr="009838BA" w:rsidRDefault="00B73DF9" w:rsidP="00B73DF9">
      <w:pPr>
        <w:spacing w:line="360" w:lineRule="auto"/>
      </w:pPr>
      <w:r>
        <w:t>4.7.6</w:t>
      </w:r>
      <w:r w:rsidRPr="009838BA">
        <w:tab/>
        <w:t>Execute a Git command to create a copy of the following repository.</w:t>
      </w:r>
    </w:p>
    <w:p w14:paraId="468F2B90" w14:textId="77777777" w:rsidR="00B73DF9" w:rsidRPr="009838BA" w:rsidRDefault="00B73DF9" w:rsidP="00B73DF9">
      <w:pPr>
        <w:shd w:val="clear" w:color="auto" w:fill="D9D9D9" w:themeFill="background1" w:themeFillShade="D9"/>
        <w:autoSpaceDE w:val="0"/>
        <w:autoSpaceDN w:val="0"/>
        <w:adjustRightInd w:val="0"/>
        <w:spacing w:line="360" w:lineRule="auto"/>
        <w:ind w:left="709" w:hanging="11"/>
      </w:pPr>
      <w:r w:rsidRPr="009838BA">
        <w:tab/>
        <w:t>https://github.com/gpdzvapatsva/git_revision.git</w:t>
      </w:r>
    </w:p>
    <w:p w14:paraId="7D87086D" w14:textId="2798CBC8" w:rsidR="00B73DF9" w:rsidRPr="009838BA" w:rsidRDefault="00B73DF9" w:rsidP="00B73DF9">
      <w:pPr>
        <w:spacing w:line="360" w:lineRule="auto"/>
      </w:pPr>
      <w:r w:rsidRPr="009838BA">
        <w:tab/>
        <w:t>Write the command you used.</w:t>
      </w:r>
      <w:r w:rsidRPr="009838BA">
        <w:tab/>
      </w:r>
      <w:r w:rsidRPr="009838BA">
        <w:tab/>
      </w:r>
      <w:r w:rsidRPr="009838BA">
        <w:tab/>
      </w:r>
      <w:r w:rsidRPr="009838BA">
        <w:tab/>
      </w:r>
      <w:r w:rsidRPr="009838BA">
        <w:tab/>
      </w:r>
      <w:r w:rsidRPr="009838BA">
        <w:tab/>
      </w:r>
      <w:r w:rsidRPr="009838BA">
        <w:tab/>
      </w:r>
      <w:r>
        <w:t xml:space="preserve">           </w:t>
      </w:r>
      <w:r w:rsidRPr="009838BA">
        <w:t>(2)</w:t>
      </w:r>
    </w:p>
    <w:p w14:paraId="27771876" w14:textId="50954D15" w:rsidR="00B73DF9" w:rsidRPr="00705881" w:rsidRDefault="00B73DF9" w:rsidP="00FB6826">
      <w:r w:rsidRPr="00C42823">
        <w:t>4.7.</w:t>
      </w:r>
      <w:r>
        <w:t>7</w:t>
      </w:r>
      <w:r w:rsidRPr="00C42823">
        <w:tab/>
        <w:t>What does the command git config --list do?</w:t>
      </w:r>
      <w:r w:rsidRPr="00C42823">
        <w:tab/>
      </w:r>
      <w:r>
        <w:tab/>
      </w:r>
      <w:r>
        <w:tab/>
      </w:r>
      <w:r>
        <w:tab/>
      </w:r>
      <w:r>
        <w:tab/>
        <w:t xml:space="preserve">           (2) </w:t>
      </w:r>
    </w:p>
    <w:p w14:paraId="4E7B8EB1" w14:textId="7F49FD5D" w:rsidR="00B73DF9" w:rsidRDefault="00B73DF9" w:rsidP="00B73DF9">
      <w:pPr>
        <w:spacing w:line="360" w:lineRule="auto"/>
      </w:pPr>
      <w:r>
        <w:t>4.7.8</w:t>
      </w:r>
      <w:r>
        <w:tab/>
        <w:t>What are the major differences between GCC and G++.</w:t>
      </w:r>
      <w:r>
        <w:tab/>
      </w:r>
      <w:r>
        <w:tab/>
      </w:r>
      <w:r>
        <w:tab/>
      </w:r>
      <w:r>
        <w:tab/>
        <w:t>(4)</w:t>
      </w:r>
    </w:p>
    <w:p w14:paraId="1ADA24D8" w14:textId="532DB2AA" w:rsidR="00B73DF9" w:rsidRDefault="00B73DF9" w:rsidP="00B73DF9">
      <w:pPr>
        <w:spacing w:line="360" w:lineRule="auto"/>
        <w:jc w:val="both"/>
      </w:pPr>
      <w:r>
        <w:t>4.7.9</w:t>
      </w:r>
      <w:r>
        <w:tab/>
        <w:t xml:space="preserve">Execute a git command to change the current user registered on your machine to </w:t>
      </w:r>
      <w:r>
        <w:tab/>
        <w:t>“cplusguru”.</w:t>
      </w:r>
    </w:p>
    <w:p w14:paraId="3DC443C4" w14:textId="77777777" w:rsidR="00B73DF9" w:rsidRDefault="00B73DF9" w:rsidP="00B73DF9">
      <w:pPr>
        <w:spacing w:line="360" w:lineRule="auto"/>
        <w:jc w:val="both"/>
      </w:pPr>
      <w:r>
        <w:tab/>
        <w:t>What command did you use to do this.</w:t>
      </w:r>
      <w:r>
        <w:tab/>
      </w:r>
      <w:r>
        <w:tab/>
      </w:r>
      <w:r>
        <w:tab/>
      </w:r>
      <w:r>
        <w:tab/>
      </w:r>
      <w:r>
        <w:tab/>
      </w:r>
      <w:r>
        <w:tab/>
        <w:t>(2)</w:t>
      </w:r>
    </w:p>
    <w:p w14:paraId="1FE0A25E" w14:textId="1663077B" w:rsidR="00B73DF9" w:rsidRDefault="00B73DF9" w:rsidP="00B73DF9">
      <w:pPr>
        <w:spacing w:line="360" w:lineRule="auto"/>
        <w:jc w:val="both"/>
      </w:pPr>
      <w:r>
        <w:t>4.7.10</w:t>
      </w:r>
      <w:r>
        <w:tab/>
        <w:t>List THREE common debugging techniques.</w:t>
      </w:r>
      <w:r>
        <w:tab/>
      </w:r>
      <w:r>
        <w:tab/>
      </w:r>
      <w:r>
        <w:tab/>
      </w:r>
      <w:r>
        <w:tab/>
      </w:r>
      <w:r>
        <w:tab/>
        <w:t>(3)</w:t>
      </w:r>
    </w:p>
    <w:p w14:paraId="7022C043" w14:textId="1F9CD76B" w:rsidR="004763C4" w:rsidRPr="004763C4" w:rsidRDefault="004763C4" w:rsidP="00B73DF9">
      <w:pPr>
        <w:spacing w:line="360" w:lineRule="auto"/>
        <w:jc w:val="both"/>
        <w:rPr>
          <w:b/>
          <w:bCs/>
        </w:rPr>
      </w:pPr>
      <w:r>
        <w:tab/>
      </w:r>
      <w:r>
        <w:tab/>
      </w:r>
      <w:r>
        <w:tab/>
      </w:r>
      <w:r>
        <w:tab/>
      </w:r>
      <w:r>
        <w:tab/>
      </w:r>
      <w:r>
        <w:tab/>
      </w:r>
      <w:r>
        <w:tab/>
      </w:r>
      <w:r>
        <w:tab/>
      </w:r>
      <w:r>
        <w:tab/>
      </w:r>
      <w:r>
        <w:tab/>
      </w:r>
      <w:r w:rsidRPr="004763C4">
        <w:rPr>
          <w:b/>
          <w:bCs/>
        </w:rPr>
        <w:t>Total :2</w:t>
      </w:r>
      <w:r w:rsidR="000E23E9">
        <w:rPr>
          <w:b/>
          <w:bCs/>
        </w:rPr>
        <w:t>8</w:t>
      </w:r>
      <w:r w:rsidRPr="004763C4">
        <w:rPr>
          <w:b/>
          <w:bCs/>
        </w:rPr>
        <w:t xml:space="preserve"> Marks </w:t>
      </w:r>
    </w:p>
    <w:p w14:paraId="3AEB553F" w14:textId="77777777" w:rsidR="00B73DF9" w:rsidRDefault="00B73DF9">
      <w:pPr>
        <w:rPr>
          <w:rFonts w:cs="Times New Roman"/>
          <w:b/>
          <w:bCs/>
          <w:color w:val="000000"/>
          <w:szCs w:val="24"/>
          <w:shd w:val="clear" w:color="auto" w:fill="FFFFFF"/>
        </w:rPr>
      </w:pPr>
      <w:r>
        <w:rPr>
          <w:rFonts w:cs="Times New Roman"/>
          <w:b/>
          <w:bCs/>
          <w:color w:val="000000"/>
          <w:szCs w:val="24"/>
          <w:shd w:val="clear" w:color="auto" w:fill="FFFFFF"/>
        </w:rPr>
        <w:br w:type="page"/>
      </w:r>
    </w:p>
    <w:p w14:paraId="74FF589C" w14:textId="64BCD2AE" w:rsidR="002B35A1" w:rsidRPr="00333A9C" w:rsidRDefault="00333A9C" w:rsidP="00CD2F43">
      <w:pPr>
        <w:jc w:val="both"/>
        <w:rPr>
          <w:rFonts w:cs="Times New Roman"/>
          <w:b/>
          <w:bCs/>
          <w:color w:val="000000"/>
          <w:szCs w:val="24"/>
          <w:shd w:val="clear" w:color="auto" w:fill="FFFFFF"/>
        </w:rPr>
      </w:pPr>
      <w:r w:rsidRPr="00333A9C">
        <w:rPr>
          <w:rFonts w:cs="Times New Roman"/>
          <w:b/>
          <w:bCs/>
          <w:color w:val="000000"/>
          <w:szCs w:val="24"/>
          <w:shd w:val="clear" w:color="auto" w:fill="FFFFFF"/>
        </w:rPr>
        <w:lastRenderedPageBreak/>
        <w:t>References</w:t>
      </w:r>
    </w:p>
    <w:p w14:paraId="6DE10CDB" w14:textId="7BEEFAB9" w:rsidR="00333A9C" w:rsidRDefault="00000000" w:rsidP="00CD2F43">
      <w:pPr>
        <w:jc w:val="both"/>
        <w:rPr>
          <w:rFonts w:cs="Times New Roman"/>
          <w:color w:val="000000"/>
          <w:szCs w:val="24"/>
          <w:shd w:val="clear" w:color="auto" w:fill="FFFFFF"/>
        </w:rPr>
      </w:pPr>
      <w:hyperlink r:id="rId83" w:history="1">
        <w:r w:rsidR="00333A9C" w:rsidRPr="00295B88">
          <w:rPr>
            <w:rStyle w:val="Hyperlink"/>
            <w:rFonts w:cs="Times New Roman"/>
            <w:szCs w:val="24"/>
            <w:shd w:val="clear" w:color="auto" w:fill="FFFFFF"/>
          </w:rPr>
          <w:t>https://education.github.com/git-cheat-sheet-education.pdf</w:t>
        </w:r>
      </w:hyperlink>
    </w:p>
    <w:p w14:paraId="101E8A2E" w14:textId="510EC602" w:rsidR="00333A9C" w:rsidRDefault="00000000" w:rsidP="00CD2F43">
      <w:pPr>
        <w:jc w:val="both"/>
        <w:rPr>
          <w:rStyle w:val="Hyperlink"/>
          <w:rFonts w:cs="Times New Roman"/>
          <w:szCs w:val="24"/>
          <w:shd w:val="clear" w:color="auto" w:fill="FFFFFF"/>
        </w:rPr>
      </w:pPr>
      <w:hyperlink r:id="rId84" w:history="1">
        <w:r w:rsidR="00333A9C" w:rsidRPr="00295B88">
          <w:rPr>
            <w:rStyle w:val="Hyperlink"/>
            <w:rFonts w:cs="Times New Roman"/>
            <w:szCs w:val="24"/>
            <w:shd w:val="clear" w:color="auto" w:fill="FFFFFF"/>
          </w:rPr>
          <w:t>https://git-scm.com/</w:t>
        </w:r>
      </w:hyperlink>
    </w:p>
    <w:p w14:paraId="3ECF105F" w14:textId="3C13F065" w:rsidR="00BC085B" w:rsidRDefault="00000000" w:rsidP="00CD2F43">
      <w:pPr>
        <w:jc w:val="both"/>
        <w:rPr>
          <w:rFonts w:cs="Times New Roman"/>
          <w:color w:val="000000"/>
          <w:szCs w:val="24"/>
          <w:shd w:val="clear" w:color="auto" w:fill="FFFFFF"/>
        </w:rPr>
      </w:pPr>
      <w:hyperlink r:id="rId85" w:history="1">
        <w:r w:rsidR="00BC085B" w:rsidRPr="000E4690">
          <w:rPr>
            <w:rStyle w:val="Hyperlink"/>
            <w:rFonts w:cs="Times New Roman"/>
            <w:szCs w:val="24"/>
            <w:shd w:val="clear" w:color="auto" w:fill="FFFFFF"/>
          </w:rPr>
          <w:t>https://byjus.com/gate/difference-between-gcc-and-g-plus-plus/</w:t>
        </w:r>
      </w:hyperlink>
    </w:p>
    <w:p w14:paraId="0B5BD87C" w14:textId="77777777" w:rsidR="00BC085B" w:rsidRDefault="00BC085B" w:rsidP="00CD2F43">
      <w:pPr>
        <w:jc w:val="both"/>
        <w:rPr>
          <w:rFonts w:cs="Times New Roman"/>
          <w:color w:val="000000"/>
          <w:szCs w:val="24"/>
          <w:shd w:val="clear" w:color="auto" w:fill="FFFFFF"/>
        </w:rPr>
      </w:pPr>
    </w:p>
    <w:p w14:paraId="38C64EE1" w14:textId="214E3A2E" w:rsidR="00333A9C" w:rsidRDefault="00333A9C" w:rsidP="00CD2F43">
      <w:pPr>
        <w:jc w:val="both"/>
        <w:rPr>
          <w:rFonts w:cs="Times New Roman"/>
          <w:color w:val="000000"/>
          <w:szCs w:val="24"/>
          <w:shd w:val="clear" w:color="auto" w:fill="FFFFFF"/>
        </w:rPr>
      </w:pPr>
    </w:p>
    <w:p w14:paraId="511ACC5A" w14:textId="0C1E8A24" w:rsidR="004D7BF2" w:rsidRDefault="004D7BF2" w:rsidP="00CD2F43">
      <w:pPr>
        <w:jc w:val="both"/>
        <w:rPr>
          <w:rFonts w:cs="Times New Roman"/>
          <w:color w:val="000000"/>
          <w:szCs w:val="24"/>
          <w:shd w:val="clear" w:color="auto" w:fill="FFFFFF"/>
        </w:rPr>
      </w:pPr>
    </w:p>
    <w:p w14:paraId="0AA63AB5" w14:textId="2626EB00" w:rsidR="004D7BF2" w:rsidRDefault="004D7BF2" w:rsidP="00CD2F43">
      <w:pPr>
        <w:jc w:val="both"/>
        <w:rPr>
          <w:rFonts w:cs="Times New Roman"/>
          <w:color w:val="000000"/>
          <w:szCs w:val="24"/>
          <w:shd w:val="clear" w:color="auto" w:fill="FFFFFF"/>
        </w:rPr>
      </w:pPr>
    </w:p>
    <w:p w14:paraId="3E123026" w14:textId="5ACDF0C7" w:rsidR="004D7BF2" w:rsidRDefault="004D7BF2" w:rsidP="00CD2F43">
      <w:pPr>
        <w:jc w:val="both"/>
        <w:rPr>
          <w:rFonts w:cs="Times New Roman"/>
          <w:color w:val="000000"/>
          <w:szCs w:val="24"/>
          <w:shd w:val="clear" w:color="auto" w:fill="FFFFFF"/>
        </w:rPr>
      </w:pPr>
    </w:p>
    <w:p w14:paraId="299AED5E" w14:textId="3790F847" w:rsidR="004D7BF2" w:rsidRDefault="004D7BF2" w:rsidP="00CD2F43">
      <w:pPr>
        <w:jc w:val="both"/>
        <w:rPr>
          <w:rFonts w:cs="Times New Roman"/>
          <w:color w:val="000000"/>
          <w:szCs w:val="24"/>
          <w:shd w:val="clear" w:color="auto" w:fill="FFFFFF"/>
        </w:rPr>
      </w:pPr>
    </w:p>
    <w:p w14:paraId="4F91A06C" w14:textId="20C426E7" w:rsidR="004D7BF2" w:rsidRDefault="004D7BF2" w:rsidP="00CD2F43">
      <w:pPr>
        <w:jc w:val="both"/>
        <w:rPr>
          <w:rFonts w:cs="Times New Roman"/>
          <w:color w:val="000000"/>
          <w:szCs w:val="24"/>
          <w:shd w:val="clear" w:color="auto" w:fill="FFFFFF"/>
        </w:rPr>
      </w:pPr>
    </w:p>
    <w:p w14:paraId="41212751" w14:textId="77777777" w:rsidR="00853D13" w:rsidRDefault="00853D13">
      <w:pPr>
        <w:rPr>
          <w:rFonts w:eastAsiaTheme="majorEastAsia" w:cstheme="majorBidi"/>
          <w:b/>
          <w:color w:val="000000" w:themeColor="text1"/>
          <w:sz w:val="32"/>
          <w:szCs w:val="32"/>
          <w:shd w:val="clear" w:color="auto" w:fill="FFFFFF"/>
        </w:rPr>
      </w:pPr>
      <w:bookmarkStart w:id="30" w:name="_Hlk120949176"/>
      <w:r>
        <w:rPr>
          <w:shd w:val="clear" w:color="auto" w:fill="FFFFFF"/>
        </w:rPr>
        <w:br w:type="page"/>
      </w:r>
    </w:p>
    <w:bookmarkEnd w:id="30"/>
    <w:p w14:paraId="6A3B8FC7" w14:textId="77777777" w:rsidR="0047330A" w:rsidRPr="00831CB9" w:rsidRDefault="0047330A" w:rsidP="00831CB9">
      <w:pPr>
        <w:spacing w:after="0" w:line="240" w:lineRule="auto"/>
        <w:rPr>
          <w:rFonts w:cs="Times New Roman"/>
          <w:szCs w:val="24"/>
        </w:rPr>
      </w:pPr>
    </w:p>
    <w:sectPr w:rsidR="0047330A" w:rsidRPr="00831CB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28D08B" w14:textId="77777777" w:rsidR="003972FF" w:rsidRDefault="003972FF" w:rsidP="00DA7324">
      <w:pPr>
        <w:spacing w:line="240" w:lineRule="auto"/>
      </w:pPr>
      <w:r>
        <w:separator/>
      </w:r>
    </w:p>
  </w:endnote>
  <w:endnote w:type="continuationSeparator" w:id="0">
    <w:p w14:paraId="4974BE89" w14:textId="77777777" w:rsidR="003972FF" w:rsidRDefault="003972FF" w:rsidP="00DA7324">
      <w:pPr>
        <w:spacing w:line="240" w:lineRule="auto"/>
      </w:pPr>
      <w:r>
        <w:continuationSeparator/>
      </w:r>
    </w:p>
  </w:endnote>
  <w:endnote w:type="continuationNotice" w:id="1">
    <w:p w14:paraId="0993F49C" w14:textId="77777777" w:rsidR="003972FF" w:rsidRDefault="003972F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sic Roman">
    <w:altName w:val="Calibri"/>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roid Serif">
    <w:altName w:val="Cambria"/>
    <w:panose1 w:val="00000000000000000000"/>
    <w:charset w:val="00"/>
    <w:family w:val="roman"/>
    <w:notTrueType/>
    <w:pitch w:val="default"/>
    <w:sig w:usb0="00000003" w:usb1="00000000" w:usb2="00000000" w:usb3="00000000" w:csb0="00000001" w:csb1="00000000"/>
  </w:font>
  <w:font w:name="Liberation Serif">
    <w:altName w:val="Times New Roman"/>
    <w:charset w:val="01"/>
    <w:family w:val="swiss"/>
    <w:pitch w:val="variable"/>
  </w:font>
  <w:font w:name="DejaVu Sans">
    <w:altName w:val="Verdana"/>
    <w:charset w:val="00"/>
    <w:family w:val="auto"/>
    <w:pitch w:val="variable"/>
  </w:font>
  <w:font w:name="FreeSans">
    <w:altName w:val="Calibri"/>
    <w:charset w:val="00"/>
    <w:family w:val="auto"/>
    <w:pitch w:val="variable"/>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lufga-regular">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5A3165" w14:textId="77777777" w:rsidR="003972FF" w:rsidRDefault="003972FF" w:rsidP="00DA7324">
      <w:pPr>
        <w:spacing w:line="240" w:lineRule="auto"/>
      </w:pPr>
      <w:r>
        <w:separator/>
      </w:r>
    </w:p>
  </w:footnote>
  <w:footnote w:type="continuationSeparator" w:id="0">
    <w:p w14:paraId="5618B36C" w14:textId="77777777" w:rsidR="003972FF" w:rsidRDefault="003972FF" w:rsidP="00DA7324">
      <w:pPr>
        <w:spacing w:line="240" w:lineRule="auto"/>
      </w:pPr>
      <w:r>
        <w:continuationSeparator/>
      </w:r>
    </w:p>
  </w:footnote>
  <w:footnote w:type="continuationNotice" w:id="1">
    <w:p w14:paraId="272FB28F" w14:textId="77777777" w:rsidR="003972FF" w:rsidRDefault="003972F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9443C"/>
    <w:multiLevelType w:val="hybridMultilevel"/>
    <w:tmpl w:val="E88006C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0D0580A"/>
    <w:multiLevelType w:val="hybridMultilevel"/>
    <w:tmpl w:val="7D16490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1A94CD2"/>
    <w:multiLevelType w:val="multilevel"/>
    <w:tmpl w:val="1B201DC6"/>
    <w:lvl w:ilvl="0">
      <w:start w:val="1"/>
      <w:numFmt w:val="decimal"/>
      <w:lvlText w:val="%1"/>
      <w:lvlJc w:val="left"/>
      <w:pPr>
        <w:ind w:left="0" w:firstLine="0"/>
      </w:pPr>
    </w:lvl>
    <w:lvl w:ilvl="1">
      <w:start w:val="3"/>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 w15:restartNumberingAfterBreak="0">
    <w:nsid w:val="02286870"/>
    <w:multiLevelType w:val="hybridMultilevel"/>
    <w:tmpl w:val="BD447EBE"/>
    <w:lvl w:ilvl="0" w:tplc="AA6C6FCE">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029112DC"/>
    <w:multiLevelType w:val="hybridMultilevel"/>
    <w:tmpl w:val="77FECA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032971D1"/>
    <w:multiLevelType w:val="hybridMultilevel"/>
    <w:tmpl w:val="5C8E2020"/>
    <w:lvl w:ilvl="0" w:tplc="66124E06">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033A7D0B"/>
    <w:multiLevelType w:val="hybridMultilevel"/>
    <w:tmpl w:val="C582AA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03481D3F"/>
    <w:multiLevelType w:val="hybridMultilevel"/>
    <w:tmpl w:val="637C1F58"/>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8" w15:restartNumberingAfterBreak="0">
    <w:nsid w:val="037843B2"/>
    <w:multiLevelType w:val="hybridMultilevel"/>
    <w:tmpl w:val="6AAA8FF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0396311E"/>
    <w:multiLevelType w:val="hybridMultilevel"/>
    <w:tmpl w:val="2D2C49EC"/>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03C8376B"/>
    <w:multiLevelType w:val="hybridMultilevel"/>
    <w:tmpl w:val="4C9ECC2C"/>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42C488C"/>
    <w:multiLevelType w:val="multilevel"/>
    <w:tmpl w:val="F086F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4BF4151"/>
    <w:multiLevelType w:val="hybridMultilevel"/>
    <w:tmpl w:val="EC609B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05BA4DE3"/>
    <w:multiLevelType w:val="hybridMultilevel"/>
    <w:tmpl w:val="8B7ED07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062B4F41"/>
    <w:multiLevelType w:val="hybridMultilevel"/>
    <w:tmpl w:val="85D2379E"/>
    <w:lvl w:ilvl="0" w:tplc="1C09001B">
      <w:start w:val="1"/>
      <w:numFmt w:val="lowerRoman"/>
      <w:lvlText w:val="%1."/>
      <w:lvlJc w:val="right"/>
      <w:pPr>
        <w:ind w:left="1080" w:hanging="360"/>
      </w:p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5" w15:restartNumberingAfterBreak="0">
    <w:nsid w:val="087818FB"/>
    <w:multiLevelType w:val="hybridMultilevel"/>
    <w:tmpl w:val="0C8CD6AA"/>
    <w:lvl w:ilvl="0" w:tplc="1C09001B">
      <w:start w:val="1"/>
      <w:numFmt w:val="lowerRoman"/>
      <w:lvlText w:val="%1."/>
      <w:lvlJc w:val="righ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6" w15:restartNumberingAfterBreak="0">
    <w:nsid w:val="08AF4DC3"/>
    <w:multiLevelType w:val="multilevel"/>
    <w:tmpl w:val="048A6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9150991"/>
    <w:multiLevelType w:val="hybridMultilevel"/>
    <w:tmpl w:val="489E21E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094546AB"/>
    <w:multiLevelType w:val="multilevel"/>
    <w:tmpl w:val="9BE64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9A937FF"/>
    <w:multiLevelType w:val="multilevel"/>
    <w:tmpl w:val="E7F8B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A8418C6"/>
    <w:multiLevelType w:val="hybridMultilevel"/>
    <w:tmpl w:val="39F6E348"/>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15:restartNumberingAfterBreak="0">
    <w:nsid w:val="0AB73C8C"/>
    <w:multiLevelType w:val="multilevel"/>
    <w:tmpl w:val="E9D63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B156927"/>
    <w:multiLevelType w:val="hybridMultilevel"/>
    <w:tmpl w:val="2A901C7A"/>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0B41664B"/>
    <w:multiLevelType w:val="hybridMultilevel"/>
    <w:tmpl w:val="2D06C8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0C1C4062"/>
    <w:multiLevelType w:val="hybridMultilevel"/>
    <w:tmpl w:val="74E6345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0C647FA0"/>
    <w:multiLevelType w:val="hybridMultilevel"/>
    <w:tmpl w:val="E88019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0CF97142"/>
    <w:multiLevelType w:val="hybridMultilevel"/>
    <w:tmpl w:val="9B7680C0"/>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7" w15:restartNumberingAfterBreak="0">
    <w:nsid w:val="0D412A0D"/>
    <w:multiLevelType w:val="hybridMultilevel"/>
    <w:tmpl w:val="EF1EEC6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0DB61F8E"/>
    <w:multiLevelType w:val="hybridMultilevel"/>
    <w:tmpl w:val="F35A71F2"/>
    <w:lvl w:ilvl="0" w:tplc="1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0F1F44E9"/>
    <w:multiLevelType w:val="hybridMultilevel"/>
    <w:tmpl w:val="21506FBA"/>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30" w15:restartNumberingAfterBreak="0">
    <w:nsid w:val="0F3B08CF"/>
    <w:multiLevelType w:val="hybridMultilevel"/>
    <w:tmpl w:val="B1E89752"/>
    <w:lvl w:ilvl="0" w:tplc="1C090001">
      <w:start w:val="1"/>
      <w:numFmt w:val="bullet"/>
      <w:lvlText w:val=""/>
      <w:lvlJc w:val="left"/>
      <w:pPr>
        <w:ind w:left="733" w:hanging="360"/>
      </w:pPr>
      <w:rPr>
        <w:rFonts w:ascii="Symbol" w:hAnsi="Symbol" w:hint="default"/>
      </w:rPr>
    </w:lvl>
    <w:lvl w:ilvl="1" w:tplc="1C090003">
      <w:start w:val="1"/>
      <w:numFmt w:val="bullet"/>
      <w:lvlText w:val="o"/>
      <w:lvlJc w:val="left"/>
      <w:pPr>
        <w:ind w:left="1453" w:hanging="360"/>
      </w:pPr>
      <w:rPr>
        <w:rFonts w:ascii="Courier New" w:hAnsi="Courier New" w:cs="Courier New" w:hint="default"/>
      </w:rPr>
    </w:lvl>
    <w:lvl w:ilvl="2" w:tplc="1C090005" w:tentative="1">
      <w:start w:val="1"/>
      <w:numFmt w:val="bullet"/>
      <w:lvlText w:val=""/>
      <w:lvlJc w:val="left"/>
      <w:pPr>
        <w:ind w:left="2173" w:hanging="360"/>
      </w:pPr>
      <w:rPr>
        <w:rFonts w:ascii="Wingdings" w:hAnsi="Wingdings" w:hint="default"/>
      </w:rPr>
    </w:lvl>
    <w:lvl w:ilvl="3" w:tplc="1C090001" w:tentative="1">
      <w:start w:val="1"/>
      <w:numFmt w:val="bullet"/>
      <w:lvlText w:val=""/>
      <w:lvlJc w:val="left"/>
      <w:pPr>
        <w:ind w:left="2893" w:hanging="360"/>
      </w:pPr>
      <w:rPr>
        <w:rFonts w:ascii="Symbol" w:hAnsi="Symbol" w:hint="default"/>
      </w:rPr>
    </w:lvl>
    <w:lvl w:ilvl="4" w:tplc="1C090003" w:tentative="1">
      <w:start w:val="1"/>
      <w:numFmt w:val="bullet"/>
      <w:lvlText w:val="o"/>
      <w:lvlJc w:val="left"/>
      <w:pPr>
        <w:ind w:left="3613" w:hanging="360"/>
      </w:pPr>
      <w:rPr>
        <w:rFonts w:ascii="Courier New" w:hAnsi="Courier New" w:cs="Courier New" w:hint="default"/>
      </w:rPr>
    </w:lvl>
    <w:lvl w:ilvl="5" w:tplc="1C090005" w:tentative="1">
      <w:start w:val="1"/>
      <w:numFmt w:val="bullet"/>
      <w:lvlText w:val=""/>
      <w:lvlJc w:val="left"/>
      <w:pPr>
        <w:ind w:left="4333" w:hanging="360"/>
      </w:pPr>
      <w:rPr>
        <w:rFonts w:ascii="Wingdings" w:hAnsi="Wingdings" w:hint="default"/>
      </w:rPr>
    </w:lvl>
    <w:lvl w:ilvl="6" w:tplc="1C090001" w:tentative="1">
      <w:start w:val="1"/>
      <w:numFmt w:val="bullet"/>
      <w:lvlText w:val=""/>
      <w:lvlJc w:val="left"/>
      <w:pPr>
        <w:ind w:left="5053" w:hanging="360"/>
      </w:pPr>
      <w:rPr>
        <w:rFonts w:ascii="Symbol" w:hAnsi="Symbol" w:hint="default"/>
      </w:rPr>
    </w:lvl>
    <w:lvl w:ilvl="7" w:tplc="1C090003" w:tentative="1">
      <w:start w:val="1"/>
      <w:numFmt w:val="bullet"/>
      <w:lvlText w:val="o"/>
      <w:lvlJc w:val="left"/>
      <w:pPr>
        <w:ind w:left="5773" w:hanging="360"/>
      </w:pPr>
      <w:rPr>
        <w:rFonts w:ascii="Courier New" w:hAnsi="Courier New" w:cs="Courier New" w:hint="default"/>
      </w:rPr>
    </w:lvl>
    <w:lvl w:ilvl="8" w:tplc="1C090005" w:tentative="1">
      <w:start w:val="1"/>
      <w:numFmt w:val="bullet"/>
      <w:lvlText w:val=""/>
      <w:lvlJc w:val="left"/>
      <w:pPr>
        <w:ind w:left="6493" w:hanging="360"/>
      </w:pPr>
      <w:rPr>
        <w:rFonts w:ascii="Wingdings" w:hAnsi="Wingdings" w:hint="default"/>
      </w:rPr>
    </w:lvl>
  </w:abstractNum>
  <w:abstractNum w:abstractNumId="31" w15:restartNumberingAfterBreak="0">
    <w:nsid w:val="0F735D6C"/>
    <w:multiLevelType w:val="multilevel"/>
    <w:tmpl w:val="71B6D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FA6026A"/>
    <w:multiLevelType w:val="hybridMultilevel"/>
    <w:tmpl w:val="936C00E6"/>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3" w15:restartNumberingAfterBreak="0">
    <w:nsid w:val="10263C66"/>
    <w:multiLevelType w:val="hybridMultilevel"/>
    <w:tmpl w:val="9EFEDF42"/>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15:restartNumberingAfterBreak="0">
    <w:nsid w:val="103B4854"/>
    <w:multiLevelType w:val="hybridMultilevel"/>
    <w:tmpl w:val="188E6E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10471ED4"/>
    <w:multiLevelType w:val="multilevel"/>
    <w:tmpl w:val="8FE25D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Roman"/>
      <w:lvlText w:val="%3."/>
      <w:lvlJc w:val="left"/>
      <w:pPr>
        <w:ind w:left="2520" w:hanging="72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146536A"/>
    <w:multiLevelType w:val="hybridMultilevel"/>
    <w:tmpl w:val="A0E03ECE"/>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7" w15:restartNumberingAfterBreak="0">
    <w:nsid w:val="119B2BD8"/>
    <w:multiLevelType w:val="hybridMultilevel"/>
    <w:tmpl w:val="6F628EFA"/>
    <w:lvl w:ilvl="0" w:tplc="1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11F50D6D"/>
    <w:multiLevelType w:val="hybridMultilevel"/>
    <w:tmpl w:val="5C8AADAE"/>
    <w:lvl w:ilvl="0" w:tplc="E3F6E158">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9" w15:restartNumberingAfterBreak="0">
    <w:nsid w:val="122661BA"/>
    <w:multiLevelType w:val="hybridMultilevel"/>
    <w:tmpl w:val="B0506FCC"/>
    <w:lvl w:ilvl="0" w:tplc="1C090001">
      <w:start w:val="1"/>
      <w:numFmt w:val="bullet"/>
      <w:lvlText w:val=""/>
      <w:lvlJc w:val="left"/>
      <w:pPr>
        <w:ind w:left="702" w:hanging="360"/>
      </w:pPr>
      <w:rPr>
        <w:rFonts w:ascii="Symbol" w:hAnsi="Symbol" w:hint="default"/>
      </w:rPr>
    </w:lvl>
    <w:lvl w:ilvl="1" w:tplc="1C090003" w:tentative="1">
      <w:start w:val="1"/>
      <w:numFmt w:val="bullet"/>
      <w:lvlText w:val="o"/>
      <w:lvlJc w:val="left"/>
      <w:pPr>
        <w:ind w:left="1422" w:hanging="360"/>
      </w:pPr>
      <w:rPr>
        <w:rFonts w:ascii="Courier New" w:hAnsi="Courier New" w:cs="Courier New" w:hint="default"/>
      </w:rPr>
    </w:lvl>
    <w:lvl w:ilvl="2" w:tplc="1C090005" w:tentative="1">
      <w:start w:val="1"/>
      <w:numFmt w:val="bullet"/>
      <w:lvlText w:val=""/>
      <w:lvlJc w:val="left"/>
      <w:pPr>
        <w:ind w:left="2142" w:hanging="360"/>
      </w:pPr>
      <w:rPr>
        <w:rFonts w:ascii="Wingdings" w:hAnsi="Wingdings" w:hint="default"/>
      </w:rPr>
    </w:lvl>
    <w:lvl w:ilvl="3" w:tplc="1C090001" w:tentative="1">
      <w:start w:val="1"/>
      <w:numFmt w:val="bullet"/>
      <w:lvlText w:val=""/>
      <w:lvlJc w:val="left"/>
      <w:pPr>
        <w:ind w:left="2862" w:hanging="360"/>
      </w:pPr>
      <w:rPr>
        <w:rFonts w:ascii="Symbol" w:hAnsi="Symbol" w:hint="default"/>
      </w:rPr>
    </w:lvl>
    <w:lvl w:ilvl="4" w:tplc="1C090003" w:tentative="1">
      <w:start w:val="1"/>
      <w:numFmt w:val="bullet"/>
      <w:lvlText w:val="o"/>
      <w:lvlJc w:val="left"/>
      <w:pPr>
        <w:ind w:left="3582" w:hanging="360"/>
      </w:pPr>
      <w:rPr>
        <w:rFonts w:ascii="Courier New" w:hAnsi="Courier New" w:cs="Courier New" w:hint="default"/>
      </w:rPr>
    </w:lvl>
    <w:lvl w:ilvl="5" w:tplc="1C090005" w:tentative="1">
      <w:start w:val="1"/>
      <w:numFmt w:val="bullet"/>
      <w:lvlText w:val=""/>
      <w:lvlJc w:val="left"/>
      <w:pPr>
        <w:ind w:left="4302" w:hanging="360"/>
      </w:pPr>
      <w:rPr>
        <w:rFonts w:ascii="Wingdings" w:hAnsi="Wingdings" w:hint="default"/>
      </w:rPr>
    </w:lvl>
    <w:lvl w:ilvl="6" w:tplc="1C090001" w:tentative="1">
      <w:start w:val="1"/>
      <w:numFmt w:val="bullet"/>
      <w:lvlText w:val=""/>
      <w:lvlJc w:val="left"/>
      <w:pPr>
        <w:ind w:left="5022" w:hanging="360"/>
      </w:pPr>
      <w:rPr>
        <w:rFonts w:ascii="Symbol" w:hAnsi="Symbol" w:hint="default"/>
      </w:rPr>
    </w:lvl>
    <w:lvl w:ilvl="7" w:tplc="1C090003" w:tentative="1">
      <w:start w:val="1"/>
      <w:numFmt w:val="bullet"/>
      <w:lvlText w:val="o"/>
      <w:lvlJc w:val="left"/>
      <w:pPr>
        <w:ind w:left="5742" w:hanging="360"/>
      </w:pPr>
      <w:rPr>
        <w:rFonts w:ascii="Courier New" w:hAnsi="Courier New" w:cs="Courier New" w:hint="default"/>
      </w:rPr>
    </w:lvl>
    <w:lvl w:ilvl="8" w:tplc="1C090005" w:tentative="1">
      <w:start w:val="1"/>
      <w:numFmt w:val="bullet"/>
      <w:lvlText w:val=""/>
      <w:lvlJc w:val="left"/>
      <w:pPr>
        <w:ind w:left="6462" w:hanging="360"/>
      </w:pPr>
      <w:rPr>
        <w:rFonts w:ascii="Wingdings" w:hAnsi="Wingdings" w:hint="default"/>
      </w:rPr>
    </w:lvl>
  </w:abstractNum>
  <w:abstractNum w:abstractNumId="40" w15:restartNumberingAfterBreak="0">
    <w:nsid w:val="1229607B"/>
    <w:multiLevelType w:val="hybridMultilevel"/>
    <w:tmpl w:val="4A60D4CE"/>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1" w15:restartNumberingAfterBreak="0">
    <w:nsid w:val="127B1A86"/>
    <w:multiLevelType w:val="hybridMultilevel"/>
    <w:tmpl w:val="16EA4E48"/>
    <w:lvl w:ilvl="0" w:tplc="1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12F45F5E"/>
    <w:multiLevelType w:val="hybridMultilevel"/>
    <w:tmpl w:val="BBBE1240"/>
    <w:lvl w:ilvl="0" w:tplc="1C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13182D0A"/>
    <w:multiLevelType w:val="multilevel"/>
    <w:tmpl w:val="B754AE1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3541F21"/>
    <w:multiLevelType w:val="hybridMultilevel"/>
    <w:tmpl w:val="E8C8013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5" w15:restartNumberingAfterBreak="0">
    <w:nsid w:val="13DC22F4"/>
    <w:multiLevelType w:val="hybridMultilevel"/>
    <w:tmpl w:val="2E1071D0"/>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6" w15:restartNumberingAfterBreak="0">
    <w:nsid w:val="14D85D5D"/>
    <w:multiLevelType w:val="hybridMultilevel"/>
    <w:tmpl w:val="049C2DF0"/>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7" w15:restartNumberingAfterBreak="0">
    <w:nsid w:val="150E690F"/>
    <w:multiLevelType w:val="hybridMultilevel"/>
    <w:tmpl w:val="59DA78E2"/>
    <w:lvl w:ilvl="0" w:tplc="AA6C6FCE">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8" w15:restartNumberingAfterBreak="0">
    <w:nsid w:val="15910D26"/>
    <w:multiLevelType w:val="hybridMultilevel"/>
    <w:tmpl w:val="21C00AB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9" w15:restartNumberingAfterBreak="0">
    <w:nsid w:val="15965916"/>
    <w:multiLevelType w:val="hybridMultilevel"/>
    <w:tmpl w:val="E8D4A11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0" w15:restartNumberingAfterBreak="0">
    <w:nsid w:val="1667212D"/>
    <w:multiLevelType w:val="hybridMultilevel"/>
    <w:tmpl w:val="0C2E8D94"/>
    <w:lvl w:ilvl="0" w:tplc="AA6C6FCE">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1" w15:restartNumberingAfterBreak="0">
    <w:nsid w:val="173B7762"/>
    <w:multiLevelType w:val="multilevel"/>
    <w:tmpl w:val="77F43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7DF68E6"/>
    <w:multiLevelType w:val="hybridMultilevel"/>
    <w:tmpl w:val="2EB2C67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3" w15:restartNumberingAfterBreak="0">
    <w:nsid w:val="193A6CFC"/>
    <w:multiLevelType w:val="multilevel"/>
    <w:tmpl w:val="085E407C"/>
    <w:lvl w:ilvl="0">
      <w:start w:val="4"/>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1A032B5B"/>
    <w:multiLevelType w:val="hybridMultilevel"/>
    <w:tmpl w:val="75C0E2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5" w15:restartNumberingAfterBreak="0">
    <w:nsid w:val="1AC7705E"/>
    <w:multiLevelType w:val="hybridMultilevel"/>
    <w:tmpl w:val="44E0B816"/>
    <w:lvl w:ilvl="0" w:tplc="1C090001">
      <w:start w:val="1"/>
      <w:numFmt w:val="bullet"/>
      <w:lvlText w:val=""/>
      <w:lvlJc w:val="left"/>
      <w:pPr>
        <w:ind w:left="702" w:hanging="360"/>
      </w:pPr>
      <w:rPr>
        <w:rFonts w:ascii="Symbol" w:hAnsi="Symbol" w:hint="default"/>
      </w:rPr>
    </w:lvl>
    <w:lvl w:ilvl="1" w:tplc="1C090003" w:tentative="1">
      <w:start w:val="1"/>
      <w:numFmt w:val="bullet"/>
      <w:lvlText w:val="o"/>
      <w:lvlJc w:val="left"/>
      <w:pPr>
        <w:ind w:left="1422" w:hanging="360"/>
      </w:pPr>
      <w:rPr>
        <w:rFonts w:ascii="Courier New" w:hAnsi="Courier New" w:cs="Courier New" w:hint="default"/>
      </w:rPr>
    </w:lvl>
    <w:lvl w:ilvl="2" w:tplc="1C090005" w:tentative="1">
      <w:start w:val="1"/>
      <w:numFmt w:val="bullet"/>
      <w:lvlText w:val=""/>
      <w:lvlJc w:val="left"/>
      <w:pPr>
        <w:ind w:left="2142" w:hanging="360"/>
      </w:pPr>
      <w:rPr>
        <w:rFonts w:ascii="Wingdings" w:hAnsi="Wingdings" w:hint="default"/>
      </w:rPr>
    </w:lvl>
    <w:lvl w:ilvl="3" w:tplc="1C090001" w:tentative="1">
      <w:start w:val="1"/>
      <w:numFmt w:val="bullet"/>
      <w:lvlText w:val=""/>
      <w:lvlJc w:val="left"/>
      <w:pPr>
        <w:ind w:left="2862" w:hanging="360"/>
      </w:pPr>
      <w:rPr>
        <w:rFonts w:ascii="Symbol" w:hAnsi="Symbol" w:hint="default"/>
      </w:rPr>
    </w:lvl>
    <w:lvl w:ilvl="4" w:tplc="1C090003" w:tentative="1">
      <w:start w:val="1"/>
      <w:numFmt w:val="bullet"/>
      <w:lvlText w:val="o"/>
      <w:lvlJc w:val="left"/>
      <w:pPr>
        <w:ind w:left="3582" w:hanging="360"/>
      </w:pPr>
      <w:rPr>
        <w:rFonts w:ascii="Courier New" w:hAnsi="Courier New" w:cs="Courier New" w:hint="default"/>
      </w:rPr>
    </w:lvl>
    <w:lvl w:ilvl="5" w:tplc="1C090005" w:tentative="1">
      <w:start w:val="1"/>
      <w:numFmt w:val="bullet"/>
      <w:lvlText w:val=""/>
      <w:lvlJc w:val="left"/>
      <w:pPr>
        <w:ind w:left="4302" w:hanging="360"/>
      </w:pPr>
      <w:rPr>
        <w:rFonts w:ascii="Wingdings" w:hAnsi="Wingdings" w:hint="default"/>
      </w:rPr>
    </w:lvl>
    <w:lvl w:ilvl="6" w:tplc="1C090001" w:tentative="1">
      <w:start w:val="1"/>
      <w:numFmt w:val="bullet"/>
      <w:lvlText w:val=""/>
      <w:lvlJc w:val="left"/>
      <w:pPr>
        <w:ind w:left="5022" w:hanging="360"/>
      </w:pPr>
      <w:rPr>
        <w:rFonts w:ascii="Symbol" w:hAnsi="Symbol" w:hint="default"/>
      </w:rPr>
    </w:lvl>
    <w:lvl w:ilvl="7" w:tplc="1C090003" w:tentative="1">
      <w:start w:val="1"/>
      <w:numFmt w:val="bullet"/>
      <w:lvlText w:val="o"/>
      <w:lvlJc w:val="left"/>
      <w:pPr>
        <w:ind w:left="5742" w:hanging="360"/>
      </w:pPr>
      <w:rPr>
        <w:rFonts w:ascii="Courier New" w:hAnsi="Courier New" w:cs="Courier New" w:hint="default"/>
      </w:rPr>
    </w:lvl>
    <w:lvl w:ilvl="8" w:tplc="1C090005" w:tentative="1">
      <w:start w:val="1"/>
      <w:numFmt w:val="bullet"/>
      <w:lvlText w:val=""/>
      <w:lvlJc w:val="left"/>
      <w:pPr>
        <w:ind w:left="6462" w:hanging="360"/>
      </w:pPr>
      <w:rPr>
        <w:rFonts w:ascii="Wingdings" w:hAnsi="Wingdings" w:hint="default"/>
      </w:rPr>
    </w:lvl>
  </w:abstractNum>
  <w:abstractNum w:abstractNumId="56" w15:restartNumberingAfterBreak="0">
    <w:nsid w:val="1C261D60"/>
    <w:multiLevelType w:val="multilevel"/>
    <w:tmpl w:val="92CAB6BA"/>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C937613"/>
    <w:multiLevelType w:val="multilevel"/>
    <w:tmpl w:val="3016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1CAF0D02"/>
    <w:multiLevelType w:val="hybridMultilevel"/>
    <w:tmpl w:val="890ACF16"/>
    <w:lvl w:ilvl="0" w:tplc="1C09001B">
      <w:start w:val="1"/>
      <w:numFmt w:val="lowerRoman"/>
      <w:lvlText w:val="%1."/>
      <w:lvlJc w:val="right"/>
      <w:pPr>
        <w:ind w:left="1429" w:hanging="360"/>
      </w:pPr>
    </w:lvl>
    <w:lvl w:ilvl="1" w:tplc="1C090019" w:tentative="1">
      <w:start w:val="1"/>
      <w:numFmt w:val="lowerLetter"/>
      <w:lvlText w:val="%2."/>
      <w:lvlJc w:val="left"/>
      <w:pPr>
        <w:ind w:left="2149" w:hanging="360"/>
      </w:pPr>
    </w:lvl>
    <w:lvl w:ilvl="2" w:tplc="1C09001B" w:tentative="1">
      <w:start w:val="1"/>
      <w:numFmt w:val="lowerRoman"/>
      <w:lvlText w:val="%3."/>
      <w:lvlJc w:val="right"/>
      <w:pPr>
        <w:ind w:left="2869" w:hanging="180"/>
      </w:pPr>
    </w:lvl>
    <w:lvl w:ilvl="3" w:tplc="1C09000F" w:tentative="1">
      <w:start w:val="1"/>
      <w:numFmt w:val="decimal"/>
      <w:lvlText w:val="%4."/>
      <w:lvlJc w:val="left"/>
      <w:pPr>
        <w:ind w:left="3589" w:hanging="360"/>
      </w:pPr>
    </w:lvl>
    <w:lvl w:ilvl="4" w:tplc="1C090019" w:tentative="1">
      <w:start w:val="1"/>
      <w:numFmt w:val="lowerLetter"/>
      <w:lvlText w:val="%5."/>
      <w:lvlJc w:val="left"/>
      <w:pPr>
        <w:ind w:left="4309" w:hanging="360"/>
      </w:pPr>
    </w:lvl>
    <w:lvl w:ilvl="5" w:tplc="1C09001B" w:tentative="1">
      <w:start w:val="1"/>
      <w:numFmt w:val="lowerRoman"/>
      <w:lvlText w:val="%6."/>
      <w:lvlJc w:val="right"/>
      <w:pPr>
        <w:ind w:left="5029" w:hanging="180"/>
      </w:pPr>
    </w:lvl>
    <w:lvl w:ilvl="6" w:tplc="1C09000F" w:tentative="1">
      <w:start w:val="1"/>
      <w:numFmt w:val="decimal"/>
      <w:lvlText w:val="%7."/>
      <w:lvlJc w:val="left"/>
      <w:pPr>
        <w:ind w:left="5749" w:hanging="360"/>
      </w:pPr>
    </w:lvl>
    <w:lvl w:ilvl="7" w:tplc="1C090019" w:tentative="1">
      <w:start w:val="1"/>
      <w:numFmt w:val="lowerLetter"/>
      <w:lvlText w:val="%8."/>
      <w:lvlJc w:val="left"/>
      <w:pPr>
        <w:ind w:left="6469" w:hanging="360"/>
      </w:pPr>
    </w:lvl>
    <w:lvl w:ilvl="8" w:tplc="1C09001B" w:tentative="1">
      <w:start w:val="1"/>
      <w:numFmt w:val="lowerRoman"/>
      <w:lvlText w:val="%9."/>
      <w:lvlJc w:val="right"/>
      <w:pPr>
        <w:ind w:left="7189" w:hanging="180"/>
      </w:pPr>
    </w:lvl>
  </w:abstractNum>
  <w:abstractNum w:abstractNumId="59" w15:restartNumberingAfterBreak="0">
    <w:nsid w:val="1CC44D2B"/>
    <w:multiLevelType w:val="hybridMultilevel"/>
    <w:tmpl w:val="4502C98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0" w15:restartNumberingAfterBreak="0">
    <w:nsid w:val="1D5B6430"/>
    <w:multiLevelType w:val="multilevel"/>
    <w:tmpl w:val="C2FE436E"/>
    <w:lvl w:ilvl="0">
      <w:start w:val="1"/>
      <w:numFmt w:val="bullet"/>
      <w:lvlText w:val=""/>
      <w:lvlJc w:val="left"/>
      <w:pPr>
        <w:ind w:left="0" w:firstLine="0"/>
      </w:pPr>
      <w:rPr>
        <w:rFonts w:ascii="Symbol" w:hAnsi="Symbol" w:hint="default"/>
      </w:rPr>
    </w:lvl>
    <w:lvl w:ilvl="1">
      <w:start w:val="4"/>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numFmt w:val="bullet"/>
      <w:suff w:val="space"/>
      <w:lvlText w:val="-"/>
      <w:lvlJc w:val="left"/>
      <w:pPr>
        <w:ind w:left="0" w:firstLine="0"/>
      </w:pPr>
      <w:rPr>
        <w:rFonts w:ascii="Arial" w:hAnsi="Arial"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1" w15:restartNumberingAfterBreak="0">
    <w:nsid w:val="1DDA7832"/>
    <w:multiLevelType w:val="hybridMultilevel"/>
    <w:tmpl w:val="E952A8CC"/>
    <w:lvl w:ilvl="0" w:tplc="D50815E2">
      <w:numFmt w:val="bullet"/>
      <w:lvlText w:val=""/>
      <w:lvlJc w:val="left"/>
      <w:pPr>
        <w:ind w:left="720" w:hanging="360"/>
      </w:pPr>
      <w:rPr>
        <w:rFonts w:ascii="Symbol" w:hAnsi="Symbol" w:cs="Symbol"/>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2" w15:restartNumberingAfterBreak="0">
    <w:nsid w:val="1ECB184D"/>
    <w:multiLevelType w:val="hybridMultilevel"/>
    <w:tmpl w:val="14045A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3" w15:restartNumberingAfterBreak="0">
    <w:nsid w:val="1EDB6B9B"/>
    <w:multiLevelType w:val="hybridMultilevel"/>
    <w:tmpl w:val="C90C88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1EE01D3E"/>
    <w:multiLevelType w:val="hybridMultilevel"/>
    <w:tmpl w:val="F6DCE29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5" w15:restartNumberingAfterBreak="0">
    <w:nsid w:val="1F4F48B1"/>
    <w:multiLevelType w:val="hybridMultilevel"/>
    <w:tmpl w:val="DCB0D7C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6" w15:restartNumberingAfterBreak="0">
    <w:nsid w:val="1F6178A4"/>
    <w:multiLevelType w:val="hybridMultilevel"/>
    <w:tmpl w:val="E15C1D08"/>
    <w:lvl w:ilvl="0" w:tplc="AA6C6FC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20004981"/>
    <w:multiLevelType w:val="hybridMultilevel"/>
    <w:tmpl w:val="49ACD5A2"/>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68" w15:restartNumberingAfterBreak="0">
    <w:nsid w:val="2087230F"/>
    <w:multiLevelType w:val="hybridMultilevel"/>
    <w:tmpl w:val="6A1C3D28"/>
    <w:lvl w:ilvl="0" w:tplc="1C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220A0E15"/>
    <w:multiLevelType w:val="hybridMultilevel"/>
    <w:tmpl w:val="CE52BB8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0" w15:restartNumberingAfterBreak="0">
    <w:nsid w:val="22530510"/>
    <w:multiLevelType w:val="multilevel"/>
    <w:tmpl w:val="B6D4928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15:restartNumberingAfterBreak="0">
    <w:nsid w:val="226A74BA"/>
    <w:multiLevelType w:val="hybridMultilevel"/>
    <w:tmpl w:val="B510A2C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2" w15:restartNumberingAfterBreak="0">
    <w:nsid w:val="228909B1"/>
    <w:multiLevelType w:val="hybridMultilevel"/>
    <w:tmpl w:val="3A728DA4"/>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73" w15:restartNumberingAfterBreak="0">
    <w:nsid w:val="22D15218"/>
    <w:multiLevelType w:val="hybridMultilevel"/>
    <w:tmpl w:val="FD6CB89E"/>
    <w:lvl w:ilvl="0" w:tplc="AA6C6FC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22D6230F"/>
    <w:multiLevelType w:val="hybridMultilevel"/>
    <w:tmpl w:val="4C9ECC2C"/>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5" w15:restartNumberingAfterBreak="0">
    <w:nsid w:val="239824BC"/>
    <w:multiLevelType w:val="multilevel"/>
    <w:tmpl w:val="C680C7EA"/>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40F0238"/>
    <w:multiLevelType w:val="multilevel"/>
    <w:tmpl w:val="900C8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4B621D3"/>
    <w:multiLevelType w:val="hybridMultilevel"/>
    <w:tmpl w:val="546C08BC"/>
    <w:lvl w:ilvl="0" w:tplc="FFFFFFFF">
      <w:start w:val="1"/>
      <w:numFmt w:val="bullet"/>
      <w:lvlText w:val=""/>
      <w:lvlJc w:val="left"/>
      <w:pPr>
        <w:ind w:left="720" w:hanging="360"/>
      </w:pPr>
      <w:rPr>
        <w:rFonts w:ascii="Wingdings" w:hAnsi="Wingdings" w:hint="default"/>
      </w:rPr>
    </w:lvl>
    <w:lvl w:ilvl="1" w:tplc="1C09000B">
      <w:start w:val="1"/>
      <w:numFmt w:val="bullet"/>
      <w:lvlText w:val=""/>
      <w:lvlJc w:val="left"/>
      <w:pPr>
        <w:ind w:left="1637"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252111CB"/>
    <w:multiLevelType w:val="multilevel"/>
    <w:tmpl w:val="9D5C7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271D5060"/>
    <w:multiLevelType w:val="hybridMultilevel"/>
    <w:tmpl w:val="92C4013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80" w15:restartNumberingAfterBreak="0">
    <w:nsid w:val="27801A33"/>
    <w:multiLevelType w:val="multilevel"/>
    <w:tmpl w:val="B754AE1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7A9469D"/>
    <w:multiLevelType w:val="multilevel"/>
    <w:tmpl w:val="4162C89E"/>
    <w:lvl w:ilvl="0">
      <w:start w:val="4"/>
      <w:numFmt w:val="decimal"/>
      <w:lvlText w:val="%1"/>
      <w:lvlJc w:val="left"/>
      <w:pPr>
        <w:ind w:left="480" w:hanging="480"/>
      </w:pPr>
      <w:rPr>
        <w:rFonts w:hint="default"/>
      </w:rPr>
    </w:lvl>
    <w:lvl w:ilvl="1">
      <w:start w:val="6"/>
      <w:numFmt w:val="decimal"/>
      <w:lvlText w:val="%1.%2"/>
      <w:lvlJc w:val="left"/>
      <w:pPr>
        <w:ind w:left="900" w:hanging="480"/>
      </w:pPr>
      <w:rPr>
        <w:rFonts w:hint="default"/>
      </w:rPr>
    </w:lvl>
    <w:lvl w:ilvl="2">
      <w:start w:val="5"/>
      <w:numFmt w:val="decimal"/>
      <w:lvlText w:val="%1.%2.%3"/>
      <w:lvlJc w:val="left"/>
      <w:pPr>
        <w:ind w:left="1560" w:hanging="720"/>
      </w:pPr>
      <w:rPr>
        <w:rFonts w:hint="default"/>
        <w:b/>
        <w:bCs/>
        <w:sz w:val="24"/>
        <w:szCs w:val="24"/>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82" w15:restartNumberingAfterBreak="0">
    <w:nsid w:val="27D609A7"/>
    <w:multiLevelType w:val="hybridMultilevel"/>
    <w:tmpl w:val="E39C8198"/>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3" w15:restartNumberingAfterBreak="0">
    <w:nsid w:val="289D5AB8"/>
    <w:multiLevelType w:val="hybridMultilevel"/>
    <w:tmpl w:val="0616CB3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4" w15:restartNumberingAfterBreak="0">
    <w:nsid w:val="29717E9E"/>
    <w:multiLevelType w:val="hybridMultilevel"/>
    <w:tmpl w:val="DF4C28BE"/>
    <w:lvl w:ilvl="0" w:tplc="1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5" w15:restartNumberingAfterBreak="0">
    <w:nsid w:val="29B008E5"/>
    <w:multiLevelType w:val="hybridMultilevel"/>
    <w:tmpl w:val="B59CA9D2"/>
    <w:lvl w:ilvl="0" w:tplc="1C090017">
      <w:start w:val="1"/>
      <w:numFmt w:val="lowerLetter"/>
      <w:lvlText w:val="%1)"/>
      <w:lvlJc w:val="left"/>
      <w:pPr>
        <w:ind w:left="2160" w:hanging="360"/>
      </w:pPr>
      <w:rPr>
        <w:rFonts w:hint="default"/>
      </w:rPr>
    </w:lvl>
    <w:lvl w:ilvl="1" w:tplc="1C090019" w:tentative="1">
      <w:start w:val="1"/>
      <w:numFmt w:val="lowerLetter"/>
      <w:lvlText w:val="%2."/>
      <w:lvlJc w:val="left"/>
      <w:pPr>
        <w:ind w:left="2880" w:hanging="360"/>
      </w:pPr>
    </w:lvl>
    <w:lvl w:ilvl="2" w:tplc="1C09001B" w:tentative="1">
      <w:start w:val="1"/>
      <w:numFmt w:val="lowerRoman"/>
      <w:lvlText w:val="%3."/>
      <w:lvlJc w:val="right"/>
      <w:pPr>
        <w:ind w:left="3600" w:hanging="180"/>
      </w:pPr>
    </w:lvl>
    <w:lvl w:ilvl="3" w:tplc="1C09000F" w:tentative="1">
      <w:start w:val="1"/>
      <w:numFmt w:val="decimal"/>
      <w:lvlText w:val="%4."/>
      <w:lvlJc w:val="left"/>
      <w:pPr>
        <w:ind w:left="4320" w:hanging="360"/>
      </w:pPr>
    </w:lvl>
    <w:lvl w:ilvl="4" w:tplc="1C090019" w:tentative="1">
      <w:start w:val="1"/>
      <w:numFmt w:val="lowerLetter"/>
      <w:lvlText w:val="%5."/>
      <w:lvlJc w:val="left"/>
      <w:pPr>
        <w:ind w:left="5040" w:hanging="360"/>
      </w:pPr>
    </w:lvl>
    <w:lvl w:ilvl="5" w:tplc="1C09001B" w:tentative="1">
      <w:start w:val="1"/>
      <w:numFmt w:val="lowerRoman"/>
      <w:lvlText w:val="%6."/>
      <w:lvlJc w:val="right"/>
      <w:pPr>
        <w:ind w:left="5760" w:hanging="180"/>
      </w:pPr>
    </w:lvl>
    <w:lvl w:ilvl="6" w:tplc="1C09000F" w:tentative="1">
      <w:start w:val="1"/>
      <w:numFmt w:val="decimal"/>
      <w:lvlText w:val="%7."/>
      <w:lvlJc w:val="left"/>
      <w:pPr>
        <w:ind w:left="6480" w:hanging="360"/>
      </w:pPr>
    </w:lvl>
    <w:lvl w:ilvl="7" w:tplc="1C090019" w:tentative="1">
      <w:start w:val="1"/>
      <w:numFmt w:val="lowerLetter"/>
      <w:lvlText w:val="%8."/>
      <w:lvlJc w:val="left"/>
      <w:pPr>
        <w:ind w:left="7200" w:hanging="360"/>
      </w:pPr>
    </w:lvl>
    <w:lvl w:ilvl="8" w:tplc="1C09001B" w:tentative="1">
      <w:start w:val="1"/>
      <w:numFmt w:val="lowerRoman"/>
      <w:lvlText w:val="%9."/>
      <w:lvlJc w:val="right"/>
      <w:pPr>
        <w:ind w:left="7920" w:hanging="180"/>
      </w:pPr>
    </w:lvl>
  </w:abstractNum>
  <w:abstractNum w:abstractNumId="86" w15:restartNumberingAfterBreak="0">
    <w:nsid w:val="29C17D7B"/>
    <w:multiLevelType w:val="multilevel"/>
    <w:tmpl w:val="B754AE1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2A466FE8"/>
    <w:multiLevelType w:val="multilevel"/>
    <w:tmpl w:val="E49609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2A7D2929"/>
    <w:multiLevelType w:val="hybridMultilevel"/>
    <w:tmpl w:val="7C2AFEA8"/>
    <w:lvl w:ilvl="0" w:tplc="1C09001B">
      <w:start w:val="1"/>
      <w:numFmt w:val="lowerRoman"/>
      <w:lvlText w:val="%1."/>
      <w:lvlJc w:val="righ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9" w15:restartNumberingAfterBreak="0">
    <w:nsid w:val="2ABF2683"/>
    <w:multiLevelType w:val="hybridMultilevel"/>
    <w:tmpl w:val="4E36DE2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0" w15:restartNumberingAfterBreak="0">
    <w:nsid w:val="2B3851B2"/>
    <w:multiLevelType w:val="multilevel"/>
    <w:tmpl w:val="BDF01014"/>
    <w:lvl w:ilvl="0">
      <w:start w:val="4"/>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1" w15:restartNumberingAfterBreak="0">
    <w:nsid w:val="2BD306AC"/>
    <w:multiLevelType w:val="hybridMultilevel"/>
    <w:tmpl w:val="342CCEDE"/>
    <w:lvl w:ilvl="0" w:tplc="1C090017">
      <w:start w:val="1"/>
      <w:numFmt w:val="lowerLetter"/>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92" w15:restartNumberingAfterBreak="0">
    <w:nsid w:val="2C196FEE"/>
    <w:multiLevelType w:val="multilevel"/>
    <w:tmpl w:val="35A8E4A2"/>
    <w:name w:val="Numbered list 16"/>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93" w15:restartNumberingAfterBreak="0">
    <w:nsid w:val="2C69737A"/>
    <w:multiLevelType w:val="multilevel"/>
    <w:tmpl w:val="144C1E28"/>
    <w:lvl w:ilvl="0">
      <w:start w:val="1"/>
      <w:numFmt w:val="lowerRoman"/>
      <w:lvlText w:val="%1."/>
      <w:lvlJc w:val="right"/>
      <w:pPr>
        <w:tabs>
          <w:tab w:val="num" w:pos="720"/>
        </w:tabs>
        <w:ind w:left="720" w:hanging="360"/>
      </w:pPr>
    </w:lvl>
    <w:lvl w:ilvl="1">
      <w:start w:val="1"/>
      <w:numFmt w:val="decimal"/>
      <w:lvlText w:val="%2."/>
      <w:lvlJc w:val="left"/>
      <w:pPr>
        <w:ind w:left="1440" w:hanging="360"/>
      </w:pPr>
      <w:rPr>
        <w:rFonts w:hint="default"/>
      </w:r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94" w15:restartNumberingAfterBreak="0">
    <w:nsid w:val="2D874E60"/>
    <w:multiLevelType w:val="hybridMultilevel"/>
    <w:tmpl w:val="EA204FF4"/>
    <w:lvl w:ilvl="0" w:tplc="FFFFFFFF">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15:restartNumberingAfterBreak="0">
    <w:nsid w:val="2DCE61C8"/>
    <w:multiLevelType w:val="hybridMultilevel"/>
    <w:tmpl w:val="25DA720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6" w15:restartNumberingAfterBreak="0">
    <w:nsid w:val="2E82638D"/>
    <w:multiLevelType w:val="hybridMultilevel"/>
    <w:tmpl w:val="E83E390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7" w15:restartNumberingAfterBreak="0">
    <w:nsid w:val="2F09331D"/>
    <w:multiLevelType w:val="hybridMultilevel"/>
    <w:tmpl w:val="5AD41230"/>
    <w:lvl w:ilvl="0" w:tplc="1C090015">
      <w:start w:val="1"/>
      <w:numFmt w:val="upperLetter"/>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98" w15:restartNumberingAfterBreak="0">
    <w:nsid w:val="2F1A296C"/>
    <w:multiLevelType w:val="multilevel"/>
    <w:tmpl w:val="A61A9F82"/>
    <w:name w:val="4.3"/>
    <w:lvl w:ilvl="0">
      <w:start w:val="4"/>
      <w:numFmt w:val="decimal"/>
      <w:lvlText w:val="%1."/>
      <w:lvlJc w:val="left"/>
      <w:pPr>
        <w:ind w:left="0" w:firstLine="0"/>
      </w:pPr>
    </w:lvl>
    <w:lvl w:ilvl="1">
      <w:start w:val="3"/>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99" w15:restartNumberingAfterBreak="0">
    <w:nsid w:val="2FF03715"/>
    <w:multiLevelType w:val="hybridMultilevel"/>
    <w:tmpl w:val="BE64754A"/>
    <w:lvl w:ilvl="0" w:tplc="1C090017">
      <w:start w:val="1"/>
      <w:numFmt w:val="lowerLetter"/>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0" w15:restartNumberingAfterBreak="0">
    <w:nsid w:val="2FF9192B"/>
    <w:multiLevelType w:val="multilevel"/>
    <w:tmpl w:val="7932E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302E247A"/>
    <w:multiLevelType w:val="hybridMultilevel"/>
    <w:tmpl w:val="48903842"/>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02" w15:restartNumberingAfterBreak="0">
    <w:nsid w:val="30AE5238"/>
    <w:multiLevelType w:val="multilevel"/>
    <w:tmpl w:val="FEB86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0FF5838"/>
    <w:multiLevelType w:val="hybridMultilevel"/>
    <w:tmpl w:val="3C7CB000"/>
    <w:lvl w:ilvl="0" w:tplc="D50815E2">
      <w:numFmt w:val="bullet"/>
      <w:lvlText w:val=""/>
      <w:lvlJc w:val="left"/>
      <w:pPr>
        <w:ind w:left="1342" w:hanging="360"/>
      </w:pPr>
      <w:rPr>
        <w:rFonts w:ascii="Symbol" w:hAnsi="Symbol" w:cs="Symbol"/>
      </w:rPr>
    </w:lvl>
    <w:lvl w:ilvl="1" w:tplc="1C090003" w:tentative="1">
      <w:start w:val="1"/>
      <w:numFmt w:val="bullet"/>
      <w:lvlText w:val="o"/>
      <w:lvlJc w:val="left"/>
      <w:pPr>
        <w:ind w:left="2062" w:hanging="360"/>
      </w:pPr>
      <w:rPr>
        <w:rFonts w:ascii="Courier New" w:hAnsi="Courier New" w:cs="Courier New" w:hint="default"/>
      </w:rPr>
    </w:lvl>
    <w:lvl w:ilvl="2" w:tplc="1C090005" w:tentative="1">
      <w:start w:val="1"/>
      <w:numFmt w:val="bullet"/>
      <w:lvlText w:val=""/>
      <w:lvlJc w:val="left"/>
      <w:pPr>
        <w:ind w:left="2782" w:hanging="360"/>
      </w:pPr>
      <w:rPr>
        <w:rFonts w:ascii="Wingdings" w:hAnsi="Wingdings" w:hint="default"/>
      </w:rPr>
    </w:lvl>
    <w:lvl w:ilvl="3" w:tplc="1C090001" w:tentative="1">
      <w:start w:val="1"/>
      <w:numFmt w:val="bullet"/>
      <w:lvlText w:val=""/>
      <w:lvlJc w:val="left"/>
      <w:pPr>
        <w:ind w:left="3502" w:hanging="360"/>
      </w:pPr>
      <w:rPr>
        <w:rFonts w:ascii="Symbol" w:hAnsi="Symbol" w:hint="default"/>
      </w:rPr>
    </w:lvl>
    <w:lvl w:ilvl="4" w:tplc="1C090003" w:tentative="1">
      <w:start w:val="1"/>
      <w:numFmt w:val="bullet"/>
      <w:lvlText w:val="o"/>
      <w:lvlJc w:val="left"/>
      <w:pPr>
        <w:ind w:left="4222" w:hanging="360"/>
      </w:pPr>
      <w:rPr>
        <w:rFonts w:ascii="Courier New" w:hAnsi="Courier New" w:cs="Courier New" w:hint="default"/>
      </w:rPr>
    </w:lvl>
    <w:lvl w:ilvl="5" w:tplc="1C090005" w:tentative="1">
      <w:start w:val="1"/>
      <w:numFmt w:val="bullet"/>
      <w:lvlText w:val=""/>
      <w:lvlJc w:val="left"/>
      <w:pPr>
        <w:ind w:left="4942" w:hanging="360"/>
      </w:pPr>
      <w:rPr>
        <w:rFonts w:ascii="Wingdings" w:hAnsi="Wingdings" w:hint="default"/>
      </w:rPr>
    </w:lvl>
    <w:lvl w:ilvl="6" w:tplc="1C090001" w:tentative="1">
      <w:start w:val="1"/>
      <w:numFmt w:val="bullet"/>
      <w:lvlText w:val=""/>
      <w:lvlJc w:val="left"/>
      <w:pPr>
        <w:ind w:left="5662" w:hanging="360"/>
      </w:pPr>
      <w:rPr>
        <w:rFonts w:ascii="Symbol" w:hAnsi="Symbol" w:hint="default"/>
      </w:rPr>
    </w:lvl>
    <w:lvl w:ilvl="7" w:tplc="1C090003" w:tentative="1">
      <w:start w:val="1"/>
      <w:numFmt w:val="bullet"/>
      <w:lvlText w:val="o"/>
      <w:lvlJc w:val="left"/>
      <w:pPr>
        <w:ind w:left="6382" w:hanging="360"/>
      </w:pPr>
      <w:rPr>
        <w:rFonts w:ascii="Courier New" w:hAnsi="Courier New" w:cs="Courier New" w:hint="default"/>
      </w:rPr>
    </w:lvl>
    <w:lvl w:ilvl="8" w:tplc="1C090005" w:tentative="1">
      <w:start w:val="1"/>
      <w:numFmt w:val="bullet"/>
      <w:lvlText w:val=""/>
      <w:lvlJc w:val="left"/>
      <w:pPr>
        <w:ind w:left="7102" w:hanging="360"/>
      </w:pPr>
      <w:rPr>
        <w:rFonts w:ascii="Wingdings" w:hAnsi="Wingdings" w:hint="default"/>
      </w:rPr>
    </w:lvl>
  </w:abstractNum>
  <w:abstractNum w:abstractNumId="104" w15:restartNumberingAfterBreak="0">
    <w:nsid w:val="31C929CB"/>
    <w:multiLevelType w:val="hybridMultilevel"/>
    <w:tmpl w:val="3B42AF50"/>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5" w15:restartNumberingAfterBreak="0">
    <w:nsid w:val="31D32F73"/>
    <w:multiLevelType w:val="hybridMultilevel"/>
    <w:tmpl w:val="317CDCC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6" w15:restartNumberingAfterBreak="0">
    <w:nsid w:val="33714655"/>
    <w:multiLevelType w:val="multilevel"/>
    <w:tmpl w:val="94B0881C"/>
    <w:lvl w:ilvl="0">
      <w:start w:val="2"/>
      <w:numFmt w:val="decimal"/>
      <w:lvlText w:val="%1."/>
      <w:lvlJc w:val="left"/>
      <w:pPr>
        <w:ind w:left="720" w:hanging="360"/>
      </w:pPr>
      <w:rPr>
        <w:rFonts w:hint="default"/>
      </w:rPr>
    </w:lvl>
    <w:lvl w:ilvl="1">
      <w:start w:val="6"/>
      <w:numFmt w:val="decimal"/>
      <w:isLgl/>
      <w:lvlText w:val="%1.%2"/>
      <w:lvlJc w:val="left"/>
      <w:pPr>
        <w:ind w:left="840" w:hanging="480"/>
      </w:pPr>
      <w:rPr>
        <w:rFonts w:eastAsia="Basic Roman" w:hint="default"/>
        <w:b/>
        <w:sz w:val="24"/>
      </w:rPr>
    </w:lvl>
    <w:lvl w:ilvl="2">
      <w:start w:val="3"/>
      <w:numFmt w:val="decimal"/>
      <w:isLgl/>
      <w:lvlText w:val="%1.%2.%3"/>
      <w:lvlJc w:val="left"/>
      <w:pPr>
        <w:ind w:left="840" w:hanging="480"/>
      </w:pPr>
      <w:rPr>
        <w:rFonts w:eastAsia="Basic Roman" w:hint="default"/>
        <w:b/>
        <w:sz w:val="24"/>
      </w:rPr>
    </w:lvl>
    <w:lvl w:ilvl="3">
      <w:start w:val="1"/>
      <w:numFmt w:val="decimal"/>
      <w:isLgl/>
      <w:lvlText w:val="%1.%2.%3.%4"/>
      <w:lvlJc w:val="left"/>
      <w:pPr>
        <w:ind w:left="1080" w:hanging="720"/>
      </w:pPr>
      <w:rPr>
        <w:rFonts w:eastAsia="Basic Roman" w:hint="default"/>
        <w:b/>
        <w:sz w:val="24"/>
      </w:rPr>
    </w:lvl>
    <w:lvl w:ilvl="4">
      <w:start w:val="1"/>
      <w:numFmt w:val="decimal"/>
      <w:isLgl/>
      <w:lvlText w:val="%1.%2.%3.%4.%5"/>
      <w:lvlJc w:val="left"/>
      <w:pPr>
        <w:ind w:left="1080" w:hanging="720"/>
      </w:pPr>
      <w:rPr>
        <w:rFonts w:eastAsia="Basic Roman" w:hint="default"/>
        <w:b/>
        <w:sz w:val="24"/>
      </w:rPr>
    </w:lvl>
    <w:lvl w:ilvl="5">
      <w:start w:val="1"/>
      <w:numFmt w:val="decimal"/>
      <w:isLgl/>
      <w:lvlText w:val="%1.%2.%3.%4.%5.%6"/>
      <w:lvlJc w:val="left"/>
      <w:pPr>
        <w:ind w:left="1080" w:hanging="720"/>
      </w:pPr>
      <w:rPr>
        <w:rFonts w:eastAsia="Basic Roman" w:hint="default"/>
        <w:b/>
        <w:sz w:val="24"/>
      </w:rPr>
    </w:lvl>
    <w:lvl w:ilvl="6">
      <w:start w:val="1"/>
      <w:numFmt w:val="decimal"/>
      <w:isLgl/>
      <w:lvlText w:val="%1.%2.%3.%4.%5.%6.%7"/>
      <w:lvlJc w:val="left"/>
      <w:pPr>
        <w:ind w:left="1440" w:hanging="1080"/>
      </w:pPr>
      <w:rPr>
        <w:rFonts w:eastAsia="Basic Roman" w:hint="default"/>
        <w:b/>
        <w:sz w:val="24"/>
      </w:rPr>
    </w:lvl>
    <w:lvl w:ilvl="7">
      <w:start w:val="1"/>
      <w:numFmt w:val="decimal"/>
      <w:isLgl/>
      <w:lvlText w:val="%1.%2.%3.%4.%5.%6.%7.%8"/>
      <w:lvlJc w:val="left"/>
      <w:pPr>
        <w:ind w:left="1440" w:hanging="1080"/>
      </w:pPr>
      <w:rPr>
        <w:rFonts w:eastAsia="Basic Roman" w:hint="default"/>
        <w:b/>
        <w:sz w:val="24"/>
      </w:rPr>
    </w:lvl>
    <w:lvl w:ilvl="8">
      <w:start w:val="1"/>
      <w:numFmt w:val="decimal"/>
      <w:isLgl/>
      <w:lvlText w:val="%1.%2.%3.%4.%5.%6.%7.%8.%9"/>
      <w:lvlJc w:val="left"/>
      <w:pPr>
        <w:ind w:left="1440" w:hanging="1080"/>
      </w:pPr>
      <w:rPr>
        <w:rFonts w:eastAsia="Basic Roman" w:hint="default"/>
        <w:b/>
        <w:sz w:val="24"/>
      </w:rPr>
    </w:lvl>
  </w:abstractNum>
  <w:abstractNum w:abstractNumId="107" w15:restartNumberingAfterBreak="0">
    <w:nsid w:val="34556A47"/>
    <w:multiLevelType w:val="hybridMultilevel"/>
    <w:tmpl w:val="C7C2DE8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8" w15:restartNumberingAfterBreak="0">
    <w:nsid w:val="352C0DF9"/>
    <w:multiLevelType w:val="hybridMultilevel"/>
    <w:tmpl w:val="856C215C"/>
    <w:lvl w:ilvl="0" w:tplc="D50815E2">
      <w:numFmt w:val="bullet"/>
      <w:lvlText w:val=""/>
      <w:lvlJc w:val="left"/>
      <w:pPr>
        <w:ind w:left="720" w:hanging="360"/>
      </w:pPr>
      <w:rPr>
        <w:rFonts w:ascii="Symbol" w:hAnsi="Symbol" w:cs="Symbol"/>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9" w15:restartNumberingAfterBreak="0">
    <w:nsid w:val="35454C87"/>
    <w:multiLevelType w:val="hybridMultilevel"/>
    <w:tmpl w:val="351AA4E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0" w15:restartNumberingAfterBreak="0">
    <w:nsid w:val="36406C0F"/>
    <w:multiLevelType w:val="hybridMultilevel"/>
    <w:tmpl w:val="9ADEA3E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1" w15:restartNumberingAfterBreak="0">
    <w:nsid w:val="364A7952"/>
    <w:multiLevelType w:val="hybridMultilevel"/>
    <w:tmpl w:val="FD149E3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2" w15:restartNumberingAfterBreak="0">
    <w:nsid w:val="370625F4"/>
    <w:multiLevelType w:val="hybridMultilevel"/>
    <w:tmpl w:val="8744ABB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3" w15:restartNumberingAfterBreak="0">
    <w:nsid w:val="37B00C29"/>
    <w:multiLevelType w:val="hybridMultilevel"/>
    <w:tmpl w:val="8B84BED0"/>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14" w15:restartNumberingAfterBreak="0">
    <w:nsid w:val="385E3D95"/>
    <w:multiLevelType w:val="multilevel"/>
    <w:tmpl w:val="5546C918"/>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5" w15:restartNumberingAfterBreak="0">
    <w:nsid w:val="387A58DF"/>
    <w:multiLevelType w:val="hybridMultilevel"/>
    <w:tmpl w:val="DFF8EA06"/>
    <w:lvl w:ilvl="0" w:tplc="1C09001B">
      <w:start w:val="1"/>
      <w:numFmt w:val="low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6" w15:restartNumberingAfterBreak="0">
    <w:nsid w:val="389610B9"/>
    <w:multiLevelType w:val="hybridMultilevel"/>
    <w:tmpl w:val="8466C5C4"/>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7" w15:restartNumberingAfterBreak="0">
    <w:nsid w:val="38C92DFB"/>
    <w:multiLevelType w:val="hybridMultilevel"/>
    <w:tmpl w:val="63423136"/>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8" w15:restartNumberingAfterBreak="0">
    <w:nsid w:val="394A1049"/>
    <w:multiLevelType w:val="hybridMultilevel"/>
    <w:tmpl w:val="E6AE43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9" w15:restartNumberingAfterBreak="0">
    <w:nsid w:val="39954C53"/>
    <w:multiLevelType w:val="multilevel"/>
    <w:tmpl w:val="7D4A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3A116629"/>
    <w:multiLevelType w:val="hybridMultilevel"/>
    <w:tmpl w:val="ED767C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1" w15:restartNumberingAfterBreak="0">
    <w:nsid w:val="3A1A4863"/>
    <w:multiLevelType w:val="hybridMultilevel"/>
    <w:tmpl w:val="3A98584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2" w15:restartNumberingAfterBreak="0">
    <w:nsid w:val="3ACD016F"/>
    <w:multiLevelType w:val="multilevel"/>
    <w:tmpl w:val="57E2D85E"/>
    <w:name w:val="Numbered list 46"/>
    <w:lvl w:ilvl="0">
      <w:start w:val="1"/>
      <w:numFmt w:val="decimal"/>
      <w:lvlText w:val="%1"/>
      <w:lvlJc w:val="left"/>
      <w:pPr>
        <w:ind w:left="0" w:firstLine="0"/>
      </w:pPr>
      <w:rPr>
        <w:rFonts w:hint="default"/>
      </w:rPr>
    </w:lvl>
    <w:lvl w:ilvl="1">
      <w:start w:val="2"/>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3" w15:restartNumberingAfterBreak="0">
    <w:nsid w:val="3AEE7EA8"/>
    <w:multiLevelType w:val="multilevel"/>
    <w:tmpl w:val="6BD8D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C36339E"/>
    <w:multiLevelType w:val="hybridMultilevel"/>
    <w:tmpl w:val="F5C0699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5" w15:restartNumberingAfterBreak="0">
    <w:nsid w:val="3DB62179"/>
    <w:multiLevelType w:val="multilevel"/>
    <w:tmpl w:val="DE5C1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E69789B"/>
    <w:multiLevelType w:val="hybridMultilevel"/>
    <w:tmpl w:val="3332682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7" w15:restartNumberingAfterBreak="0">
    <w:nsid w:val="3E8A7B53"/>
    <w:multiLevelType w:val="hybridMultilevel"/>
    <w:tmpl w:val="CC22AEE6"/>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8" w15:restartNumberingAfterBreak="0">
    <w:nsid w:val="3FA61679"/>
    <w:multiLevelType w:val="hybridMultilevel"/>
    <w:tmpl w:val="969EACB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9" w15:restartNumberingAfterBreak="0">
    <w:nsid w:val="409D0243"/>
    <w:multiLevelType w:val="hybridMultilevel"/>
    <w:tmpl w:val="DD26800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0" w15:restartNumberingAfterBreak="0">
    <w:nsid w:val="40A37ADB"/>
    <w:multiLevelType w:val="hybridMultilevel"/>
    <w:tmpl w:val="DE5E73A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1" w15:restartNumberingAfterBreak="0">
    <w:nsid w:val="40A81E9B"/>
    <w:multiLevelType w:val="hybridMultilevel"/>
    <w:tmpl w:val="AF02897A"/>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32" w15:restartNumberingAfterBreak="0">
    <w:nsid w:val="410E073B"/>
    <w:multiLevelType w:val="hybridMultilevel"/>
    <w:tmpl w:val="2FE24A4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3" w15:restartNumberingAfterBreak="0">
    <w:nsid w:val="4285393D"/>
    <w:multiLevelType w:val="hybridMultilevel"/>
    <w:tmpl w:val="3BA6B85A"/>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4" w15:restartNumberingAfterBreak="0">
    <w:nsid w:val="4294577E"/>
    <w:multiLevelType w:val="hybridMultilevel"/>
    <w:tmpl w:val="95D21BD0"/>
    <w:lvl w:ilvl="0" w:tplc="1C090017">
      <w:start w:val="1"/>
      <w:numFmt w:val="lowerLetter"/>
      <w:lvlText w:val="%1)"/>
      <w:lvlJc w:val="left"/>
      <w:pPr>
        <w:ind w:left="1287" w:hanging="360"/>
      </w:pPr>
    </w:lvl>
    <w:lvl w:ilvl="1" w:tplc="1C090019" w:tentative="1">
      <w:start w:val="1"/>
      <w:numFmt w:val="lowerLetter"/>
      <w:lvlText w:val="%2."/>
      <w:lvlJc w:val="left"/>
      <w:pPr>
        <w:ind w:left="2007" w:hanging="360"/>
      </w:pPr>
    </w:lvl>
    <w:lvl w:ilvl="2" w:tplc="1C09001B" w:tentative="1">
      <w:start w:val="1"/>
      <w:numFmt w:val="lowerRoman"/>
      <w:lvlText w:val="%3."/>
      <w:lvlJc w:val="right"/>
      <w:pPr>
        <w:ind w:left="2727" w:hanging="180"/>
      </w:pPr>
    </w:lvl>
    <w:lvl w:ilvl="3" w:tplc="1C09000F" w:tentative="1">
      <w:start w:val="1"/>
      <w:numFmt w:val="decimal"/>
      <w:lvlText w:val="%4."/>
      <w:lvlJc w:val="left"/>
      <w:pPr>
        <w:ind w:left="3447" w:hanging="360"/>
      </w:pPr>
    </w:lvl>
    <w:lvl w:ilvl="4" w:tplc="1C090019" w:tentative="1">
      <w:start w:val="1"/>
      <w:numFmt w:val="lowerLetter"/>
      <w:lvlText w:val="%5."/>
      <w:lvlJc w:val="left"/>
      <w:pPr>
        <w:ind w:left="4167" w:hanging="360"/>
      </w:pPr>
    </w:lvl>
    <w:lvl w:ilvl="5" w:tplc="1C09001B" w:tentative="1">
      <w:start w:val="1"/>
      <w:numFmt w:val="lowerRoman"/>
      <w:lvlText w:val="%6."/>
      <w:lvlJc w:val="right"/>
      <w:pPr>
        <w:ind w:left="4887" w:hanging="180"/>
      </w:pPr>
    </w:lvl>
    <w:lvl w:ilvl="6" w:tplc="1C09000F" w:tentative="1">
      <w:start w:val="1"/>
      <w:numFmt w:val="decimal"/>
      <w:lvlText w:val="%7."/>
      <w:lvlJc w:val="left"/>
      <w:pPr>
        <w:ind w:left="5607" w:hanging="360"/>
      </w:pPr>
    </w:lvl>
    <w:lvl w:ilvl="7" w:tplc="1C090019" w:tentative="1">
      <w:start w:val="1"/>
      <w:numFmt w:val="lowerLetter"/>
      <w:lvlText w:val="%8."/>
      <w:lvlJc w:val="left"/>
      <w:pPr>
        <w:ind w:left="6327" w:hanging="360"/>
      </w:pPr>
    </w:lvl>
    <w:lvl w:ilvl="8" w:tplc="1C09001B" w:tentative="1">
      <w:start w:val="1"/>
      <w:numFmt w:val="lowerRoman"/>
      <w:lvlText w:val="%9."/>
      <w:lvlJc w:val="right"/>
      <w:pPr>
        <w:ind w:left="7047" w:hanging="180"/>
      </w:pPr>
    </w:lvl>
  </w:abstractNum>
  <w:abstractNum w:abstractNumId="135" w15:restartNumberingAfterBreak="0">
    <w:nsid w:val="42FD2287"/>
    <w:multiLevelType w:val="hybridMultilevel"/>
    <w:tmpl w:val="A50646F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6" w15:restartNumberingAfterBreak="0">
    <w:nsid w:val="434C720D"/>
    <w:multiLevelType w:val="hybridMultilevel"/>
    <w:tmpl w:val="6036910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7" w15:restartNumberingAfterBreak="0">
    <w:nsid w:val="43B371E3"/>
    <w:multiLevelType w:val="hybridMultilevel"/>
    <w:tmpl w:val="D4A67F4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8" w15:restartNumberingAfterBreak="0">
    <w:nsid w:val="4405255C"/>
    <w:multiLevelType w:val="hybridMultilevel"/>
    <w:tmpl w:val="C4AA6A5A"/>
    <w:lvl w:ilvl="0" w:tplc="1C090011">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9" w15:restartNumberingAfterBreak="0">
    <w:nsid w:val="441A55FD"/>
    <w:multiLevelType w:val="hybridMultilevel"/>
    <w:tmpl w:val="3AF8A3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0" w15:restartNumberingAfterBreak="0">
    <w:nsid w:val="442A3B56"/>
    <w:multiLevelType w:val="hybridMultilevel"/>
    <w:tmpl w:val="40C6709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1" w15:restartNumberingAfterBreak="0">
    <w:nsid w:val="448E4378"/>
    <w:multiLevelType w:val="hybridMultilevel"/>
    <w:tmpl w:val="21DA2D1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2" w15:restartNumberingAfterBreak="0">
    <w:nsid w:val="44FC48BE"/>
    <w:multiLevelType w:val="hybridMultilevel"/>
    <w:tmpl w:val="B9348C8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3" w15:restartNumberingAfterBreak="0">
    <w:nsid w:val="45CC5968"/>
    <w:multiLevelType w:val="hybridMultilevel"/>
    <w:tmpl w:val="80FA9C9C"/>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4" w15:restartNumberingAfterBreak="0">
    <w:nsid w:val="45D55009"/>
    <w:multiLevelType w:val="hybridMultilevel"/>
    <w:tmpl w:val="51C6B440"/>
    <w:lvl w:ilvl="0" w:tplc="1C09001B">
      <w:start w:val="1"/>
      <w:numFmt w:val="lowerRoman"/>
      <w:lvlText w:val="%1."/>
      <w:lvlJc w:val="righ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5" w15:restartNumberingAfterBreak="0">
    <w:nsid w:val="45D667A5"/>
    <w:multiLevelType w:val="multilevel"/>
    <w:tmpl w:val="E4169ADA"/>
    <w:lvl w:ilvl="0">
      <w:start w:val="1"/>
      <w:numFmt w:val="lowerRoman"/>
      <w:lvlText w:val="%1."/>
      <w:lvlJc w:val="right"/>
      <w:pPr>
        <w:ind w:left="600" w:hanging="600"/>
      </w:pPr>
      <w:rPr>
        <w:rFonts w:hint="default"/>
      </w:rPr>
    </w:lvl>
    <w:lvl w:ilvl="1">
      <w:start w:val="1"/>
      <w:numFmt w:val="decimal"/>
      <w:lvlText w:val="%1.%2"/>
      <w:lvlJc w:val="left"/>
      <w:pPr>
        <w:ind w:left="600" w:hanging="600"/>
      </w:pPr>
      <w:rPr>
        <w:rFonts w:hint="default"/>
      </w:rPr>
    </w:lvl>
    <w:lvl w:ilvl="2">
      <w:start w:val="1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6" w15:restartNumberingAfterBreak="0">
    <w:nsid w:val="46C83495"/>
    <w:multiLevelType w:val="hybridMultilevel"/>
    <w:tmpl w:val="FB7440E0"/>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7" w15:restartNumberingAfterBreak="0">
    <w:nsid w:val="472757D9"/>
    <w:multiLevelType w:val="hybridMultilevel"/>
    <w:tmpl w:val="CCA6913C"/>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8" w15:restartNumberingAfterBreak="0">
    <w:nsid w:val="4740186B"/>
    <w:multiLevelType w:val="hybridMultilevel"/>
    <w:tmpl w:val="1080653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9" w15:restartNumberingAfterBreak="0">
    <w:nsid w:val="487162CE"/>
    <w:multiLevelType w:val="hybridMultilevel"/>
    <w:tmpl w:val="637E4D0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0" w15:restartNumberingAfterBreak="0">
    <w:nsid w:val="48994CCA"/>
    <w:multiLevelType w:val="hybridMultilevel"/>
    <w:tmpl w:val="A64C46F4"/>
    <w:lvl w:ilvl="0" w:tplc="1C09001B">
      <w:start w:val="1"/>
      <w:numFmt w:val="low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1" w15:restartNumberingAfterBreak="0">
    <w:nsid w:val="48D96749"/>
    <w:multiLevelType w:val="multilevel"/>
    <w:tmpl w:val="3BAED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9CB32BB"/>
    <w:multiLevelType w:val="hybridMultilevel"/>
    <w:tmpl w:val="4ACE1C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3" w15:restartNumberingAfterBreak="0">
    <w:nsid w:val="4A4B6437"/>
    <w:multiLevelType w:val="hybridMultilevel"/>
    <w:tmpl w:val="9EEA073A"/>
    <w:lvl w:ilvl="0" w:tplc="FFFFFFFF">
      <w:start w:val="1"/>
      <w:numFmt w:val="bullet"/>
      <w:lvlText w:val=""/>
      <w:lvlJc w:val="left"/>
      <w:pPr>
        <w:ind w:left="720" w:hanging="360"/>
      </w:pPr>
      <w:rPr>
        <w:rFonts w:ascii="Wingdings" w:hAnsi="Wingdings" w:hint="default"/>
      </w:rPr>
    </w:lvl>
    <w:lvl w:ilvl="1" w:tplc="1C09000B">
      <w:start w:val="1"/>
      <w:numFmt w:val="bullet"/>
      <w:lvlText w:val=""/>
      <w:lvlJc w:val="left"/>
      <w:pPr>
        <w:ind w:left="1637"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4" w15:restartNumberingAfterBreak="0">
    <w:nsid w:val="4A89401F"/>
    <w:multiLevelType w:val="hybridMultilevel"/>
    <w:tmpl w:val="34C8545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5" w15:restartNumberingAfterBreak="0">
    <w:nsid w:val="4B7A4589"/>
    <w:multiLevelType w:val="hybridMultilevel"/>
    <w:tmpl w:val="B7560A1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6" w15:restartNumberingAfterBreak="0">
    <w:nsid w:val="4B9B468F"/>
    <w:multiLevelType w:val="hybridMultilevel"/>
    <w:tmpl w:val="30DCF1D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7" w15:restartNumberingAfterBreak="0">
    <w:nsid w:val="4C702328"/>
    <w:multiLevelType w:val="hybridMultilevel"/>
    <w:tmpl w:val="F5DA4B1A"/>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1C09000B">
      <w:start w:val="1"/>
      <w:numFmt w:val="bullet"/>
      <w:lvlText w:val=""/>
      <w:lvlJc w:val="left"/>
      <w:pPr>
        <w:ind w:left="1637"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8" w15:restartNumberingAfterBreak="0">
    <w:nsid w:val="4D057FBC"/>
    <w:multiLevelType w:val="multilevel"/>
    <w:tmpl w:val="FE56CD20"/>
    <w:lvl w:ilvl="0">
      <w:start w:val="1"/>
      <w:numFmt w:val="lowerLetter"/>
      <w:lvlText w:val="%1)"/>
      <w:lvlJc w:val="left"/>
      <w:pPr>
        <w:tabs>
          <w:tab w:val="num" w:pos="720"/>
        </w:tabs>
        <w:ind w:left="720" w:hanging="360"/>
      </w:pPr>
      <w:rPr>
        <w:rFonts w:hint="default"/>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4D824161"/>
    <w:multiLevelType w:val="hybridMultilevel"/>
    <w:tmpl w:val="ACEA1CD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60" w15:restartNumberingAfterBreak="0">
    <w:nsid w:val="4DE108E8"/>
    <w:multiLevelType w:val="multilevel"/>
    <w:tmpl w:val="67303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1" w15:restartNumberingAfterBreak="0">
    <w:nsid w:val="4FD610AD"/>
    <w:multiLevelType w:val="hybridMultilevel"/>
    <w:tmpl w:val="C36464D8"/>
    <w:lvl w:ilvl="0" w:tplc="D50815E2">
      <w:numFmt w:val="bullet"/>
      <w:lvlText w:val=""/>
      <w:lvlJc w:val="left"/>
      <w:pPr>
        <w:ind w:left="720" w:hanging="360"/>
      </w:pPr>
      <w:rPr>
        <w:rFonts w:ascii="Symbol" w:hAnsi="Symbol" w:cs="Symbol"/>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2" w15:restartNumberingAfterBreak="0">
    <w:nsid w:val="5038414C"/>
    <w:multiLevelType w:val="multilevel"/>
    <w:tmpl w:val="A258B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50FA4A50"/>
    <w:multiLevelType w:val="multilevel"/>
    <w:tmpl w:val="D292AD22"/>
    <w:lvl w:ilvl="0">
      <w:start w:val="1"/>
      <w:numFmt w:val="decimal"/>
      <w:lvlText w:val="%1."/>
      <w:lvlJc w:val="left"/>
      <w:pPr>
        <w:tabs>
          <w:tab w:val="num" w:pos="720"/>
        </w:tabs>
        <w:ind w:left="720" w:hanging="360"/>
      </w:pPr>
      <w:rPr>
        <w:rFonts w:ascii="Times New Roman" w:hAnsi="Times New Roman" w:cs="Times New Roman" w:hint="default"/>
        <w:b w:val="0"/>
        <w:bCs w:val="0"/>
        <w:sz w:val="24"/>
        <w:szCs w:val="24"/>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4" w15:restartNumberingAfterBreak="0">
    <w:nsid w:val="51795134"/>
    <w:multiLevelType w:val="hybridMultilevel"/>
    <w:tmpl w:val="EFD8AF74"/>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65" w15:restartNumberingAfterBreak="0">
    <w:nsid w:val="51B26F28"/>
    <w:multiLevelType w:val="multilevel"/>
    <w:tmpl w:val="95D6B044"/>
    <w:name w:val="Numbered list 1"/>
    <w:lvl w:ilvl="0">
      <w:numFmt w:val="bullet"/>
      <w:lvlText w:val=""/>
      <w:lvlJc w:val="left"/>
      <w:pPr>
        <w:ind w:left="0" w:firstLine="0"/>
      </w:pPr>
      <w:rPr>
        <w:rFonts w:ascii="Symbol" w:hAnsi="Symbol" w:cs="Symbol"/>
        <w:sz w:val="16"/>
      </w:r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1080" w:firstLine="0"/>
      </w:pPr>
    </w:lvl>
    <w:lvl w:ilvl="4">
      <w:start w:val="1"/>
      <w:numFmt w:val="decimal"/>
      <w:lvlText w:val="%1.%2.%3.%4.%5."/>
      <w:lvlJc w:val="left"/>
      <w:pPr>
        <w:ind w:left="1440" w:firstLine="0"/>
      </w:pPr>
    </w:lvl>
    <w:lvl w:ilvl="5">
      <w:start w:val="1"/>
      <w:numFmt w:val="decimal"/>
      <w:lvlText w:val="%1.%2.%3.%4.%5.%6."/>
      <w:lvlJc w:val="left"/>
      <w:pPr>
        <w:ind w:left="1800" w:firstLine="0"/>
      </w:pPr>
    </w:lvl>
    <w:lvl w:ilvl="6">
      <w:start w:val="1"/>
      <w:numFmt w:val="decimal"/>
      <w:lvlText w:val="%1.%2.%3.%4.%5.%6.%7."/>
      <w:lvlJc w:val="left"/>
      <w:pPr>
        <w:ind w:left="2160" w:firstLine="0"/>
      </w:pPr>
    </w:lvl>
    <w:lvl w:ilvl="7">
      <w:start w:val="1"/>
      <w:numFmt w:val="decimal"/>
      <w:lvlText w:val="%1.%2.%3.%4.%5.%6.%7.%8."/>
      <w:lvlJc w:val="left"/>
      <w:pPr>
        <w:ind w:left="2520" w:firstLine="0"/>
      </w:pPr>
    </w:lvl>
    <w:lvl w:ilvl="8">
      <w:start w:val="1"/>
      <w:numFmt w:val="decimal"/>
      <w:lvlText w:val="%1.%2.%3.%4.%5.%6.%7.%8.%9."/>
      <w:lvlJc w:val="left"/>
      <w:pPr>
        <w:ind w:left="2880" w:firstLine="0"/>
      </w:pPr>
    </w:lvl>
  </w:abstractNum>
  <w:abstractNum w:abstractNumId="166" w15:restartNumberingAfterBreak="0">
    <w:nsid w:val="51D1732F"/>
    <w:multiLevelType w:val="hybridMultilevel"/>
    <w:tmpl w:val="27506A2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7" w15:restartNumberingAfterBreak="0">
    <w:nsid w:val="53692BAC"/>
    <w:multiLevelType w:val="hybridMultilevel"/>
    <w:tmpl w:val="3286B50E"/>
    <w:lvl w:ilvl="0" w:tplc="AA6C6FCE">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8" w15:restartNumberingAfterBreak="0">
    <w:nsid w:val="53B801C6"/>
    <w:multiLevelType w:val="multilevel"/>
    <w:tmpl w:val="6CA2F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53D67CE2"/>
    <w:multiLevelType w:val="hybridMultilevel"/>
    <w:tmpl w:val="57DCE5A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0" w15:restartNumberingAfterBreak="0">
    <w:nsid w:val="54521097"/>
    <w:multiLevelType w:val="hybridMultilevel"/>
    <w:tmpl w:val="3280ADF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1" w15:restartNumberingAfterBreak="0">
    <w:nsid w:val="54DD6295"/>
    <w:multiLevelType w:val="multilevel"/>
    <w:tmpl w:val="59708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551F44F6"/>
    <w:multiLevelType w:val="hybridMultilevel"/>
    <w:tmpl w:val="604E0240"/>
    <w:lvl w:ilvl="0" w:tplc="1C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3" w15:restartNumberingAfterBreak="0">
    <w:nsid w:val="552F3E00"/>
    <w:multiLevelType w:val="multilevel"/>
    <w:tmpl w:val="4BC64754"/>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555202C4"/>
    <w:multiLevelType w:val="multilevel"/>
    <w:tmpl w:val="764A7DBE"/>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5" w15:restartNumberingAfterBreak="0">
    <w:nsid w:val="55850551"/>
    <w:multiLevelType w:val="hybridMultilevel"/>
    <w:tmpl w:val="5B0AFDD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6" w15:restartNumberingAfterBreak="0">
    <w:nsid w:val="55A31CD8"/>
    <w:multiLevelType w:val="hybridMultilevel"/>
    <w:tmpl w:val="7674DD5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7" w15:restartNumberingAfterBreak="0">
    <w:nsid w:val="55E91876"/>
    <w:multiLevelType w:val="multilevel"/>
    <w:tmpl w:val="18A83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55FD2514"/>
    <w:multiLevelType w:val="hybridMultilevel"/>
    <w:tmpl w:val="61A430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9" w15:restartNumberingAfterBreak="0">
    <w:nsid w:val="56C7651B"/>
    <w:multiLevelType w:val="hybridMultilevel"/>
    <w:tmpl w:val="34BC72BA"/>
    <w:lvl w:ilvl="0" w:tplc="D50815E2">
      <w:numFmt w:val="bullet"/>
      <w:lvlText w:val=""/>
      <w:lvlJc w:val="left"/>
      <w:pPr>
        <w:ind w:left="720" w:hanging="360"/>
      </w:pPr>
      <w:rPr>
        <w:rFonts w:ascii="Symbol" w:hAnsi="Symbol" w:cs="Symbol"/>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0" w15:restartNumberingAfterBreak="0">
    <w:nsid w:val="57B506EB"/>
    <w:multiLevelType w:val="hybridMultilevel"/>
    <w:tmpl w:val="2A901C7A"/>
    <w:lvl w:ilvl="0" w:tplc="1C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1" w15:restartNumberingAfterBreak="0">
    <w:nsid w:val="580C1DAD"/>
    <w:multiLevelType w:val="hybridMultilevel"/>
    <w:tmpl w:val="B7BE856C"/>
    <w:lvl w:ilvl="0" w:tplc="1C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2" w15:restartNumberingAfterBreak="0">
    <w:nsid w:val="58E87D06"/>
    <w:multiLevelType w:val="hybridMultilevel"/>
    <w:tmpl w:val="39387CE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3" w15:restartNumberingAfterBreak="0">
    <w:nsid w:val="592F20C5"/>
    <w:multiLevelType w:val="hybridMultilevel"/>
    <w:tmpl w:val="CEE24FC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4" w15:restartNumberingAfterBreak="0">
    <w:nsid w:val="593E5DE5"/>
    <w:multiLevelType w:val="hybridMultilevel"/>
    <w:tmpl w:val="BBF42E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5" w15:restartNumberingAfterBreak="0">
    <w:nsid w:val="59BC53B5"/>
    <w:multiLevelType w:val="multilevel"/>
    <w:tmpl w:val="DC38E7FA"/>
    <w:name w:val="Numbered list 31"/>
    <w:lvl w:ilvl="0">
      <w:start w:val="4"/>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numFmt w:val="bullet"/>
      <w:suff w:val="space"/>
      <w:lvlText w:val="-"/>
      <w:lvlJc w:val="left"/>
      <w:pPr>
        <w:ind w:left="0" w:firstLine="0"/>
      </w:pPr>
      <w:rPr>
        <w:rFonts w:ascii="Arial" w:hAnsi="Arial"/>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86" w15:restartNumberingAfterBreak="0">
    <w:nsid w:val="59D57F54"/>
    <w:multiLevelType w:val="hybridMultilevel"/>
    <w:tmpl w:val="07BAD75C"/>
    <w:lvl w:ilvl="0" w:tplc="AA6C6FCE">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7" w15:restartNumberingAfterBreak="0">
    <w:nsid w:val="59E26F75"/>
    <w:multiLevelType w:val="hybridMultilevel"/>
    <w:tmpl w:val="418CEAE6"/>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8" w15:restartNumberingAfterBreak="0">
    <w:nsid w:val="5A117CA7"/>
    <w:multiLevelType w:val="hybridMultilevel"/>
    <w:tmpl w:val="2ECED9E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9" w15:restartNumberingAfterBreak="0">
    <w:nsid w:val="5A4D121A"/>
    <w:multiLevelType w:val="hybridMultilevel"/>
    <w:tmpl w:val="80BC2404"/>
    <w:lvl w:ilvl="0" w:tplc="CD0CC508">
      <w:start w:val="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0" w15:restartNumberingAfterBreak="0">
    <w:nsid w:val="5A6F2E80"/>
    <w:multiLevelType w:val="hybridMultilevel"/>
    <w:tmpl w:val="2056D87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1" w15:restartNumberingAfterBreak="0">
    <w:nsid w:val="5A734746"/>
    <w:multiLevelType w:val="hybridMultilevel"/>
    <w:tmpl w:val="B92E94A4"/>
    <w:lvl w:ilvl="0" w:tplc="DDE6632C">
      <w:start w:val="1"/>
      <w:numFmt w:val="lowerLetter"/>
      <w:lvlText w:val="%1)"/>
      <w:lvlJc w:val="left"/>
      <w:pPr>
        <w:ind w:left="720" w:hanging="360"/>
      </w:pPr>
      <w:rPr>
        <w:b w:val="0"/>
        <w:bCs w:val="0"/>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92" w15:restartNumberingAfterBreak="0">
    <w:nsid w:val="5B163362"/>
    <w:multiLevelType w:val="multilevel"/>
    <w:tmpl w:val="FEC67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5B5D4DD7"/>
    <w:multiLevelType w:val="hybridMultilevel"/>
    <w:tmpl w:val="D2F6CFC8"/>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94" w15:restartNumberingAfterBreak="0">
    <w:nsid w:val="5D3C114D"/>
    <w:multiLevelType w:val="multilevel"/>
    <w:tmpl w:val="FA1A8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5" w15:restartNumberingAfterBreak="0">
    <w:nsid w:val="5DA60205"/>
    <w:multiLevelType w:val="hybridMultilevel"/>
    <w:tmpl w:val="F1ACD76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6" w15:restartNumberingAfterBreak="0">
    <w:nsid w:val="5DE01264"/>
    <w:multiLevelType w:val="multilevel"/>
    <w:tmpl w:val="6CB2877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7" w15:restartNumberingAfterBreak="0">
    <w:nsid w:val="5E2B6079"/>
    <w:multiLevelType w:val="hybridMultilevel"/>
    <w:tmpl w:val="B144147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8" w15:restartNumberingAfterBreak="0">
    <w:nsid w:val="5F0F7FCE"/>
    <w:multiLevelType w:val="multilevel"/>
    <w:tmpl w:val="B150D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5F2F57F3"/>
    <w:multiLevelType w:val="multilevel"/>
    <w:tmpl w:val="B4104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0747BA3"/>
    <w:multiLevelType w:val="hybridMultilevel"/>
    <w:tmpl w:val="C8CA7D9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1" w15:restartNumberingAfterBreak="0">
    <w:nsid w:val="60915E7A"/>
    <w:multiLevelType w:val="multilevel"/>
    <w:tmpl w:val="4BBAA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60D226DD"/>
    <w:multiLevelType w:val="hybridMultilevel"/>
    <w:tmpl w:val="3ECC637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3" w15:restartNumberingAfterBreak="0">
    <w:nsid w:val="62384EE7"/>
    <w:multiLevelType w:val="multilevel"/>
    <w:tmpl w:val="6A441F6C"/>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4" w15:restartNumberingAfterBreak="0">
    <w:nsid w:val="62F109DD"/>
    <w:multiLevelType w:val="hybridMultilevel"/>
    <w:tmpl w:val="2E38877C"/>
    <w:lvl w:ilvl="0" w:tplc="AA6C6FCE">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5" w15:restartNumberingAfterBreak="0">
    <w:nsid w:val="634766A9"/>
    <w:multiLevelType w:val="multilevel"/>
    <w:tmpl w:val="E370C0FA"/>
    <w:name w:val="4.2"/>
    <w:lvl w:ilvl="0">
      <w:start w:val="4"/>
      <w:numFmt w:val="decimal"/>
      <w:lvlText w:val="%1."/>
      <w:lvlJc w:val="left"/>
      <w:pPr>
        <w:ind w:left="0" w:firstLine="0"/>
      </w:pPr>
    </w:lvl>
    <w:lvl w:ilvl="1">
      <w:start w:val="2"/>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tabs>
          <w:tab w:val="num" w:pos="1474"/>
        </w:tabs>
        <w:ind w:left="1474" w:hanging="567"/>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06" w15:restartNumberingAfterBreak="0">
    <w:nsid w:val="63532A2A"/>
    <w:multiLevelType w:val="hybridMultilevel"/>
    <w:tmpl w:val="AAFAD09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7" w15:restartNumberingAfterBreak="0">
    <w:nsid w:val="63E75B2E"/>
    <w:multiLevelType w:val="hybridMultilevel"/>
    <w:tmpl w:val="892259F8"/>
    <w:lvl w:ilvl="0" w:tplc="D50815E2">
      <w:numFmt w:val="bullet"/>
      <w:lvlText w:val=""/>
      <w:lvlJc w:val="left"/>
      <w:pPr>
        <w:ind w:left="720" w:hanging="360"/>
      </w:pPr>
      <w:rPr>
        <w:rFonts w:ascii="Symbol" w:hAnsi="Symbol" w:cs="Symbol"/>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8" w15:restartNumberingAfterBreak="0">
    <w:nsid w:val="65E01355"/>
    <w:multiLevelType w:val="multilevel"/>
    <w:tmpl w:val="B754AE1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66C01E14"/>
    <w:multiLevelType w:val="multilevel"/>
    <w:tmpl w:val="DE5C1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6DA77E0"/>
    <w:multiLevelType w:val="hybridMultilevel"/>
    <w:tmpl w:val="4A504796"/>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1" w15:restartNumberingAfterBreak="0">
    <w:nsid w:val="68042A41"/>
    <w:multiLevelType w:val="hybridMultilevel"/>
    <w:tmpl w:val="86DE95C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2" w15:restartNumberingAfterBreak="0">
    <w:nsid w:val="690359D6"/>
    <w:multiLevelType w:val="multilevel"/>
    <w:tmpl w:val="754A3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3" w15:restartNumberingAfterBreak="0">
    <w:nsid w:val="6A615FE3"/>
    <w:multiLevelType w:val="multilevel"/>
    <w:tmpl w:val="BB3A2148"/>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4" w15:restartNumberingAfterBreak="0">
    <w:nsid w:val="6A811471"/>
    <w:multiLevelType w:val="hybridMultilevel"/>
    <w:tmpl w:val="01DC8F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5" w15:restartNumberingAfterBreak="0">
    <w:nsid w:val="6AB0426A"/>
    <w:multiLevelType w:val="multilevel"/>
    <w:tmpl w:val="452E7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AB61D85"/>
    <w:multiLevelType w:val="multilevel"/>
    <w:tmpl w:val="FE5EED5A"/>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6B197781"/>
    <w:multiLevelType w:val="hybridMultilevel"/>
    <w:tmpl w:val="D07492AC"/>
    <w:lvl w:ilvl="0" w:tplc="1C090011">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8" w15:restartNumberingAfterBreak="0">
    <w:nsid w:val="6B2131D7"/>
    <w:multiLevelType w:val="hybridMultilevel"/>
    <w:tmpl w:val="ACB4E418"/>
    <w:lvl w:ilvl="0" w:tplc="1C090017">
      <w:start w:val="1"/>
      <w:numFmt w:val="lowerLetter"/>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219" w15:restartNumberingAfterBreak="0">
    <w:nsid w:val="6CD0456B"/>
    <w:multiLevelType w:val="hybridMultilevel"/>
    <w:tmpl w:val="47AAC59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0" w15:restartNumberingAfterBreak="0">
    <w:nsid w:val="6DB05514"/>
    <w:multiLevelType w:val="hybridMultilevel"/>
    <w:tmpl w:val="60F63D36"/>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21" w15:restartNumberingAfterBreak="0">
    <w:nsid w:val="6DB20D9F"/>
    <w:multiLevelType w:val="hybridMultilevel"/>
    <w:tmpl w:val="702E27E4"/>
    <w:lvl w:ilvl="0" w:tplc="AA6C6FCE">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2" w15:restartNumberingAfterBreak="0">
    <w:nsid w:val="6DF472DE"/>
    <w:multiLevelType w:val="hybridMultilevel"/>
    <w:tmpl w:val="688675A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23" w15:restartNumberingAfterBreak="0">
    <w:nsid w:val="6E24341C"/>
    <w:multiLevelType w:val="hybridMultilevel"/>
    <w:tmpl w:val="C0482A7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4" w15:restartNumberingAfterBreak="0">
    <w:nsid w:val="6E3C51DF"/>
    <w:multiLevelType w:val="hybridMultilevel"/>
    <w:tmpl w:val="2106425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5" w15:restartNumberingAfterBreak="0">
    <w:nsid w:val="6E8536EC"/>
    <w:multiLevelType w:val="hybridMultilevel"/>
    <w:tmpl w:val="5ADAB8D0"/>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26" w15:restartNumberingAfterBreak="0">
    <w:nsid w:val="6EAB61B6"/>
    <w:multiLevelType w:val="multilevel"/>
    <w:tmpl w:val="EDB622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6EE05B29"/>
    <w:multiLevelType w:val="hybridMultilevel"/>
    <w:tmpl w:val="E124DDFC"/>
    <w:lvl w:ilvl="0" w:tplc="1C090001">
      <w:start w:val="1"/>
      <w:numFmt w:val="bullet"/>
      <w:lvlText w:val=""/>
      <w:lvlJc w:val="left"/>
      <w:pPr>
        <w:ind w:left="733" w:hanging="360"/>
      </w:pPr>
      <w:rPr>
        <w:rFonts w:ascii="Symbol" w:hAnsi="Symbol" w:hint="default"/>
      </w:rPr>
    </w:lvl>
    <w:lvl w:ilvl="1" w:tplc="1C090003" w:tentative="1">
      <w:start w:val="1"/>
      <w:numFmt w:val="bullet"/>
      <w:lvlText w:val="o"/>
      <w:lvlJc w:val="left"/>
      <w:pPr>
        <w:ind w:left="1453" w:hanging="360"/>
      </w:pPr>
      <w:rPr>
        <w:rFonts w:ascii="Courier New" w:hAnsi="Courier New" w:cs="Courier New" w:hint="default"/>
      </w:rPr>
    </w:lvl>
    <w:lvl w:ilvl="2" w:tplc="1C090005" w:tentative="1">
      <w:start w:val="1"/>
      <w:numFmt w:val="bullet"/>
      <w:lvlText w:val=""/>
      <w:lvlJc w:val="left"/>
      <w:pPr>
        <w:ind w:left="2173" w:hanging="360"/>
      </w:pPr>
      <w:rPr>
        <w:rFonts w:ascii="Wingdings" w:hAnsi="Wingdings" w:hint="default"/>
      </w:rPr>
    </w:lvl>
    <w:lvl w:ilvl="3" w:tplc="1C090001" w:tentative="1">
      <w:start w:val="1"/>
      <w:numFmt w:val="bullet"/>
      <w:lvlText w:val=""/>
      <w:lvlJc w:val="left"/>
      <w:pPr>
        <w:ind w:left="2893" w:hanging="360"/>
      </w:pPr>
      <w:rPr>
        <w:rFonts w:ascii="Symbol" w:hAnsi="Symbol" w:hint="default"/>
      </w:rPr>
    </w:lvl>
    <w:lvl w:ilvl="4" w:tplc="1C090003" w:tentative="1">
      <w:start w:val="1"/>
      <w:numFmt w:val="bullet"/>
      <w:lvlText w:val="o"/>
      <w:lvlJc w:val="left"/>
      <w:pPr>
        <w:ind w:left="3613" w:hanging="360"/>
      </w:pPr>
      <w:rPr>
        <w:rFonts w:ascii="Courier New" w:hAnsi="Courier New" w:cs="Courier New" w:hint="default"/>
      </w:rPr>
    </w:lvl>
    <w:lvl w:ilvl="5" w:tplc="1C090005" w:tentative="1">
      <w:start w:val="1"/>
      <w:numFmt w:val="bullet"/>
      <w:lvlText w:val=""/>
      <w:lvlJc w:val="left"/>
      <w:pPr>
        <w:ind w:left="4333" w:hanging="360"/>
      </w:pPr>
      <w:rPr>
        <w:rFonts w:ascii="Wingdings" w:hAnsi="Wingdings" w:hint="default"/>
      </w:rPr>
    </w:lvl>
    <w:lvl w:ilvl="6" w:tplc="1C090001" w:tentative="1">
      <w:start w:val="1"/>
      <w:numFmt w:val="bullet"/>
      <w:lvlText w:val=""/>
      <w:lvlJc w:val="left"/>
      <w:pPr>
        <w:ind w:left="5053" w:hanging="360"/>
      </w:pPr>
      <w:rPr>
        <w:rFonts w:ascii="Symbol" w:hAnsi="Symbol" w:hint="default"/>
      </w:rPr>
    </w:lvl>
    <w:lvl w:ilvl="7" w:tplc="1C090003" w:tentative="1">
      <w:start w:val="1"/>
      <w:numFmt w:val="bullet"/>
      <w:lvlText w:val="o"/>
      <w:lvlJc w:val="left"/>
      <w:pPr>
        <w:ind w:left="5773" w:hanging="360"/>
      </w:pPr>
      <w:rPr>
        <w:rFonts w:ascii="Courier New" w:hAnsi="Courier New" w:cs="Courier New" w:hint="default"/>
      </w:rPr>
    </w:lvl>
    <w:lvl w:ilvl="8" w:tplc="1C090005" w:tentative="1">
      <w:start w:val="1"/>
      <w:numFmt w:val="bullet"/>
      <w:lvlText w:val=""/>
      <w:lvlJc w:val="left"/>
      <w:pPr>
        <w:ind w:left="6493" w:hanging="360"/>
      </w:pPr>
      <w:rPr>
        <w:rFonts w:ascii="Wingdings" w:hAnsi="Wingdings" w:hint="default"/>
      </w:rPr>
    </w:lvl>
  </w:abstractNum>
  <w:abstractNum w:abstractNumId="228" w15:restartNumberingAfterBreak="0">
    <w:nsid w:val="6F5A1BF6"/>
    <w:multiLevelType w:val="multilevel"/>
    <w:tmpl w:val="C4DA9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9" w15:restartNumberingAfterBreak="0">
    <w:nsid w:val="6F821EC2"/>
    <w:multiLevelType w:val="hybridMultilevel"/>
    <w:tmpl w:val="4D5E80A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0" w15:restartNumberingAfterBreak="0">
    <w:nsid w:val="6F846E82"/>
    <w:multiLevelType w:val="multilevel"/>
    <w:tmpl w:val="8028F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1" w15:restartNumberingAfterBreak="0">
    <w:nsid w:val="704E36BF"/>
    <w:multiLevelType w:val="hybridMultilevel"/>
    <w:tmpl w:val="1A98967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2" w15:restartNumberingAfterBreak="0">
    <w:nsid w:val="70DC6613"/>
    <w:multiLevelType w:val="hybridMultilevel"/>
    <w:tmpl w:val="7246674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3" w15:restartNumberingAfterBreak="0">
    <w:nsid w:val="71065026"/>
    <w:multiLevelType w:val="multilevel"/>
    <w:tmpl w:val="0DF23B04"/>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4" w15:restartNumberingAfterBreak="0">
    <w:nsid w:val="71F47DAA"/>
    <w:multiLevelType w:val="hybridMultilevel"/>
    <w:tmpl w:val="8C8EA2D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5" w15:restartNumberingAfterBreak="0">
    <w:nsid w:val="720B67BE"/>
    <w:multiLevelType w:val="hybridMultilevel"/>
    <w:tmpl w:val="6F72F8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6" w15:restartNumberingAfterBreak="0">
    <w:nsid w:val="73BE1D27"/>
    <w:multiLevelType w:val="hybridMultilevel"/>
    <w:tmpl w:val="27B6C30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7" w15:restartNumberingAfterBreak="0">
    <w:nsid w:val="73F54C1A"/>
    <w:multiLevelType w:val="hybridMultilevel"/>
    <w:tmpl w:val="7156760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8" w15:restartNumberingAfterBreak="0">
    <w:nsid w:val="73FB275A"/>
    <w:multiLevelType w:val="hybridMultilevel"/>
    <w:tmpl w:val="D7BE4056"/>
    <w:lvl w:ilvl="0" w:tplc="8778A638">
      <w:start w:val="3"/>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9" w15:restartNumberingAfterBreak="0">
    <w:nsid w:val="749E32A4"/>
    <w:multiLevelType w:val="multilevel"/>
    <w:tmpl w:val="3DA43BE4"/>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0" w15:restartNumberingAfterBreak="0">
    <w:nsid w:val="74DD0391"/>
    <w:multiLevelType w:val="multilevel"/>
    <w:tmpl w:val="E2F68864"/>
    <w:lvl w:ilvl="0">
      <w:start w:val="1"/>
      <w:numFmt w:val="bullet"/>
      <w:lvlText w:val=""/>
      <w:lvlJc w:val="left"/>
      <w:pPr>
        <w:tabs>
          <w:tab w:val="num" w:pos="720"/>
        </w:tabs>
        <w:ind w:left="720" w:hanging="360"/>
      </w:pPr>
      <w:rPr>
        <w:rFonts w:ascii="Symbol" w:hAnsi="Symbol" w:hint="default"/>
      </w:rPr>
    </w:lvl>
    <w:lvl w:ilvl="1">
      <w:start w:val="15"/>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75127E99"/>
    <w:multiLevelType w:val="multilevel"/>
    <w:tmpl w:val="243C8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754A5DF6"/>
    <w:multiLevelType w:val="multilevel"/>
    <w:tmpl w:val="0110FD8C"/>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3" w15:restartNumberingAfterBreak="0">
    <w:nsid w:val="75A45491"/>
    <w:multiLevelType w:val="hybridMultilevel"/>
    <w:tmpl w:val="18C49F90"/>
    <w:lvl w:ilvl="0" w:tplc="D50815E2">
      <w:numFmt w:val="bullet"/>
      <w:lvlText w:val=""/>
      <w:lvlJc w:val="left"/>
      <w:pPr>
        <w:ind w:left="1342" w:hanging="360"/>
      </w:pPr>
      <w:rPr>
        <w:rFonts w:ascii="Symbol" w:hAnsi="Symbol" w:cs="Symbol"/>
      </w:rPr>
    </w:lvl>
    <w:lvl w:ilvl="1" w:tplc="1C090003" w:tentative="1">
      <w:start w:val="1"/>
      <w:numFmt w:val="bullet"/>
      <w:lvlText w:val="o"/>
      <w:lvlJc w:val="left"/>
      <w:pPr>
        <w:ind w:left="2062" w:hanging="360"/>
      </w:pPr>
      <w:rPr>
        <w:rFonts w:ascii="Courier New" w:hAnsi="Courier New" w:cs="Courier New" w:hint="default"/>
      </w:rPr>
    </w:lvl>
    <w:lvl w:ilvl="2" w:tplc="1C090005" w:tentative="1">
      <w:start w:val="1"/>
      <w:numFmt w:val="bullet"/>
      <w:lvlText w:val=""/>
      <w:lvlJc w:val="left"/>
      <w:pPr>
        <w:ind w:left="2782" w:hanging="360"/>
      </w:pPr>
      <w:rPr>
        <w:rFonts w:ascii="Wingdings" w:hAnsi="Wingdings" w:hint="default"/>
      </w:rPr>
    </w:lvl>
    <w:lvl w:ilvl="3" w:tplc="1C090001" w:tentative="1">
      <w:start w:val="1"/>
      <w:numFmt w:val="bullet"/>
      <w:lvlText w:val=""/>
      <w:lvlJc w:val="left"/>
      <w:pPr>
        <w:ind w:left="3502" w:hanging="360"/>
      </w:pPr>
      <w:rPr>
        <w:rFonts w:ascii="Symbol" w:hAnsi="Symbol" w:hint="default"/>
      </w:rPr>
    </w:lvl>
    <w:lvl w:ilvl="4" w:tplc="1C090003" w:tentative="1">
      <w:start w:val="1"/>
      <w:numFmt w:val="bullet"/>
      <w:lvlText w:val="o"/>
      <w:lvlJc w:val="left"/>
      <w:pPr>
        <w:ind w:left="4222" w:hanging="360"/>
      </w:pPr>
      <w:rPr>
        <w:rFonts w:ascii="Courier New" w:hAnsi="Courier New" w:cs="Courier New" w:hint="default"/>
      </w:rPr>
    </w:lvl>
    <w:lvl w:ilvl="5" w:tplc="1C090005" w:tentative="1">
      <w:start w:val="1"/>
      <w:numFmt w:val="bullet"/>
      <w:lvlText w:val=""/>
      <w:lvlJc w:val="left"/>
      <w:pPr>
        <w:ind w:left="4942" w:hanging="360"/>
      </w:pPr>
      <w:rPr>
        <w:rFonts w:ascii="Wingdings" w:hAnsi="Wingdings" w:hint="default"/>
      </w:rPr>
    </w:lvl>
    <w:lvl w:ilvl="6" w:tplc="1C090001" w:tentative="1">
      <w:start w:val="1"/>
      <w:numFmt w:val="bullet"/>
      <w:lvlText w:val=""/>
      <w:lvlJc w:val="left"/>
      <w:pPr>
        <w:ind w:left="5662" w:hanging="360"/>
      </w:pPr>
      <w:rPr>
        <w:rFonts w:ascii="Symbol" w:hAnsi="Symbol" w:hint="default"/>
      </w:rPr>
    </w:lvl>
    <w:lvl w:ilvl="7" w:tplc="1C090003" w:tentative="1">
      <w:start w:val="1"/>
      <w:numFmt w:val="bullet"/>
      <w:lvlText w:val="o"/>
      <w:lvlJc w:val="left"/>
      <w:pPr>
        <w:ind w:left="6382" w:hanging="360"/>
      </w:pPr>
      <w:rPr>
        <w:rFonts w:ascii="Courier New" w:hAnsi="Courier New" w:cs="Courier New" w:hint="default"/>
      </w:rPr>
    </w:lvl>
    <w:lvl w:ilvl="8" w:tplc="1C090005" w:tentative="1">
      <w:start w:val="1"/>
      <w:numFmt w:val="bullet"/>
      <w:lvlText w:val=""/>
      <w:lvlJc w:val="left"/>
      <w:pPr>
        <w:ind w:left="7102" w:hanging="360"/>
      </w:pPr>
      <w:rPr>
        <w:rFonts w:ascii="Wingdings" w:hAnsi="Wingdings" w:hint="default"/>
      </w:rPr>
    </w:lvl>
  </w:abstractNum>
  <w:abstractNum w:abstractNumId="244" w15:restartNumberingAfterBreak="0">
    <w:nsid w:val="761C720A"/>
    <w:multiLevelType w:val="hybridMultilevel"/>
    <w:tmpl w:val="3B241D4C"/>
    <w:lvl w:ilvl="0" w:tplc="1C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5" w15:restartNumberingAfterBreak="0">
    <w:nsid w:val="76DB709F"/>
    <w:multiLevelType w:val="multilevel"/>
    <w:tmpl w:val="B9300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76F0375E"/>
    <w:multiLevelType w:val="hybridMultilevel"/>
    <w:tmpl w:val="956250E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7" w15:restartNumberingAfterBreak="0">
    <w:nsid w:val="77303FCC"/>
    <w:multiLevelType w:val="hybridMultilevel"/>
    <w:tmpl w:val="86EA21D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8" w15:restartNumberingAfterBreak="0">
    <w:nsid w:val="7792002D"/>
    <w:multiLevelType w:val="hybridMultilevel"/>
    <w:tmpl w:val="BD307A88"/>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9" w15:restartNumberingAfterBreak="0">
    <w:nsid w:val="77E43415"/>
    <w:multiLevelType w:val="hybridMultilevel"/>
    <w:tmpl w:val="856E5C7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0" w15:restartNumberingAfterBreak="0">
    <w:nsid w:val="792D1243"/>
    <w:multiLevelType w:val="hybridMultilevel"/>
    <w:tmpl w:val="6A02374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1" w15:restartNumberingAfterBreak="0">
    <w:nsid w:val="79B30E9B"/>
    <w:multiLevelType w:val="hybridMultilevel"/>
    <w:tmpl w:val="13DE72C2"/>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52" w15:restartNumberingAfterBreak="0">
    <w:nsid w:val="79B73D5E"/>
    <w:multiLevelType w:val="multilevel"/>
    <w:tmpl w:val="21A649E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3" w15:restartNumberingAfterBreak="0">
    <w:nsid w:val="79CD7C55"/>
    <w:multiLevelType w:val="multilevel"/>
    <w:tmpl w:val="2A5C5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7A086604"/>
    <w:multiLevelType w:val="hybridMultilevel"/>
    <w:tmpl w:val="A71C83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5" w15:restartNumberingAfterBreak="0">
    <w:nsid w:val="7AA67A80"/>
    <w:multiLevelType w:val="hybridMultilevel"/>
    <w:tmpl w:val="AAD8C464"/>
    <w:name w:val="Numbered list 5"/>
    <w:lvl w:ilvl="0" w:tplc="A1A816EE">
      <w:numFmt w:val="bullet"/>
      <w:lvlText w:val=""/>
      <w:lvlJc w:val="left"/>
      <w:pPr>
        <w:ind w:left="351" w:firstLine="0"/>
      </w:pPr>
      <w:rPr>
        <w:rFonts w:ascii="Symbol" w:hAnsi="Symbol" w:cs="Symbol"/>
        <w:sz w:val="16"/>
      </w:rPr>
    </w:lvl>
    <w:lvl w:ilvl="1" w:tplc="2A1A7336">
      <w:numFmt w:val="bullet"/>
      <w:lvlText w:val="o"/>
      <w:lvlJc w:val="left"/>
      <w:pPr>
        <w:ind w:left="1071" w:firstLine="0"/>
      </w:pPr>
      <w:rPr>
        <w:rFonts w:ascii="Courier New" w:hAnsi="Courier New" w:cs="Courier New"/>
      </w:rPr>
    </w:lvl>
    <w:lvl w:ilvl="2" w:tplc="42E23F40">
      <w:numFmt w:val="bullet"/>
      <w:lvlText w:val=""/>
      <w:lvlJc w:val="left"/>
      <w:pPr>
        <w:ind w:left="1791" w:firstLine="0"/>
      </w:pPr>
      <w:rPr>
        <w:rFonts w:ascii="Wingdings" w:eastAsia="Wingdings" w:hAnsi="Wingdings" w:cs="Wingdings"/>
      </w:rPr>
    </w:lvl>
    <w:lvl w:ilvl="3" w:tplc="D50815E2">
      <w:numFmt w:val="bullet"/>
      <w:lvlText w:val=""/>
      <w:lvlJc w:val="left"/>
      <w:pPr>
        <w:ind w:left="2511" w:firstLine="0"/>
      </w:pPr>
      <w:rPr>
        <w:rFonts w:ascii="Symbol" w:hAnsi="Symbol" w:cs="Symbol"/>
      </w:rPr>
    </w:lvl>
    <w:lvl w:ilvl="4" w:tplc="009CD424">
      <w:numFmt w:val="bullet"/>
      <w:lvlText w:val="o"/>
      <w:lvlJc w:val="left"/>
      <w:pPr>
        <w:ind w:left="3231" w:firstLine="0"/>
      </w:pPr>
      <w:rPr>
        <w:rFonts w:ascii="Courier New" w:hAnsi="Courier New" w:cs="Courier New"/>
      </w:rPr>
    </w:lvl>
    <w:lvl w:ilvl="5" w:tplc="02F48E2E">
      <w:numFmt w:val="bullet"/>
      <w:lvlText w:val=""/>
      <w:lvlJc w:val="left"/>
      <w:pPr>
        <w:ind w:left="3951" w:firstLine="0"/>
      </w:pPr>
      <w:rPr>
        <w:rFonts w:ascii="Wingdings" w:eastAsia="Wingdings" w:hAnsi="Wingdings" w:cs="Wingdings"/>
      </w:rPr>
    </w:lvl>
    <w:lvl w:ilvl="6" w:tplc="EE9A4722">
      <w:numFmt w:val="bullet"/>
      <w:lvlText w:val=""/>
      <w:lvlJc w:val="left"/>
      <w:pPr>
        <w:ind w:left="4671" w:firstLine="0"/>
      </w:pPr>
      <w:rPr>
        <w:rFonts w:ascii="Symbol" w:hAnsi="Symbol" w:cs="Symbol"/>
      </w:rPr>
    </w:lvl>
    <w:lvl w:ilvl="7" w:tplc="473C608C">
      <w:numFmt w:val="bullet"/>
      <w:lvlText w:val="o"/>
      <w:lvlJc w:val="left"/>
      <w:pPr>
        <w:ind w:left="5391" w:firstLine="0"/>
      </w:pPr>
      <w:rPr>
        <w:rFonts w:ascii="Courier New" w:hAnsi="Courier New" w:cs="Courier New"/>
      </w:rPr>
    </w:lvl>
    <w:lvl w:ilvl="8" w:tplc="64162E80">
      <w:numFmt w:val="bullet"/>
      <w:lvlText w:val=""/>
      <w:lvlJc w:val="left"/>
      <w:pPr>
        <w:ind w:left="6111" w:firstLine="0"/>
      </w:pPr>
      <w:rPr>
        <w:rFonts w:ascii="Wingdings" w:eastAsia="Wingdings" w:hAnsi="Wingdings" w:cs="Wingdings"/>
      </w:rPr>
    </w:lvl>
  </w:abstractNum>
  <w:abstractNum w:abstractNumId="256" w15:restartNumberingAfterBreak="0">
    <w:nsid w:val="7B0F3249"/>
    <w:multiLevelType w:val="hybridMultilevel"/>
    <w:tmpl w:val="A104A57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7" w15:restartNumberingAfterBreak="0">
    <w:nsid w:val="7CF220D5"/>
    <w:multiLevelType w:val="hybridMultilevel"/>
    <w:tmpl w:val="A2400E5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8" w15:restartNumberingAfterBreak="0">
    <w:nsid w:val="7D462AF6"/>
    <w:multiLevelType w:val="hybridMultilevel"/>
    <w:tmpl w:val="D5E08EF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9" w15:restartNumberingAfterBreak="0">
    <w:nsid w:val="7D667954"/>
    <w:multiLevelType w:val="multilevel"/>
    <w:tmpl w:val="14B8426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0" w15:restartNumberingAfterBreak="0">
    <w:nsid w:val="7D6863B6"/>
    <w:multiLevelType w:val="hybridMultilevel"/>
    <w:tmpl w:val="FCC6EC28"/>
    <w:lvl w:ilvl="0" w:tplc="1C09001B">
      <w:start w:val="1"/>
      <w:numFmt w:val="lowerRoman"/>
      <w:lvlText w:val="%1."/>
      <w:lvlJc w:val="right"/>
      <w:pPr>
        <w:ind w:left="1146" w:hanging="360"/>
      </w:pPr>
      <w:rPr>
        <w:rFonts w:hint="default"/>
      </w:rPr>
    </w:lvl>
    <w:lvl w:ilvl="1" w:tplc="1C090019" w:tentative="1">
      <w:start w:val="1"/>
      <w:numFmt w:val="lowerLetter"/>
      <w:lvlText w:val="%2."/>
      <w:lvlJc w:val="left"/>
      <w:pPr>
        <w:ind w:left="1866" w:hanging="360"/>
      </w:pPr>
    </w:lvl>
    <w:lvl w:ilvl="2" w:tplc="1C09001B" w:tentative="1">
      <w:start w:val="1"/>
      <w:numFmt w:val="lowerRoman"/>
      <w:lvlText w:val="%3."/>
      <w:lvlJc w:val="right"/>
      <w:pPr>
        <w:ind w:left="2586" w:hanging="180"/>
      </w:pPr>
    </w:lvl>
    <w:lvl w:ilvl="3" w:tplc="1C09000F" w:tentative="1">
      <w:start w:val="1"/>
      <w:numFmt w:val="decimal"/>
      <w:lvlText w:val="%4."/>
      <w:lvlJc w:val="left"/>
      <w:pPr>
        <w:ind w:left="3306" w:hanging="360"/>
      </w:pPr>
    </w:lvl>
    <w:lvl w:ilvl="4" w:tplc="1C090019" w:tentative="1">
      <w:start w:val="1"/>
      <w:numFmt w:val="lowerLetter"/>
      <w:lvlText w:val="%5."/>
      <w:lvlJc w:val="left"/>
      <w:pPr>
        <w:ind w:left="4026" w:hanging="360"/>
      </w:pPr>
    </w:lvl>
    <w:lvl w:ilvl="5" w:tplc="1C09001B" w:tentative="1">
      <w:start w:val="1"/>
      <w:numFmt w:val="lowerRoman"/>
      <w:lvlText w:val="%6."/>
      <w:lvlJc w:val="right"/>
      <w:pPr>
        <w:ind w:left="4746" w:hanging="180"/>
      </w:pPr>
    </w:lvl>
    <w:lvl w:ilvl="6" w:tplc="1C09000F" w:tentative="1">
      <w:start w:val="1"/>
      <w:numFmt w:val="decimal"/>
      <w:lvlText w:val="%7."/>
      <w:lvlJc w:val="left"/>
      <w:pPr>
        <w:ind w:left="5466" w:hanging="360"/>
      </w:pPr>
    </w:lvl>
    <w:lvl w:ilvl="7" w:tplc="1C090019" w:tentative="1">
      <w:start w:val="1"/>
      <w:numFmt w:val="lowerLetter"/>
      <w:lvlText w:val="%8."/>
      <w:lvlJc w:val="left"/>
      <w:pPr>
        <w:ind w:left="6186" w:hanging="360"/>
      </w:pPr>
    </w:lvl>
    <w:lvl w:ilvl="8" w:tplc="1C09001B" w:tentative="1">
      <w:start w:val="1"/>
      <w:numFmt w:val="lowerRoman"/>
      <w:lvlText w:val="%9."/>
      <w:lvlJc w:val="right"/>
      <w:pPr>
        <w:ind w:left="6906" w:hanging="180"/>
      </w:pPr>
    </w:lvl>
  </w:abstractNum>
  <w:abstractNum w:abstractNumId="261" w15:restartNumberingAfterBreak="0">
    <w:nsid w:val="7E7C2E32"/>
    <w:multiLevelType w:val="multilevel"/>
    <w:tmpl w:val="CEE25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7ED5082D"/>
    <w:multiLevelType w:val="hybridMultilevel"/>
    <w:tmpl w:val="1C5662A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3" w15:restartNumberingAfterBreak="0">
    <w:nsid w:val="7F0B2641"/>
    <w:multiLevelType w:val="hybridMultilevel"/>
    <w:tmpl w:val="D4B6CC3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970282417">
    <w:abstractNumId w:val="122"/>
  </w:num>
  <w:num w:numId="2" w16cid:durableId="683753426">
    <w:abstractNumId w:val="255"/>
  </w:num>
  <w:num w:numId="3" w16cid:durableId="435488315">
    <w:abstractNumId w:val="2"/>
  </w:num>
  <w:num w:numId="4" w16cid:durableId="1574242096">
    <w:abstractNumId w:val="263"/>
  </w:num>
  <w:num w:numId="5" w16cid:durableId="557320052">
    <w:abstractNumId w:val="57"/>
  </w:num>
  <w:num w:numId="6" w16cid:durableId="745952615">
    <w:abstractNumId w:val="196"/>
  </w:num>
  <w:num w:numId="7" w16cid:durableId="61606671">
    <w:abstractNumId w:val="235"/>
  </w:num>
  <w:num w:numId="8" w16cid:durableId="163937013">
    <w:abstractNumId w:val="211"/>
  </w:num>
  <w:num w:numId="9" w16cid:durableId="1391464179">
    <w:abstractNumId w:val="171"/>
  </w:num>
  <w:num w:numId="10" w16cid:durableId="1009017668">
    <w:abstractNumId w:val="115"/>
  </w:num>
  <w:num w:numId="11" w16cid:durableId="689378340">
    <w:abstractNumId w:val="150"/>
  </w:num>
  <w:num w:numId="12" w16cid:durableId="1047024047">
    <w:abstractNumId w:val="181"/>
  </w:num>
  <w:num w:numId="13" w16cid:durableId="2043478017">
    <w:abstractNumId w:val="75"/>
  </w:num>
  <w:num w:numId="14" w16cid:durableId="1610310237">
    <w:abstractNumId w:val="215"/>
  </w:num>
  <w:num w:numId="15" w16cid:durableId="1027826051">
    <w:abstractNumId w:val="244"/>
  </w:num>
  <w:num w:numId="16" w16cid:durableId="1921790475">
    <w:abstractNumId w:val="49"/>
  </w:num>
  <w:num w:numId="17" w16cid:durableId="692027074">
    <w:abstractNumId w:val="93"/>
  </w:num>
  <w:num w:numId="18" w16cid:durableId="1260605297">
    <w:abstractNumId w:val="209"/>
  </w:num>
  <w:num w:numId="19" w16cid:durableId="104815480">
    <w:abstractNumId w:val="35"/>
  </w:num>
  <w:num w:numId="20" w16cid:durableId="1019159131">
    <w:abstractNumId w:val="125"/>
  </w:num>
  <w:num w:numId="21" w16cid:durableId="582107665">
    <w:abstractNumId w:val="110"/>
  </w:num>
  <w:num w:numId="22" w16cid:durableId="2052342694">
    <w:abstractNumId w:val="119"/>
  </w:num>
  <w:num w:numId="23" w16cid:durableId="2039500271">
    <w:abstractNumId w:val="145"/>
  </w:num>
  <w:num w:numId="24" w16cid:durableId="1610315405">
    <w:abstractNumId w:val="213"/>
  </w:num>
  <w:num w:numId="25" w16cid:durableId="18819104">
    <w:abstractNumId w:val="52"/>
  </w:num>
  <w:num w:numId="26" w16cid:durableId="398285301">
    <w:abstractNumId w:val="143"/>
  </w:num>
  <w:num w:numId="27" w16cid:durableId="1122454111">
    <w:abstractNumId w:val="218"/>
  </w:num>
  <w:num w:numId="28" w16cid:durableId="1256131982">
    <w:abstractNumId w:val="141"/>
  </w:num>
  <w:num w:numId="29" w16cid:durableId="2009212412">
    <w:abstractNumId w:val="228"/>
  </w:num>
  <w:num w:numId="30" w16cid:durableId="1354763544">
    <w:abstractNumId w:val="20"/>
  </w:num>
  <w:num w:numId="31" w16cid:durableId="805660855">
    <w:abstractNumId w:val="32"/>
  </w:num>
  <w:num w:numId="32" w16cid:durableId="186063566">
    <w:abstractNumId w:val="14"/>
  </w:num>
  <w:num w:numId="33" w16cid:durableId="804929801">
    <w:abstractNumId w:val="165"/>
  </w:num>
  <w:num w:numId="34" w16cid:durableId="1342001418">
    <w:abstractNumId w:val="69"/>
  </w:num>
  <w:num w:numId="35" w16cid:durableId="1399203596">
    <w:abstractNumId w:val="138"/>
  </w:num>
  <w:num w:numId="36" w16cid:durableId="1754087102">
    <w:abstractNumId w:val="116"/>
  </w:num>
  <w:num w:numId="37" w16cid:durableId="794955930">
    <w:abstractNumId w:val="61"/>
  </w:num>
  <w:num w:numId="38" w16cid:durableId="1087380000">
    <w:abstractNumId w:val="243"/>
  </w:num>
  <w:num w:numId="39" w16cid:durableId="936254700">
    <w:abstractNumId w:val="103"/>
  </w:num>
  <w:num w:numId="40" w16cid:durableId="1456562862">
    <w:abstractNumId w:val="225"/>
  </w:num>
  <w:num w:numId="41" w16cid:durableId="686902543">
    <w:abstractNumId w:val="100"/>
  </w:num>
  <w:num w:numId="42" w16cid:durableId="116066823">
    <w:abstractNumId w:val="207"/>
  </w:num>
  <w:num w:numId="43" w16cid:durableId="510147425">
    <w:abstractNumId w:val="108"/>
  </w:num>
  <w:num w:numId="44" w16cid:durableId="1637834492">
    <w:abstractNumId w:val="11"/>
  </w:num>
  <w:num w:numId="45" w16cid:durableId="233320693">
    <w:abstractNumId w:val="179"/>
  </w:num>
  <w:num w:numId="46" w16cid:durableId="1798714863">
    <w:abstractNumId w:val="161"/>
  </w:num>
  <w:num w:numId="47" w16cid:durableId="1682120936">
    <w:abstractNumId w:val="245"/>
  </w:num>
  <w:num w:numId="48" w16cid:durableId="611519350">
    <w:abstractNumId w:val="233"/>
  </w:num>
  <w:num w:numId="49" w16cid:durableId="138495582">
    <w:abstractNumId w:val="112"/>
  </w:num>
  <w:num w:numId="50" w16cid:durableId="2130195915">
    <w:abstractNumId w:val="185"/>
  </w:num>
  <w:num w:numId="51" w16cid:durableId="1519467411">
    <w:abstractNumId w:val="205"/>
  </w:num>
  <w:num w:numId="52" w16cid:durableId="465508504">
    <w:abstractNumId w:val="79"/>
  </w:num>
  <w:num w:numId="53" w16cid:durableId="61488399">
    <w:abstractNumId w:val="226"/>
  </w:num>
  <w:num w:numId="54" w16cid:durableId="48845359">
    <w:abstractNumId w:val="23"/>
  </w:num>
  <w:num w:numId="55" w16cid:durableId="661854846">
    <w:abstractNumId w:val="9"/>
  </w:num>
  <w:num w:numId="56" w16cid:durableId="1019550019">
    <w:abstractNumId w:val="190"/>
  </w:num>
  <w:num w:numId="57" w16cid:durableId="1545483631">
    <w:abstractNumId w:val="102"/>
  </w:num>
  <w:num w:numId="58" w16cid:durableId="1590195721">
    <w:abstractNumId w:val="259"/>
  </w:num>
  <w:num w:numId="59" w16cid:durableId="1463885453">
    <w:abstractNumId w:val="106"/>
  </w:num>
  <w:num w:numId="60" w16cid:durableId="1548372186">
    <w:abstractNumId w:val="65"/>
  </w:num>
  <w:num w:numId="61" w16cid:durableId="1491874208">
    <w:abstractNumId w:val="78"/>
  </w:num>
  <w:num w:numId="62" w16cid:durableId="1314916989">
    <w:abstractNumId w:val="6"/>
  </w:num>
  <w:num w:numId="63" w16cid:durableId="590550703">
    <w:abstractNumId w:val="81"/>
  </w:num>
  <w:num w:numId="64" w16cid:durableId="776758526">
    <w:abstractNumId w:val="68"/>
  </w:num>
  <w:num w:numId="65" w16cid:durableId="1642878470">
    <w:abstractNumId w:val="260"/>
  </w:num>
  <w:num w:numId="66" w16cid:durableId="25106563">
    <w:abstractNumId w:val="60"/>
  </w:num>
  <w:num w:numId="67" w16cid:durableId="541480850">
    <w:abstractNumId w:val="170"/>
  </w:num>
  <w:num w:numId="68" w16cid:durableId="437337604">
    <w:abstractNumId w:val="189"/>
  </w:num>
  <w:num w:numId="69" w16cid:durableId="1711221145">
    <w:abstractNumId w:val="163"/>
  </w:num>
  <w:num w:numId="70" w16cid:durableId="152067628">
    <w:abstractNumId w:val="1"/>
  </w:num>
  <w:num w:numId="71" w16cid:durableId="1998612104">
    <w:abstractNumId w:val="137"/>
  </w:num>
  <w:num w:numId="72" w16cid:durableId="1213079169">
    <w:abstractNumId w:val="214"/>
  </w:num>
  <w:num w:numId="73" w16cid:durableId="599218242">
    <w:abstractNumId w:val="105"/>
  </w:num>
  <w:num w:numId="74" w16cid:durableId="1016883281">
    <w:abstractNumId w:val="96"/>
  </w:num>
  <w:num w:numId="75" w16cid:durableId="1323700540">
    <w:abstractNumId w:val="199"/>
  </w:num>
  <w:num w:numId="76" w16cid:durableId="1023283439">
    <w:abstractNumId w:val="210"/>
  </w:num>
  <w:num w:numId="77" w16cid:durableId="1031420454">
    <w:abstractNumId w:val="38"/>
  </w:num>
  <w:num w:numId="78" w16cid:durableId="280579578">
    <w:abstractNumId w:val="88"/>
  </w:num>
  <w:num w:numId="79" w16cid:durableId="1776633950">
    <w:abstractNumId w:val="53"/>
  </w:num>
  <w:num w:numId="80" w16cid:durableId="838927468">
    <w:abstractNumId w:val="90"/>
  </w:num>
  <w:num w:numId="81" w16cid:durableId="836963957">
    <w:abstractNumId w:val="149"/>
  </w:num>
  <w:num w:numId="82" w16cid:durableId="293602958">
    <w:abstractNumId w:val="113"/>
  </w:num>
  <w:num w:numId="83" w16cid:durableId="1756321385">
    <w:abstractNumId w:val="203"/>
  </w:num>
  <w:num w:numId="84" w16cid:durableId="771974928">
    <w:abstractNumId w:val="59"/>
  </w:num>
  <w:num w:numId="85" w16cid:durableId="1325820570">
    <w:abstractNumId w:val="201"/>
  </w:num>
  <w:num w:numId="86" w16cid:durableId="2058695671">
    <w:abstractNumId w:val="126"/>
  </w:num>
  <w:num w:numId="87" w16cid:durableId="266474309">
    <w:abstractNumId w:val="94"/>
  </w:num>
  <w:num w:numId="88" w16cid:durableId="857692050">
    <w:abstractNumId w:val="109"/>
  </w:num>
  <w:num w:numId="89" w16cid:durableId="1317303546">
    <w:abstractNumId w:val="247"/>
  </w:num>
  <w:num w:numId="90" w16cid:durableId="504631278">
    <w:abstractNumId w:val="130"/>
  </w:num>
  <w:num w:numId="91" w16cid:durableId="2077778329">
    <w:abstractNumId w:val="252"/>
  </w:num>
  <w:num w:numId="92" w16cid:durableId="419369778">
    <w:abstractNumId w:val="114"/>
  </w:num>
  <w:num w:numId="93" w16cid:durableId="825320263">
    <w:abstractNumId w:val="232"/>
  </w:num>
  <w:num w:numId="94" w16cid:durableId="1289245170">
    <w:abstractNumId w:val="159"/>
  </w:num>
  <w:num w:numId="95" w16cid:durableId="1786580943">
    <w:abstractNumId w:val="13"/>
  </w:num>
  <w:num w:numId="96" w16cid:durableId="1216549130">
    <w:abstractNumId w:val="234"/>
  </w:num>
  <w:num w:numId="97" w16cid:durableId="254360824">
    <w:abstractNumId w:val="174"/>
  </w:num>
  <w:num w:numId="98" w16cid:durableId="987826551">
    <w:abstractNumId w:val="248"/>
  </w:num>
  <w:num w:numId="99" w16cid:durableId="535431026">
    <w:abstractNumId w:val="154"/>
  </w:num>
  <w:num w:numId="100" w16cid:durableId="1524705374">
    <w:abstractNumId w:val="195"/>
  </w:num>
  <w:num w:numId="101" w16cid:durableId="1989236939">
    <w:abstractNumId w:val="124"/>
  </w:num>
  <w:num w:numId="102" w16cid:durableId="1418016224">
    <w:abstractNumId w:val="12"/>
  </w:num>
  <w:num w:numId="103" w16cid:durableId="1222860854">
    <w:abstractNumId w:val="156"/>
  </w:num>
  <w:num w:numId="104" w16cid:durableId="1634405611">
    <w:abstractNumId w:val="135"/>
  </w:num>
  <w:num w:numId="105" w16cid:durableId="1476490405">
    <w:abstractNumId w:val="118"/>
  </w:num>
  <w:num w:numId="106" w16cid:durableId="68625256">
    <w:abstractNumId w:val="250"/>
  </w:num>
  <w:num w:numId="107" w16cid:durableId="59866163">
    <w:abstractNumId w:val="45"/>
  </w:num>
  <w:num w:numId="108" w16cid:durableId="175077572">
    <w:abstractNumId w:val="127"/>
  </w:num>
  <w:num w:numId="109" w16cid:durableId="1267033838">
    <w:abstractNumId w:val="33"/>
  </w:num>
  <w:num w:numId="110" w16cid:durableId="607547985">
    <w:abstractNumId w:val="187"/>
  </w:num>
  <w:num w:numId="111" w16cid:durableId="1703431244">
    <w:abstractNumId w:val="85"/>
  </w:num>
  <w:num w:numId="112" w16cid:durableId="1002776620">
    <w:abstractNumId w:val="242"/>
  </w:num>
  <w:num w:numId="113" w16cid:durableId="125316453">
    <w:abstractNumId w:val="82"/>
  </w:num>
  <w:num w:numId="114" w16cid:durableId="1035233681">
    <w:abstractNumId w:val="117"/>
  </w:num>
  <w:num w:numId="115" w16cid:durableId="1941448553">
    <w:abstractNumId w:val="36"/>
  </w:num>
  <w:num w:numId="116" w16cid:durableId="1405182267">
    <w:abstractNumId w:val="164"/>
  </w:num>
  <w:num w:numId="117" w16cid:durableId="1056511761">
    <w:abstractNumId w:val="46"/>
  </w:num>
  <w:num w:numId="118" w16cid:durableId="725375990">
    <w:abstractNumId w:val="162"/>
  </w:num>
  <w:num w:numId="119" w16cid:durableId="649599535">
    <w:abstractNumId w:val="99"/>
  </w:num>
  <w:num w:numId="120" w16cid:durableId="1017779710">
    <w:abstractNumId w:val="101"/>
  </w:num>
  <w:num w:numId="121" w16cid:durableId="1958026010">
    <w:abstractNumId w:val="44"/>
  </w:num>
  <w:num w:numId="122" w16cid:durableId="2028362741">
    <w:abstractNumId w:val="256"/>
  </w:num>
  <w:num w:numId="123" w16cid:durableId="1452628075">
    <w:abstractNumId w:val="178"/>
  </w:num>
  <w:num w:numId="124" w16cid:durableId="1866095818">
    <w:abstractNumId w:val="262"/>
  </w:num>
  <w:num w:numId="125" w16cid:durableId="2009016450">
    <w:abstractNumId w:val="155"/>
  </w:num>
  <w:num w:numId="126" w16cid:durableId="1746108276">
    <w:abstractNumId w:val="42"/>
  </w:num>
  <w:num w:numId="127" w16cid:durableId="209807767">
    <w:abstractNumId w:val="63"/>
  </w:num>
  <w:num w:numId="128" w16cid:durableId="534319807">
    <w:abstractNumId w:val="223"/>
  </w:num>
  <w:num w:numId="129" w16cid:durableId="1300111577">
    <w:abstractNumId w:val="153"/>
  </w:num>
  <w:num w:numId="130" w16cid:durableId="1305428619">
    <w:abstractNumId w:val="30"/>
  </w:num>
  <w:num w:numId="131" w16cid:durableId="1946108101">
    <w:abstractNumId w:val="157"/>
  </w:num>
  <w:num w:numId="132" w16cid:durableId="1517230008">
    <w:abstractNumId w:val="77"/>
  </w:num>
  <w:num w:numId="133" w16cid:durableId="2025745034">
    <w:abstractNumId w:val="230"/>
  </w:num>
  <w:num w:numId="134" w16cid:durableId="1601987197">
    <w:abstractNumId w:val="151"/>
  </w:num>
  <w:num w:numId="135" w16cid:durableId="1488279339">
    <w:abstractNumId w:val="31"/>
  </w:num>
  <w:num w:numId="136" w16cid:durableId="1866866542">
    <w:abstractNumId w:val="257"/>
  </w:num>
  <w:num w:numId="137" w16cid:durableId="1165509371">
    <w:abstractNumId w:val="182"/>
  </w:num>
  <w:num w:numId="138" w16cid:durableId="927083347">
    <w:abstractNumId w:val="21"/>
  </w:num>
  <w:num w:numId="139" w16cid:durableId="1993828468">
    <w:abstractNumId w:val="229"/>
  </w:num>
  <w:num w:numId="140" w16cid:durableId="148637821">
    <w:abstractNumId w:val="261"/>
  </w:num>
  <w:num w:numId="141" w16cid:durableId="90709784">
    <w:abstractNumId w:val="253"/>
  </w:num>
  <w:num w:numId="142" w16cid:durableId="1223060265">
    <w:abstractNumId w:val="200"/>
  </w:num>
  <w:num w:numId="143" w16cid:durableId="323582402">
    <w:abstractNumId w:val="240"/>
  </w:num>
  <w:num w:numId="144" w16cid:durableId="15010962">
    <w:abstractNumId w:val="208"/>
  </w:num>
  <w:num w:numId="145" w16cid:durableId="94330259">
    <w:abstractNumId w:val="86"/>
  </w:num>
  <w:num w:numId="146" w16cid:durableId="347566962">
    <w:abstractNumId w:val="80"/>
  </w:num>
  <w:num w:numId="147" w16cid:durableId="685253462">
    <w:abstractNumId w:val="56"/>
  </w:num>
  <w:num w:numId="148" w16cid:durableId="2131049044">
    <w:abstractNumId w:val="191"/>
  </w:num>
  <w:num w:numId="149" w16cid:durableId="902908219">
    <w:abstractNumId w:val="43"/>
  </w:num>
  <w:num w:numId="150" w16cid:durableId="1544976778">
    <w:abstractNumId w:val="5"/>
  </w:num>
  <w:num w:numId="151" w16cid:durableId="1951932045">
    <w:abstractNumId w:val="147"/>
  </w:num>
  <w:num w:numId="152" w16cid:durableId="1538815122">
    <w:abstractNumId w:val="70"/>
  </w:num>
  <w:num w:numId="153" w16cid:durableId="823164188">
    <w:abstractNumId w:val="238"/>
  </w:num>
  <w:num w:numId="154" w16cid:durableId="223219483">
    <w:abstractNumId w:val="89"/>
  </w:num>
  <w:num w:numId="155" w16cid:durableId="1382514545">
    <w:abstractNumId w:val="227"/>
  </w:num>
  <w:num w:numId="156" w16cid:durableId="1058166522">
    <w:abstractNumId w:val="231"/>
  </w:num>
  <w:num w:numId="157" w16cid:durableId="139426932">
    <w:abstractNumId w:val="120"/>
  </w:num>
  <w:num w:numId="158" w16cid:durableId="118230228">
    <w:abstractNumId w:val="123"/>
  </w:num>
  <w:num w:numId="159" w16cid:durableId="2058164735">
    <w:abstractNumId w:val="0"/>
  </w:num>
  <w:num w:numId="160" w16cid:durableId="226843313">
    <w:abstractNumId w:val="76"/>
  </w:num>
  <w:num w:numId="161" w16cid:durableId="625430674">
    <w:abstractNumId w:val="136"/>
  </w:num>
  <w:num w:numId="162" w16cid:durableId="1741975422">
    <w:abstractNumId w:val="237"/>
  </w:num>
  <w:num w:numId="163" w16cid:durableId="146408670">
    <w:abstractNumId w:val="66"/>
  </w:num>
  <w:num w:numId="164" w16cid:durableId="388919497">
    <w:abstractNumId w:val="50"/>
  </w:num>
  <w:num w:numId="165" w16cid:durableId="678167535">
    <w:abstractNumId w:val="47"/>
  </w:num>
  <w:num w:numId="166" w16cid:durableId="1340352226">
    <w:abstractNumId w:val="204"/>
  </w:num>
  <w:num w:numId="167" w16cid:durableId="1301152130">
    <w:abstractNumId w:val="3"/>
  </w:num>
  <w:num w:numId="168" w16cid:durableId="136457721">
    <w:abstractNumId w:val="167"/>
  </w:num>
  <w:num w:numId="169" w16cid:durableId="1103915607">
    <w:abstractNumId w:val="186"/>
  </w:num>
  <w:num w:numId="170" w16cid:durableId="1325234653">
    <w:abstractNumId w:val="84"/>
  </w:num>
  <w:num w:numId="171" w16cid:durableId="2010983766">
    <w:abstractNumId w:val="254"/>
  </w:num>
  <w:num w:numId="172" w16cid:durableId="2075540479">
    <w:abstractNumId w:val="221"/>
  </w:num>
  <w:num w:numId="173" w16cid:durableId="967777334">
    <w:abstractNumId w:val="73"/>
  </w:num>
  <w:num w:numId="174" w16cid:durableId="944117551">
    <w:abstractNumId w:val="25"/>
  </w:num>
  <w:num w:numId="175" w16cid:durableId="1935169819">
    <w:abstractNumId w:val="72"/>
  </w:num>
  <w:num w:numId="176" w16cid:durableId="641815113">
    <w:abstractNumId w:val="29"/>
  </w:num>
  <w:num w:numId="177" w16cid:durableId="1000427016">
    <w:abstractNumId w:val="132"/>
  </w:num>
  <w:num w:numId="178" w16cid:durableId="1926955711">
    <w:abstractNumId w:val="4"/>
  </w:num>
  <w:num w:numId="179" w16cid:durableId="1859003648">
    <w:abstractNumId w:val="54"/>
  </w:num>
  <w:num w:numId="180" w16cid:durableId="1389956506">
    <w:abstractNumId w:val="28"/>
  </w:num>
  <w:num w:numId="181" w16cid:durableId="979386081">
    <w:abstractNumId w:val="41"/>
  </w:num>
  <w:num w:numId="182" w16cid:durableId="1629360534">
    <w:abstractNumId w:val="160"/>
  </w:num>
  <w:num w:numId="183" w16cid:durableId="152527819">
    <w:abstractNumId w:val="64"/>
  </w:num>
  <w:num w:numId="184" w16cid:durableId="1565993683">
    <w:abstractNumId w:val="71"/>
  </w:num>
  <w:num w:numId="185" w16cid:durableId="1005060397">
    <w:abstractNumId w:val="37"/>
  </w:num>
  <w:num w:numId="186" w16cid:durableId="1787384369">
    <w:abstractNumId w:val="19"/>
  </w:num>
  <w:num w:numId="187" w16cid:durableId="1085955294">
    <w:abstractNumId w:val="258"/>
  </w:num>
  <w:num w:numId="188" w16cid:durableId="652412175">
    <w:abstractNumId w:val="131"/>
  </w:num>
  <w:num w:numId="189" w16cid:durableId="516817462">
    <w:abstractNumId w:val="26"/>
  </w:num>
  <w:num w:numId="190" w16cid:durableId="23673741">
    <w:abstractNumId w:val="206"/>
  </w:num>
  <w:num w:numId="191" w16cid:durableId="836656011">
    <w:abstractNumId w:val="192"/>
  </w:num>
  <w:num w:numId="192" w16cid:durableId="1603681613">
    <w:abstractNumId w:val="217"/>
  </w:num>
  <w:num w:numId="193" w16cid:durableId="232132534">
    <w:abstractNumId w:val="212"/>
  </w:num>
  <w:num w:numId="194" w16cid:durableId="744255621">
    <w:abstractNumId w:val="236"/>
  </w:num>
  <w:num w:numId="195" w16cid:durableId="1069231759">
    <w:abstractNumId w:val="202"/>
  </w:num>
  <w:num w:numId="196" w16cid:durableId="1665820767">
    <w:abstractNumId w:val="183"/>
  </w:num>
  <w:num w:numId="197" w16cid:durableId="938440774">
    <w:abstractNumId w:val="16"/>
  </w:num>
  <w:num w:numId="198" w16cid:durableId="109059236">
    <w:abstractNumId w:val="8"/>
  </w:num>
  <w:num w:numId="199" w16cid:durableId="1307203828">
    <w:abstractNumId w:val="129"/>
  </w:num>
  <w:num w:numId="200" w16cid:durableId="1693871897">
    <w:abstractNumId w:val="220"/>
  </w:num>
  <w:num w:numId="201" w16cid:durableId="1201939999">
    <w:abstractNumId w:val="91"/>
  </w:num>
  <w:num w:numId="202" w16cid:durableId="944775991">
    <w:abstractNumId w:val="58"/>
  </w:num>
  <w:num w:numId="203" w16cid:durableId="1657295954">
    <w:abstractNumId w:val="27"/>
  </w:num>
  <w:num w:numId="204" w16cid:durableId="645471726">
    <w:abstractNumId w:val="18"/>
  </w:num>
  <w:num w:numId="205" w16cid:durableId="2108302346">
    <w:abstractNumId w:val="133"/>
  </w:num>
  <w:num w:numId="206" w16cid:durableId="1518108204">
    <w:abstractNumId w:val="172"/>
  </w:num>
  <w:num w:numId="207" w16cid:durableId="673647112">
    <w:abstractNumId w:val="180"/>
  </w:num>
  <w:num w:numId="208" w16cid:durableId="1119644139">
    <w:abstractNumId w:val="22"/>
  </w:num>
  <w:num w:numId="209" w16cid:durableId="1041711544">
    <w:abstractNumId w:val="224"/>
  </w:num>
  <w:num w:numId="210" w16cid:durableId="1270160443">
    <w:abstractNumId w:val="148"/>
  </w:num>
  <w:num w:numId="211" w16cid:durableId="1914852706">
    <w:abstractNumId w:val="166"/>
  </w:num>
  <w:num w:numId="212" w16cid:durableId="2007661901">
    <w:abstractNumId w:val="140"/>
  </w:num>
  <w:num w:numId="213" w16cid:durableId="2020497061">
    <w:abstractNumId w:val="121"/>
  </w:num>
  <w:num w:numId="214" w16cid:durableId="1246525231">
    <w:abstractNumId w:val="188"/>
  </w:num>
  <w:num w:numId="215" w16cid:durableId="576063205">
    <w:abstractNumId w:val="83"/>
  </w:num>
  <w:num w:numId="216" w16cid:durableId="762456836">
    <w:abstractNumId w:val="193"/>
  </w:num>
  <w:num w:numId="217" w16cid:durableId="2035033858">
    <w:abstractNumId w:val="222"/>
  </w:num>
  <w:num w:numId="218" w16cid:durableId="908997456">
    <w:abstractNumId w:val="67"/>
  </w:num>
  <w:num w:numId="219" w16cid:durableId="1292710183">
    <w:abstractNumId w:val="17"/>
  </w:num>
  <w:num w:numId="220" w16cid:durableId="1721707094">
    <w:abstractNumId w:val="107"/>
  </w:num>
  <w:num w:numId="221" w16cid:durableId="526530610">
    <w:abstractNumId w:val="34"/>
  </w:num>
  <w:num w:numId="222" w16cid:durableId="426659693">
    <w:abstractNumId w:val="169"/>
  </w:num>
  <w:num w:numId="223" w16cid:durableId="300773389">
    <w:abstractNumId w:val="51"/>
  </w:num>
  <w:num w:numId="224" w16cid:durableId="940069676">
    <w:abstractNumId w:val="7"/>
  </w:num>
  <w:num w:numId="225" w16cid:durableId="1272130013">
    <w:abstractNumId w:val="128"/>
  </w:num>
  <w:num w:numId="226" w16cid:durableId="1427189061">
    <w:abstractNumId w:val="87"/>
  </w:num>
  <w:num w:numId="227" w16cid:durableId="1633101092">
    <w:abstractNumId w:val="24"/>
  </w:num>
  <w:num w:numId="228" w16cid:durableId="1440101818">
    <w:abstractNumId w:val="198"/>
  </w:num>
  <w:num w:numId="229" w16cid:durableId="1321155721">
    <w:abstractNumId w:val="173"/>
  </w:num>
  <w:num w:numId="230" w16cid:durableId="857963034">
    <w:abstractNumId w:val="158"/>
  </w:num>
  <w:num w:numId="231" w16cid:durableId="607809312">
    <w:abstractNumId w:val="216"/>
  </w:num>
  <w:num w:numId="232" w16cid:durableId="1976786767">
    <w:abstractNumId w:val="48"/>
  </w:num>
  <w:num w:numId="233" w16cid:durableId="929433901">
    <w:abstractNumId w:val="146"/>
  </w:num>
  <w:num w:numId="234" w16cid:durableId="977370255">
    <w:abstractNumId w:val="194"/>
  </w:num>
  <w:num w:numId="235" w16cid:durableId="105152060">
    <w:abstractNumId w:val="40"/>
  </w:num>
  <w:num w:numId="236" w16cid:durableId="67002782">
    <w:abstractNumId w:val="134"/>
  </w:num>
  <w:num w:numId="237" w16cid:durableId="2100053542">
    <w:abstractNumId w:val="197"/>
  </w:num>
  <w:num w:numId="238" w16cid:durableId="1041369850">
    <w:abstractNumId w:val="177"/>
  </w:num>
  <w:num w:numId="239" w16cid:durableId="1994288573">
    <w:abstractNumId w:val="241"/>
  </w:num>
  <w:num w:numId="240" w16cid:durableId="751657228">
    <w:abstractNumId w:val="184"/>
  </w:num>
  <w:num w:numId="241" w16cid:durableId="281113792">
    <w:abstractNumId w:val="142"/>
  </w:num>
  <w:num w:numId="242" w16cid:durableId="163319903">
    <w:abstractNumId w:val="144"/>
  </w:num>
  <w:num w:numId="243" w16cid:durableId="853113393">
    <w:abstractNumId w:val="15"/>
  </w:num>
  <w:num w:numId="244" w16cid:durableId="10768025">
    <w:abstractNumId w:val="111"/>
  </w:num>
  <w:num w:numId="245" w16cid:durableId="469174265">
    <w:abstractNumId w:val="62"/>
  </w:num>
  <w:num w:numId="246" w16cid:durableId="2069765479">
    <w:abstractNumId w:val="219"/>
  </w:num>
  <w:num w:numId="247" w16cid:durableId="549344638">
    <w:abstractNumId w:val="246"/>
  </w:num>
  <w:num w:numId="248" w16cid:durableId="780341393">
    <w:abstractNumId w:val="152"/>
  </w:num>
  <w:num w:numId="249" w16cid:durableId="329918301">
    <w:abstractNumId w:val="139"/>
  </w:num>
  <w:num w:numId="250" w16cid:durableId="1673951724">
    <w:abstractNumId w:val="104"/>
  </w:num>
  <w:num w:numId="251" w16cid:durableId="1292637584">
    <w:abstractNumId w:val="251"/>
  </w:num>
  <w:num w:numId="252" w16cid:durableId="1080562813">
    <w:abstractNumId w:val="97"/>
  </w:num>
  <w:num w:numId="253" w16cid:durableId="985740875">
    <w:abstractNumId w:val="74"/>
  </w:num>
  <w:num w:numId="254" w16cid:durableId="1221597286">
    <w:abstractNumId w:val="10"/>
  </w:num>
  <w:num w:numId="255" w16cid:durableId="477648735">
    <w:abstractNumId w:val="168"/>
  </w:num>
  <w:num w:numId="256" w16cid:durableId="755592960">
    <w:abstractNumId w:val="55"/>
  </w:num>
  <w:num w:numId="257" w16cid:durableId="729153752">
    <w:abstractNumId w:val="39"/>
  </w:num>
  <w:num w:numId="258" w16cid:durableId="1058431298">
    <w:abstractNumId w:val="239"/>
  </w:num>
  <w:num w:numId="259" w16cid:durableId="231235868">
    <w:abstractNumId w:val="95"/>
  </w:num>
  <w:num w:numId="260" w16cid:durableId="1105154416">
    <w:abstractNumId w:val="249"/>
  </w:num>
  <w:num w:numId="261" w16cid:durableId="2029793681">
    <w:abstractNumId w:val="175"/>
  </w:num>
  <w:num w:numId="262" w16cid:durableId="2115898843">
    <w:abstractNumId w:val="176"/>
  </w:num>
  <w:numIdMacAtCleanup w:val="2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odwin Pedzisai Dzvapatsva">
    <w15:presenceInfo w15:providerId="AD" w15:userId="S::gdzvapatsva@wsu.ac.za::917d2c50-6d68-444d-915a-d3d22070a99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797"/>
    <w:rsid w:val="000021B9"/>
    <w:rsid w:val="00002DA3"/>
    <w:rsid w:val="0000399A"/>
    <w:rsid w:val="00005BDB"/>
    <w:rsid w:val="00006456"/>
    <w:rsid w:val="0000705D"/>
    <w:rsid w:val="00010B85"/>
    <w:rsid w:val="000116CC"/>
    <w:rsid w:val="00011918"/>
    <w:rsid w:val="00011CE3"/>
    <w:rsid w:val="000124AE"/>
    <w:rsid w:val="00012ACD"/>
    <w:rsid w:val="00012B9A"/>
    <w:rsid w:val="00012C50"/>
    <w:rsid w:val="00012FA9"/>
    <w:rsid w:val="00013138"/>
    <w:rsid w:val="0001456F"/>
    <w:rsid w:val="00014C56"/>
    <w:rsid w:val="00014D36"/>
    <w:rsid w:val="00015187"/>
    <w:rsid w:val="00017632"/>
    <w:rsid w:val="000176D8"/>
    <w:rsid w:val="000200B0"/>
    <w:rsid w:val="00021213"/>
    <w:rsid w:val="000218DE"/>
    <w:rsid w:val="000220E7"/>
    <w:rsid w:val="0002266F"/>
    <w:rsid w:val="00022EE2"/>
    <w:rsid w:val="00023236"/>
    <w:rsid w:val="000234C8"/>
    <w:rsid w:val="0002388E"/>
    <w:rsid w:val="00023CB2"/>
    <w:rsid w:val="00024741"/>
    <w:rsid w:val="00026945"/>
    <w:rsid w:val="00026BF3"/>
    <w:rsid w:val="0003036D"/>
    <w:rsid w:val="00030A13"/>
    <w:rsid w:val="00030BEA"/>
    <w:rsid w:val="0003129B"/>
    <w:rsid w:val="0003176F"/>
    <w:rsid w:val="00031C19"/>
    <w:rsid w:val="00032B3A"/>
    <w:rsid w:val="00032EAE"/>
    <w:rsid w:val="0003334D"/>
    <w:rsid w:val="000335E9"/>
    <w:rsid w:val="000335FF"/>
    <w:rsid w:val="00035067"/>
    <w:rsid w:val="00036616"/>
    <w:rsid w:val="00036661"/>
    <w:rsid w:val="00036A2A"/>
    <w:rsid w:val="0003764C"/>
    <w:rsid w:val="00040381"/>
    <w:rsid w:val="00040F42"/>
    <w:rsid w:val="00041398"/>
    <w:rsid w:val="00041399"/>
    <w:rsid w:val="000414DA"/>
    <w:rsid w:val="00041E72"/>
    <w:rsid w:val="00041EAC"/>
    <w:rsid w:val="000424E0"/>
    <w:rsid w:val="00043545"/>
    <w:rsid w:val="00045B59"/>
    <w:rsid w:val="00047E6C"/>
    <w:rsid w:val="000500F1"/>
    <w:rsid w:val="00050135"/>
    <w:rsid w:val="00050351"/>
    <w:rsid w:val="000503EC"/>
    <w:rsid w:val="00052743"/>
    <w:rsid w:val="0005295B"/>
    <w:rsid w:val="000529E1"/>
    <w:rsid w:val="00052AB4"/>
    <w:rsid w:val="00052F73"/>
    <w:rsid w:val="00053901"/>
    <w:rsid w:val="000544E1"/>
    <w:rsid w:val="0005452A"/>
    <w:rsid w:val="000562AC"/>
    <w:rsid w:val="0005754D"/>
    <w:rsid w:val="000579CD"/>
    <w:rsid w:val="00057B36"/>
    <w:rsid w:val="0006158F"/>
    <w:rsid w:val="000620C9"/>
    <w:rsid w:val="00062108"/>
    <w:rsid w:val="00063437"/>
    <w:rsid w:val="00063BD1"/>
    <w:rsid w:val="0006427D"/>
    <w:rsid w:val="00064AD8"/>
    <w:rsid w:val="000656BF"/>
    <w:rsid w:val="00065A26"/>
    <w:rsid w:val="000662AD"/>
    <w:rsid w:val="0006658C"/>
    <w:rsid w:val="00067CCA"/>
    <w:rsid w:val="0007082A"/>
    <w:rsid w:val="00071281"/>
    <w:rsid w:val="00071419"/>
    <w:rsid w:val="00071C20"/>
    <w:rsid w:val="00071C94"/>
    <w:rsid w:val="00072E8D"/>
    <w:rsid w:val="00072F96"/>
    <w:rsid w:val="000749D3"/>
    <w:rsid w:val="00075C20"/>
    <w:rsid w:val="00077119"/>
    <w:rsid w:val="0007718A"/>
    <w:rsid w:val="00077352"/>
    <w:rsid w:val="00077D21"/>
    <w:rsid w:val="000806CF"/>
    <w:rsid w:val="00080B54"/>
    <w:rsid w:val="00081294"/>
    <w:rsid w:val="000818A4"/>
    <w:rsid w:val="00081A06"/>
    <w:rsid w:val="00081DC2"/>
    <w:rsid w:val="00082CFA"/>
    <w:rsid w:val="00083FF6"/>
    <w:rsid w:val="00084391"/>
    <w:rsid w:val="00084B42"/>
    <w:rsid w:val="00085344"/>
    <w:rsid w:val="000858D7"/>
    <w:rsid w:val="00085E6A"/>
    <w:rsid w:val="0008658A"/>
    <w:rsid w:val="00087117"/>
    <w:rsid w:val="00087E76"/>
    <w:rsid w:val="00090098"/>
    <w:rsid w:val="00090337"/>
    <w:rsid w:val="00090E58"/>
    <w:rsid w:val="0009102C"/>
    <w:rsid w:val="0009266C"/>
    <w:rsid w:val="00092A01"/>
    <w:rsid w:val="00092E38"/>
    <w:rsid w:val="00093937"/>
    <w:rsid w:val="000946BC"/>
    <w:rsid w:val="00095789"/>
    <w:rsid w:val="0009635A"/>
    <w:rsid w:val="00096F16"/>
    <w:rsid w:val="000A0621"/>
    <w:rsid w:val="000A108E"/>
    <w:rsid w:val="000A1C2E"/>
    <w:rsid w:val="000A1F77"/>
    <w:rsid w:val="000A213F"/>
    <w:rsid w:val="000A28FF"/>
    <w:rsid w:val="000A3C6B"/>
    <w:rsid w:val="000A4935"/>
    <w:rsid w:val="000A5647"/>
    <w:rsid w:val="000A58D8"/>
    <w:rsid w:val="000A59A8"/>
    <w:rsid w:val="000A6419"/>
    <w:rsid w:val="000A6EBF"/>
    <w:rsid w:val="000A78EB"/>
    <w:rsid w:val="000A7EA0"/>
    <w:rsid w:val="000B000F"/>
    <w:rsid w:val="000B2CB6"/>
    <w:rsid w:val="000B6227"/>
    <w:rsid w:val="000B6AB5"/>
    <w:rsid w:val="000B6B34"/>
    <w:rsid w:val="000B6DDE"/>
    <w:rsid w:val="000B7505"/>
    <w:rsid w:val="000B76E3"/>
    <w:rsid w:val="000B7DDA"/>
    <w:rsid w:val="000B7DF4"/>
    <w:rsid w:val="000C0BB6"/>
    <w:rsid w:val="000C1C5D"/>
    <w:rsid w:val="000C1ED2"/>
    <w:rsid w:val="000C2C23"/>
    <w:rsid w:val="000C49D4"/>
    <w:rsid w:val="000C4CE3"/>
    <w:rsid w:val="000C5D9D"/>
    <w:rsid w:val="000C5EA7"/>
    <w:rsid w:val="000C5ED8"/>
    <w:rsid w:val="000C5F0A"/>
    <w:rsid w:val="000C6172"/>
    <w:rsid w:val="000C6B00"/>
    <w:rsid w:val="000C7735"/>
    <w:rsid w:val="000C7BDA"/>
    <w:rsid w:val="000C7FA1"/>
    <w:rsid w:val="000D03B9"/>
    <w:rsid w:val="000D16B6"/>
    <w:rsid w:val="000D1B77"/>
    <w:rsid w:val="000D1B8B"/>
    <w:rsid w:val="000D1E4C"/>
    <w:rsid w:val="000D23F0"/>
    <w:rsid w:val="000D2598"/>
    <w:rsid w:val="000D259E"/>
    <w:rsid w:val="000D262E"/>
    <w:rsid w:val="000D2C96"/>
    <w:rsid w:val="000D3283"/>
    <w:rsid w:val="000D42F6"/>
    <w:rsid w:val="000D519E"/>
    <w:rsid w:val="000D52AD"/>
    <w:rsid w:val="000D5D1C"/>
    <w:rsid w:val="000D64C0"/>
    <w:rsid w:val="000D70F6"/>
    <w:rsid w:val="000D7B09"/>
    <w:rsid w:val="000D7E40"/>
    <w:rsid w:val="000E0281"/>
    <w:rsid w:val="000E091F"/>
    <w:rsid w:val="000E0D43"/>
    <w:rsid w:val="000E0F28"/>
    <w:rsid w:val="000E12E5"/>
    <w:rsid w:val="000E162B"/>
    <w:rsid w:val="000E1CBB"/>
    <w:rsid w:val="000E23C9"/>
    <w:rsid w:val="000E23E9"/>
    <w:rsid w:val="000E2685"/>
    <w:rsid w:val="000E2B01"/>
    <w:rsid w:val="000E342E"/>
    <w:rsid w:val="000E35AF"/>
    <w:rsid w:val="000E440A"/>
    <w:rsid w:val="000E44EB"/>
    <w:rsid w:val="000E4AA1"/>
    <w:rsid w:val="000E5A03"/>
    <w:rsid w:val="000E5AE6"/>
    <w:rsid w:val="000E6107"/>
    <w:rsid w:val="000E6212"/>
    <w:rsid w:val="000E6EE0"/>
    <w:rsid w:val="000F01B3"/>
    <w:rsid w:val="000F0260"/>
    <w:rsid w:val="000F1288"/>
    <w:rsid w:val="000F31FF"/>
    <w:rsid w:val="000F3B29"/>
    <w:rsid w:val="000F4222"/>
    <w:rsid w:val="000F4363"/>
    <w:rsid w:val="000F4E22"/>
    <w:rsid w:val="000F554C"/>
    <w:rsid w:val="000F59C5"/>
    <w:rsid w:val="000F617B"/>
    <w:rsid w:val="000F65F8"/>
    <w:rsid w:val="000F70C4"/>
    <w:rsid w:val="000F79E2"/>
    <w:rsid w:val="00100A7B"/>
    <w:rsid w:val="001016AB"/>
    <w:rsid w:val="001034A3"/>
    <w:rsid w:val="00104A78"/>
    <w:rsid w:val="00105334"/>
    <w:rsid w:val="001062DA"/>
    <w:rsid w:val="00106502"/>
    <w:rsid w:val="00106673"/>
    <w:rsid w:val="001071B2"/>
    <w:rsid w:val="00107339"/>
    <w:rsid w:val="00107700"/>
    <w:rsid w:val="00107F94"/>
    <w:rsid w:val="0011151D"/>
    <w:rsid w:val="00111CCE"/>
    <w:rsid w:val="00111F79"/>
    <w:rsid w:val="00113F19"/>
    <w:rsid w:val="00113FAF"/>
    <w:rsid w:val="00114502"/>
    <w:rsid w:val="00114FEF"/>
    <w:rsid w:val="001158E6"/>
    <w:rsid w:val="001166F3"/>
    <w:rsid w:val="001168A6"/>
    <w:rsid w:val="001213A8"/>
    <w:rsid w:val="001214B3"/>
    <w:rsid w:val="00121FED"/>
    <w:rsid w:val="00122E4F"/>
    <w:rsid w:val="00123221"/>
    <w:rsid w:val="001234B7"/>
    <w:rsid w:val="0012401C"/>
    <w:rsid w:val="001242FD"/>
    <w:rsid w:val="001248E3"/>
    <w:rsid w:val="001249B0"/>
    <w:rsid w:val="0012520E"/>
    <w:rsid w:val="0012590E"/>
    <w:rsid w:val="00126AC3"/>
    <w:rsid w:val="00126C29"/>
    <w:rsid w:val="0012793A"/>
    <w:rsid w:val="00127AE9"/>
    <w:rsid w:val="001305E1"/>
    <w:rsid w:val="0013081C"/>
    <w:rsid w:val="0013107C"/>
    <w:rsid w:val="001320D6"/>
    <w:rsid w:val="001326A7"/>
    <w:rsid w:val="00132773"/>
    <w:rsid w:val="00132C09"/>
    <w:rsid w:val="00132C0B"/>
    <w:rsid w:val="00132CD5"/>
    <w:rsid w:val="00133637"/>
    <w:rsid w:val="00133EF8"/>
    <w:rsid w:val="001352CA"/>
    <w:rsid w:val="00135C3F"/>
    <w:rsid w:val="00135C54"/>
    <w:rsid w:val="001370A9"/>
    <w:rsid w:val="00137F14"/>
    <w:rsid w:val="00141150"/>
    <w:rsid w:val="00141234"/>
    <w:rsid w:val="00141827"/>
    <w:rsid w:val="00145210"/>
    <w:rsid w:val="001453B5"/>
    <w:rsid w:val="00145A17"/>
    <w:rsid w:val="0014675A"/>
    <w:rsid w:val="00146B9E"/>
    <w:rsid w:val="001505F7"/>
    <w:rsid w:val="00150BF5"/>
    <w:rsid w:val="00151121"/>
    <w:rsid w:val="001515DF"/>
    <w:rsid w:val="00151F42"/>
    <w:rsid w:val="001520FA"/>
    <w:rsid w:val="001535CC"/>
    <w:rsid w:val="001550B3"/>
    <w:rsid w:val="00155F9A"/>
    <w:rsid w:val="001562E1"/>
    <w:rsid w:val="00156C93"/>
    <w:rsid w:val="001576B3"/>
    <w:rsid w:val="001601C0"/>
    <w:rsid w:val="0016077D"/>
    <w:rsid w:val="0016090A"/>
    <w:rsid w:val="0016117E"/>
    <w:rsid w:val="00161783"/>
    <w:rsid w:val="0016229C"/>
    <w:rsid w:val="00162D4D"/>
    <w:rsid w:val="00162EE6"/>
    <w:rsid w:val="00163E0B"/>
    <w:rsid w:val="00163FBD"/>
    <w:rsid w:val="00164599"/>
    <w:rsid w:val="00164C75"/>
    <w:rsid w:val="00164ECC"/>
    <w:rsid w:val="00165574"/>
    <w:rsid w:val="00165597"/>
    <w:rsid w:val="00167726"/>
    <w:rsid w:val="00167738"/>
    <w:rsid w:val="00167F89"/>
    <w:rsid w:val="001706BA"/>
    <w:rsid w:val="0017120D"/>
    <w:rsid w:val="00171AFF"/>
    <w:rsid w:val="0017238F"/>
    <w:rsid w:val="0017298D"/>
    <w:rsid w:val="001741F4"/>
    <w:rsid w:val="00174E66"/>
    <w:rsid w:val="00176225"/>
    <w:rsid w:val="00176AB2"/>
    <w:rsid w:val="00176F50"/>
    <w:rsid w:val="0017716D"/>
    <w:rsid w:val="001776D2"/>
    <w:rsid w:val="001777DB"/>
    <w:rsid w:val="0018031F"/>
    <w:rsid w:val="0018054F"/>
    <w:rsid w:val="00180563"/>
    <w:rsid w:val="00180CF5"/>
    <w:rsid w:val="0018261C"/>
    <w:rsid w:val="00182739"/>
    <w:rsid w:val="00182B85"/>
    <w:rsid w:val="00183333"/>
    <w:rsid w:val="00183EF3"/>
    <w:rsid w:val="00184561"/>
    <w:rsid w:val="00184822"/>
    <w:rsid w:val="001858C6"/>
    <w:rsid w:val="00190721"/>
    <w:rsid w:val="0019117B"/>
    <w:rsid w:val="00191CE8"/>
    <w:rsid w:val="00192182"/>
    <w:rsid w:val="00192339"/>
    <w:rsid w:val="0019337C"/>
    <w:rsid w:val="00193DBE"/>
    <w:rsid w:val="00194289"/>
    <w:rsid w:val="001947D5"/>
    <w:rsid w:val="00194946"/>
    <w:rsid w:val="00194B93"/>
    <w:rsid w:val="00195AD6"/>
    <w:rsid w:val="001A0DD2"/>
    <w:rsid w:val="001A0E0B"/>
    <w:rsid w:val="001A24E6"/>
    <w:rsid w:val="001A25E4"/>
    <w:rsid w:val="001A2F9F"/>
    <w:rsid w:val="001A37FD"/>
    <w:rsid w:val="001A3FE0"/>
    <w:rsid w:val="001A4961"/>
    <w:rsid w:val="001A4FF4"/>
    <w:rsid w:val="001A5E9D"/>
    <w:rsid w:val="001A6CF1"/>
    <w:rsid w:val="001A7023"/>
    <w:rsid w:val="001A7F05"/>
    <w:rsid w:val="001B040B"/>
    <w:rsid w:val="001B0B1B"/>
    <w:rsid w:val="001B0F0E"/>
    <w:rsid w:val="001B1E8A"/>
    <w:rsid w:val="001B590A"/>
    <w:rsid w:val="001B5CFB"/>
    <w:rsid w:val="001B5FC1"/>
    <w:rsid w:val="001B614A"/>
    <w:rsid w:val="001B6F2D"/>
    <w:rsid w:val="001B6F83"/>
    <w:rsid w:val="001B71CC"/>
    <w:rsid w:val="001B7651"/>
    <w:rsid w:val="001B7B5E"/>
    <w:rsid w:val="001C0DAB"/>
    <w:rsid w:val="001C1667"/>
    <w:rsid w:val="001C2016"/>
    <w:rsid w:val="001C24B9"/>
    <w:rsid w:val="001C334C"/>
    <w:rsid w:val="001C35AB"/>
    <w:rsid w:val="001C41A2"/>
    <w:rsid w:val="001C4446"/>
    <w:rsid w:val="001C47B2"/>
    <w:rsid w:val="001C5062"/>
    <w:rsid w:val="001C598A"/>
    <w:rsid w:val="001C5D81"/>
    <w:rsid w:val="001C5DA8"/>
    <w:rsid w:val="001C6020"/>
    <w:rsid w:val="001C6247"/>
    <w:rsid w:val="001C6CF4"/>
    <w:rsid w:val="001C75A9"/>
    <w:rsid w:val="001D062E"/>
    <w:rsid w:val="001D0BE6"/>
    <w:rsid w:val="001D1262"/>
    <w:rsid w:val="001D136B"/>
    <w:rsid w:val="001D1FB5"/>
    <w:rsid w:val="001D26BD"/>
    <w:rsid w:val="001D2E13"/>
    <w:rsid w:val="001D2EA5"/>
    <w:rsid w:val="001D32AD"/>
    <w:rsid w:val="001D39FD"/>
    <w:rsid w:val="001D3E32"/>
    <w:rsid w:val="001D3F44"/>
    <w:rsid w:val="001D41BE"/>
    <w:rsid w:val="001D42E3"/>
    <w:rsid w:val="001D4539"/>
    <w:rsid w:val="001D54D1"/>
    <w:rsid w:val="001D5F2F"/>
    <w:rsid w:val="001D6AF5"/>
    <w:rsid w:val="001D70F9"/>
    <w:rsid w:val="001D72EA"/>
    <w:rsid w:val="001D759E"/>
    <w:rsid w:val="001E0807"/>
    <w:rsid w:val="001E09B8"/>
    <w:rsid w:val="001E09E4"/>
    <w:rsid w:val="001E10ED"/>
    <w:rsid w:val="001E1B6E"/>
    <w:rsid w:val="001E230E"/>
    <w:rsid w:val="001E29F7"/>
    <w:rsid w:val="001E30DD"/>
    <w:rsid w:val="001E33FF"/>
    <w:rsid w:val="001E3458"/>
    <w:rsid w:val="001E3DC2"/>
    <w:rsid w:val="001E47DE"/>
    <w:rsid w:val="001E5789"/>
    <w:rsid w:val="001E6537"/>
    <w:rsid w:val="001E7E5C"/>
    <w:rsid w:val="001F08BA"/>
    <w:rsid w:val="001F15D6"/>
    <w:rsid w:val="001F1A72"/>
    <w:rsid w:val="001F29AE"/>
    <w:rsid w:val="001F476F"/>
    <w:rsid w:val="001F69D1"/>
    <w:rsid w:val="001F6EF2"/>
    <w:rsid w:val="00200566"/>
    <w:rsid w:val="002006B6"/>
    <w:rsid w:val="00201328"/>
    <w:rsid w:val="0020154B"/>
    <w:rsid w:val="002027CC"/>
    <w:rsid w:val="00202FD4"/>
    <w:rsid w:val="0020304C"/>
    <w:rsid w:val="0020322F"/>
    <w:rsid w:val="00203F0C"/>
    <w:rsid w:val="002043B3"/>
    <w:rsid w:val="00205625"/>
    <w:rsid w:val="00205F05"/>
    <w:rsid w:val="00205FB0"/>
    <w:rsid w:val="00206090"/>
    <w:rsid w:val="002064B8"/>
    <w:rsid w:val="0020664F"/>
    <w:rsid w:val="00210334"/>
    <w:rsid w:val="002115FF"/>
    <w:rsid w:val="002118BB"/>
    <w:rsid w:val="00212565"/>
    <w:rsid w:val="00212579"/>
    <w:rsid w:val="00212C80"/>
    <w:rsid w:val="00212E19"/>
    <w:rsid w:val="002131FD"/>
    <w:rsid w:val="002137B5"/>
    <w:rsid w:val="00213C21"/>
    <w:rsid w:val="00214228"/>
    <w:rsid w:val="00214D81"/>
    <w:rsid w:val="00215A7E"/>
    <w:rsid w:val="00215CCB"/>
    <w:rsid w:val="00217B78"/>
    <w:rsid w:val="00220488"/>
    <w:rsid w:val="00220B52"/>
    <w:rsid w:val="00220BDC"/>
    <w:rsid w:val="00220E73"/>
    <w:rsid w:val="0022184D"/>
    <w:rsid w:val="00221860"/>
    <w:rsid w:val="00221AAD"/>
    <w:rsid w:val="00221E94"/>
    <w:rsid w:val="00222C0F"/>
    <w:rsid w:val="00222D04"/>
    <w:rsid w:val="0022326E"/>
    <w:rsid w:val="00223E67"/>
    <w:rsid w:val="0022498B"/>
    <w:rsid w:val="00225019"/>
    <w:rsid w:val="00225215"/>
    <w:rsid w:val="002255C8"/>
    <w:rsid w:val="002256A3"/>
    <w:rsid w:val="00230ADE"/>
    <w:rsid w:val="00231A33"/>
    <w:rsid w:val="0023222A"/>
    <w:rsid w:val="0023294C"/>
    <w:rsid w:val="00232CF2"/>
    <w:rsid w:val="00234A82"/>
    <w:rsid w:val="0023567A"/>
    <w:rsid w:val="002356E6"/>
    <w:rsid w:val="002359C1"/>
    <w:rsid w:val="00236A7A"/>
    <w:rsid w:val="002400DA"/>
    <w:rsid w:val="0024022C"/>
    <w:rsid w:val="00240231"/>
    <w:rsid w:val="00240836"/>
    <w:rsid w:val="00240B42"/>
    <w:rsid w:val="00240E5D"/>
    <w:rsid w:val="0024142C"/>
    <w:rsid w:val="00243A89"/>
    <w:rsid w:val="00244AFB"/>
    <w:rsid w:val="00247A0F"/>
    <w:rsid w:val="00247E45"/>
    <w:rsid w:val="0025115B"/>
    <w:rsid w:val="00251C23"/>
    <w:rsid w:val="0025242C"/>
    <w:rsid w:val="00252CE8"/>
    <w:rsid w:val="002534DB"/>
    <w:rsid w:val="002536A2"/>
    <w:rsid w:val="00253A04"/>
    <w:rsid w:val="00254146"/>
    <w:rsid w:val="00254980"/>
    <w:rsid w:val="00256062"/>
    <w:rsid w:val="002564A7"/>
    <w:rsid w:val="0025696B"/>
    <w:rsid w:val="002610E7"/>
    <w:rsid w:val="00261A54"/>
    <w:rsid w:val="00261DB1"/>
    <w:rsid w:val="00263237"/>
    <w:rsid w:val="00263814"/>
    <w:rsid w:val="00264098"/>
    <w:rsid w:val="00264232"/>
    <w:rsid w:val="00264D28"/>
    <w:rsid w:val="00264F7F"/>
    <w:rsid w:val="00266CF2"/>
    <w:rsid w:val="00267006"/>
    <w:rsid w:val="00267B4B"/>
    <w:rsid w:val="00267FE4"/>
    <w:rsid w:val="00270B90"/>
    <w:rsid w:val="00270DE9"/>
    <w:rsid w:val="00271290"/>
    <w:rsid w:val="0027201B"/>
    <w:rsid w:val="002733AA"/>
    <w:rsid w:val="00273774"/>
    <w:rsid w:val="002739C6"/>
    <w:rsid w:val="00273B16"/>
    <w:rsid w:val="00273B2C"/>
    <w:rsid w:val="0027414D"/>
    <w:rsid w:val="002744F9"/>
    <w:rsid w:val="002749F5"/>
    <w:rsid w:val="00276306"/>
    <w:rsid w:val="00277DD7"/>
    <w:rsid w:val="002807B1"/>
    <w:rsid w:val="00280C87"/>
    <w:rsid w:val="00281C3A"/>
    <w:rsid w:val="00282310"/>
    <w:rsid w:val="002828B9"/>
    <w:rsid w:val="00282FF0"/>
    <w:rsid w:val="0028369F"/>
    <w:rsid w:val="002839F7"/>
    <w:rsid w:val="0028577D"/>
    <w:rsid w:val="00285DC9"/>
    <w:rsid w:val="00285E60"/>
    <w:rsid w:val="0028605B"/>
    <w:rsid w:val="0028726C"/>
    <w:rsid w:val="002874DA"/>
    <w:rsid w:val="002878F8"/>
    <w:rsid w:val="002900EE"/>
    <w:rsid w:val="00290615"/>
    <w:rsid w:val="002907E6"/>
    <w:rsid w:val="0029258D"/>
    <w:rsid w:val="00292CA4"/>
    <w:rsid w:val="00292F66"/>
    <w:rsid w:val="002948EB"/>
    <w:rsid w:val="00294B74"/>
    <w:rsid w:val="00296F66"/>
    <w:rsid w:val="00297869"/>
    <w:rsid w:val="002A0662"/>
    <w:rsid w:val="002A0BA7"/>
    <w:rsid w:val="002A0BCE"/>
    <w:rsid w:val="002A0CC3"/>
    <w:rsid w:val="002A1BC9"/>
    <w:rsid w:val="002A2083"/>
    <w:rsid w:val="002A2CEA"/>
    <w:rsid w:val="002A2D3E"/>
    <w:rsid w:val="002A328B"/>
    <w:rsid w:val="002A4E03"/>
    <w:rsid w:val="002A5AE7"/>
    <w:rsid w:val="002A5CB2"/>
    <w:rsid w:val="002A6844"/>
    <w:rsid w:val="002A6E61"/>
    <w:rsid w:val="002A7616"/>
    <w:rsid w:val="002A7822"/>
    <w:rsid w:val="002B0190"/>
    <w:rsid w:val="002B01CE"/>
    <w:rsid w:val="002B03D9"/>
    <w:rsid w:val="002B1030"/>
    <w:rsid w:val="002B17A8"/>
    <w:rsid w:val="002B1BC1"/>
    <w:rsid w:val="002B1D44"/>
    <w:rsid w:val="002B2C56"/>
    <w:rsid w:val="002B2CA4"/>
    <w:rsid w:val="002B2CC7"/>
    <w:rsid w:val="002B35A1"/>
    <w:rsid w:val="002B3B41"/>
    <w:rsid w:val="002B412D"/>
    <w:rsid w:val="002B4758"/>
    <w:rsid w:val="002B51A1"/>
    <w:rsid w:val="002B520B"/>
    <w:rsid w:val="002B5F42"/>
    <w:rsid w:val="002B5F5C"/>
    <w:rsid w:val="002B5F72"/>
    <w:rsid w:val="002B60F9"/>
    <w:rsid w:val="002B61AF"/>
    <w:rsid w:val="002B69D3"/>
    <w:rsid w:val="002B6A5A"/>
    <w:rsid w:val="002B6B86"/>
    <w:rsid w:val="002B76D7"/>
    <w:rsid w:val="002B78CD"/>
    <w:rsid w:val="002C0215"/>
    <w:rsid w:val="002C0E56"/>
    <w:rsid w:val="002C2178"/>
    <w:rsid w:val="002C377E"/>
    <w:rsid w:val="002C510A"/>
    <w:rsid w:val="002C5C16"/>
    <w:rsid w:val="002C60FD"/>
    <w:rsid w:val="002C6501"/>
    <w:rsid w:val="002C765B"/>
    <w:rsid w:val="002C782A"/>
    <w:rsid w:val="002D0283"/>
    <w:rsid w:val="002D1284"/>
    <w:rsid w:val="002D17B8"/>
    <w:rsid w:val="002D3775"/>
    <w:rsid w:val="002D3F0A"/>
    <w:rsid w:val="002D5AF9"/>
    <w:rsid w:val="002D693C"/>
    <w:rsid w:val="002D7100"/>
    <w:rsid w:val="002D7D7B"/>
    <w:rsid w:val="002D7EB8"/>
    <w:rsid w:val="002E0109"/>
    <w:rsid w:val="002E11B4"/>
    <w:rsid w:val="002E1312"/>
    <w:rsid w:val="002E1824"/>
    <w:rsid w:val="002E1BB2"/>
    <w:rsid w:val="002E1BDC"/>
    <w:rsid w:val="002E1E54"/>
    <w:rsid w:val="002E2703"/>
    <w:rsid w:val="002E38BF"/>
    <w:rsid w:val="002E47A8"/>
    <w:rsid w:val="002E4AC3"/>
    <w:rsid w:val="002E5816"/>
    <w:rsid w:val="002E627E"/>
    <w:rsid w:val="002E71FC"/>
    <w:rsid w:val="002E75E5"/>
    <w:rsid w:val="002E7873"/>
    <w:rsid w:val="002E799D"/>
    <w:rsid w:val="002F179D"/>
    <w:rsid w:val="002F1AFC"/>
    <w:rsid w:val="002F209E"/>
    <w:rsid w:val="002F231C"/>
    <w:rsid w:val="002F2488"/>
    <w:rsid w:val="002F39CF"/>
    <w:rsid w:val="002F4263"/>
    <w:rsid w:val="002F42E9"/>
    <w:rsid w:val="002F47A7"/>
    <w:rsid w:val="002F4DEB"/>
    <w:rsid w:val="002F52A1"/>
    <w:rsid w:val="002F5554"/>
    <w:rsid w:val="002F5D23"/>
    <w:rsid w:val="002F62EF"/>
    <w:rsid w:val="002F6781"/>
    <w:rsid w:val="002F6B0B"/>
    <w:rsid w:val="002F7057"/>
    <w:rsid w:val="002F7090"/>
    <w:rsid w:val="002F73AE"/>
    <w:rsid w:val="002F7429"/>
    <w:rsid w:val="002F7B68"/>
    <w:rsid w:val="003006FC"/>
    <w:rsid w:val="00300B0C"/>
    <w:rsid w:val="00300E36"/>
    <w:rsid w:val="00302113"/>
    <w:rsid w:val="00303C41"/>
    <w:rsid w:val="00303EA6"/>
    <w:rsid w:val="00305136"/>
    <w:rsid w:val="00305300"/>
    <w:rsid w:val="00305C93"/>
    <w:rsid w:val="00306A6B"/>
    <w:rsid w:val="00307469"/>
    <w:rsid w:val="003076E7"/>
    <w:rsid w:val="003079E9"/>
    <w:rsid w:val="00310219"/>
    <w:rsid w:val="00310C74"/>
    <w:rsid w:val="00311267"/>
    <w:rsid w:val="0031141C"/>
    <w:rsid w:val="0031166C"/>
    <w:rsid w:val="003118C0"/>
    <w:rsid w:val="00311CDD"/>
    <w:rsid w:val="00312267"/>
    <w:rsid w:val="00312590"/>
    <w:rsid w:val="00313316"/>
    <w:rsid w:val="003133B1"/>
    <w:rsid w:val="00313654"/>
    <w:rsid w:val="00313B48"/>
    <w:rsid w:val="00313FB1"/>
    <w:rsid w:val="00314F7E"/>
    <w:rsid w:val="00315D69"/>
    <w:rsid w:val="00316968"/>
    <w:rsid w:val="00316973"/>
    <w:rsid w:val="00316D79"/>
    <w:rsid w:val="00317004"/>
    <w:rsid w:val="00317761"/>
    <w:rsid w:val="0031787B"/>
    <w:rsid w:val="00317C7C"/>
    <w:rsid w:val="00317E96"/>
    <w:rsid w:val="00317EB5"/>
    <w:rsid w:val="003233A7"/>
    <w:rsid w:val="00323CFB"/>
    <w:rsid w:val="00323DE4"/>
    <w:rsid w:val="003241D6"/>
    <w:rsid w:val="00324295"/>
    <w:rsid w:val="0032552E"/>
    <w:rsid w:val="00325996"/>
    <w:rsid w:val="0032630C"/>
    <w:rsid w:val="003272BB"/>
    <w:rsid w:val="003275E7"/>
    <w:rsid w:val="00330238"/>
    <w:rsid w:val="0033055D"/>
    <w:rsid w:val="0033072B"/>
    <w:rsid w:val="00330B0F"/>
    <w:rsid w:val="00330DBA"/>
    <w:rsid w:val="00331142"/>
    <w:rsid w:val="003321DC"/>
    <w:rsid w:val="003324CE"/>
    <w:rsid w:val="0033392C"/>
    <w:rsid w:val="00333A9C"/>
    <w:rsid w:val="00334576"/>
    <w:rsid w:val="003349B4"/>
    <w:rsid w:val="00335A94"/>
    <w:rsid w:val="00336905"/>
    <w:rsid w:val="00336ADC"/>
    <w:rsid w:val="00340003"/>
    <w:rsid w:val="00340822"/>
    <w:rsid w:val="003411AA"/>
    <w:rsid w:val="00341A0C"/>
    <w:rsid w:val="00341E89"/>
    <w:rsid w:val="00341E96"/>
    <w:rsid w:val="003421F7"/>
    <w:rsid w:val="00342DD4"/>
    <w:rsid w:val="00343359"/>
    <w:rsid w:val="00343848"/>
    <w:rsid w:val="00343EA6"/>
    <w:rsid w:val="0034411D"/>
    <w:rsid w:val="0034428E"/>
    <w:rsid w:val="00344B3F"/>
    <w:rsid w:val="00345297"/>
    <w:rsid w:val="00345963"/>
    <w:rsid w:val="00346580"/>
    <w:rsid w:val="00346BAD"/>
    <w:rsid w:val="003470F6"/>
    <w:rsid w:val="00347760"/>
    <w:rsid w:val="00350183"/>
    <w:rsid w:val="003518BC"/>
    <w:rsid w:val="00351AD0"/>
    <w:rsid w:val="00352406"/>
    <w:rsid w:val="0035258B"/>
    <w:rsid w:val="00352743"/>
    <w:rsid w:val="00353032"/>
    <w:rsid w:val="003530A6"/>
    <w:rsid w:val="00353C8E"/>
    <w:rsid w:val="00353E99"/>
    <w:rsid w:val="00354DF5"/>
    <w:rsid w:val="0035549A"/>
    <w:rsid w:val="00357052"/>
    <w:rsid w:val="003602D1"/>
    <w:rsid w:val="0036074E"/>
    <w:rsid w:val="00360F88"/>
    <w:rsid w:val="00361D3D"/>
    <w:rsid w:val="00361D82"/>
    <w:rsid w:val="00363095"/>
    <w:rsid w:val="003634FE"/>
    <w:rsid w:val="003647A2"/>
    <w:rsid w:val="00365C29"/>
    <w:rsid w:val="00365D83"/>
    <w:rsid w:val="00366B42"/>
    <w:rsid w:val="00370F9A"/>
    <w:rsid w:val="00371706"/>
    <w:rsid w:val="00371D93"/>
    <w:rsid w:val="00371DA7"/>
    <w:rsid w:val="00372C9C"/>
    <w:rsid w:val="00373147"/>
    <w:rsid w:val="0037367D"/>
    <w:rsid w:val="003737C9"/>
    <w:rsid w:val="00374346"/>
    <w:rsid w:val="00374592"/>
    <w:rsid w:val="003745CB"/>
    <w:rsid w:val="003750B7"/>
    <w:rsid w:val="00375338"/>
    <w:rsid w:val="00376C79"/>
    <w:rsid w:val="00380FF7"/>
    <w:rsid w:val="003814DF"/>
    <w:rsid w:val="00381927"/>
    <w:rsid w:val="00381988"/>
    <w:rsid w:val="00381C34"/>
    <w:rsid w:val="00381FEB"/>
    <w:rsid w:val="003827B9"/>
    <w:rsid w:val="003831D5"/>
    <w:rsid w:val="00384CAA"/>
    <w:rsid w:val="003850B4"/>
    <w:rsid w:val="00385398"/>
    <w:rsid w:val="003857F0"/>
    <w:rsid w:val="00385961"/>
    <w:rsid w:val="00385C7F"/>
    <w:rsid w:val="0038697B"/>
    <w:rsid w:val="003873FF"/>
    <w:rsid w:val="003876C7"/>
    <w:rsid w:val="00387B2A"/>
    <w:rsid w:val="0039005E"/>
    <w:rsid w:val="00390D73"/>
    <w:rsid w:val="0039128B"/>
    <w:rsid w:val="0039210A"/>
    <w:rsid w:val="00392258"/>
    <w:rsid w:val="00392AFF"/>
    <w:rsid w:val="00393577"/>
    <w:rsid w:val="003959AA"/>
    <w:rsid w:val="00395F77"/>
    <w:rsid w:val="003972FF"/>
    <w:rsid w:val="003A05A9"/>
    <w:rsid w:val="003A1A16"/>
    <w:rsid w:val="003A1FB9"/>
    <w:rsid w:val="003A321C"/>
    <w:rsid w:val="003A41AB"/>
    <w:rsid w:val="003A54C0"/>
    <w:rsid w:val="003A585E"/>
    <w:rsid w:val="003A5F94"/>
    <w:rsid w:val="003A68D0"/>
    <w:rsid w:val="003A6F6D"/>
    <w:rsid w:val="003A76A3"/>
    <w:rsid w:val="003A7FA3"/>
    <w:rsid w:val="003B2672"/>
    <w:rsid w:val="003B2872"/>
    <w:rsid w:val="003B2A80"/>
    <w:rsid w:val="003B51B0"/>
    <w:rsid w:val="003B5CEA"/>
    <w:rsid w:val="003B6253"/>
    <w:rsid w:val="003B6874"/>
    <w:rsid w:val="003B740E"/>
    <w:rsid w:val="003C02DA"/>
    <w:rsid w:val="003C0876"/>
    <w:rsid w:val="003C095B"/>
    <w:rsid w:val="003C0C01"/>
    <w:rsid w:val="003C150D"/>
    <w:rsid w:val="003C1B52"/>
    <w:rsid w:val="003C214A"/>
    <w:rsid w:val="003C3DA2"/>
    <w:rsid w:val="003C42F6"/>
    <w:rsid w:val="003C4668"/>
    <w:rsid w:val="003C4D97"/>
    <w:rsid w:val="003C5010"/>
    <w:rsid w:val="003C6091"/>
    <w:rsid w:val="003D04F9"/>
    <w:rsid w:val="003D0AFB"/>
    <w:rsid w:val="003D1491"/>
    <w:rsid w:val="003D1E86"/>
    <w:rsid w:val="003D2254"/>
    <w:rsid w:val="003D2E46"/>
    <w:rsid w:val="003D3B1E"/>
    <w:rsid w:val="003D415F"/>
    <w:rsid w:val="003D4217"/>
    <w:rsid w:val="003D46B1"/>
    <w:rsid w:val="003D4CBD"/>
    <w:rsid w:val="003D5846"/>
    <w:rsid w:val="003D659B"/>
    <w:rsid w:val="003D7C3B"/>
    <w:rsid w:val="003E052B"/>
    <w:rsid w:val="003E128E"/>
    <w:rsid w:val="003E198D"/>
    <w:rsid w:val="003E1CCF"/>
    <w:rsid w:val="003E3944"/>
    <w:rsid w:val="003E50B3"/>
    <w:rsid w:val="003E57BA"/>
    <w:rsid w:val="003E68B7"/>
    <w:rsid w:val="003E697D"/>
    <w:rsid w:val="003E6B40"/>
    <w:rsid w:val="003E7140"/>
    <w:rsid w:val="003E737A"/>
    <w:rsid w:val="003E7B9C"/>
    <w:rsid w:val="003F1D16"/>
    <w:rsid w:val="003F31C1"/>
    <w:rsid w:val="003F3A2A"/>
    <w:rsid w:val="003F402D"/>
    <w:rsid w:val="003F4247"/>
    <w:rsid w:val="003F425A"/>
    <w:rsid w:val="003F4BF3"/>
    <w:rsid w:val="003F685B"/>
    <w:rsid w:val="003F6E7B"/>
    <w:rsid w:val="003F7970"/>
    <w:rsid w:val="004001B1"/>
    <w:rsid w:val="0040118F"/>
    <w:rsid w:val="00401A09"/>
    <w:rsid w:val="00401AC5"/>
    <w:rsid w:val="00401DB2"/>
    <w:rsid w:val="0040341B"/>
    <w:rsid w:val="004040E6"/>
    <w:rsid w:val="00404993"/>
    <w:rsid w:val="0040611D"/>
    <w:rsid w:val="00406516"/>
    <w:rsid w:val="00407069"/>
    <w:rsid w:val="00411D44"/>
    <w:rsid w:val="0041282E"/>
    <w:rsid w:val="00413646"/>
    <w:rsid w:val="0041421A"/>
    <w:rsid w:val="0041572B"/>
    <w:rsid w:val="0041664A"/>
    <w:rsid w:val="00416BE8"/>
    <w:rsid w:val="0041729E"/>
    <w:rsid w:val="004177B0"/>
    <w:rsid w:val="00420B65"/>
    <w:rsid w:val="0042149A"/>
    <w:rsid w:val="004217F6"/>
    <w:rsid w:val="00421ACD"/>
    <w:rsid w:val="00422D12"/>
    <w:rsid w:val="00424690"/>
    <w:rsid w:val="004249BD"/>
    <w:rsid w:val="004250CF"/>
    <w:rsid w:val="004256B2"/>
    <w:rsid w:val="00425EE9"/>
    <w:rsid w:val="00425F1B"/>
    <w:rsid w:val="00425F9E"/>
    <w:rsid w:val="00426688"/>
    <w:rsid w:val="00427358"/>
    <w:rsid w:val="00427422"/>
    <w:rsid w:val="004275AF"/>
    <w:rsid w:val="00427F4A"/>
    <w:rsid w:val="00427F73"/>
    <w:rsid w:val="0043015A"/>
    <w:rsid w:val="00430198"/>
    <w:rsid w:val="00430592"/>
    <w:rsid w:val="00430D30"/>
    <w:rsid w:val="004312B6"/>
    <w:rsid w:val="0043134F"/>
    <w:rsid w:val="00431821"/>
    <w:rsid w:val="0043256E"/>
    <w:rsid w:val="004326B7"/>
    <w:rsid w:val="004327CF"/>
    <w:rsid w:val="00432CBD"/>
    <w:rsid w:val="004330E7"/>
    <w:rsid w:val="0043326D"/>
    <w:rsid w:val="0043359D"/>
    <w:rsid w:val="00433B91"/>
    <w:rsid w:val="0043413D"/>
    <w:rsid w:val="004343DC"/>
    <w:rsid w:val="00434531"/>
    <w:rsid w:val="004348F4"/>
    <w:rsid w:val="00435619"/>
    <w:rsid w:val="004364BC"/>
    <w:rsid w:val="00436F8E"/>
    <w:rsid w:val="00437068"/>
    <w:rsid w:val="00441BA0"/>
    <w:rsid w:val="00441F37"/>
    <w:rsid w:val="0044266C"/>
    <w:rsid w:val="004438CB"/>
    <w:rsid w:val="0044460B"/>
    <w:rsid w:val="00445181"/>
    <w:rsid w:val="00446239"/>
    <w:rsid w:val="0044662C"/>
    <w:rsid w:val="004476FE"/>
    <w:rsid w:val="00447A21"/>
    <w:rsid w:val="00450B49"/>
    <w:rsid w:val="00451258"/>
    <w:rsid w:val="00451E94"/>
    <w:rsid w:val="00452307"/>
    <w:rsid w:val="00452959"/>
    <w:rsid w:val="00452D4B"/>
    <w:rsid w:val="00453264"/>
    <w:rsid w:val="0045436C"/>
    <w:rsid w:val="00455389"/>
    <w:rsid w:val="00455D2C"/>
    <w:rsid w:val="004607D0"/>
    <w:rsid w:val="004610EE"/>
    <w:rsid w:val="00461BFE"/>
    <w:rsid w:val="00461EC9"/>
    <w:rsid w:val="00463358"/>
    <w:rsid w:val="00463868"/>
    <w:rsid w:val="00464531"/>
    <w:rsid w:val="00464C67"/>
    <w:rsid w:val="004655EE"/>
    <w:rsid w:val="00465CAD"/>
    <w:rsid w:val="00465E6F"/>
    <w:rsid w:val="00466744"/>
    <w:rsid w:val="00466E86"/>
    <w:rsid w:val="004674C8"/>
    <w:rsid w:val="00467ED9"/>
    <w:rsid w:val="00471468"/>
    <w:rsid w:val="00472B99"/>
    <w:rsid w:val="0047330A"/>
    <w:rsid w:val="0047370D"/>
    <w:rsid w:val="004740B2"/>
    <w:rsid w:val="004752FB"/>
    <w:rsid w:val="00475C01"/>
    <w:rsid w:val="00476089"/>
    <w:rsid w:val="004762A8"/>
    <w:rsid w:val="004763C4"/>
    <w:rsid w:val="00476451"/>
    <w:rsid w:val="0047655C"/>
    <w:rsid w:val="00476AF1"/>
    <w:rsid w:val="0048178E"/>
    <w:rsid w:val="004821CD"/>
    <w:rsid w:val="00483251"/>
    <w:rsid w:val="00483785"/>
    <w:rsid w:val="00484F46"/>
    <w:rsid w:val="004851F2"/>
    <w:rsid w:val="00485492"/>
    <w:rsid w:val="00485DEA"/>
    <w:rsid w:val="00485E18"/>
    <w:rsid w:val="00486FE5"/>
    <w:rsid w:val="004875A2"/>
    <w:rsid w:val="004879D5"/>
    <w:rsid w:val="00491590"/>
    <w:rsid w:val="00491A4B"/>
    <w:rsid w:val="00492589"/>
    <w:rsid w:val="00493706"/>
    <w:rsid w:val="004950F6"/>
    <w:rsid w:val="00495227"/>
    <w:rsid w:val="00495FE2"/>
    <w:rsid w:val="004A04EB"/>
    <w:rsid w:val="004A17A8"/>
    <w:rsid w:val="004A18DE"/>
    <w:rsid w:val="004A2867"/>
    <w:rsid w:val="004A3D7D"/>
    <w:rsid w:val="004A4623"/>
    <w:rsid w:val="004A4ABA"/>
    <w:rsid w:val="004A4E00"/>
    <w:rsid w:val="004A50C5"/>
    <w:rsid w:val="004A5709"/>
    <w:rsid w:val="004A6AE2"/>
    <w:rsid w:val="004A6D5B"/>
    <w:rsid w:val="004A746E"/>
    <w:rsid w:val="004B035D"/>
    <w:rsid w:val="004B05BC"/>
    <w:rsid w:val="004B0656"/>
    <w:rsid w:val="004B1165"/>
    <w:rsid w:val="004B1312"/>
    <w:rsid w:val="004B2531"/>
    <w:rsid w:val="004B264A"/>
    <w:rsid w:val="004B26EE"/>
    <w:rsid w:val="004B2856"/>
    <w:rsid w:val="004B37D9"/>
    <w:rsid w:val="004B42BD"/>
    <w:rsid w:val="004B6A7D"/>
    <w:rsid w:val="004B6C31"/>
    <w:rsid w:val="004B6CE4"/>
    <w:rsid w:val="004B787E"/>
    <w:rsid w:val="004B799A"/>
    <w:rsid w:val="004B7AB0"/>
    <w:rsid w:val="004C05C0"/>
    <w:rsid w:val="004C0E33"/>
    <w:rsid w:val="004C104E"/>
    <w:rsid w:val="004C1773"/>
    <w:rsid w:val="004C1FCF"/>
    <w:rsid w:val="004C3081"/>
    <w:rsid w:val="004C373A"/>
    <w:rsid w:val="004C4539"/>
    <w:rsid w:val="004C4CEE"/>
    <w:rsid w:val="004C54C8"/>
    <w:rsid w:val="004C55A1"/>
    <w:rsid w:val="004C5765"/>
    <w:rsid w:val="004C58F9"/>
    <w:rsid w:val="004C5CF2"/>
    <w:rsid w:val="004C5D3E"/>
    <w:rsid w:val="004C5E66"/>
    <w:rsid w:val="004C5F8B"/>
    <w:rsid w:val="004C65DC"/>
    <w:rsid w:val="004C6889"/>
    <w:rsid w:val="004C7361"/>
    <w:rsid w:val="004C7E1B"/>
    <w:rsid w:val="004D1A59"/>
    <w:rsid w:val="004D1E65"/>
    <w:rsid w:val="004D31CD"/>
    <w:rsid w:val="004D3992"/>
    <w:rsid w:val="004D488B"/>
    <w:rsid w:val="004D51BE"/>
    <w:rsid w:val="004D65CD"/>
    <w:rsid w:val="004D6CF5"/>
    <w:rsid w:val="004D766A"/>
    <w:rsid w:val="004D7791"/>
    <w:rsid w:val="004D7BF2"/>
    <w:rsid w:val="004D7F5A"/>
    <w:rsid w:val="004D7FAC"/>
    <w:rsid w:val="004E0713"/>
    <w:rsid w:val="004E1577"/>
    <w:rsid w:val="004E32B4"/>
    <w:rsid w:val="004E422C"/>
    <w:rsid w:val="004E5A4B"/>
    <w:rsid w:val="004E5D6B"/>
    <w:rsid w:val="004E5FC3"/>
    <w:rsid w:val="004E6DF2"/>
    <w:rsid w:val="004E7A41"/>
    <w:rsid w:val="004F0C3E"/>
    <w:rsid w:val="004F147E"/>
    <w:rsid w:val="004F17C1"/>
    <w:rsid w:val="004F1E9E"/>
    <w:rsid w:val="004F1EFC"/>
    <w:rsid w:val="004F1F92"/>
    <w:rsid w:val="004F2D2E"/>
    <w:rsid w:val="004F4F23"/>
    <w:rsid w:val="004F792E"/>
    <w:rsid w:val="0050083A"/>
    <w:rsid w:val="005014F7"/>
    <w:rsid w:val="00501841"/>
    <w:rsid w:val="00502524"/>
    <w:rsid w:val="00503700"/>
    <w:rsid w:val="0050374C"/>
    <w:rsid w:val="00503CAA"/>
    <w:rsid w:val="00504AF9"/>
    <w:rsid w:val="00504DEE"/>
    <w:rsid w:val="00505237"/>
    <w:rsid w:val="00505A5A"/>
    <w:rsid w:val="00505B8E"/>
    <w:rsid w:val="00506ADE"/>
    <w:rsid w:val="005079A9"/>
    <w:rsid w:val="00507A31"/>
    <w:rsid w:val="00510F35"/>
    <w:rsid w:val="00511D5B"/>
    <w:rsid w:val="00511EFF"/>
    <w:rsid w:val="00512449"/>
    <w:rsid w:val="0051247A"/>
    <w:rsid w:val="00512B47"/>
    <w:rsid w:val="00512CBA"/>
    <w:rsid w:val="00512D8A"/>
    <w:rsid w:val="005131F7"/>
    <w:rsid w:val="00514D1D"/>
    <w:rsid w:val="0051533D"/>
    <w:rsid w:val="005157C4"/>
    <w:rsid w:val="0051602D"/>
    <w:rsid w:val="00516934"/>
    <w:rsid w:val="00516C3D"/>
    <w:rsid w:val="0051781D"/>
    <w:rsid w:val="00517BF4"/>
    <w:rsid w:val="00517D0B"/>
    <w:rsid w:val="00520380"/>
    <w:rsid w:val="00520D8D"/>
    <w:rsid w:val="0052192A"/>
    <w:rsid w:val="005219D5"/>
    <w:rsid w:val="00522B7C"/>
    <w:rsid w:val="00522CFF"/>
    <w:rsid w:val="00523C46"/>
    <w:rsid w:val="0052497B"/>
    <w:rsid w:val="00524CA1"/>
    <w:rsid w:val="005252B3"/>
    <w:rsid w:val="00525B3C"/>
    <w:rsid w:val="00526055"/>
    <w:rsid w:val="0052758B"/>
    <w:rsid w:val="005276A9"/>
    <w:rsid w:val="00527C4A"/>
    <w:rsid w:val="005304C4"/>
    <w:rsid w:val="00531093"/>
    <w:rsid w:val="005313DA"/>
    <w:rsid w:val="00531724"/>
    <w:rsid w:val="005317EA"/>
    <w:rsid w:val="0053287D"/>
    <w:rsid w:val="00533F78"/>
    <w:rsid w:val="005345A5"/>
    <w:rsid w:val="005349A0"/>
    <w:rsid w:val="00534E3D"/>
    <w:rsid w:val="00535965"/>
    <w:rsid w:val="00535CE3"/>
    <w:rsid w:val="00536345"/>
    <w:rsid w:val="005365F5"/>
    <w:rsid w:val="0054027A"/>
    <w:rsid w:val="00543EBA"/>
    <w:rsid w:val="005469F3"/>
    <w:rsid w:val="005469FF"/>
    <w:rsid w:val="00546B96"/>
    <w:rsid w:val="00546C9F"/>
    <w:rsid w:val="005478F5"/>
    <w:rsid w:val="00547DDB"/>
    <w:rsid w:val="00550222"/>
    <w:rsid w:val="00551121"/>
    <w:rsid w:val="00551D1F"/>
    <w:rsid w:val="005520E8"/>
    <w:rsid w:val="00553017"/>
    <w:rsid w:val="005531AE"/>
    <w:rsid w:val="00553295"/>
    <w:rsid w:val="00553EB0"/>
    <w:rsid w:val="00554021"/>
    <w:rsid w:val="00554F69"/>
    <w:rsid w:val="005554E9"/>
    <w:rsid w:val="00555F81"/>
    <w:rsid w:val="005565FD"/>
    <w:rsid w:val="005607DC"/>
    <w:rsid w:val="00560F14"/>
    <w:rsid w:val="005611FF"/>
    <w:rsid w:val="0056273D"/>
    <w:rsid w:val="00562D94"/>
    <w:rsid w:val="00563CFC"/>
    <w:rsid w:val="0056465D"/>
    <w:rsid w:val="005647FF"/>
    <w:rsid w:val="005653B9"/>
    <w:rsid w:val="0056558C"/>
    <w:rsid w:val="00565789"/>
    <w:rsid w:val="00566134"/>
    <w:rsid w:val="00570D79"/>
    <w:rsid w:val="00571201"/>
    <w:rsid w:val="00573C0D"/>
    <w:rsid w:val="0057472D"/>
    <w:rsid w:val="005747C1"/>
    <w:rsid w:val="00574DF3"/>
    <w:rsid w:val="005755CF"/>
    <w:rsid w:val="0057568C"/>
    <w:rsid w:val="00575A25"/>
    <w:rsid w:val="005768A0"/>
    <w:rsid w:val="005768F4"/>
    <w:rsid w:val="005769C1"/>
    <w:rsid w:val="00576BFA"/>
    <w:rsid w:val="00576EED"/>
    <w:rsid w:val="00577095"/>
    <w:rsid w:val="00577112"/>
    <w:rsid w:val="00577410"/>
    <w:rsid w:val="00577E2E"/>
    <w:rsid w:val="00577EB0"/>
    <w:rsid w:val="0058010D"/>
    <w:rsid w:val="005801BE"/>
    <w:rsid w:val="00580CE8"/>
    <w:rsid w:val="00580F5E"/>
    <w:rsid w:val="005811A6"/>
    <w:rsid w:val="005825BB"/>
    <w:rsid w:val="005835A1"/>
    <w:rsid w:val="00583B7C"/>
    <w:rsid w:val="00583D9C"/>
    <w:rsid w:val="005842E0"/>
    <w:rsid w:val="005870FE"/>
    <w:rsid w:val="00587EF1"/>
    <w:rsid w:val="00587F8D"/>
    <w:rsid w:val="005901C8"/>
    <w:rsid w:val="00590972"/>
    <w:rsid w:val="00590C51"/>
    <w:rsid w:val="0059111A"/>
    <w:rsid w:val="00591942"/>
    <w:rsid w:val="00592019"/>
    <w:rsid w:val="00592CB3"/>
    <w:rsid w:val="00592DAF"/>
    <w:rsid w:val="00592F49"/>
    <w:rsid w:val="00593646"/>
    <w:rsid w:val="00594250"/>
    <w:rsid w:val="0059489D"/>
    <w:rsid w:val="00595567"/>
    <w:rsid w:val="0059633A"/>
    <w:rsid w:val="005967B1"/>
    <w:rsid w:val="0059761B"/>
    <w:rsid w:val="005A03E4"/>
    <w:rsid w:val="005A0593"/>
    <w:rsid w:val="005A0A56"/>
    <w:rsid w:val="005A1C4C"/>
    <w:rsid w:val="005A2429"/>
    <w:rsid w:val="005A27DA"/>
    <w:rsid w:val="005A2FA9"/>
    <w:rsid w:val="005A35CE"/>
    <w:rsid w:val="005A3805"/>
    <w:rsid w:val="005A4921"/>
    <w:rsid w:val="005A57D0"/>
    <w:rsid w:val="005A5CEA"/>
    <w:rsid w:val="005A6752"/>
    <w:rsid w:val="005A67EB"/>
    <w:rsid w:val="005A6EBD"/>
    <w:rsid w:val="005A7C28"/>
    <w:rsid w:val="005A7E22"/>
    <w:rsid w:val="005B034F"/>
    <w:rsid w:val="005B08B3"/>
    <w:rsid w:val="005B0B2B"/>
    <w:rsid w:val="005B0D7D"/>
    <w:rsid w:val="005B2440"/>
    <w:rsid w:val="005B3D95"/>
    <w:rsid w:val="005B3DAD"/>
    <w:rsid w:val="005B4B22"/>
    <w:rsid w:val="005B4D48"/>
    <w:rsid w:val="005B5FE2"/>
    <w:rsid w:val="005B648F"/>
    <w:rsid w:val="005B6C0E"/>
    <w:rsid w:val="005B7121"/>
    <w:rsid w:val="005B72A3"/>
    <w:rsid w:val="005B7501"/>
    <w:rsid w:val="005C093E"/>
    <w:rsid w:val="005C0F56"/>
    <w:rsid w:val="005C1348"/>
    <w:rsid w:val="005C136E"/>
    <w:rsid w:val="005C1409"/>
    <w:rsid w:val="005C38A4"/>
    <w:rsid w:val="005C4602"/>
    <w:rsid w:val="005C4BB4"/>
    <w:rsid w:val="005C6031"/>
    <w:rsid w:val="005C6F54"/>
    <w:rsid w:val="005D0CCD"/>
    <w:rsid w:val="005D1526"/>
    <w:rsid w:val="005D159D"/>
    <w:rsid w:val="005D19B9"/>
    <w:rsid w:val="005D3818"/>
    <w:rsid w:val="005D6664"/>
    <w:rsid w:val="005D6D15"/>
    <w:rsid w:val="005D70BE"/>
    <w:rsid w:val="005E005D"/>
    <w:rsid w:val="005E00D0"/>
    <w:rsid w:val="005E0E63"/>
    <w:rsid w:val="005E10AF"/>
    <w:rsid w:val="005E10F5"/>
    <w:rsid w:val="005E358B"/>
    <w:rsid w:val="005E444B"/>
    <w:rsid w:val="005E4A17"/>
    <w:rsid w:val="005E5916"/>
    <w:rsid w:val="005E6171"/>
    <w:rsid w:val="005E7DE2"/>
    <w:rsid w:val="005E7FD6"/>
    <w:rsid w:val="005F058A"/>
    <w:rsid w:val="005F07AB"/>
    <w:rsid w:val="005F10D0"/>
    <w:rsid w:val="005F1A53"/>
    <w:rsid w:val="005F1B37"/>
    <w:rsid w:val="005F25C6"/>
    <w:rsid w:val="005F36A0"/>
    <w:rsid w:val="005F3CC4"/>
    <w:rsid w:val="005F43B1"/>
    <w:rsid w:val="005F4A7E"/>
    <w:rsid w:val="005F4DE6"/>
    <w:rsid w:val="005F5C0A"/>
    <w:rsid w:val="005F5F8B"/>
    <w:rsid w:val="005F6A13"/>
    <w:rsid w:val="005F6D4B"/>
    <w:rsid w:val="005F6FF4"/>
    <w:rsid w:val="005F72D1"/>
    <w:rsid w:val="005F737C"/>
    <w:rsid w:val="005F73E8"/>
    <w:rsid w:val="005F7F8C"/>
    <w:rsid w:val="00600032"/>
    <w:rsid w:val="006008E2"/>
    <w:rsid w:val="00600A7E"/>
    <w:rsid w:val="006016D3"/>
    <w:rsid w:val="00601AFA"/>
    <w:rsid w:val="006024AB"/>
    <w:rsid w:val="00602815"/>
    <w:rsid w:val="006028B8"/>
    <w:rsid w:val="00602CA3"/>
    <w:rsid w:val="00602CB2"/>
    <w:rsid w:val="00604B23"/>
    <w:rsid w:val="00604C64"/>
    <w:rsid w:val="00604FD4"/>
    <w:rsid w:val="0060557C"/>
    <w:rsid w:val="0060588E"/>
    <w:rsid w:val="00605AE2"/>
    <w:rsid w:val="00605EF6"/>
    <w:rsid w:val="00606559"/>
    <w:rsid w:val="00606973"/>
    <w:rsid w:val="00607BC1"/>
    <w:rsid w:val="00611830"/>
    <w:rsid w:val="00611A43"/>
    <w:rsid w:val="00611A4A"/>
    <w:rsid w:val="0061225C"/>
    <w:rsid w:val="0061257E"/>
    <w:rsid w:val="006132AE"/>
    <w:rsid w:val="006140D5"/>
    <w:rsid w:val="00614434"/>
    <w:rsid w:val="00614460"/>
    <w:rsid w:val="00614FB5"/>
    <w:rsid w:val="006169CA"/>
    <w:rsid w:val="00617187"/>
    <w:rsid w:val="006201E2"/>
    <w:rsid w:val="006207E5"/>
    <w:rsid w:val="00623D41"/>
    <w:rsid w:val="00624826"/>
    <w:rsid w:val="00624A6D"/>
    <w:rsid w:val="00625E98"/>
    <w:rsid w:val="00625EC1"/>
    <w:rsid w:val="006276B3"/>
    <w:rsid w:val="00627A7F"/>
    <w:rsid w:val="00630071"/>
    <w:rsid w:val="0063087A"/>
    <w:rsid w:val="00630F65"/>
    <w:rsid w:val="00631872"/>
    <w:rsid w:val="00631B2D"/>
    <w:rsid w:val="006326B0"/>
    <w:rsid w:val="00634856"/>
    <w:rsid w:val="00634976"/>
    <w:rsid w:val="00634A06"/>
    <w:rsid w:val="00635B9B"/>
    <w:rsid w:val="00641723"/>
    <w:rsid w:val="006429CC"/>
    <w:rsid w:val="00642E1F"/>
    <w:rsid w:val="00643284"/>
    <w:rsid w:val="00643718"/>
    <w:rsid w:val="00644238"/>
    <w:rsid w:val="006450DE"/>
    <w:rsid w:val="00645772"/>
    <w:rsid w:val="00646538"/>
    <w:rsid w:val="00646691"/>
    <w:rsid w:val="00647625"/>
    <w:rsid w:val="00647E2D"/>
    <w:rsid w:val="00651499"/>
    <w:rsid w:val="006517F6"/>
    <w:rsid w:val="00652105"/>
    <w:rsid w:val="006524D3"/>
    <w:rsid w:val="006525E1"/>
    <w:rsid w:val="00652846"/>
    <w:rsid w:val="0065309C"/>
    <w:rsid w:val="00653CDC"/>
    <w:rsid w:val="00653D4B"/>
    <w:rsid w:val="00655201"/>
    <w:rsid w:val="00657A31"/>
    <w:rsid w:val="00660902"/>
    <w:rsid w:val="00660E5F"/>
    <w:rsid w:val="006610A0"/>
    <w:rsid w:val="006612BD"/>
    <w:rsid w:val="00661729"/>
    <w:rsid w:val="00661777"/>
    <w:rsid w:val="00661A34"/>
    <w:rsid w:val="00661EA8"/>
    <w:rsid w:val="0066239F"/>
    <w:rsid w:val="00662A09"/>
    <w:rsid w:val="006643CA"/>
    <w:rsid w:val="00664B40"/>
    <w:rsid w:val="0066595B"/>
    <w:rsid w:val="00665C53"/>
    <w:rsid w:val="00666B44"/>
    <w:rsid w:val="00667387"/>
    <w:rsid w:val="00667974"/>
    <w:rsid w:val="00667ED6"/>
    <w:rsid w:val="00667FBB"/>
    <w:rsid w:val="00671502"/>
    <w:rsid w:val="006717DA"/>
    <w:rsid w:val="00673823"/>
    <w:rsid w:val="00673E21"/>
    <w:rsid w:val="00674304"/>
    <w:rsid w:val="006752A8"/>
    <w:rsid w:val="006769FA"/>
    <w:rsid w:val="006776EF"/>
    <w:rsid w:val="00677B73"/>
    <w:rsid w:val="00680334"/>
    <w:rsid w:val="0068043B"/>
    <w:rsid w:val="00680448"/>
    <w:rsid w:val="00683F51"/>
    <w:rsid w:val="006844A9"/>
    <w:rsid w:val="00684595"/>
    <w:rsid w:val="0068574D"/>
    <w:rsid w:val="006868A3"/>
    <w:rsid w:val="006871D8"/>
    <w:rsid w:val="00687B47"/>
    <w:rsid w:val="006908FA"/>
    <w:rsid w:val="00690CD5"/>
    <w:rsid w:val="006913D4"/>
    <w:rsid w:val="00691C49"/>
    <w:rsid w:val="00692B5B"/>
    <w:rsid w:val="00693746"/>
    <w:rsid w:val="0069375D"/>
    <w:rsid w:val="00693ACC"/>
    <w:rsid w:val="00694DB8"/>
    <w:rsid w:val="00695D71"/>
    <w:rsid w:val="00696355"/>
    <w:rsid w:val="00696C6A"/>
    <w:rsid w:val="00696CC0"/>
    <w:rsid w:val="00697377"/>
    <w:rsid w:val="00697B8E"/>
    <w:rsid w:val="006A06A1"/>
    <w:rsid w:val="006A1DE6"/>
    <w:rsid w:val="006A26C0"/>
    <w:rsid w:val="006A2E4B"/>
    <w:rsid w:val="006A3917"/>
    <w:rsid w:val="006A3ABE"/>
    <w:rsid w:val="006A3D93"/>
    <w:rsid w:val="006A4EC9"/>
    <w:rsid w:val="006A571F"/>
    <w:rsid w:val="006A57B6"/>
    <w:rsid w:val="006A5801"/>
    <w:rsid w:val="006A6038"/>
    <w:rsid w:val="006A6D65"/>
    <w:rsid w:val="006A6EA8"/>
    <w:rsid w:val="006A74A4"/>
    <w:rsid w:val="006A7966"/>
    <w:rsid w:val="006A7A74"/>
    <w:rsid w:val="006B04CA"/>
    <w:rsid w:val="006B09BB"/>
    <w:rsid w:val="006B0C51"/>
    <w:rsid w:val="006B11E5"/>
    <w:rsid w:val="006B190A"/>
    <w:rsid w:val="006B2723"/>
    <w:rsid w:val="006B2BCA"/>
    <w:rsid w:val="006B385A"/>
    <w:rsid w:val="006B3B8B"/>
    <w:rsid w:val="006B4A16"/>
    <w:rsid w:val="006B5B77"/>
    <w:rsid w:val="006B5E8E"/>
    <w:rsid w:val="006B6045"/>
    <w:rsid w:val="006B6301"/>
    <w:rsid w:val="006B6D6C"/>
    <w:rsid w:val="006B6F99"/>
    <w:rsid w:val="006C04A2"/>
    <w:rsid w:val="006C338B"/>
    <w:rsid w:val="006C36D3"/>
    <w:rsid w:val="006C3EA5"/>
    <w:rsid w:val="006C5144"/>
    <w:rsid w:val="006C5B1C"/>
    <w:rsid w:val="006C6458"/>
    <w:rsid w:val="006C68C5"/>
    <w:rsid w:val="006C6C54"/>
    <w:rsid w:val="006C6D10"/>
    <w:rsid w:val="006C786D"/>
    <w:rsid w:val="006C7DA4"/>
    <w:rsid w:val="006D05BD"/>
    <w:rsid w:val="006D14FF"/>
    <w:rsid w:val="006D1856"/>
    <w:rsid w:val="006D37A5"/>
    <w:rsid w:val="006D3E0D"/>
    <w:rsid w:val="006D6AF6"/>
    <w:rsid w:val="006D6D78"/>
    <w:rsid w:val="006E055C"/>
    <w:rsid w:val="006E188C"/>
    <w:rsid w:val="006E3066"/>
    <w:rsid w:val="006E3228"/>
    <w:rsid w:val="006E49C5"/>
    <w:rsid w:val="006E5D13"/>
    <w:rsid w:val="006E6125"/>
    <w:rsid w:val="006E6428"/>
    <w:rsid w:val="006E6C9B"/>
    <w:rsid w:val="006E7271"/>
    <w:rsid w:val="006E72D7"/>
    <w:rsid w:val="006F0A15"/>
    <w:rsid w:val="006F0C19"/>
    <w:rsid w:val="006F1656"/>
    <w:rsid w:val="006F1742"/>
    <w:rsid w:val="006F2845"/>
    <w:rsid w:val="006F3CC4"/>
    <w:rsid w:val="006F42AD"/>
    <w:rsid w:val="006F5809"/>
    <w:rsid w:val="00700B60"/>
    <w:rsid w:val="00701664"/>
    <w:rsid w:val="00702557"/>
    <w:rsid w:val="00702A6C"/>
    <w:rsid w:val="0070396D"/>
    <w:rsid w:val="00704043"/>
    <w:rsid w:val="007075CC"/>
    <w:rsid w:val="00707987"/>
    <w:rsid w:val="00710BDD"/>
    <w:rsid w:val="00711E20"/>
    <w:rsid w:val="0071207D"/>
    <w:rsid w:val="007132A4"/>
    <w:rsid w:val="007132FF"/>
    <w:rsid w:val="00713775"/>
    <w:rsid w:val="00713CE8"/>
    <w:rsid w:val="00713EA5"/>
    <w:rsid w:val="00717E2B"/>
    <w:rsid w:val="007215E8"/>
    <w:rsid w:val="00721E0A"/>
    <w:rsid w:val="007229FE"/>
    <w:rsid w:val="00724973"/>
    <w:rsid w:val="00725BF6"/>
    <w:rsid w:val="007266B6"/>
    <w:rsid w:val="00726E47"/>
    <w:rsid w:val="00727F42"/>
    <w:rsid w:val="00727FAC"/>
    <w:rsid w:val="00730611"/>
    <w:rsid w:val="00730658"/>
    <w:rsid w:val="007322D2"/>
    <w:rsid w:val="00732B0A"/>
    <w:rsid w:val="00733118"/>
    <w:rsid w:val="0073345C"/>
    <w:rsid w:val="00734B44"/>
    <w:rsid w:val="00734C7B"/>
    <w:rsid w:val="007354AC"/>
    <w:rsid w:val="00735C2E"/>
    <w:rsid w:val="00737D20"/>
    <w:rsid w:val="00741251"/>
    <w:rsid w:val="00741CCA"/>
    <w:rsid w:val="00741D20"/>
    <w:rsid w:val="007429A4"/>
    <w:rsid w:val="00743244"/>
    <w:rsid w:val="00743354"/>
    <w:rsid w:val="00744439"/>
    <w:rsid w:val="00744AF7"/>
    <w:rsid w:val="00744BF3"/>
    <w:rsid w:val="007450B9"/>
    <w:rsid w:val="00745C8C"/>
    <w:rsid w:val="00745E1A"/>
    <w:rsid w:val="00746189"/>
    <w:rsid w:val="0074763C"/>
    <w:rsid w:val="007505B6"/>
    <w:rsid w:val="00750699"/>
    <w:rsid w:val="0075079F"/>
    <w:rsid w:val="0075080F"/>
    <w:rsid w:val="007511B9"/>
    <w:rsid w:val="007519DE"/>
    <w:rsid w:val="00751E47"/>
    <w:rsid w:val="007537A9"/>
    <w:rsid w:val="00754E31"/>
    <w:rsid w:val="00754E94"/>
    <w:rsid w:val="007554AF"/>
    <w:rsid w:val="0075571A"/>
    <w:rsid w:val="00755A22"/>
    <w:rsid w:val="00755E5E"/>
    <w:rsid w:val="00757886"/>
    <w:rsid w:val="00757B5C"/>
    <w:rsid w:val="0076086E"/>
    <w:rsid w:val="00760EBD"/>
    <w:rsid w:val="00762389"/>
    <w:rsid w:val="007625FF"/>
    <w:rsid w:val="00762643"/>
    <w:rsid w:val="00762989"/>
    <w:rsid w:val="007630FD"/>
    <w:rsid w:val="007646F7"/>
    <w:rsid w:val="00764D11"/>
    <w:rsid w:val="00765080"/>
    <w:rsid w:val="00765174"/>
    <w:rsid w:val="00765AAC"/>
    <w:rsid w:val="007700AC"/>
    <w:rsid w:val="007703A9"/>
    <w:rsid w:val="00771C7D"/>
    <w:rsid w:val="00771CB7"/>
    <w:rsid w:val="00771D40"/>
    <w:rsid w:val="0077254D"/>
    <w:rsid w:val="007729DE"/>
    <w:rsid w:val="00772E65"/>
    <w:rsid w:val="00773263"/>
    <w:rsid w:val="0077346F"/>
    <w:rsid w:val="007742AE"/>
    <w:rsid w:val="00774699"/>
    <w:rsid w:val="00775ECE"/>
    <w:rsid w:val="0077603D"/>
    <w:rsid w:val="00776FC3"/>
    <w:rsid w:val="0077712E"/>
    <w:rsid w:val="00780CA3"/>
    <w:rsid w:val="00781143"/>
    <w:rsid w:val="00781C24"/>
    <w:rsid w:val="007820F5"/>
    <w:rsid w:val="007823A2"/>
    <w:rsid w:val="007823FB"/>
    <w:rsid w:val="00782782"/>
    <w:rsid w:val="007829A9"/>
    <w:rsid w:val="00782E65"/>
    <w:rsid w:val="007835B1"/>
    <w:rsid w:val="00784896"/>
    <w:rsid w:val="00784FEB"/>
    <w:rsid w:val="00785375"/>
    <w:rsid w:val="00785B75"/>
    <w:rsid w:val="00785F77"/>
    <w:rsid w:val="00790CD7"/>
    <w:rsid w:val="00790E19"/>
    <w:rsid w:val="00790F8A"/>
    <w:rsid w:val="00791032"/>
    <w:rsid w:val="0079158F"/>
    <w:rsid w:val="007916A9"/>
    <w:rsid w:val="00792B2A"/>
    <w:rsid w:val="0079339F"/>
    <w:rsid w:val="00793ADD"/>
    <w:rsid w:val="00793E8E"/>
    <w:rsid w:val="007940FC"/>
    <w:rsid w:val="00794837"/>
    <w:rsid w:val="00794F40"/>
    <w:rsid w:val="00797B80"/>
    <w:rsid w:val="00797FD2"/>
    <w:rsid w:val="007A070F"/>
    <w:rsid w:val="007A14B2"/>
    <w:rsid w:val="007A185E"/>
    <w:rsid w:val="007A1D32"/>
    <w:rsid w:val="007A218A"/>
    <w:rsid w:val="007A2710"/>
    <w:rsid w:val="007A3C28"/>
    <w:rsid w:val="007A45E1"/>
    <w:rsid w:val="007A4C7F"/>
    <w:rsid w:val="007A5467"/>
    <w:rsid w:val="007A5797"/>
    <w:rsid w:val="007A5C3B"/>
    <w:rsid w:val="007A65F9"/>
    <w:rsid w:val="007A7501"/>
    <w:rsid w:val="007A78AC"/>
    <w:rsid w:val="007B0808"/>
    <w:rsid w:val="007B0DB0"/>
    <w:rsid w:val="007B1601"/>
    <w:rsid w:val="007B18D9"/>
    <w:rsid w:val="007B26B2"/>
    <w:rsid w:val="007B2A34"/>
    <w:rsid w:val="007B2DC3"/>
    <w:rsid w:val="007B40E7"/>
    <w:rsid w:val="007B4985"/>
    <w:rsid w:val="007B5A9E"/>
    <w:rsid w:val="007B666E"/>
    <w:rsid w:val="007B6A52"/>
    <w:rsid w:val="007B78EA"/>
    <w:rsid w:val="007C0E6B"/>
    <w:rsid w:val="007C112B"/>
    <w:rsid w:val="007C12AC"/>
    <w:rsid w:val="007C2535"/>
    <w:rsid w:val="007C26A7"/>
    <w:rsid w:val="007C3704"/>
    <w:rsid w:val="007C3FF4"/>
    <w:rsid w:val="007C4A55"/>
    <w:rsid w:val="007C526B"/>
    <w:rsid w:val="007C5787"/>
    <w:rsid w:val="007C7124"/>
    <w:rsid w:val="007C77BE"/>
    <w:rsid w:val="007C798E"/>
    <w:rsid w:val="007D0B89"/>
    <w:rsid w:val="007D0CA8"/>
    <w:rsid w:val="007D3C2E"/>
    <w:rsid w:val="007D43FF"/>
    <w:rsid w:val="007D467F"/>
    <w:rsid w:val="007D491A"/>
    <w:rsid w:val="007D4EEF"/>
    <w:rsid w:val="007D5080"/>
    <w:rsid w:val="007D6A69"/>
    <w:rsid w:val="007E083D"/>
    <w:rsid w:val="007E0AF1"/>
    <w:rsid w:val="007E0E45"/>
    <w:rsid w:val="007E15E3"/>
    <w:rsid w:val="007E1E64"/>
    <w:rsid w:val="007E21E3"/>
    <w:rsid w:val="007E28C4"/>
    <w:rsid w:val="007E2C8B"/>
    <w:rsid w:val="007E362F"/>
    <w:rsid w:val="007E4BE1"/>
    <w:rsid w:val="007E5031"/>
    <w:rsid w:val="007E5C2D"/>
    <w:rsid w:val="007E653E"/>
    <w:rsid w:val="007E7131"/>
    <w:rsid w:val="007E7A6C"/>
    <w:rsid w:val="007E7F40"/>
    <w:rsid w:val="007F04C5"/>
    <w:rsid w:val="007F097C"/>
    <w:rsid w:val="007F0C13"/>
    <w:rsid w:val="007F15A5"/>
    <w:rsid w:val="007F1BA4"/>
    <w:rsid w:val="007F1DF5"/>
    <w:rsid w:val="007F24A4"/>
    <w:rsid w:val="007F28AC"/>
    <w:rsid w:val="007F2AE2"/>
    <w:rsid w:val="007F2BAF"/>
    <w:rsid w:val="007F2D80"/>
    <w:rsid w:val="007F3026"/>
    <w:rsid w:val="007F37B9"/>
    <w:rsid w:val="007F4886"/>
    <w:rsid w:val="007F5AE6"/>
    <w:rsid w:val="007F6CF8"/>
    <w:rsid w:val="007F70F7"/>
    <w:rsid w:val="007F7284"/>
    <w:rsid w:val="00800F09"/>
    <w:rsid w:val="0080192E"/>
    <w:rsid w:val="00801DC5"/>
    <w:rsid w:val="00801E88"/>
    <w:rsid w:val="00801FE8"/>
    <w:rsid w:val="00802CC2"/>
    <w:rsid w:val="008032C6"/>
    <w:rsid w:val="00803E37"/>
    <w:rsid w:val="0080418C"/>
    <w:rsid w:val="0080449C"/>
    <w:rsid w:val="008046EA"/>
    <w:rsid w:val="00805338"/>
    <w:rsid w:val="008067B0"/>
    <w:rsid w:val="00806BB9"/>
    <w:rsid w:val="00807099"/>
    <w:rsid w:val="008073FC"/>
    <w:rsid w:val="00807C77"/>
    <w:rsid w:val="0081080D"/>
    <w:rsid w:val="00810DFC"/>
    <w:rsid w:val="00812251"/>
    <w:rsid w:val="00813913"/>
    <w:rsid w:val="0081467D"/>
    <w:rsid w:val="00814780"/>
    <w:rsid w:val="00814A7E"/>
    <w:rsid w:val="008158BD"/>
    <w:rsid w:val="00815A82"/>
    <w:rsid w:val="00815B7A"/>
    <w:rsid w:val="00816264"/>
    <w:rsid w:val="008164E2"/>
    <w:rsid w:val="00816658"/>
    <w:rsid w:val="00816890"/>
    <w:rsid w:val="0082036A"/>
    <w:rsid w:val="00820448"/>
    <w:rsid w:val="008204B6"/>
    <w:rsid w:val="00820934"/>
    <w:rsid w:val="008209EB"/>
    <w:rsid w:val="00820B51"/>
    <w:rsid w:val="00820D6F"/>
    <w:rsid w:val="00821B2C"/>
    <w:rsid w:val="00821B5B"/>
    <w:rsid w:val="00823071"/>
    <w:rsid w:val="00823329"/>
    <w:rsid w:val="0082655E"/>
    <w:rsid w:val="00826581"/>
    <w:rsid w:val="00826B06"/>
    <w:rsid w:val="008300EF"/>
    <w:rsid w:val="0083056F"/>
    <w:rsid w:val="008308EC"/>
    <w:rsid w:val="00830961"/>
    <w:rsid w:val="00831CB9"/>
    <w:rsid w:val="0083256F"/>
    <w:rsid w:val="008340CE"/>
    <w:rsid w:val="00837E3C"/>
    <w:rsid w:val="00840255"/>
    <w:rsid w:val="00841BB9"/>
    <w:rsid w:val="0084213E"/>
    <w:rsid w:val="0084241A"/>
    <w:rsid w:val="0084310F"/>
    <w:rsid w:val="00843B5F"/>
    <w:rsid w:val="00843F64"/>
    <w:rsid w:val="00844214"/>
    <w:rsid w:val="008454DC"/>
    <w:rsid w:val="00847198"/>
    <w:rsid w:val="00847214"/>
    <w:rsid w:val="00847FCD"/>
    <w:rsid w:val="008501F4"/>
    <w:rsid w:val="00850215"/>
    <w:rsid w:val="00850C3F"/>
    <w:rsid w:val="0085110A"/>
    <w:rsid w:val="008528E9"/>
    <w:rsid w:val="00852F1A"/>
    <w:rsid w:val="00853AD4"/>
    <w:rsid w:val="00853D13"/>
    <w:rsid w:val="00853EEE"/>
    <w:rsid w:val="008555E2"/>
    <w:rsid w:val="00856540"/>
    <w:rsid w:val="00857117"/>
    <w:rsid w:val="00857882"/>
    <w:rsid w:val="0086062C"/>
    <w:rsid w:val="008606B8"/>
    <w:rsid w:val="008612D1"/>
    <w:rsid w:val="00861918"/>
    <w:rsid w:val="0086278C"/>
    <w:rsid w:val="00862D99"/>
    <w:rsid w:val="008636D9"/>
    <w:rsid w:val="00863ABD"/>
    <w:rsid w:val="00863D71"/>
    <w:rsid w:val="00866A2D"/>
    <w:rsid w:val="00866F40"/>
    <w:rsid w:val="008671CF"/>
    <w:rsid w:val="008675C6"/>
    <w:rsid w:val="00870CE6"/>
    <w:rsid w:val="008719DA"/>
    <w:rsid w:val="0087278A"/>
    <w:rsid w:val="00873989"/>
    <w:rsid w:val="00873F42"/>
    <w:rsid w:val="00874A79"/>
    <w:rsid w:val="00875A00"/>
    <w:rsid w:val="00877BBB"/>
    <w:rsid w:val="00877C90"/>
    <w:rsid w:val="0088015C"/>
    <w:rsid w:val="0088087C"/>
    <w:rsid w:val="00880C65"/>
    <w:rsid w:val="00882140"/>
    <w:rsid w:val="008828E5"/>
    <w:rsid w:val="00884381"/>
    <w:rsid w:val="00884AB4"/>
    <w:rsid w:val="00884E98"/>
    <w:rsid w:val="008867BC"/>
    <w:rsid w:val="0088706A"/>
    <w:rsid w:val="00887742"/>
    <w:rsid w:val="00887E8C"/>
    <w:rsid w:val="00890BC9"/>
    <w:rsid w:val="00892563"/>
    <w:rsid w:val="0089372C"/>
    <w:rsid w:val="00893C83"/>
    <w:rsid w:val="008948B0"/>
    <w:rsid w:val="008949D2"/>
    <w:rsid w:val="00894BAE"/>
    <w:rsid w:val="00894D83"/>
    <w:rsid w:val="008959E6"/>
    <w:rsid w:val="00895DAD"/>
    <w:rsid w:val="00896F8D"/>
    <w:rsid w:val="0089741A"/>
    <w:rsid w:val="00897DD5"/>
    <w:rsid w:val="008A022F"/>
    <w:rsid w:val="008A07FC"/>
    <w:rsid w:val="008A14C7"/>
    <w:rsid w:val="008A20B2"/>
    <w:rsid w:val="008A3FA3"/>
    <w:rsid w:val="008A5763"/>
    <w:rsid w:val="008A5869"/>
    <w:rsid w:val="008A67F3"/>
    <w:rsid w:val="008A7737"/>
    <w:rsid w:val="008B02AA"/>
    <w:rsid w:val="008B077D"/>
    <w:rsid w:val="008B0D7C"/>
    <w:rsid w:val="008B0DB4"/>
    <w:rsid w:val="008B2041"/>
    <w:rsid w:val="008B2CFF"/>
    <w:rsid w:val="008B3376"/>
    <w:rsid w:val="008B440E"/>
    <w:rsid w:val="008B5883"/>
    <w:rsid w:val="008B5E9F"/>
    <w:rsid w:val="008B75A8"/>
    <w:rsid w:val="008C0E8A"/>
    <w:rsid w:val="008C2258"/>
    <w:rsid w:val="008C2705"/>
    <w:rsid w:val="008C2D7F"/>
    <w:rsid w:val="008C36BC"/>
    <w:rsid w:val="008C44BF"/>
    <w:rsid w:val="008C61C4"/>
    <w:rsid w:val="008C6D7C"/>
    <w:rsid w:val="008C6E7C"/>
    <w:rsid w:val="008D0125"/>
    <w:rsid w:val="008D04E0"/>
    <w:rsid w:val="008D0DBE"/>
    <w:rsid w:val="008D2992"/>
    <w:rsid w:val="008D2BF2"/>
    <w:rsid w:val="008D3A50"/>
    <w:rsid w:val="008D4510"/>
    <w:rsid w:val="008D4950"/>
    <w:rsid w:val="008D4ED3"/>
    <w:rsid w:val="008D53CD"/>
    <w:rsid w:val="008D5F03"/>
    <w:rsid w:val="008D610B"/>
    <w:rsid w:val="008D646E"/>
    <w:rsid w:val="008D6753"/>
    <w:rsid w:val="008D7D63"/>
    <w:rsid w:val="008E053B"/>
    <w:rsid w:val="008E0C26"/>
    <w:rsid w:val="008E13B2"/>
    <w:rsid w:val="008E1B9F"/>
    <w:rsid w:val="008E3537"/>
    <w:rsid w:val="008E52F6"/>
    <w:rsid w:val="008E53A5"/>
    <w:rsid w:val="008E572F"/>
    <w:rsid w:val="008E5759"/>
    <w:rsid w:val="008E6230"/>
    <w:rsid w:val="008E663E"/>
    <w:rsid w:val="008E74C5"/>
    <w:rsid w:val="008F06F0"/>
    <w:rsid w:val="008F0E2C"/>
    <w:rsid w:val="008F0F0E"/>
    <w:rsid w:val="008F10CF"/>
    <w:rsid w:val="008F16C3"/>
    <w:rsid w:val="008F2175"/>
    <w:rsid w:val="008F2C09"/>
    <w:rsid w:val="008F3183"/>
    <w:rsid w:val="008F32FC"/>
    <w:rsid w:val="008F3EA3"/>
    <w:rsid w:val="008F516C"/>
    <w:rsid w:val="008F548C"/>
    <w:rsid w:val="008F5968"/>
    <w:rsid w:val="008F5D66"/>
    <w:rsid w:val="008F7846"/>
    <w:rsid w:val="00900A65"/>
    <w:rsid w:val="00900CAB"/>
    <w:rsid w:val="0090120A"/>
    <w:rsid w:val="00902DF8"/>
    <w:rsid w:val="00902E95"/>
    <w:rsid w:val="00903924"/>
    <w:rsid w:val="0090613B"/>
    <w:rsid w:val="00906C66"/>
    <w:rsid w:val="009076D8"/>
    <w:rsid w:val="00907AD9"/>
    <w:rsid w:val="009101AA"/>
    <w:rsid w:val="00910962"/>
    <w:rsid w:val="00910BCB"/>
    <w:rsid w:val="00911B13"/>
    <w:rsid w:val="009123B3"/>
    <w:rsid w:val="00912968"/>
    <w:rsid w:val="00912AD2"/>
    <w:rsid w:val="009136BE"/>
    <w:rsid w:val="00913B82"/>
    <w:rsid w:val="009151CE"/>
    <w:rsid w:val="009159E8"/>
    <w:rsid w:val="009159F4"/>
    <w:rsid w:val="00916A06"/>
    <w:rsid w:val="00916BF7"/>
    <w:rsid w:val="0091721D"/>
    <w:rsid w:val="00917D8A"/>
    <w:rsid w:val="00917D8B"/>
    <w:rsid w:val="00917E66"/>
    <w:rsid w:val="00920871"/>
    <w:rsid w:val="00921989"/>
    <w:rsid w:val="0092340A"/>
    <w:rsid w:val="009239A6"/>
    <w:rsid w:val="009246FE"/>
    <w:rsid w:val="00932119"/>
    <w:rsid w:val="00932304"/>
    <w:rsid w:val="00932745"/>
    <w:rsid w:val="00933320"/>
    <w:rsid w:val="00933411"/>
    <w:rsid w:val="009343A6"/>
    <w:rsid w:val="009345C7"/>
    <w:rsid w:val="00934A60"/>
    <w:rsid w:val="0093571E"/>
    <w:rsid w:val="00935A69"/>
    <w:rsid w:val="00935B3E"/>
    <w:rsid w:val="009366B9"/>
    <w:rsid w:val="0093779A"/>
    <w:rsid w:val="00937F87"/>
    <w:rsid w:val="00941A80"/>
    <w:rsid w:val="00941DEE"/>
    <w:rsid w:val="0094239E"/>
    <w:rsid w:val="00942B7C"/>
    <w:rsid w:val="00942FAA"/>
    <w:rsid w:val="009435F0"/>
    <w:rsid w:val="00943A76"/>
    <w:rsid w:val="00943EE5"/>
    <w:rsid w:val="009440B4"/>
    <w:rsid w:val="00944222"/>
    <w:rsid w:val="00944EA4"/>
    <w:rsid w:val="00945C49"/>
    <w:rsid w:val="00946635"/>
    <w:rsid w:val="00946721"/>
    <w:rsid w:val="0095083E"/>
    <w:rsid w:val="0095248F"/>
    <w:rsid w:val="00952492"/>
    <w:rsid w:val="009526E0"/>
    <w:rsid w:val="00952BE8"/>
    <w:rsid w:val="009530C1"/>
    <w:rsid w:val="009534AE"/>
    <w:rsid w:val="009541C0"/>
    <w:rsid w:val="009550D9"/>
    <w:rsid w:val="0095514F"/>
    <w:rsid w:val="0095521B"/>
    <w:rsid w:val="00955987"/>
    <w:rsid w:val="009560BC"/>
    <w:rsid w:val="00956FE7"/>
    <w:rsid w:val="00957F4D"/>
    <w:rsid w:val="00960C14"/>
    <w:rsid w:val="00960D32"/>
    <w:rsid w:val="00961D1D"/>
    <w:rsid w:val="00961D87"/>
    <w:rsid w:val="00962EA5"/>
    <w:rsid w:val="00963F18"/>
    <w:rsid w:val="00964B87"/>
    <w:rsid w:val="009651CE"/>
    <w:rsid w:val="00965DEA"/>
    <w:rsid w:val="00965EC6"/>
    <w:rsid w:val="00966283"/>
    <w:rsid w:val="009669FB"/>
    <w:rsid w:val="009674A3"/>
    <w:rsid w:val="00970AA9"/>
    <w:rsid w:val="00970B89"/>
    <w:rsid w:val="0097131B"/>
    <w:rsid w:val="00971A87"/>
    <w:rsid w:val="00971CC8"/>
    <w:rsid w:val="00972317"/>
    <w:rsid w:val="00972815"/>
    <w:rsid w:val="00972B1D"/>
    <w:rsid w:val="0097448E"/>
    <w:rsid w:val="00974E1D"/>
    <w:rsid w:val="009761BF"/>
    <w:rsid w:val="00976385"/>
    <w:rsid w:val="0097693D"/>
    <w:rsid w:val="00977408"/>
    <w:rsid w:val="00977491"/>
    <w:rsid w:val="0098011D"/>
    <w:rsid w:val="00982222"/>
    <w:rsid w:val="0098233A"/>
    <w:rsid w:val="00982F0D"/>
    <w:rsid w:val="00983A38"/>
    <w:rsid w:val="0098468F"/>
    <w:rsid w:val="009858B3"/>
    <w:rsid w:val="00985EE9"/>
    <w:rsid w:val="00986EF3"/>
    <w:rsid w:val="009870C2"/>
    <w:rsid w:val="00990151"/>
    <w:rsid w:val="00991035"/>
    <w:rsid w:val="009913F5"/>
    <w:rsid w:val="00992AC9"/>
    <w:rsid w:val="009934B3"/>
    <w:rsid w:val="009936E3"/>
    <w:rsid w:val="00993D58"/>
    <w:rsid w:val="00994225"/>
    <w:rsid w:val="009949CF"/>
    <w:rsid w:val="00994DE2"/>
    <w:rsid w:val="0099749F"/>
    <w:rsid w:val="009974BC"/>
    <w:rsid w:val="00997BF0"/>
    <w:rsid w:val="009A0030"/>
    <w:rsid w:val="009A04DE"/>
    <w:rsid w:val="009A084F"/>
    <w:rsid w:val="009A08A3"/>
    <w:rsid w:val="009A0B94"/>
    <w:rsid w:val="009A121B"/>
    <w:rsid w:val="009A1F3F"/>
    <w:rsid w:val="009A239D"/>
    <w:rsid w:val="009A25E1"/>
    <w:rsid w:val="009A3E7B"/>
    <w:rsid w:val="009A4037"/>
    <w:rsid w:val="009A45CD"/>
    <w:rsid w:val="009A47D2"/>
    <w:rsid w:val="009A5610"/>
    <w:rsid w:val="009A5BC9"/>
    <w:rsid w:val="009A6E88"/>
    <w:rsid w:val="009B06B1"/>
    <w:rsid w:val="009B0C60"/>
    <w:rsid w:val="009B1286"/>
    <w:rsid w:val="009B1C19"/>
    <w:rsid w:val="009B2183"/>
    <w:rsid w:val="009B2EA5"/>
    <w:rsid w:val="009B3A11"/>
    <w:rsid w:val="009B46A5"/>
    <w:rsid w:val="009B47C6"/>
    <w:rsid w:val="009B59F7"/>
    <w:rsid w:val="009B605E"/>
    <w:rsid w:val="009B6B33"/>
    <w:rsid w:val="009B6CC7"/>
    <w:rsid w:val="009B6EC1"/>
    <w:rsid w:val="009B6FBF"/>
    <w:rsid w:val="009B7828"/>
    <w:rsid w:val="009B79A0"/>
    <w:rsid w:val="009B7BDE"/>
    <w:rsid w:val="009C1BF5"/>
    <w:rsid w:val="009C1BFD"/>
    <w:rsid w:val="009C236A"/>
    <w:rsid w:val="009C2A06"/>
    <w:rsid w:val="009C36DE"/>
    <w:rsid w:val="009C3906"/>
    <w:rsid w:val="009C5945"/>
    <w:rsid w:val="009C5CFB"/>
    <w:rsid w:val="009C695E"/>
    <w:rsid w:val="009C6E26"/>
    <w:rsid w:val="009D0043"/>
    <w:rsid w:val="009D07B1"/>
    <w:rsid w:val="009D0A37"/>
    <w:rsid w:val="009D105A"/>
    <w:rsid w:val="009D1CD9"/>
    <w:rsid w:val="009D238D"/>
    <w:rsid w:val="009D2C1F"/>
    <w:rsid w:val="009D34F5"/>
    <w:rsid w:val="009D44DA"/>
    <w:rsid w:val="009D5074"/>
    <w:rsid w:val="009D6018"/>
    <w:rsid w:val="009D6086"/>
    <w:rsid w:val="009D62BA"/>
    <w:rsid w:val="009D6DC7"/>
    <w:rsid w:val="009D76CD"/>
    <w:rsid w:val="009E03AA"/>
    <w:rsid w:val="009E07AC"/>
    <w:rsid w:val="009E1EE5"/>
    <w:rsid w:val="009E2213"/>
    <w:rsid w:val="009E25FE"/>
    <w:rsid w:val="009E292B"/>
    <w:rsid w:val="009E2C27"/>
    <w:rsid w:val="009E2DFC"/>
    <w:rsid w:val="009E2F88"/>
    <w:rsid w:val="009E2F9B"/>
    <w:rsid w:val="009E3FAF"/>
    <w:rsid w:val="009E401C"/>
    <w:rsid w:val="009E42FE"/>
    <w:rsid w:val="009E5B45"/>
    <w:rsid w:val="009E743D"/>
    <w:rsid w:val="009E7578"/>
    <w:rsid w:val="009E7790"/>
    <w:rsid w:val="009E7AFA"/>
    <w:rsid w:val="009F0021"/>
    <w:rsid w:val="009F07F5"/>
    <w:rsid w:val="009F0B52"/>
    <w:rsid w:val="009F1D51"/>
    <w:rsid w:val="009F35F7"/>
    <w:rsid w:val="009F43EB"/>
    <w:rsid w:val="009F6BE9"/>
    <w:rsid w:val="009F71AA"/>
    <w:rsid w:val="009F76FC"/>
    <w:rsid w:val="00A00BC0"/>
    <w:rsid w:val="00A00BE4"/>
    <w:rsid w:val="00A00EAD"/>
    <w:rsid w:val="00A00F1D"/>
    <w:rsid w:val="00A03D76"/>
    <w:rsid w:val="00A04C41"/>
    <w:rsid w:val="00A05708"/>
    <w:rsid w:val="00A05B9D"/>
    <w:rsid w:val="00A05CA1"/>
    <w:rsid w:val="00A060D4"/>
    <w:rsid w:val="00A06646"/>
    <w:rsid w:val="00A0670B"/>
    <w:rsid w:val="00A06F9F"/>
    <w:rsid w:val="00A07088"/>
    <w:rsid w:val="00A10129"/>
    <w:rsid w:val="00A10921"/>
    <w:rsid w:val="00A12CDF"/>
    <w:rsid w:val="00A12E54"/>
    <w:rsid w:val="00A133C4"/>
    <w:rsid w:val="00A13CB0"/>
    <w:rsid w:val="00A1427D"/>
    <w:rsid w:val="00A14AAC"/>
    <w:rsid w:val="00A16A8D"/>
    <w:rsid w:val="00A17836"/>
    <w:rsid w:val="00A17D4D"/>
    <w:rsid w:val="00A20B65"/>
    <w:rsid w:val="00A20C73"/>
    <w:rsid w:val="00A221FF"/>
    <w:rsid w:val="00A225C2"/>
    <w:rsid w:val="00A23507"/>
    <w:rsid w:val="00A23672"/>
    <w:rsid w:val="00A2397C"/>
    <w:rsid w:val="00A23B49"/>
    <w:rsid w:val="00A24FBA"/>
    <w:rsid w:val="00A25F85"/>
    <w:rsid w:val="00A268EA"/>
    <w:rsid w:val="00A278F7"/>
    <w:rsid w:val="00A30A15"/>
    <w:rsid w:val="00A30B1B"/>
    <w:rsid w:val="00A30FFB"/>
    <w:rsid w:val="00A313BC"/>
    <w:rsid w:val="00A31D95"/>
    <w:rsid w:val="00A31E40"/>
    <w:rsid w:val="00A31F0D"/>
    <w:rsid w:val="00A324A0"/>
    <w:rsid w:val="00A32B71"/>
    <w:rsid w:val="00A32E91"/>
    <w:rsid w:val="00A3340E"/>
    <w:rsid w:val="00A34740"/>
    <w:rsid w:val="00A34BF7"/>
    <w:rsid w:val="00A34C89"/>
    <w:rsid w:val="00A35017"/>
    <w:rsid w:val="00A355C6"/>
    <w:rsid w:val="00A37852"/>
    <w:rsid w:val="00A37A30"/>
    <w:rsid w:val="00A37AAF"/>
    <w:rsid w:val="00A37E75"/>
    <w:rsid w:val="00A400BD"/>
    <w:rsid w:val="00A40398"/>
    <w:rsid w:val="00A40936"/>
    <w:rsid w:val="00A40A30"/>
    <w:rsid w:val="00A40F58"/>
    <w:rsid w:val="00A4223C"/>
    <w:rsid w:val="00A42778"/>
    <w:rsid w:val="00A42C89"/>
    <w:rsid w:val="00A43134"/>
    <w:rsid w:val="00A43147"/>
    <w:rsid w:val="00A4330A"/>
    <w:rsid w:val="00A44DED"/>
    <w:rsid w:val="00A4517D"/>
    <w:rsid w:val="00A454F2"/>
    <w:rsid w:val="00A457F4"/>
    <w:rsid w:val="00A4590A"/>
    <w:rsid w:val="00A462F4"/>
    <w:rsid w:val="00A46C5D"/>
    <w:rsid w:val="00A46FDE"/>
    <w:rsid w:val="00A503C7"/>
    <w:rsid w:val="00A519F4"/>
    <w:rsid w:val="00A524B9"/>
    <w:rsid w:val="00A52942"/>
    <w:rsid w:val="00A533DB"/>
    <w:rsid w:val="00A53C3C"/>
    <w:rsid w:val="00A543E4"/>
    <w:rsid w:val="00A55DCC"/>
    <w:rsid w:val="00A55F95"/>
    <w:rsid w:val="00A56046"/>
    <w:rsid w:val="00A56F02"/>
    <w:rsid w:val="00A57287"/>
    <w:rsid w:val="00A57E83"/>
    <w:rsid w:val="00A60351"/>
    <w:rsid w:val="00A61468"/>
    <w:rsid w:val="00A6304F"/>
    <w:rsid w:val="00A63973"/>
    <w:rsid w:val="00A64792"/>
    <w:rsid w:val="00A65095"/>
    <w:rsid w:val="00A663C9"/>
    <w:rsid w:val="00A67A75"/>
    <w:rsid w:val="00A67DC8"/>
    <w:rsid w:val="00A7035B"/>
    <w:rsid w:val="00A705AF"/>
    <w:rsid w:val="00A708C6"/>
    <w:rsid w:val="00A71CFC"/>
    <w:rsid w:val="00A72DE2"/>
    <w:rsid w:val="00A72F64"/>
    <w:rsid w:val="00A73265"/>
    <w:rsid w:val="00A73815"/>
    <w:rsid w:val="00A76E70"/>
    <w:rsid w:val="00A77908"/>
    <w:rsid w:val="00A77D81"/>
    <w:rsid w:val="00A80A03"/>
    <w:rsid w:val="00A80F3A"/>
    <w:rsid w:val="00A812A8"/>
    <w:rsid w:val="00A81C92"/>
    <w:rsid w:val="00A820A2"/>
    <w:rsid w:val="00A823D3"/>
    <w:rsid w:val="00A83124"/>
    <w:rsid w:val="00A83BBD"/>
    <w:rsid w:val="00A8457E"/>
    <w:rsid w:val="00A845BB"/>
    <w:rsid w:val="00A84BC6"/>
    <w:rsid w:val="00A86982"/>
    <w:rsid w:val="00A86AA5"/>
    <w:rsid w:val="00A87057"/>
    <w:rsid w:val="00A8713D"/>
    <w:rsid w:val="00A9069C"/>
    <w:rsid w:val="00A90760"/>
    <w:rsid w:val="00A90B9F"/>
    <w:rsid w:val="00A90F0B"/>
    <w:rsid w:val="00A91EAD"/>
    <w:rsid w:val="00A92EFB"/>
    <w:rsid w:val="00A9349F"/>
    <w:rsid w:val="00A9359C"/>
    <w:rsid w:val="00A936F4"/>
    <w:rsid w:val="00A93B98"/>
    <w:rsid w:val="00A943BF"/>
    <w:rsid w:val="00A94448"/>
    <w:rsid w:val="00A9465A"/>
    <w:rsid w:val="00A94B7A"/>
    <w:rsid w:val="00A961D1"/>
    <w:rsid w:val="00A964C0"/>
    <w:rsid w:val="00A96A51"/>
    <w:rsid w:val="00A9713F"/>
    <w:rsid w:val="00A9767A"/>
    <w:rsid w:val="00AA0548"/>
    <w:rsid w:val="00AA0C5B"/>
    <w:rsid w:val="00AA147E"/>
    <w:rsid w:val="00AA1515"/>
    <w:rsid w:val="00AA1CFC"/>
    <w:rsid w:val="00AA489F"/>
    <w:rsid w:val="00AA4910"/>
    <w:rsid w:val="00AA4A09"/>
    <w:rsid w:val="00AA4B47"/>
    <w:rsid w:val="00AA4CAF"/>
    <w:rsid w:val="00AA505E"/>
    <w:rsid w:val="00AA58F7"/>
    <w:rsid w:val="00AA6F41"/>
    <w:rsid w:val="00AA7262"/>
    <w:rsid w:val="00AA7744"/>
    <w:rsid w:val="00AA7810"/>
    <w:rsid w:val="00AA7B30"/>
    <w:rsid w:val="00AA7C8B"/>
    <w:rsid w:val="00AB002F"/>
    <w:rsid w:val="00AB1B1F"/>
    <w:rsid w:val="00AB2BAC"/>
    <w:rsid w:val="00AB3A23"/>
    <w:rsid w:val="00AB5F9B"/>
    <w:rsid w:val="00AB5FC0"/>
    <w:rsid w:val="00AB63AE"/>
    <w:rsid w:val="00AB65E1"/>
    <w:rsid w:val="00AC1305"/>
    <w:rsid w:val="00AC2234"/>
    <w:rsid w:val="00AC24BE"/>
    <w:rsid w:val="00AC26A9"/>
    <w:rsid w:val="00AC2A36"/>
    <w:rsid w:val="00AC4202"/>
    <w:rsid w:val="00AC44DB"/>
    <w:rsid w:val="00AC527A"/>
    <w:rsid w:val="00AC5585"/>
    <w:rsid w:val="00AC6248"/>
    <w:rsid w:val="00AC631E"/>
    <w:rsid w:val="00AC786D"/>
    <w:rsid w:val="00AD044B"/>
    <w:rsid w:val="00AD0C3B"/>
    <w:rsid w:val="00AD1136"/>
    <w:rsid w:val="00AD1237"/>
    <w:rsid w:val="00AD1F30"/>
    <w:rsid w:val="00AD2B89"/>
    <w:rsid w:val="00AD2E05"/>
    <w:rsid w:val="00AD2E41"/>
    <w:rsid w:val="00AD38DF"/>
    <w:rsid w:val="00AD3E3B"/>
    <w:rsid w:val="00AD41F4"/>
    <w:rsid w:val="00AD4556"/>
    <w:rsid w:val="00AD46AF"/>
    <w:rsid w:val="00AD4A1F"/>
    <w:rsid w:val="00AD4F12"/>
    <w:rsid w:val="00AD6AFF"/>
    <w:rsid w:val="00AD6C97"/>
    <w:rsid w:val="00AD6EB2"/>
    <w:rsid w:val="00AE0F7A"/>
    <w:rsid w:val="00AE1090"/>
    <w:rsid w:val="00AE2353"/>
    <w:rsid w:val="00AE25A4"/>
    <w:rsid w:val="00AE3CF7"/>
    <w:rsid w:val="00AE40EB"/>
    <w:rsid w:val="00AE4119"/>
    <w:rsid w:val="00AE563D"/>
    <w:rsid w:val="00AE58AB"/>
    <w:rsid w:val="00AE60C1"/>
    <w:rsid w:val="00AE6733"/>
    <w:rsid w:val="00AE6C98"/>
    <w:rsid w:val="00AE78E9"/>
    <w:rsid w:val="00AF03EF"/>
    <w:rsid w:val="00AF0E77"/>
    <w:rsid w:val="00AF1260"/>
    <w:rsid w:val="00AF19AA"/>
    <w:rsid w:val="00AF1BF5"/>
    <w:rsid w:val="00AF34D6"/>
    <w:rsid w:val="00AF39C2"/>
    <w:rsid w:val="00AF3B02"/>
    <w:rsid w:val="00AF3D21"/>
    <w:rsid w:val="00AF5E26"/>
    <w:rsid w:val="00AF66E8"/>
    <w:rsid w:val="00AF6D64"/>
    <w:rsid w:val="00AF72D6"/>
    <w:rsid w:val="00AF7E9B"/>
    <w:rsid w:val="00B00459"/>
    <w:rsid w:val="00B015BF"/>
    <w:rsid w:val="00B0202C"/>
    <w:rsid w:val="00B02255"/>
    <w:rsid w:val="00B03063"/>
    <w:rsid w:val="00B03158"/>
    <w:rsid w:val="00B031D6"/>
    <w:rsid w:val="00B0538D"/>
    <w:rsid w:val="00B05CF3"/>
    <w:rsid w:val="00B06F4F"/>
    <w:rsid w:val="00B06F8D"/>
    <w:rsid w:val="00B07BD0"/>
    <w:rsid w:val="00B07D68"/>
    <w:rsid w:val="00B10DA1"/>
    <w:rsid w:val="00B11494"/>
    <w:rsid w:val="00B117BF"/>
    <w:rsid w:val="00B11934"/>
    <w:rsid w:val="00B11A7B"/>
    <w:rsid w:val="00B11D54"/>
    <w:rsid w:val="00B11F6E"/>
    <w:rsid w:val="00B123DA"/>
    <w:rsid w:val="00B14462"/>
    <w:rsid w:val="00B149AC"/>
    <w:rsid w:val="00B1546C"/>
    <w:rsid w:val="00B157FA"/>
    <w:rsid w:val="00B158E4"/>
    <w:rsid w:val="00B15A17"/>
    <w:rsid w:val="00B15A6E"/>
    <w:rsid w:val="00B17475"/>
    <w:rsid w:val="00B17534"/>
    <w:rsid w:val="00B17B0B"/>
    <w:rsid w:val="00B201BE"/>
    <w:rsid w:val="00B20B6A"/>
    <w:rsid w:val="00B21550"/>
    <w:rsid w:val="00B222AB"/>
    <w:rsid w:val="00B226EB"/>
    <w:rsid w:val="00B23106"/>
    <w:rsid w:val="00B23261"/>
    <w:rsid w:val="00B23763"/>
    <w:rsid w:val="00B24858"/>
    <w:rsid w:val="00B24E57"/>
    <w:rsid w:val="00B25AF5"/>
    <w:rsid w:val="00B26458"/>
    <w:rsid w:val="00B305D0"/>
    <w:rsid w:val="00B307D4"/>
    <w:rsid w:val="00B30DA6"/>
    <w:rsid w:val="00B30F75"/>
    <w:rsid w:val="00B31276"/>
    <w:rsid w:val="00B31A1F"/>
    <w:rsid w:val="00B32A54"/>
    <w:rsid w:val="00B32DEA"/>
    <w:rsid w:val="00B33B95"/>
    <w:rsid w:val="00B36D0E"/>
    <w:rsid w:val="00B36ECE"/>
    <w:rsid w:val="00B3772E"/>
    <w:rsid w:val="00B40DA3"/>
    <w:rsid w:val="00B41015"/>
    <w:rsid w:val="00B415FD"/>
    <w:rsid w:val="00B418F9"/>
    <w:rsid w:val="00B42470"/>
    <w:rsid w:val="00B429AC"/>
    <w:rsid w:val="00B42CF3"/>
    <w:rsid w:val="00B438BD"/>
    <w:rsid w:val="00B44BDB"/>
    <w:rsid w:val="00B4691C"/>
    <w:rsid w:val="00B46A0B"/>
    <w:rsid w:val="00B46A92"/>
    <w:rsid w:val="00B470FE"/>
    <w:rsid w:val="00B475C0"/>
    <w:rsid w:val="00B47835"/>
    <w:rsid w:val="00B50651"/>
    <w:rsid w:val="00B507D3"/>
    <w:rsid w:val="00B50DB0"/>
    <w:rsid w:val="00B511D8"/>
    <w:rsid w:val="00B5149F"/>
    <w:rsid w:val="00B51D5A"/>
    <w:rsid w:val="00B53F61"/>
    <w:rsid w:val="00B553C5"/>
    <w:rsid w:val="00B55818"/>
    <w:rsid w:val="00B56396"/>
    <w:rsid w:val="00B56707"/>
    <w:rsid w:val="00B57ED3"/>
    <w:rsid w:val="00B60B56"/>
    <w:rsid w:val="00B61285"/>
    <w:rsid w:val="00B61664"/>
    <w:rsid w:val="00B62103"/>
    <w:rsid w:val="00B621A7"/>
    <w:rsid w:val="00B6447B"/>
    <w:rsid w:val="00B64998"/>
    <w:rsid w:val="00B64F60"/>
    <w:rsid w:val="00B65847"/>
    <w:rsid w:val="00B658B7"/>
    <w:rsid w:val="00B66C6D"/>
    <w:rsid w:val="00B675CC"/>
    <w:rsid w:val="00B6774F"/>
    <w:rsid w:val="00B6785A"/>
    <w:rsid w:val="00B67F1D"/>
    <w:rsid w:val="00B704C8"/>
    <w:rsid w:val="00B70B9E"/>
    <w:rsid w:val="00B710E9"/>
    <w:rsid w:val="00B72891"/>
    <w:rsid w:val="00B73CD2"/>
    <w:rsid w:val="00B73DF9"/>
    <w:rsid w:val="00B73EF9"/>
    <w:rsid w:val="00B74950"/>
    <w:rsid w:val="00B74A7C"/>
    <w:rsid w:val="00B755FB"/>
    <w:rsid w:val="00B762E8"/>
    <w:rsid w:val="00B778E8"/>
    <w:rsid w:val="00B82E7E"/>
    <w:rsid w:val="00B83093"/>
    <w:rsid w:val="00B83117"/>
    <w:rsid w:val="00B83E4E"/>
    <w:rsid w:val="00B83EEE"/>
    <w:rsid w:val="00B8402D"/>
    <w:rsid w:val="00B85A0C"/>
    <w:rsid w:val="00B8630C"/>
    <w:rsid w:val="00B86597"/>
    <w:rsid w:val="00B868F8"/>
    <w:rsid w:val="00B8743A"/>
    <w:rsid w:val="00B90728"/>
    <w:rsid w:val="00B90AD2"/>
    <w:rsid w:val="00B910E2"/>
    <w:rsid w:val="00B91B19"/>
    <w:rsid w:val="00B91E57"/>
    <w:rsid w:val="00B92239"/>
    <w:rsid w:val="00B93583"/>
    <w:rsid w:val="00B93940"/>
    <w:rsid w:val="00B93E41"/>
    <w:rsid w:val="00B9413F"/>
    <w:rsid w:val="00B942DD"/>
    <w:rsid w:val="00B945F6"/>
    <w:rsid w:val="00B95B79"/>
    <w:rsid w:val="00B95D86"/>
    <w:rsid w:val="00B96568"/>
    <w:rsid w:val="00B966CC"/>
    <w:rsid w:val="00B9678E"/>
    <w:rsid w:val="00B97C62"/>
    <w:rsid w:val="00B97DB3"/>
    <w:rsid w:val="00BA006D"/>
    <w:rsid w:val="00BA0304"/>
    <w:rsid w:val="00BA062C"/>
    <w:rsid w:val="00BA0694"/>
    <w:rsid w:val="00BA0C61"/>
    <w:rsid w:val="00BA1D2A"/>
    <w:rsid w:val="00BA1D80"/>
    <w:rsid w:val="00BA2C59"/>
    <w:rsid w:val="00BA57CC"/>
    <w:rsid w:val="00BA68C0"/>
    <w:rsid w:val="00BA69FB"/>
    <w:rsid w:val="00BA716F"/>
    <w:rsid w:val="00BB074E"/>
    <w:rsid w:val="00BB0A06"/>
    <w:rsid w:val="00BB11C4"/>
    <w:rsid w:val="00BB174A"/>
    <w:rsid w:val="00BB25DA"/>
    <w:rsid w:val="00BB2870"/>
    <w:rsid w:val="00BB2BBA"/>
    <w:rsid w:val="00BB3EEA"/>
    <w:rsid w:val="00BB45A6"/>
    <w:rsid w:val="00BB60E4"/>
    <w:rsid w:val="00BB611E"/>
    <w:rsid w:val="00BB6291"/>
    <w:rsid w:val="00BB7560"/>
    <w:rsid w:val="00BB7DEC"/>
    <w:rsid w:val="00BB7FD0"/>
    <w:rsid w:val="00BC085B"/>
    <w:rsid w:val="00BC0B32"/>
    <w:rsid w:val="00BC0F33"/>
    <w:rsid w:val="00BC1230"/>
    <w:rsid w:val="00BC2686"/>
    <w:rsid w:val="00BC2952"/>
    <w:rsid w:val="00BC2B9A"/>
    <w:rsid w:val="00BC348E"/>
    <w:rsid w:val="00BC3524"/>
    <w:rsid w:val="00BC36D2"/>
    <w:rsid w:val="00BC39C7"/>
    <w:rsid w:val="00BC3F85"/>
    <w:rsid w:val="00BC43AE"/>
    <w:rsid w:val="00BC4474"/>
    <w:rsid w:val="00BC561A"/>
    <w:rsid w:val="00BC6541"/>
    <w:rsid w:val="00BC70D3"/>
    <w:rsid w:val="00BC7557"/>
    <w:rsid w:val="00BD1114"/>
    <w:rsid w:val="00BD1707"/>
    <w:rsid w:val="00BD2395"/>
    <w:rsid w:val="00BD2403"/>
    <w:rsid w:val="00BD2C62"/>
    <w:rsid w:val="00BD30CD"/>
    <w:rsid w:val="00BD3229"/>
    <w:rsid w:val="00BD36B1"/>
    <w:rsid w:val="00BD3FC9"/>
    <w:rsid w:val="00BD42CD"/>
    <w:rsid w:val="00BD5A7A"/>
    <w:rsid w:val="00BD5EBB"/>
    <w:rsid w:val="00BD5F75"/>
    <w:rsid w:val="00BD6349"/>
    <w:rsid w:val="00BD6482"/>
    <w:rsid w:val="00BE0B28"/>
    <w:rsid w:val="00BE194E"/>
    <w:rsid w:val="00BE1C44"/>
    <w:rsid w:val="00BE22A6"/>
    <w:rsid w:val="00BE255C"/>
    <w:rsid w:val="00BE42AF"/>
    <w:rsid w:val="00BE4810"/>
    <w:rsid w:val="00BE48CF"/>
    <w:rsid w:val="00BE4ACC"/>
    <w:rsid w:val="00BE5747"/>
    <w:rsid w:val="00BE6018"/>
    <w:rsid w:val="00BE7854"/>
    <w:rsid w:val="00BE78D0"/>
    <w:rsid w:val="00BE7A0A"/>
    <w:rsid w:val="00BE7BBE"/>
    <w:rsid w:val="00BF01C6"/>
    <w:rsid w:val="00BF0562"/>
    <w:rsid w:val="00BF17C0"/>
    <w:rsid w:val="00BF2348"/>
    <w:rsid w:val="00BF250B"/>
    <w:rsid w:val="00BF33D1"/>
    <w:rsid w:val="00BF36E2"/>
    <w:rsid w:val="00BF68A5"/>
    <w:rsid w:val="00BF7CA4"/>
    <w:rsid w:val="00C00030"/>
    <w:rsid w:val="00C00C4C"/>
    <w:rsid w:val="00C01473"/>
    <w:rsid w:val="00C018D8"/>
    <w:rsid w:val="00C01D4A"/>
    <w:rsid w:val="00C023C8"/>
    <w:rsid w:val="00C0294A"/>
    <w:rsid w:val="00C02B2D"/>
    <w:rsid w:val="00C030A9"/>
    <w:rsid w:val="00C06217"/>
    <w:rsid w:val="00C06756"/>
    <w:rsid w:val="00C06C8C"/>
    <w:rsid w:val="00C071F2"/>
    <w:rsid w:val="00C105C4"/>
    <w:rsid w:val="00C10997"/>
    <w:rsid w:val="00C10C18"/>
    <w:rsid w:val="00C10D0A"/>
    <w:rsid w:val="00C113DA"/>
    <w:rsid w:val="00C11A57"/>
    <w:rsid w:val="00C12FA9"/>
    <w:rsid w:val="00C14FD0"/>
    <w:rsid w:val="00C1544C"/>
    <w:rsid w:val="00C156C4"/>
    <w:rsid w:val="00C15960"/>
    <w:rsid w:val="00C15F1D"/>
    <w:rsid w:val="00C15FD8"/>
    <w:rsid w:val="00C16273"/>
    <w:rsid w:val="00C166EA"/>
    <w:rsid w:val="00C16729"/>
    <w:rsid w:val="00C16B52"/>
    <w:rsid w:val="00C17A0D"/>
    <w:rsid w:val="00C205D3"/>
    <w:rsid w:val="00C21287"/>
    <w:rsid w:val="00C219E5"/>
    <w:rsid w:val="00C22130"/>
    <w:rsid w:val="00C22C82"/>
    <w:rsid w:val="00C238F7"/>
    <w:rsid w:val="00C246B8"/>
    <w:rsid w:val="00C25FB8"/>
    <w:rsid w:val="00C26BE2"/>
    <w:rsid w:val="00C275E4"/>
    <w:rsid w:val="00C27618"/>
    <w:rsid w:val="00C27C25"/>
    <w:rsid w:val="00C27EDD"/>
    <w:rsid w:val="00C30B89"/>
    <w:rsid w:val="00C31105"/>
    <w:rsid w:val="00C31F6B"/>
    <w:rsid w:val="00C33616"/>
    <w:rsid w:val="00C345C5"/>
    <w:rsid w:val="00C3484D"/>
    <w:rsid w:val="00C35093"/>
    <w:rsid w:val="00C35314"/>
    <w:rsid w:val="00C366B6"/>
    <w:rsid w:val="00C369CC"/>
    <w:rsid w:val="00C36B98"/>
    <w:rsid w:val="00C37891"/>
    <w:rsid w:val="00C379AD"/>
    <w:rsid w:val="00C400D7"/>
    <w:rsid w:val="00C40DCA"/>
    <w:rsid w:val="00C41D1F"/>
    <w:rsid w:val="00C42262"/>
    <w:rsid w:val="00C4266D"/>
    <w:rsid w:val="00C447A0"/>
    <w:rsid w:val="00C448A2"/>
    <w:rsid w:val="00C44D24"/>
    <w:rsid w:val="00C450F1"/>
    <w:rsid w:val="00C45261"/>
    <w:rsid w:val="00C4570A"/>
    <w:rsid w:val="00C45C2C"/>
    <w:rsid w:val="00C460F2"/>
    <w:rsid w:val="00C4710F"/>
    <w:rsid w:val="00C47712"/>
    <w:rsid w:val="00C50977"/>
    <w:rsid w:val="00C50D75"/>
    <w:rsid w:val="00C512C3"/>
    <w:rsid w:val="00C515AD"/>
    <w:rsid w:val="00C541DC"/>
    <w:rsid w:val="00C54627"/>
    <w:rsid w:val="00C5467A"/>
    <w:rsid w:val="00C5641E"/>
    <w:rsid w:val="00C57136"/>
    <w:rsid w:val="00C573BC"/>
    <w:rsid w:val="00C6178C"/>
    <w:rsid w:val="00C617F5"/>
    <w:rsid w:val="00C6187C"/>
    <w:rsid w:val="00C62275"/>
    <w:rsid w:val="00C62477"/>
    <w:rsid w:val="00C630DC"/>
    <w:rsid w:val="00C63945"/>
    <w:rsid w:val="00C64425"/>
    <w:rsid w:val="00C6520E"/>
    <w:rsid w:val="00C65CD5"/>
    <w:rsid w:val="00C65E93"/>
    <w:rsid w:val="00C66C00"/>
    <w:rsid w:val="00C67152"/>
    <w:rsid w:val="00C67827"/>
    <w:rsid w:val="00C679EB"/>
    <w:rsid w:val="00C67BE4"/>
    <w:rsid w:val="00C71299"/>
    <w:rsid w:val="00C72C64"/>
    <w:rsid w:val="00C73D83"/>
    <w:rsid w:val="00C75788"/>
    <w:rsid w:val="00C80F00"/>
    <w:rsid w:val="00C8139B"/>
    <w:rsid w:val="00C82635"/>
    <w:rsid w:val="00C829BD"/>
    <w:rsid w:val="00C8339F"/>
    <w:rsid w:val="00C837F3"/>
    <w:rsid w:val="00C84821"/>
    <w:rsid w:val="00C86938"/>
    <w:rsid w:val="00C86B58"/>
    <w:rsid w:val="00C87CD1"/>
    <w:rsid w:val="00C90390"/>
    <w:rsid w:val="00C920EE"/>
    <w:rsid w:val="00C9254E"/>
    <w:rsid w:val="00C9299B"/>
    <w:rsid w:val="00C929CD"/>
    <w:rsid w:val="00C92DBF"/>
    <w:rsid w:val="00C92FD4"/>
    <w:rsid w:val="00C93005"/>
    <w:rsid w:val="00C9459F"/>
    <w:rsid w:val="00C94C5D"/>
    <w:rsid w:val="00C95102"/>
    <w:rsid w:val="00C9572C"/>
    <w:rsid w:val="00C957A0"/>
    <w:rsid w:val="00C95C53"/>
    <w:rsid w:val="00CA07DA"/>
    <w:rsid w:val="00CA15A8"/>
    <w:rsid w:val="00CA1E90"/>
    <w:rsid w:val="00CA2AF3"/>
    <w:rsid w:val="00CA3AE3"/>
    <w:rsid w:val="00CA3CCC"/>
    <w:rsid w:val="00CA4483"/>
    <w:rsid w:val="00CA482D"/>
    <w:rsid w:val="00CA4ECB"/>
    <w:rsid w:val="00CA573D"/>
    <w:rsid w:val="00CA679C"/>
    <w:rsid w:val="00CA6E16"/>
    <w:rsid w:val="00CB065E"/>
    <w:rsid w:val="00CB1EA9"/>
    <w:rsid w:val="00CB2D19"/>
    <w:rsid w:val="00CB4345"/>
    <w:rsid w:val="00CB5471"/>
    <w:rsid w:val="00CB5BD8"/>
    <w:rsid w:val="00CB6781"/>
    <w:rsid w:val="00CB6F3B"/>
    <w:rsid w:val="00CB701A"/>
    <w:rsid w:val="00CB751B"/>
    <w:rsid w:val="00CB7852"/>
    <w:rsid w:val="00CB7DDD"/>
    <w:rsid w:val="00CC00C2"/>
    <w:rsid w:val="00CC01E2"/>
    <w:rsid w:val="00CC029B"/>
    <w:rsid w:val="00CC19E7"/>
    <w:rsid w:val="00CC2AE9"/>
    <w:rsid w:val="00CC2E0E"/>
    <w:rsid w:val="00CC37A7"/>
    <w:rsid w:val="00CC4C35"/>
    <w:rsid w:val="00CC4EFA"/>
    <w:rsid w:val="00CC534C"/>
    <w:rsid w:val="00CC564E"/>
    <w:rsid w:val="00CC5673"/>
    <w:rsid w:val="00CC56C2"/>
    <w:rsid w:val="00CC5DC7"/>
    <w:rsid w:val="00CC653A"/>
    <w:rsid w:val="00CC6638"/>
    <w:rsid w:val="00CC6FF5"/>
    <w:rsid w:val="00CD12CF"/>
    <w:rsid w:val="00CD19F0"/>
    <w:rsid w:val="00CD1CCB"/>
    <w:rsid w:val="00CD24F2"/>
    <w:rsid w:val="00CD2EB0"/>
    <w:rsid w:val="00CD2F43"/>
    <w:rsid w:val="00CD3368"/>
    <w:rsid w:val="00CD4AD6"/>
    <w:rsid w:val="00CD4D66"/>
    <w:rsid w:val="00CD68A6"/>
    <w:rsid w:val="00CE00CC"/>
    <w:rsid w:val="00CE0B5B"/>
    <w:rsid w:val="00CE1308"/>
    <w:rsid w:val="00CE1D2E"/>
    <w:rsid w:val="00CE2259"/>
    <w:rsid w:val="00CE2CC6"/>
    <w:rsid w:val="00CE3B00"/>
    <w:rsid w:val="00CE43ED"/>
    <w:rsid w:val="00CE4D60"/>
    <w:rsid w:val="00CE5B56"/>
    <w:rsid w:val="00CE779C"/>
    <w:rsid w:val="00CF0864"/>
    <w:rsid w:val="00CF0B6F"/>
    <w:rsid w:val="00CF2037"/>
    <w:rsid w:val="00CF2B58"/>
    <w:rsid w:val="00CF2E30"/>
    <w:rsid w:val="00CF43EA"/>
    <w:rsid w:val="00CF482E"/>
    <w:rsid w:val="00CF5C0F"/>
    <w:rsid w:val="00CF5F6E"/>
    <w:rsid w:val="00CF6658"/>
    <w:rsid w:val="00CF692B"/>
    <w:rsid w:val="00CF6BE7"/>
    <w:rsid w:val="00CF6F56"/>
    <w:rsid w:val="00CF7525"/>
    <w:rsid w:val="00CF78B0"/>
    <w:rsid w:val="00CF7A56"/>
    <w:rsid w:val="00CF7AD5"/>
    <w:rsid w:val="00D00561"/>
    <w:rsid w:val="00D010A7"/>
    <w:rsid w:val="00D0283B"/>
    <w:rsid w:val="00D02D31"/>
    <w:rsid w:val="00D03080"/>
    <w:rsid w:val="00D0316D"/>
    <w:rsid w:val="00D0530D"/>
    <w:rsid w:val="00D05B38"/>
    <w:rsid w:val="00D05C6C"/>
    <w:rsid w:val="00D05EA1"/>
    <w:rsid w:val="00D10000"/>
    <w:rsid w:val="00D10E51"/>
    <w:rsid w:val="00D1111F"/>
    <w:rsid w:val="00D11F13"/>
    <w:rsid w:val="00D157EA"/>
    <w:rsid w:val="00D15ECC"/>
    <w:rsid w:val="00D16B9C"/>
    <w:rsid w:val="00D16D77"/>
    <w:rsid w:val="00D17864"/>
    <w:rsid w:val="00D20E07"/>
    <w:rsid w:val="00D212F9"/>
    <w:rsid w:val="00D21C1E"/>
    <w:rsid w:val="00D21FAB"/>
    <w:rsid w:val="00D22034"/>
    <w:rsid w:val="00D23505"/>
    <w:rsid w:val="00D24562"/>
    <w:rsid w:val="00D24EBD"/>
    <w:rsid w:val="00D26BF9"/>
    <w:rsid w:val="00D2723F"/>
    <w:rsid w:val="00D27509"/>
    <w:rsid w:val="00D30CD2"/>
    <w:rsid w:val="00D30EC0"/>
    <w:rsid w:val="00D31083"/>
    <w:rsid w:val="00D31E99"/>
    <w:rsid w:val="00D32AD7"/>
    <w:rsid w:val="00D32F22"/>
    <w:rsid w:val="00D33A99"/>
    <w:rsid w:val="00D34370"/>
    <w:rsid w:val="00D344C1"/>
    <w:rsid w:val="00D35040"/>
    <w:rsid w:val="00D35203"/>
    <w:rsid w:val="00D35DE6"/>
    <w:rsid w:val="00D364C2"/>
    <w:rsid w:val="00D36927"/>
    <w:rsid w:val="00D36E11"/>
    <w:rsid w:val="00D36FC5"/>
    <w:rsid w:val="00D37F86"/>
    <w:rsid w:val="00D4111C"/>
    <w:rsid w:val="00D4172F"/>
    <w:rsid w:val="00D423B5"/>
    <w:rsid w:val="00D42A50"/>
    <w:rsid w:val="00D43294"/>
    <w:rsid w:val="00D43D30"/>
    <w:rsid w:val="00D44ED1"/>
    <w:rsid w:val="00D46789"/>
    <w:rsid w:val="00D506F1"/>
    <w:rsid w:val="00D50F35"/>
    <w:rsid w:val="00D5172B"/>
    <w:rsid w:val="00D517EB"/>
    <w:rsid w:val="00D51DEB"/>
    <w:rsid w:val="00D529A9"/>
    <w:rsid w:val="00D53209"/>
    <w:rsid w:val="00D54D1D"/>
    <w:rsid w:val="00D54F6A"/>
    <w:rsid w:val="00D559A7"/>
    <w:rsid w:val="00D55A88"/>
    <w:rsid w:val="00D55EA4"/>
    <w:rsid w:val="00D56008"/>
    <w:rsid w:val="00D561A9"/>
    <w:rsid w:val="00D56297"/>
    <w:rsid w:val="00D576DC"/>
    <w:rsid w:val="00D57C86"/>
    <w:rsid w:val="00D60010"/>
    <w:rsid w:val="00D611D9"/>
    <w:rsid w:val="00D6132D"/>
    <w:rsid w:val="00D62847"/>
    <w:rsid w:val="00D63CBA"/>
    <w:rsid w:val="00D63CFD"/>
    <w:rsid w:val="00D6486E"/>
    <w:rsid w:val="00D6566F"/>
    <w:rsid w:val="00D67E42"/>
    <w:rsid w:val="00D7083B"/>
    <w:rsid w:val="00D71C17"/>
    <w:rsid w:val="00D71DA3"/>
    <w:rsid w:val="00D72216"/>
    <w:rsid w:val="00D7240C"/>
    <w:rsid w:val="00D72570"/>
    <w:rsid w:val="00D7316C"/>
    <w:rsid w:val="00D74FD0"/>
    <w:rsid w:val="00D75FC2"/>
    <w:rsid w:val="00D76243"/>
    <w:rsid w:val="00D77F18"/>
    <w:rsid w:val="00D8012B"/>
    <w:rsid w:val="00D80555"/>
    <w:rsid w:val="00D80C4E"/>
    <w:rsid w:val="00D8140F"/>
    <w:rsid w:val="00D81870"/>
    <w:rsid w:val="00D819D9"/>
    <w:rsid w:val="00D82216"/>
    <w:rsid w:val="00D8280A"/>
    <w:rsid w:val="00D82A9C"/>
    <w:rsid w:val="00D8363C"/>
    <w:rsid w:val="00D83AEF"/>
    <w:rsid w:val="00D83CCA"/>
    <w:rsid w:val="00D85B08"/>
    <w:rsid w:val="00D86199"/>
    <w:rsid w:val="00D8670B"/>
    <w:rsid w:val="00D8709E"/>
    <w:rsid w:val="00D91493"/>
    <w:rsid w:val="00D91B8D"/>
    <w:rsid w:val="00D9383E"/>
    <w:rsid w:val="00D9564D"/>
    <w:rsid w:val="00D96090"/>
    <w:rsid w:val="00D962D8"/>
    <w:rsid w:val="00D97334"/>
    <w:rsid w:val="00D97C08"/>
    <w:rsid w:val="00DA016C"/>
    <w:rsid w:val="00DA034C"/>
    <w:rsid w:val="00DA0745"/>
    <w:rsid w:val="00DA157B"/>
    <w:rsid w:val="00DA2DF0"/>
    <w:rsid w:val="00DA3056"/>
    <w:rsid w:val="00DA3E48"/>
    <w:rsid w:val="00DA5275"/>
    <w:rsid w:val="00DA56CB"/>
    <w:rsid w:val="00DA59AC"/>
    <w:rsid w:val="00DA6026"/>
    <w:rsid w:val="00DA7324"/>
    <w:rsid w:val="00DA75CA"/>
    <w:rsid w:val="00DB0665"/>
    <w:rsid w:val="00DB0C80"/>
    <w:rsid w:val="00DB0DEC"/>
    <w:rsid w:val="00DB0EB7"/>
    <w:rsid w:val="00DB19FA"/>
    <w:rsid w:val="00DB1FA0"/>
    <w:rsid w:val="00DB3AB7"/>
    <w:rsid w:val="00DB5900"/>
    <w:rsid w:val="00DB5975"/>
    <w:rsid w:val="00DB5C29"/>
    <w:rsid w:val="00DB62D0"/>
    <w:rsid w:val="00DB6E6C"/>
    <w:rsid w:val="00DB7195"/>
    <w:rsid w:val="00DB7207"/>
    <w:rsid w:val="00DB76F0"/>
    <w:rsid w:val="00DC08E3"/>
    <w:rsid w:val="00DC0BD0"/>
    <w:rsid w:val="00DC106F"/>
    <w:rsid w:val="00DC16E1"/>
    <w:rsid w:val="00DC256C"/>
    <w:rsid w:val="00DC36F4"/>
    <w:rsid w:val="00DC4844"/>
    <w:rsid w:val="00DC4F90"/>
    <w:rsid w:val="00DC58FA"/>
    <w:rsid w:val="00DC7734"/>
    <w:rsid w:val="00DC7DB4"/>
    <w:rsid w:val="00DD000B"/>
    <w:rsid w:val="00DD0196"/>
    <w:rsid w:val="00DD0669"/>
    <w:rsid w:val="00DD1BCC"/>
    <w:rsid w:val="00DD243A"/>
    <w:rsid w:val="00DD2440"/>
    <w:rsid w:val="00DD28AF"/>
    <w:rsid w:val="00DD2E8E"/>
    <w:rsid w:val="00DD30EE"/>
    <w:rsid w:val="00DD3CBC"/>
    <w:rsid w:val="00DD4ACE"/>
    <w:rsid w:val="00DD51A6"/>
    <w:rsid w:val="00DD5960"/>
    <w:rsid w:val="00DD636A"/>
    <w:rsid w:val="00DD66DC"/>
    <w:rsid w:val="00DD6CA0"/>
    <w:rsid w:val="00DD78AD"/>
    <w:rsid w:val="00DE0249"/>
    <w:rsid w:val="00DE05DB"/>
    <w:rsid w:val="00DE092D"/>
    <w:rsid w:val="00DE0A4A"/>
    <w:rsid w:val="00DE0CA0"/>
    <w:rsid w:val="00DE1438"/>
    <w:rsid w:val="00DE2078"/>
    <w:rsid w:val="00DE22F7"/>
    <w:rsid w:val="00DE2613"/>
    <w:rsid w:val="00DE2796"/>
    <w:rsid w:val="00DE2B4C"/>
    <w:rsid w:val="00DE2DA6"/>
    <w:rsid w:val="00DE3A51"/>
    <w:rsid w:val="00DE422F"/>
    <w:rsid w:val="00DE5150"/>
    <w:rsid w:val="00DE618D"/>
    <w:rsid w:val="00DE61E1"/>
    <w:rsid w:val="00DE62FC"/>
    <w:rsid w:val="00DE6C51"/>
    <w:rsid w:val="00DE7708"/>
    <w:rsid w:val="00DE79E8"/>
    <w:rsid w:val="00DF03D8"/>
    <w:rsid w:val="00DF0A3C"/>
    <w:rsid w:val="00DF2A0E"/>
    <w:rsid w:val="00DF2EE0"/>
    <w:rsid w:val="00DF2FF2"/>
    <w:rsid w:val="00DF3D2C"/>
    <w:rsid w:val="00DF44D1"/>
    <w:rsid w:val="00DF4B95"/>
    <w:rsid w:val="00DF5271"/>
    <w:rsid w:val="00DF6AC2"/>
    <w:rsid w:val="00DF70C9"/>
    <w:rsid w:val="00DF7119"/>
    <w:rsid w:val="00DF7D43"/>
    <w:rsid w:val="00E007E3"/>
    <w:rsid w:val="00E01085"/>
    <w:rsid w:val="00E0116E"/>
    <w:rsid w:val="00E01670"/>
    <w:rsid w:val="00E01CCD"/>
    <w:rsid w:val="00E01CE6"/>
    <w:rsid w:val="00E01D3E"/>
    <w:rsid w:val="00E024CA"/>
    <w:rsid w:val="00E0251F"/>
    <w:rsid w:val="00E026D9"/>
    <w:rsid w:val="00E0293E"/>
    <w:rsid w:val="00E02A2C"/>
    <w:rsid w:val="00E035D5"/>
    <w:rsid w:val="00E03B32"/>
    <w:rsid w:val="00E03E1D"/>
    <w:rsid w:val="00E051B2"/>
    <w:rsid w:val="00E0691F"/>
    <w:rsid w:val="00E06BC4"/>
    <w:rsid w:val="00E06E48"/>
    <w:rsid w:val="00E072E7"/>
    <w:rsid w:val="00E10EE1"/>
    <w:rsid w:val="00E11320"/>
    <w:rsid w:val="00E11BD4"/>
    <w:rsid w:val="00E11E2A"/>
    <w:rsid w:val="00E12612"/>
    <w:rsid w:val="00E13363"/>
    <w:rsid w:val="00E13E90"/>
    <w:rsid w:val="00E1427A"/>
    <w:rsid w:val="00E14C01"/>
    <w:rsid w:val="00E154F1"/>
    <w:rsid w:val="00E155F6"/>
    <w:rsid w:val="00E15749"/>
    <w:rsid w:val="00E16757"/>
    <w:rsid w:val="00E1790C"/>
    <w:rsid w:val="00E17AEC"/>
    <w:rsid w:val="00E17CEE"/>
    <w:rsid w:val="00E207AB"/>
    <w:rsid w:val="00E21638"/>
    <w:rsid w:val="00E21A59"/>
    <w:rsid w:val="00E22100"/>
    <w:rsid w:val="00E23976"/>
    <w:rsid w:val="00E24F21"/>
    <w:rsid w:val="00E25FDE"/>
    <w:rsid w:val="00E26EF1"/>
    <w:rsid w:val="00E27A66"/>
    <w:rsid w:val="00E307DB"/>
    <w:rsid w:val="00E3164A"/>
    <w:rsid w:val="00E32369"/>
    <w:rsid w:val="00E32D4C"/>
    <w:rsid w:val="00E32F7B"/>
    <w:rsid w:val="00E33039"/>
    <w:rsid w:val="00E36BF0"/>
    <w:rsid w:val="00E36CA0"/>
    <w:rsid w:val="00E3703B"/>
    <w:rsid w:val="00E37A50"/>
    <w:rsid w:val="00E4093C"/>
    <w:rsid w:val="00E40B30"/>
    <w:rsid w:val="00E42F86"/>
    <w:rsid w:val="00E437CF"/>
    <w:rsid w:val="00E438B9"/>
    <w:rsid w:val="00E440F5"/>
    <w:rsid w:val="00E446C3"/>
    <w:rsid w:val="00E456FD"/>
    <w:rsid w:val="00E45E85"/>
    <w:rsid w:val="00E47522"/>
    <w:rsid w:val="00E477A6"/>
    <w:rsid w:val="00E5062F"/>
    <w:rsid w:val="00E50C95"/>
    <w:rsid w:val="00E50D84"/>
    <w:rsid w:val="00E51616"/>
    <w:rsid w:val="00E516F2"/>
    <w:rsid w:val="00E517A4"/>
    <w:rsid w:val="00E522B9"/>
    <w:rsid w:val="00E5275D"/>
    <w:rsid w:val="00E52D3E"/>
    <w:rsid w:val="00E53EFE"/>
    <w:rsid w:val="00E567B9"/>
    <w:rsid w:val="00E56A3F"/>
    <w:rsid w:val="00E57E5E"/>
    <w:rsid w:val="00E60308"/>
    <w:rsid w:val="00E60B41"/>
    <w:rsid w:val="00E622B5"/>
    <w:rsid w:val="00E62424"/>
    <w:rsid w:val="00E6246C"/>
    <w:rsid w:val="00E62731"/>
    <w:rsid w:val="00E62789"/>
    <w:rsid w:val="00E63721"/>
    <w:rsid w:val="00E64310"/>
    <w:rsid w:val="00E643DA"/>
    <w:rsid w:val="00E65B16"/>
    <w:rsid w:val="00E65E8F"/>
    <w:rsid w:val="00E65FA7"/>
    <w:rsid w:val="00E70030"/>
    <w:rsid w:val="00E7144D"/>
    <w:rsid w:val="00E715D8"/>
    <w:rsid w:val="00E72E19"/>
    <w:rsid w:val="00E72FBB"/>
    <w:rsid w:val="00E73130"/>
    <w:rsid w:val="00E73D08"/>
    <w:rsid w:val="00E74808"/>
    <w:rsid w:val="00E748F6"/>
    <w:rsid w:val="00E752F1"/>
    <w:rsid w:val="00E760A8"/>
    <w:rsid w:val="00E76420"/>
    <w:rsid w:val="00E76ED0"/>
    <w:rsid w:val="00E77345"/>
    <w:rsid w:val="00E77590"/>
    <w:rsid w:val="00E7769A"/>
    <w:rsid w:val="00E800BF"/>
    <w:rsid w:val="00E802BB"/>
    <w:rsid w:val="00E80726"/>
    <w:rsid w:val="00E80CDC"/>
    <w:rsid w:val="00E80EBA"/>
    <w:rsid w:val="00E81237"/>
    <w:rsid w:val="00E81701"/>
    <w:rsid w:val="00E82999"/>
    <w:rsid w:val="00E82E40"/>
    <w:rsid w:val="00E83985"/>
    <w:rsid w:val="00E83ABD"/>
    <w:rsid w:val="00E83C6B"/>
    <w:rsid w:val="00E83ED6"/>
    <w:rsid w:val="00E84348"/>
    <w:rsid w:val="00E862CB"/>
    <w:rsid w:val="00E86568"/>
    <w:rsid w:val="00E86683"/>
    <w:rsid w:val="00E87E5D"/>
    <w:rsid w:val="00E9024C"/>
    <w:rsid w:val="00E909C8"/>
    <w:rsid w:val="00E90CF7"/>
    <w:rsid w:val="00E90FD1"/>
    <w:rsid w:val="00E91BD1"/>
    <w:rsid w:val="00E91C39"/>
    <w:rsid w:val="00E932B6"/>
    <w:rsid w:val="00E93927"/>
    <w:rsid w:val="00E939A6"/>
    <w:rsid w:val="00E94060"/>
    <w:rsid w:val="00E94C42"/>
    <w:rsid w:val="00E94F3A"/>
    <w:rsid w:val="00E978B6"/>
    <w:rsid w:val="00EA02A4"/>
    <w:rsid w:val="00EA2423"/>
    <w:rsid w:val="00EA2F07"/>
    <w:rsid w:val="00EA55BF"/>
    <w:rsid w:val="00EA6372"/>
    <w:rsid w:val="00EA715C"/>
    <w:rsid w:val="00EB0272"/>
    <w:rsid w:val="00EB02A4"/>
    <w:rsid w:val="00EB2815"/>
    <w:rsid w:val="00EB328D"/>
    <w:rsid w:val="00EB36AC"/>
    <w:rsid w:val="00EB4352"/>
    <w:rsid w:val="00EB485F"/>
    <w:rsid w:val="00EB4AA1"/>
    <w:rsid w:val="00EB596A"/>
    <w:rsid w:val="00EB66C8"/>
    <w:rsid w:val="00EB7D1B"/>
    <w:rsid w:val="00EC01A1"/>
    <w:rsid w:val="00EC0FF1"/>
    <w:rsid w:val="00EC10A0"/>
    <w:rsid w:val="00EC2A0E"/>
    <w:rsid w:val="00EC37A9"/>
    <w:rsid w:val="00EC3912"/>
    <w:rsid w:val="00EC4208"/>
    <w:rsid w:val="00EC4E3F"/>
    <w:rsid w:val="00EC54EE"/>
    <w:rsid w:val="00EC5947"/>
    <w:rsid w:val="00EC5B03"/>
    <w:rsid w:val="00EC5F09"/>
    <w:rsid w:val="00EC618C"/>
    <w:rsid w:val="00EC712D"/>
    <w:rsid w:val="00EC7C66"/>
    <w:rsid w:val="00ED0BAF"/>
    <w:rsid w:val="00ED0DD5"/>
    <w:rsid w:val="00ED126C"/>
    <w:rsid w:val="00ED489D"/>
    <w:rsid w:val="00ED6D5C"/>
    <w:rsid w:val="00ED725E"/>
    <w:rsid w:val="00ED7578"/>
    <w:rsid w:val="00ED7596"/>
    <w:rsid w:val="00ED75A2"/>
    <w:rsid w:val="00ED7B08"/>
    <w:rsid w:val="00ED7C7D"/>
    <w:rsid w:val="00EE03F5"/>
    <w:rsid w:val="00EE138C"/>
    <w:rsid w:val="00EE18D4"/>
    <w:rsid w:val="00EE1A55"/>
    <w:rsid w:val="00EE251E"/>
    <w:rsid w:val="00EE2906"/>
    <w:rsid w:val="00EE2D3B"/>
    <w:rsid w:val="00EE36F3"/>
    <w:rsid w:val="00EE3788"/>
    <w:rsid w:val="00EE3A9E"/>
    <w:rsid w:val="00EE4556"/>
    <w:rsid w:val="00EE493C"/>
    <w:rsid w:val="00EE6A04"/>
    <w:rsid w:val="00EE6C4A"/>
    <w:rsid w:val="00EE7047"/>
    <w:rsid w:val="00EE7771"/>
    <w:rsid w:val="00EF014A"/>
    <w:rsid w:val="00EF07A1"/>
    <w:rsid w:val="00EF0EE5"/>
    <w:rsid w:val="00EF0F25"/>
    <w:rsid w:val="00EF16B2"/>
    <w:rsid w:val="00EF37DC"/>
    <w:rsid w:val="00EF5468"/>
    <w:rsid w:val="00EF5B87"/>
    <w:rsid w:val="00EF60B7"/>
    <w:rsid w:val="00EF67AA"/>
    <w:rsid w:val="00EF682D"/>
    <w:rsid w:val="00EF6B9B"/>
    <w:rsid w:val="00EF70B2"/>
    <w:rsid w:val="00EF7E73"/>
    <w:rsid w:val="00F009E4"/>
    <w:rsid w:val="00F00DFE"/>
    <w:rsid w:val="00F02661"/>
    <w:rsid w:val="00F02662"/>
    <w:rsid w:val="00F026BA"/>
    <w:rsid w:val="00F02FA1"/>
    <w:rsid w:val="00F03DCD"/>
    <w:rsid w:val="00F05977"/>
    <w:rsid w:val="00F069A0"/>
    <w:rsid w:val="00F07403"/>
    <w:rsid w:val="00F07748"/>
    <w:rsid w:val="00F079CB"/>
    <w:rsid w:val="00F07A2A"/>
    <w:rsid w:val="00F10670"/>
    <w:rsid w:val="00F10E48"/>
    <w:rsid w:val="00F115B6"/>
    <w:rsid w:val="00F128F3"/>
    <w:rsid w:val="00F1450D"/>
    <w:rsid w:val="00F14FC4"/>
    <w:rsid w:val="00F1553A"/>
    <w:rsid w:val="00F15925"/>
    <w:rsid w:val="00F1609E"/>
    <w:rsid w:val="00F16C7C"/>
    <w:rsid w:val="00F170CD"/>
    <w:rsid w:val="00F20CA2"/>
    <w:rsid w:val="00F2297C"/>
    <w:rsid w:val="00F22D0C"/>
    <w:rsid w:val="00F238EF"/>
    <w:rsid w:val="00F24CA2"/>
    <w:rsid w:val="00F2502C"/>
    <w:rsid w:val="00F2570D"/>
    <w:rsid w:val="00F25AE4"/>
    <w:rsid w:val="00F27572"/>
    <w:rsid w:val="00F27A99"/>
    <w:rsid w:val="00F300ED"/>
    <w:rsid w:val="00F304C6"/>
    <w:rsid w:val="00F3181A"/>
    <w:rsid w:val="00F324B8"/>
    <w:rsid w:val="00F332F2"/>
    <w:rsid w:val="00F33D19"/>
    <w:rsid w:val="00F347D7"/>
    <w:rsid w:val="00F3482A"/>
    <w:rsid w:val="00F348CD"/>
    <w:rsid w:val="00F35FDD"/>
    <w:rsid w:val="00F371FD"/>
    <w:rsid w:val="00F406C9"/>
    <w:rsid w:val="00F40AF6"/>
    <w:rsid w:val="00F4130C"/>
    <w:rsid w:val="00F422CA"/>
    <w:rsid w:val="00F425A3"/>
    <w:rsid w:val="00F42AF0"/>
    <w:rsid w:val="00F42DFB"/>
    <w:rsid w:val="00F43130"/>
    <w:rsid w:val="00F43858"/>
    <w:rsid w:val="00F43D93"/>
    <w:rsid w:val="00F43FD1"/>
    <w:rsid w:val="00F44014"/>
    <w:rsid w:val="00F443E0"/>
    <w:rsid w:val="00F444BA"/>
    <w:rsid w:val="00F45246"/>
    <w:rsid w:val="00F45C5B"/>
    <w:rsid w:val="00F46A7C"/>
    <w:rsid w:val="00F46B91"/>
    <w:rsid w:val="00F46CA1"/>
    <w:rsid w:val="00F4744F"/>
    <w:rsid w:val="00F51EFE"/>
    <w:rsid w:val="00F52241"/>
    <w:rsid w:val="00F529A3"/>
    <w:rsid w:val="00F52F9A"/>
    <w:rsid w:val="00F5345D"/>
    <w:rsid w:val="00F53A67"/>
    <w:rsid w:val="00F55F33"/>
    <w:rsid w:val="00F56E06"/>
    <w:rsid w:val="00F576AC"/>
    <w:rsid w:val="00F57895"/>
    <w:rsid w:val="00F57ABF"/>
    <w:rsid w:val="00F6041D"/>
    <w:rsid w:val="00F60C76"/>
    <w:rsid w:val="00F61094"/>
    <w:rsid w:val="00F625C8"/>
    <w:rsid w:val="00F6281A"/>
    <w:rsid w:val="00F632E5"/>
    <w:rsid w:val="00F63EE3"/>
    <w:rsid w:val="00F646D6"/>
    <w:rsid w:val="00F6525E"/>
    <w:rsid w:val="00F65F12"/>
    <w:rsid w:val="00F6616A"/>
    <w:rsid w:val="00F666BB"/>
    <w:rsid w:val="00F66FE7"/>
    <w:rsid w:val="00F6727A"/>
    <w:rsid w:val="00F6740A"/>
    <w:rsid w:val="00F7084E"/>
    <w:rsid w:val="00F71509"/>
    <w:rsid w:val="00F720F6"/>
    <w:rsid w:val="00F722E9"/>
    <w:rsid w:val="00F73243"/>
    <w:rsid w:val="00F734E3"/>
    <w:rsid w:val="00F76512"/>
    <w:rsid w:val="00F766AE"/>
    <w:rsid w:val="00F76B6B"/>
    <w:rsid w:val="00F76C76"/>
    <w:rsid w:val="00F77B23"/>
    <w:rsid w:val="00F805AA"/>
    <w:rsid w:val="00F811B3"/>
    <w:rsid w:val="00F81769"/>
    <w:rsid w:val="00F835DB"/>
    <w:rsid w:val="00F83685"/>
    <w:rsid w:val="00F845BE"/>
    <w:rsid w:val="00F853AC"/>
    <w:rsid w:val="00F85E6D"/>
    <w:rsid w:val="00F860B6"/>
    <w:rsid w:val="00F9015D"/>
    <w:rsid w:val="00F91A54"/>
    <w:rsid w:val="00F93295"/>
    <w:rsid w:val="00F9372C"/>
    <w:rsid w:val="00F9385B"/>
    <w:rsid w:val="00F941DF"/>
    <w:rsid w:val="00F95AFF"/>
    <w:rsid w:val="00F95B3E"/>
    <w:rsid w:val="00F965D2"/>
    <w:rsid w:val="00FA05D0"/>
    <w:rsid w:val="00FA110D"/>
    <w:rsid w:val="00FA1687"/>
    <w:rsid w:val="00FA180E"/>
    <w:rsid w:val="00FA333C"/>
    <w:rsid w:val="00FA3CE4"/>
    <w:rsid w:val="00FA519D"/>
    <w:rsid w:val="00FA5E79"/>
    <w:rsid w:val="00FA7E53"/>
    <w:rsid w:val="00FA7FA1"/>
    <w:rsid w:val="00FB1C62"/>
    <w:rsid w:val="00FB21CB"/>
    <w:rsid w:val="00FB270A"/>
    <w:rsid w:val="00FB279A"/>
    <w:rsid w:val="00FB2EEE"/>
    <w:rsid w:val="00FB3EB2"/>
    <w:rsid w:val="00FB5C4C"/>
    <w:rsid w:val="00FB5CEF"/>
    <w:rsid w:val="00FB6826"/>
    <w:rsid w:val="00FB74A0"/>
    <w:rsid w:val="00FB7603"/>
    <w:rsid w:val="00FC09B8"/>
    <w:rsid w:val="00FC16A8"/>
    <w:rsid w:val="00FC2205"/>
    <w:rsid w:val="00FC276F"/>
    <w:rsid w:val="00FC2BEC"/>
    <w:rsid w:val="00FC31F5"/>
    <w:rsid w:val="00FC3632"/>
    <w:rsid w:val="00FC407E"/>
    <w:rsid w:val="00FC6288"/>
    <w:rsid w:val="00FC658B"/>
    <w:rsid w:val="00FC6AB0"/>
    <w:rsid w:val="00FC7454"/>
    <w:rsid w:val="00FC7C81"/>
    <w:rsid w:val="00FD09C7"/>
    <w:rsid w:val="00FD0B71"/>
    <w:rsid w:val="00FD10BC"/>
    <w:rsid w:val="00FD1404"/>
    <w:rsid w:val="00FD211C"/>
    <w:rsid w:val="00FD2A42"/>
    <w:rsid w:val="00FD2C14"/>
    <w:rsid w:val="00FD2E97"/>
    <w:rsid w:val="00FD59BC"/>
    <w:rsid w:val="00FD6236"/>
    <w:rsid w:val="00FD631B"/>
    <w:rsid w:val="00FD65C3"/>
    <w:rsid w:val="00FD6A3B"/>
    <w:rsid w:val="00FD74CD"/>
    <w:rsid w:val="00FD78D3"/>
    <w:rsid w:val="00FE0458"/>
    <w:rsid w:val="00FE2D49"/>
    <w:rsid w:val="00FE4E86"/>
    <w:rsid w:val="00FE5AB1"/>
    <w:rsid w:val="00FE69D2"/>
    <w:rsid w:val="00FE6AAA"/>
    <w:rsid w:val="00FE7C74"/>
    <w:rsid w:val="00FF1C3E"/>
    <w:rsid w:val="00FF1F07"/>
    <w:rsid w:val="00FF227B"/>
    <w:rsid w:val="00FF23F2"/>
    <w:rsid w:val="00FF25E4"/>
    <w:rsid w:val="00FF26FB"/>
    <w:rsid w:val="00FF27C7"/>
    <w:rsid w:val="00FF3133"/>
    <w:rsid w:val="00FF511D"/>
    <w:rsid w:val="00FF5277"/>
    <w:rsid w:val="00FF6D0B"/>
    <w:rsid w:val="00FF6F73"/>
    <w:rsid w:val="00FF7428"/>
    <w:rsid w:val="00FF7439"/>
    <w:rsid w:val="00FF7CF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63E86"/>
  <w15:docId w15:val="{429B3157-5382-4805-8FA2-814360393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675A"/>
    <w:rPr>
      <w:rFonts w:ascii="Times New Roman" w:eastAsia="Calibri" w:hAnsi="Times New Roman" w:cs="Basic Roman"/>
      <w:kern w:val="1"/>
      <w:sz w:val="24"/>
      <w:lang w:val="en-GB" w:eastAsia="zh-CN"/>
    </w:rPr>
  </w:style>
  <w:style w:type="paragraph" w:styleId="Heading1">
    <w:name w:val="heading 1"/>
    <w:basedOn w:val="Normal"/>
    <w:next w:val="Normal"/>
    <w:link w:val="Heading1Char"/>
    <w:autoRedefine/>
    <w:uiPriority w:val="9"/>
    <w:qFormat/>
    <w:rsid w:val="00A56F02"/>
    <w:pPr>
      <w:keepNext/>
      <w:keepLines/>
      <w:shd w:val="clear" w:color="auto" w:fill="FFFFFF"/>
      <w:spacing w:after="0"/>
      <w:textAlignment w:val="baseline"/>
      <w:outlineLvl w:val="0"/>
      <w:pPrChange w:id="0" w:author="Godwin Pedzisai Dzvapatsva" w:date="2023-03-26T21:43:00Z">
        <w:pPr>
          <w:keepNext/>
          <w:keepLines/>
          <w:shd w:val="clear" w:color="auto" w:fill="FFFFFF"/>
          <w:spacing w:line="276" w:lineRule="auto"/>
          <w:textAlignment w:val="baseline"/>
          <w:outlineLvl w:val="0"/>
        </w:pPr>
      </w:pPrChange>
    </w:pPr>
    <w:rPr>
      <w:rFonts w:cs="Times New Roman"/>
      <w:b/>
      <w:szCs w:val="24"/>
      <w:shd w:val="clear" w:color="auto" w:fill="FFFFFF"/>
      <w:rPrChange w:id="0" w:author="Godwin Pedzisai Dzvapatsva" w:date="2023-03-26T21:43:00Z">
        <w:rPr>
          <w:rFonts w:eastAsia="Calibri"/>
          <w:b/>
          <w:kern w:val="1"/>
          <w:sz w:val="24"/>
          <w:szCs w:val="24"/>
          <w:shd w:val="clear" w:color="auto" w:fill="FFFFFF"/>
          <w:lang w:val="en-GB" w:eastAsia="zh-CN" w:bidi="ar-SA"/>
        </w:rPr>
      </w:rPrChange>
    </w:rPr>
  </w:style>
  <w:style w:type="paragraph" w:styleId="Heading2">
    <w:name w:val="heading 2"/>
    <w:basedOn w:val="Normal"/>
    <w:next w:val="Normal"/>
    <w:link w:val="Heading2Char"/>
    <w:autoRedefine/>
    <w:uiPriority w:val="9"/>
    <w:unhideWhenUsed/>
    <w:qFormat/>
    <w:rsid w:val="00DD0196"/>
    <w:pPr>
      <w:keepNext/>
      <w:keepLines/>
      <w:shd w:val="clear" w:color="auto" w:fill="FFE599" w:themeFill="accent4" w:themeFillTint="66"/>
      <w:spacing w:after="0" w:line="360" w:lineRule="auto"/>
      <w:jc w:val="both"/>
      <w:textAlignment w:val="baseline"/>
      <w:outlineLvl w:val="1"/>
    </w:pPr>
  </w:style>
  <w:style w:type="paragraph" w:styleId="Heading3">
    <w:name w:val="heading 3"/>
    <w:basedOn w:val="Normal"/>
    <w:next w:val="Normal"/>
    <w:link w:val="Heading3Char"/>
    <w:autoRedefine/>
    <w:rsid w:val="00DD0196"/>
    <w:pPr>
      <w:keepNext/>
      <w:keepLines/>
      <w:shd w:val="clear" w:color="auto" w:fill="FFE599" w:themeFill="accent4" w:themeFillTint="66"/>
      <w:spacing w:after="0" w:line="360" w:lineRule="auto"/>
      <w:jc w:val="both"/>
      <w:outlineLvl w:val="2"/>
    </w:pPr>
    <w:rPr>
      <w:rFonts w:cs="Times New Roman"/>
      <w:szCs w:val="24"/>
      <w:shd w:val="clear" w:color="auto" w:fill="FFFFFF"/>
    </w:rPr>
  </w:style>
  <w:style w:type="paragraph" w:styleId="Heading4">
    <w:name w:val="heading 4"/>
    <w:basedOn w:val="Normal"/>
    <w:next w:val="Normal"/>
    <w:link w:val="Heading4Char"/>
    <w:autoRedefine/>
    <w:uiPriority w:val="9"/>
    <w:unhideWhenUsed/>
    <w:qFormat/>
    <w:rsid w:val="00BD3FC9"/>
    <w:pPr>
      <w:keepNext/>
      <w:keepLines/>
      <w:spacing w:after="0" w:line="360" w:lineRule="auto"/>
      <w:jc w:val="both"/>
      <w:outlineLvl w:val="3"/>
    </w:pPr>
    <w:rPr>
      <w:rFonts w:eastAsiaTheme="majorEastAsia" w:cstheme="majorBidi"/>
      <w:iCs/>
      <w:color w:val="000000" w:themeColor="text1"/>
    </w:rPr>
  </w:style>
  <w:style w:type="paragraph" w:styleId="Heading5">
    <w:name w:val="heading 5"/>
    <w:basedOn w:val="Normal"/>
    <w:next w:val="Normal"/>
    <w:link w:val="Heading5Char"/>
    <w:uiPriority w:val="9"/>
    <w:semiHidden/>
    <w:unhideWhenUsed/>
    <w:qFormat/>
    <w:rsid w:val="0076086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DD0196"/>
    <w:rPr>
      <w:rFonts w:ascii="Times New Roman" w:eastAsia="Calibri" w:hAnsi="Times New Roman" w:cs="Times New Roman"/>
      <w:kern w:val="1"/>
      <w:sz w:val="24"/>
      <w:szCs w:val="24"/>
      <w:shd w:val="clear" w:color="auto" w:fill="FFE599" w:themeFill="accent4" w:themeFillTint="66"/>
      <w:lang w:val="en-GB" w:eastAsia="zh-CN"/>
    </w:rPr>
  </w:style>
  <w:style w:type="table" w:styleId="TableGrid">
    <w:name w:val="Table Grid"/>
    <w:basedOn w:val="TableNormal"/>
    <w:uiPriority w:val="39"/>
    <w:rsid w:val="007A5797"/>
    <w:rPr>
      <w:rFonts w:ascii="Calibri" w:eastAsia="Calibri" w:hAnsi="Calibri" w:cs="Basic Roman"/>
      <w:sz w:val="20"/>
      <w:lang w:eastAsia="zh-CN"/>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sid w:val="00A56F02"/>
    <w:rPr>
      <w:rFonts w:ascii="Times New Roman" w:eastAsia="Calibri" w:hAnsi="Times New Roman" w:cs="Times New Roman"/>
      <w:b/>
      <w:kern w:val="1"/>
      <w:sz w:val="24"/>
      <w:szCs w:val="24"/>
      <w:shd w:val="clear" w:color="auto" w:fill="FFFFFF"/>
      <w:lang w:val="en-GB" w:eastAsia="zh-CN"/>
    </w:rPr>
  </w:style>
  <w:style w:type="paragraph" w:styleId="ListParagraph">
    <w:name w:val="List Paragraph"/>
    <w:aliases w:val="Table of contents numbered,Bullet List"/>
    <w:basedOn w:val="Normal"/>
    <w:link w:val="ListParagraphChar"/>
    <w:uiPriority w:val="34"/>
    <w:qFormat/>
    <w:rsid w:val="007A5797"/>
    <w:pPr>
      <w:ind w:left="720"/>
      <w:contextualSpacing/>
    </w:pPr>
  </w:style>
  <w:style w:type="character" w:customStyle="1" w:styleId="Heading2Char">
    <w:name w:val="Heading 2 Char"/>
    <w:basedOn w:val="DefaultParagraphFont"/>
    <w:link w:val="Heading2"/>
    <w:uiPriority w:val="9"/>
    <w:rsid w:val="00DD0196"/>
    <w:rPr>
      <w:rFonts w:ascii="Times New Roman" w:eastAsia="Calibri" w:hAnsi="Times New Roman" w:cs="Basic Roman"/>
      <w:kern w:val="1"/>
      <w:sz w:val="24"/>
      <w:shd w:val="clear" w:color="auto" w:fill="FFE599" w:themeFill="accent4" w:themeFillTint="66"/>
      <w:lang w:val="en-GB" w:eastAsia="zh-CN"/>
    </w:rPr>
  </w:style>
  <w:style w:type="paragraph" w:styleId="NormalWeb">
    <w:name w:val="Normal (Web)"/>
    <w:basedOn w:val="Normal"/>
    <w:uiPriority w:val="99"/>
    <w:unhideWhenUsed/>
    <w:rsid w:val="00212565"/>
    <w:pPr>
      <w:spacing w:before="100" w:beforeAutospacing="1" w:after="100" w:afterAutospacing="1" w:line="240" w:lineRule="auto"/>
    </w:pPr>
    <w:rPr>
      <w:rFonts w:eastAsia="Times New Roman" w:cs="Times New Roman"/>
      <w:kern w:val="0"/>
      <w:szCs w:val="24"/>
      <w:lang w:val="en-ZA" w:eastAsia="en-ZA"/>
    </w:rPr>
  </w:style>
  <w:style w:type="paragraph" w:styleId="Caption">
    <w:name w:val="caption"/>
    <w:basedOn w:val="Normal"/>
    <w:next w:val="Normal"/>
    <w:uiPriority w:val="35"/>
    <w:unhideWhenUsed/>
    <w:qFormat/>
    <w:rsid w:val="001A37FD"/>
    <w:pPr>
      <w:spacing w:after="200" w:line="240" w:lineRule="auto"/>
    </w:pPr>
    <w:rPr>
      <w:i/>
      <w:iCs/>
      <w:color w:val="44546A" w:themeColor="text2"/>
      <w:sz w:val="18"/>
      <w:szCs w:val="18"/>
    </w:rPr>
  </w:style>
  <w:style w:type="character" w:styleId="Strong">
    <w:name w:val="Strong"/>
    <w:basedOn w:val="DefaultParagraphFont"/>
    <w:uiPriority w:val="22"/>
    <w:qFormat/>
    <w:rsid w:val="001A37FD"/>
    <w:rPr>
      <w:b/>
      <w:bCs/>
    </w:rPr>
  </w:style>
  <w:style w:type="character" w:customStyle="1" w:styleId="topic-highlight">
    <w:name w:val="topic-highlight"/>
    <w:basedOn w:val="DefaultParagraphFont"/>
    <w:rsid w:val="00F444BA"/>
  </w:style>
  <w:style w:type="character" w:styleId="Hyperlink">
    <w:name w:val="Hyperlink"/>
    <w:basedOn w:val="DefaultParagraphFont"/>
    <w:uiPriority w:val="99"/>
    <w:unhideWhenUsed/>
    <w:rsid w:val="0040341B"/>
    <w:rPr>
      <w:color w:val="0000FF"/>
      <w:u w:val="single"/>
    </w:rPr>
  </w:style>
  <w:style w:type="character" w:customStyle="1" w:styleId="Heading4Char">
    <w:name w:val="Heading 4 Char"/>
    <w:basedOn w:val="DefaultParagraphFont"/>
    <w:link w:val="Heading4"/>
    <w:uiPriority w:val="9"/>
    <w:rsid w:val="00BD3FC9"/>
    <w:rPr>
      <w:rFonts w:ascii="Times New Roman" w:eastAsiaTheme="majorEastAsia" w:hAnsi="Times New Roman" w:cstheme="majorBidi"/>
      <w:iCs/>
      <w:color w:val="000000" w:themeColor="text1"/>
      <w:kern w:val="1"/>
      <w:sz w:val="24"/>
      <w:lang w:val="en-GB" w:eastAsia="zh-CN"/>
    </w:rPr>
  </w:style>
  <w:style w:type="character" w:customStyle="1" w:styleId="hgkelc">
    <w:name w:val="hgkelc"/>
    <w:basedOn w:val="DefaultParagraphFont"/>
    <w:rsid w:val="0037367D"/>
  </w:style>
  <w:style w:type="character" w:styleId="Emphasis">
    <w:name w:val="Emphasis"/>
    <w:basedOn w:val="DefaultParagraphFont"/>
    <w:uiPriority w:val="20"/>
    <w:qFormat/>
    <w:rsid w:val="00E862CB"/>
    <w:rPr>
      <w:i/>
      <w:iCs/>
    </w:rPr>
  </w:style>
  <w:style w:type="paragraph" w:customStyle="1" w:styleId="q-relative">
    <w:name w:val="q-relative"/>
    <w:basedOn w:val="Normal"/>
    <w:rsid w:val="00D16D77"/>
    <w:pPr>
      <w:spacing w:before="100" w:beforeAutospacing="1" w:after="100" w:afterAutospacing="1" w:line="240" w:lineRule="auto"/>
    </w:pPr>
    <w:rPr>
      <w:rFonts w:eastAsia="Times New Roman" w:cs="Times New Roman"/>
      <w:kern w:val="0"/>
      <w:szCs w:val="24"/>
      <w:lang w:val="en-ZA" w:eastAsia="en-ZA"/>
    </w:rPr>
  </w:style>
  <w:style w:type="paragraph" w:customStyle="1" w:styleId="mb-25">
    <w:name w:val="mb-2.5"/>
    <w:basedOn w:val="Normal"/>
    <w:rsid w:val="00EF682D"/>
    <w:pPr>
      <w:spacing w:before="100" w:beforeAutospacing="1" w:after="100" w:afterAutospacing="1" w:line="240" w:lineRule="auto"/>
    </w:pPr>
    <w:rPr>
      <w:rFonts w:eastAsia="Times New Roman" w:cs="Times New Roman"/>
      <w:kern w:val="0"/>
      <w:szCs w:val="24"/>
      <w:lang w:val="en-ZA" w:eastAsia="en-ZA"/>
    </w:rPr>
  </w:style>
  <w:style w:type="character" w:customStyle="1" w:styleId="issue-underline">
    <w:name w:val="issue-underline"/>
    <w:basedOn w:val="DefaultParagraphFont"/>
    <w:rsid w:val="00EF682D"/>
  </w:style>
  <w:style w:type="table" w:styleId="TableGridLight">
    <w:name w:val="Grid Table Light"/>
    <w:basedOn w:val="TableNormal"/>
    <w:uiPriority w:val="40"/>
    <w:rsid w:val="003C087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3">
    <w:name w:val="Grid Table 4 Accent 3"/>
    <w:basedOn w:val="TableNormal"/>
    <w:uiPriority w:val="49"/>
    <w:rsid w:val="003C087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5Char">
    <w:name w:val="Heading 5 Char"/>
    <w:basedOn w:val="DefaultParagraphFont"/>
    <w:link w:val="Heading5"/>
    <w:uiPriority w:val="9"/>
    <w:semiHidden/>
    <w:rsid w:val="0076086E"/>
    <w:rPr>
      <w:rFonts w:asciiTheme="majorHAnsi" w:eastAsiaTheme="majorEastAsia" w:hAnsiTheme="majorHAnsi" w:cstheme="majorBidi"/>
      <w:color w:val="2F5496" w:themeColor="accent1" w:themeShade="BF"/>
      <w:kern w:val="1"/>
      <w:sz w:val="24"/>
      <w:lang w:val="en-GB" w:eastAsia="zh-CN"/>
    </w:rPr>
  </w:style>
  <w:style w:type="character" w:styleId="HTMLCode">
    <w:name w:val="HTML Code"/>
    <w:basedOn w:val="DefaultParagraphFont"/>
    <w:uiPriority w:val="99"/>
    <w:semiHidden/>
    <w:unhideWhenUsed/>
    <w:rsid w:val="00DA305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C156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kern w:val="0"/>
      <w:sz w:val="20"/>
      <w:szCs w:val="20"/>
      <w:lang w:val="en-ZA" w:eastAsia="en-ZA"/>
    </w:rPr>
  </w:style>
  <w:style w:type="character" w:customStyle="1" w:styleId="HTMLPreformattedChar">
    <w:name w:val="HTML Preformatted Char"/>
    <w:basedOn w:val="DefaultParagraphFont"/>
    <w:link w:val="HTMLPreformatted"/>
    <w:uiPriority w:val="99"/>
    <w:rsid w:val="00C156C4"/>
    <w:rPr>
      <w:rFonts w:ascii="Courier New" w:eastAsia="Times New Roman" w:hAnsi="Courier New" w:cs="Courier New"/>
      <w:sz w:val="20"/>
      <w:szCs w:val="20"/>
      <w:lang w:eastAsia="en-ZA"/>
    </w:rPr>
  </w:style>
  <w:style w:type="character" w:customStyle="1" w:styleId="keyword">
    <w:name w:val="keyword"/>
    <w:basedOn w:val="DefaultParagraphFont"/>
    <w:rsid w:val="00CF7AD5"/>
  </w:style>
  <w:style w:type="character" w:styleId="UnresolvedMention">
    <w:name w:val="Unresolved Mention"/>
    <w:basedOn w:val="DefaultParagraphFont"/>
    <w:uiPriority w:val="99"/>
    <w:semiHidden/>
    <w:unhideWhenUsed/>
    <w:rsid w:val="003A7FA3"/>
    <w:rPr>
      <w:color w:val="605E5C"/>
      <w:shd w:val="clear" w:color="auto" w:fill="E1DFDD"/>
    </w:rPr>
  </w:style>
  <w:style w:type="paragraph" w:styleId="Header">
    <w:name w:val="header"/>
    <w:basedOn w:val="Normal"/>
    <w:link w:val="HeaderChar"/>
    <w:uiPriority w:val="99"/>
    <w:unhideWhenUsed/>
    <w:rsid w:val="00DA7324"/>
    <w:pPr>
      <w:tabs>
        <w:tab w:val="center" w:pos="4513"/>
        <w:tab w:val="right" w:pos="9026"/>
      </w:tabs>
      <w:spacing w:line="240" w:lineRule="auto"/>
    </w:pPr>
  </w:style>
  <w:style w:type="character" w:customStyle="1" w:styleId="HeaderChar">
    <w:name w:val="Header Char"/>
    <w:basedOn w:val="DefaultParagraphFont"/>
    <w:link w:val="Header"/>
    <w:uiPriority w:val="99"/>
    <w:rsid w:val="00DA7324"/>
    <w:rPr>
      <w:rFonts w:ascii="Times New Roman" w:eastAsia="Calibri" w:hAnsi="Times New Roman" w:cs="Basic Roman"/>
      <w:kern w:val="1"/>
      <w:sz w:val="24"/>
      <w:lang w:val="en-GB" w:eastAsia="zh-CN"/>
    </w:rPr>
  </w:style>
  <w:style w:type="paragraph" w:styleId="Footer">
    <w:name w:val="footer"/>
    <w:basedOn w:val="Normal"/>
    <w:link w:val="FooterChar"/>
    <w:uiPriority w:val="99"/>
    <w:unhideWhenUsed/>
    <w:rsid w:val="00DA7324"/>
    <w:pPr>
      <w:tabs>
        <w:tab w:val="center" w:pos="4513"/>
        <w:tab w:val="right" w:pos="9026"/>
      </w:tabs>
      <w:spacing w:line="240" w:lineRule="auto"/>
    </w:pPr>
  </w:style>
  <w:style w:type="character" w:customStyle="1" w:styleId="FooterChar">
    <w:name w:val="Footer Char"/>
    <w:basedOn w:val="DefaultParagraphFont"/>
    <w:link w:val="Footer"/>
    <w:uiPriority w:val="99"/>
    <w:rsid w:val="00DA7324"/>
    <w:rPr>
      <w:rFonts w:ascii="Times New Roman" w:eastAsia="Calibri" w:hAnsi="Times New Roman" w:cs="Basic Roman"/>
      <w:kern w:val="1"/>
      <w:sz w:val="24"/>
      <w:lang w:val="en-GB" w:eastAsia="zh-CN"/>
    </w:rPr>
  </w:style>
  <w:style w:type="character" w:customStyle="1" w:styleId="gxst-emph">
    <w:name w:val="gxst-emph"/>
    <w:basedOn w:val="DefaultParagraphFont"/>
    <w:rsid w:val="00814A7E"/>
  </w:style>
  <w:style w:type="character" w:customStyle="1" w:styleId="mn">
    <w:name w:val="mn"/>
    <w:basedOn w:val="DefaultParagraphFont"/>
    <w:rsid w:val="00C1544C"/>
  </w:style>
  <w:style w:type="character" w:customStyle="1" w:styleId="mi">
    <w:name w:val="mi"/>
    <w:basedOn w:val="DefaultParagraphFont"/>
    <w:rsid w:val="00FE5AB1"/>
  </w:style>
  <w:style w:type="paragraph" w:customStyle="1" w:styleId="transcripttextparagraph-sc-1jllhx4-1">
    <w:name w:val="transcripttext__paragraph-sc-1jllhx4-1"/>
    <w:basedOn w:val="Normal"/>
    <w:rsid w:val="00071C94"/>
    <w:pPr>
      <w:spacing w:before="100" w:beforeAutospacing="1" w:after="100" w:afterAutospacing="1" w:line="240" w:lineRule="auto"/>
    </w:pPr>
    <w:rPr>
      <w:rFonts w:eastAsia="Times New Roman" w:cs="Times New Roman"/>
      <w:kern w:val="0"/>
      <w:szCs w:val="24"/>
      <w:lang w:val="en-ZA" w:eastAsia="en-ZA"/>
    </w:rPr>
  </w:style>
  <w:style w:type="paragraph" w:customStyle="1" w:styleId="q-text">
    <w:name w:val="q-text"/>
    <w:basedOn w:val="Normal"/>
    <w:rsid w:val="00E84348"/>
    <w:pPr>
      <w:spacing w:before="100" w:beforeAutospacing="1" w:after="100" w:afterAutospacing="1" w:line="240" w:lineRule="auto"/>
    </w:pPr>
    <w:rPr>
      <w:rFonts w:eastAsia="Times New Roman" w:cs="Times New Roman"/>
      <w:kern w:val="0"/>
      <w:szCs w:val="24"/>
      <w:lang w:val="en-ZA" w:eastAsia="en-ZA"/>
    </w:rPr>
  </w:style>
  <w:style w:type="character" w:customStyle="1" w:styleId="q-inline">
    <w:name w:val="q-inline"/>
    <w:basedOn w:val="DefaultParagraphFont"/>
    <w:rsid w:val="00E84348"/>
  </w:style>
  <w:style w:type="character" w:customStyle="1" w:styleId="hljs-comment">
    <w:name w:val="hljs-comment"/>
    <w:basedOn w:val="DefaultParagraphFont"/>
    <w:rsid w:val="007537A9"/>
  </w:style>
  <w:style w:type="paragraph" w:customStyle="1" w:styleId="Default">
    <w:name w:val="Default"/>
    <w:rsid w:val="008867BC"/>
    <w:pPr>
      <w:autoSpaceDE w:val="0"/>
      <w:autoSpaceDN w:val="0"/>
      <w:adjustRightInd w:val="0"/>
      <w:spacing w:after="0" w:line="240" w:lineRule="auto"/>
    </w:pPr>
    <w:rPr>
      <w:rFonts w:ascii="Droid Serif" w:hAnsi="Droid Serif" w:cs="Droid Serif"/>
      <w:color w:val="000000"/>
      <w:sz w:val="24"/>
      <w:szCs w:val="24"/>
    </w:rPr>
  </w:style>
  <w:style w:type="paragraph" w:customStyle="1" w:styleId="Pa25">
    <w:name w:val="Pa25"/>
    <w:basedOn w:val="Default"/>
    <w:next w:val="Default"/>
    <w:uiPriority w:val="99"/>
    <w:rsid w:val="008867BC"/>
    <w:pPr>
      <w:spacing w:line="191" w:lineRule="atLeast"/>
    </w:pPr>
    <w:rPr>
      <w:rFonts w:cstheme="minorBidi"/>
      <w:color w:val="auto"/>
    </w:rPr>
  </w:style>
  <w:style w:type="character" w:customStyle="1" w:styleId="user-select-contain">
    <w:name w:val="user-select-contain"/>
    <w:basedOn w:val="DefaultParagraphFont"/>
    <w:rsid w:val="00E93927"/>
  </w:style>
  <w:style w:type="character" w:customStyle="1" w:styleId="go">
    <w:name w:val="go"/>
    <w:basedOn w:val="DefaultParagraphFont"/>
    <w:rsid w:val="00700B60"/>
  </w:style>
  <w:style w:type="character" w:customStyle="1" w:styleId="lineno">
    <w:name w:val="lineno"/>
    <w:basedOn w:val="DefaultParagraphFont"/>
    <w:rsid w:val="00A86982"/>
  </w:style>
  <w:style w:type="character" w:styleId="FollowedHyperlink">
    <w:name w:val="FollowedHyperlink"/>
    <w:basedOn w:val="DefaultParagraphFont"/>
    <w:uiPriority w:val="99"/>
    <w:semiHidden/>
    <w:unhideWhenUsed/>
    <w:rsid w:val="00A1427D"/>
    <w:rPr>
      <w:color w:val="954F72" w:themeColor="followedHyperlink"/>
      <w:u w:val="single"/>
    </w:rPr>
  </w:style>
  <w:style w:type="paragraph" w:customStyle="1" w:styleId="vn">
    <w:name w:val="vn"/>
    <w:basedOn w:val="Normal"/>
    <w:rsid w:val="00475C01"/>
    <w:pPr>
      <w:spacing w:before="100" w:beforeAutospacing="1" w:after="100" w:afterAutospacing="1" w:line="240" w:lineRule="auto"/>
    </w:pPr>
    <w:rPr>
      <w:rFonts w:eastAsia="Times New Roman" w:cs="Times New Roman"/>
      <w:kern w:val="0"/>
      <w:szCs w:val="24"/>
      <w:lang w:val="en-ZA" w:eastAsia="en-ZA"/>
    </w:rPr>
  </w:style>
  <w:style w:type="character" w:customStyle="1" w:styleId="ListParagraphChar">
    <w:name w:val="List Paragraph Char"/>
    <w:aliases w:val="Table of contents numbered Char,Bullet List Char"/>
    <w:basedOn w:val="DefaultParagraphFont"/>
    <w:link w:val="ListParagraph"/>
    <w:uiPriority w:val="34"/>
    <w:rsid w:val="00934A60"/>
    <w:rPr>
      <w:rFonts w:ascii="Times New Roman" w:eastAsia="Calibri" w:hAnsi="Times New Roman" w:cs="Basic Roman"/>
      <w:kern w:val="1"/>
      <w:sz w:val="24"/>
      <w:lang w:val="en-GB" w:eastAsia="zh-CN"/>
    </w:rPr>
  </w:style>
  <w:style w:type="paragraph" w:customStyle="1" w:styleId="Standard">
    <w:name w:val="Standard"/>
    <w:rsid w:val="006E5D13"/>
    <w:pPr>
      <w:suppressAutoHyphens/>
      <w:autoSpaceDN w:val="0"/>
      <w:spacing w:after="0" w:line="240" w:lineRule="auto"/>
      <w:textAlignment w:val="baseline"/>
    </w:pPr>
    <w:rPr>
      <w:rFonts w:ascii="Liberation Serif" w:eastAsia="DejaVu Sans" w:hAnsi="Liberation Serif" w:cs="FreeSans"/>
      <w:kern w:val="3"/>
      <w:sz w:val="24"/>
      <w:szCs w:val="24"/>
      <w:lang w:val="en-GB" w:eastAsia="zh-CN" w:bidi="hi-IN"/>
    </w:rPr>
  </w:style>
  <w:style w:type="table" w:styleId="PlainTable1">
    <w:name w:val="Plain Table 1"/>
    <w:basedOn w:val="TableNormal"/>
    <w:uiPriority w:val="41"/>
    <w:rsid w:val="00D85B0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fmbody">
    <w:name w:val="fm_body"/>
    <w:basedOn w:val="Normal"/>
    <w:rsid w:val="00A12CDF"/>
    <w:pPr>
      <w:spacing w:before="100" w:beforeAutospacing="1" w:after="100" w:afterAutospacing="1" w:line="240" w:lineRule="auto"/>
    </w:pPr>
    <w:rPr>
      <w:rFonts w:eastAsia="Times New Roman" w:cs="Times New Roman"/>
      <w:kern w:val="0"/>
      <w:szCs w:val="24"/>
      <w:lang w:val="en-ZA" w:eastAsia="en-ZA"/>
    </w:rPr>
  </w:style>
  <w:style w:type="paragraph" w:customStyle="1" w:styleId="fmbullet2">
    <w:name w:val="fm_bullet2"/>
    <w:basedOn w:val="Normal"/>
    <w:rsid w:val="00A12CDF"/>
    <w:pPr>
      <w:spacing w:before="100" w:beforeAutospacing="1" w:after="100" w:afterAutospacing="1" w:line="240" w:lineRule="auto"/>
    </w:pPr>
    <w:rPr>
      <w:rFonts w:eastAsia="Times New Roman" w:cs="Times New Roman"/>
      <w:kern w:val="0"/>
      <w:szCs w:val="24"/>
      <w:lang w:val="en-ZA" w:eastAsia="en-ZA"/>
    </w:rPr>
  </w:style>
  <w:style w:type="paragraph" w:customStyle="1" w:styleId="fmindent">
    <w:name w:val="fm_indent"/>
    <w:basedOn w:val="Normal"/>
    <w:rsid w:val="00A12CDF"/>
    <w:pPr>
      <w:spacing w:before="100" w:beforeAutospacing="1" w:after="100" w:afterAutospacing="1" w:line="240" w:lineRule="auto"/>
    </w:pPr>
    <w:rPr>
      <w:rFonts w:eastAsia="Times New Roman" w:cs="Times New Roman"/>
      <w:kern w:val="0"/>
      <w:szCs w:val="24"/>
      <w:lang w:val="en-ZA" w:eastAsia="en-ZA"/>
    </w:rPr>
  </w:style>
  <w:style w:type="character" w:styleId="HTMLVariable">
    <w:name w:val="HTML Variable"/>
    <w:basedOn w:val="DefaultParagraphFont"/>
    <w:uiPriority w:val="99"/>
    <w:semiHidden/>
    <w:unhideWhenUsed/>
    <w:rsid w:val="00690CD5"/>
    <w:rPr>
      <w:i/>
      <w:iCs/>
    </w:rPr>
  </w:style>
  <w:style w:type="character" w:customStyle="1" w:styleId="hljs-function">
    <w:name w:val="hljs-function"/>
    <w:basedOn w:val="DefaultParagraphFont"/>
    <w:rsid w:val="000F617B"/>
  </w:style>
  <w:style w:type="character" w:customStyle="1" w:styleId="hljs-keyword">
    <w:name w:val="hljs-keyword"/>
    <w:basedOn w:val="DefaultParagraphFont"/>
    <w:rsid w:val="000F617B"/>
  </w:style>
  <w:style w:type="character" w:customStyle="1" w:styleId="hljs-title">
    <w:name w:val="hljs-title"/>
    <w:basedOn w:val="DefaultParagraphFont"/>
    <w:rsid w:val="000F617B"/>
  </w:style>
  <w:style w:type="character" w:customStyle="1" w:styleId="hljs-params">
    <w:name w:val="hljs-params"/>
    <w:basedOn w:val="DefaultParagraphFont"/>
    <w:rsid w:val="000F617B"/>
  </w:style>
  <w:style w:type="character" w:customStyle="1" w:styleId="hljs-number">
    <w:name w:val="hljs-number"/>
    <w:basedOn w:val="DefaultParagraphFont"/>
    <w:rsid w:val="000F617B"/>
  </w:style>
  <w:style w:type="character" w:customStyle="1" w:styleId="mord">
    <w:name w:val="mord"/>
    <w:basedOn w:val="DefaultParagraphFont"/>
    <w:rsid w:val="00853EEE"/>
  </w:style>
  <w:style w:type="character" w:customStyle="1" w:styleId="mrel">
    <w:name w:val="mrel"/>
    <w:basedOn w:val="DefaultParagraphFont"/>
    <w:rsid w:val="00853EEE"/>
  </w:style>
  <w:style w:type="character" w:customStyle="1" w:styleId="mjx-char">
    <w:name w:val="mjx-char"/>
    <w:basedOn w:val="DefaultParagraphFont"/>
    <w:rsid w:val="00A71CFC"/>
  </w:style>
  <w:style w:type="character" w:customStyle="1" w:styleId="mjxassistivemathml">
    <w:name w:val="mjx_assistive_mathml"/>
    <w:basedOn w:val="DefaultParagraphFont"/>
    <w:rsid w:val="00A71CFC"/>
  </w:style>
  <w:style w:type="character" w:customStyle="1" w:styleId="token">
    <w:name w:val="token"/>
    <w:basedOn w:val="DefaultParagraphFont"/>
    <w:rsid w:val="00B507D3"/>
  </w:style>
  <w:style w:type="character" w:customStyle="1" w:styleId="line-number">
    <w:name w:val="line-number"/>
    <w:basedOn w:val="DefaultParagraphFont"/>
    <w:rsid w:val="00B507D3"/>
  </w:style>
  <w:style w:type="character" w:customStyle="1" w:styleId="javacolor">
    <w:name w:val="javacolor"/>
    <w:basedOn w:val="DefaultParagraphFont"/>
    <w:rsid w:val="0028605B"/>
  </w:style>
  <w:style w:type="character" w:customStyle="1" w:styleId="javakeywordcolor">
    <w:name w:val="javakeywordcolor"/>
    <w:basedOn w:val="DefaultParagraphFont"/>
    <w:rsid w:val="0028605B"/>
  </w:style>
  <w:style w:type="character" w:customStyle="1" w:styleId="commentcolor">
    <w:name w:val="commentcolor"/>
    <w:basedOn w:val="DefaultParagraphFont"/>
    <w:rsid w:val="0028605B"/>
  </w:style>
  <w:style w:type="character" w:customStyle="1" w:styleId="javanumbercolor">
    <w:name w:val="javanumbercolor"/>
    <w:basedOn w:val="DefaultParagraphFont"/>
    <w:rsid w:val="001A4961"/>
  </w:style>
  <w:style w:type="character" w:customStyle="1" w:styleId="javastringcolor">
    <w:name w:val="javastringcolor"/>
    <w:basedOn w:val="DefaultParagraphFont"/>
    <w:rsid w:val="001A4961"/>
  </w:style>
  <w:style w:type="character" w:customStyle="1" w:styleId="highlight--red">
    <w:name w:val="highlight--red"/>
    <w:basedOn w:val="DefaultParagraphFont"/>
    <w:rsid w:val="00F03DCD"/>
  </w:style>
  <w:style w:type="paragraph" w:customStyle="1" w:styleId="alt">
    <w:name w:val="alt"/>
    <w:basedOn w:val="Normal"/>
    <w:rsid w:val="006B6F99"/>
    <w:pPr>
      <w:spacing w:before="100" w:beforeAutospacing="1" w:after="100" w:afterAutospacing="1" w:line="240" w:lineRule="auto"/>
    </w:pPr>
    <w:rPr>
      <w:rFonts w:eastAsia="Times New Roman" w:cs="Times New Roman"/>
      <w:kern w:val="0"/>
      <w:szCs w:val="24"/>
      <w:lang w:val="en-ZA" w:eastAsia="en-ZA"/>
    </w:rPr>
  </w:style>
  <w:style w:type="character" w:customStyle="1" w:styleId="comment">
    <w:name w:val="comment"/>
    <w:basedOn w:val="DefaultParagraphFont"/>
    <w:rsid w:val="006B6F99"/>
  </w:style>
  <w:style w:type="character" w:customStyle="1" w:styleId="cpp-definition">
    <w:name w:val="cpp-definition"/>
    <w:basedOn w:val="DefaultParagraphFont"/>
    <w:rsid w:val="00451258"/>
  </w:style>
  <w:style w:type="paragraph" w:customStyle="1" w:styleId="text">
    <w:name w:val="text"/>
    <w:basedOn w:val="Normal"/>
    <w:rsid w:val="00696C6A"/>
    <w:pPr>
      <w:spacing w:before="100" w:beforeAutospacing="1" w:after="100" w:afterAutospacing="1" w:line="240" w:lineRule="auto"/>
    </w:pPr>
    <w:rPr>
      <w:rFonts w:eastAsia="Times New Roman" w:cs="Times New Roman"/>
      <w:kern w:val="0"/>
      <w:szCs w:val="24"/>
      <w:lang w:val="en-ZA" w:eastAsia="en-ZA"/>
    </w:rPr>
  </w:style>
  <w:style w:type="character" w:customStyle="1" w:styleId="math">
    <w:name w:val="math"/>
    <w:basedOn w:val="DefaultParagraphFont"/>
    <w:rsid w:val="00696C6A"/>
  </w:style>
  <w:style w:type="paragraph" w:customStyle="1" w:styleId="math1">
    <w:name w:val="math1"/>
    <w:basedOn w:val="Normal"/>
    <w:rsid w:val="00696C6A"/>
    <w:pPr>
      <w:spacing w:before="100" w:beforeAutospacing="1" w:after="100" w:afterAutospacing="1" w:line="240" w:lineRule="auto"/>
    </w:pPr>
    <w:rPr>
      <w:rFonts w:eastAsia="Times New Roman" w:cs="Times New Roman"/>
      <w:kern w:val="0"/>
      <w:szCs w:val="24"/>
      <w:lang w:val="en-ZA" w:eastAsia="en-ZA"/>
    </w:rPr>
  </w:style>
  <w:style w:type="character" w:customStyle="1" w:styleId="answer">
    <w:name w:val="answer"/>
    <w:basedOn w:val="DefaultParagraphFont"/>
    <w:rsid w:val="001576B3"/>
  </w:style>
  <w:style w:type="character" w:styleId="HTMLSample">
    <w:name w:val="HTML Sample"/>
    <w:basedOn w:val="DefaultParagraphFont"/>
    <w:uiPriority w:val="99"/>
    <w:semiHidden/>
    <w:unhideWhenUsed/>
    <w:rsid w:val="004001B1"/>
    <w:rPr>
      <w:rFonts w:ascii="Courier New" w:eastAsia="Times New Roman" w:hAnsi="Courier New" w:cs="Courier New"/>
    </w:rPr>
  </w:style>
  <w:style w:type="character" w:styleId="HTMLTypewriter">
    <w:name w:val="HTML Typewriter"/>
    <w:basedOn w:val="DefaultParagraphFont"/>
    <w:uiPriority w:val="99"/>
    <w:semiHidden/>
    <w:unhideWhenUsed/>
    <w:rsid w:val="007519DE"/>
    <w:rPr>
      <w:rFonts w:ascii="Courier New" w:eastAsia="Times New Roman" w:hAnsi="Courier New" w:cs="Courier New"/>
      <w:sz w:val="20"/>
      <w:szCs w:val="20"/>
    </w:rPr>
  </w:style>
  <w:style w:type="character" w:styleId="HTMLDefinition">
    <w:name w:val="HTML Definition"/>
    <w:basedOn w:val="DefaultParagraphFont"/>
    <w:uiPriority w:val="99"/>
    <w:semiHidden/>
    <w:unhideWhenUsed/>
    <w:rsid w:val="00323CFB"/>
    <w:rPr>
      <w:i/>
      <w:iCs/>
    </w:rPr>
  </w:style>
  <w:style w:type="table" w:styleId="PlainTable2">
    <w:name w:val="Plain Table 2"/>
    <w:basedOn w:val="TableNormal"/>
    <w:uiPriority w:val="42"/>
    <w:rsid w:val="005F4DE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F4DE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F4DE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ljs-builtin">
    <w:name w:val="hljs-built_in"/>
    <w:basedOn w:val="DefaultParagraphFont"/>
    <w:rsid w:val="00C4266D"/>
  </w:style>
  <w:style w:type="character" w:customStyle="1" w:styleId="que">
    <w:name w:val="que"/>
    <w:basedOn w:val="DefaultParagraphFont"/>
    <w:rsid w:val="00F43130"/>
  </w:style>
  <w:style w:type="character" w:customStyle="1" w:styleId="mtk1">
    <w:name w:val="mtk1"/>
    <w:basedOn w:val="DefaultParagraphFont"/>
    <w:rsid w:val="00971A87"/>
  </w:style>
  <w:style w:type="character" w:customStyle="1" w:styleId="mtk9">
    <w:name w:val="mtk9"/>
    <w:basedOn w:val="DefaultParagraphFont"/>
    <w:rsid w:val="00971A87"/>
  </w:style>
  <w:style w:type="character" w:customStyle="1" w:styleId="mtk6">
    <w:name w:val="mtk6"/>
    <w:basedOn w:val="DefaultParagraphFont"/>
    <w:rsid w:val="00971A87"/>
  </w:style>
  <w:style w:type="character" w:customStyle="1" w:styleId="overline">
    <w:name w:val="overline"/>
    <w:basedOn w:val="DefaultParagraphFont"/>
    <w:rsid w:val="001C5D81"/>
  </w:style>
  <w:style w:type="paragraph" w:customStyle="1" w:styleId="has-normal-font-size">
    <w:name w:val="has-normal-font-size"/>
    <w:basedOn w:val="Normal"/>
    <w:rsid w:val="00E932B6"/>
    <w:pPr>
      <w:spacing w:before="100" w:beforeAutospacing="1" w:after="100" w:afterAutospacing="1" w:line="240" w:lineRule="auto"/>
    </w:pPr>
    <w:rPr>
      <w:rFonts w:eastAsia="Times New Roman" w:cs="Times New Roman"/>
      <w:kern w:val="0"/>
      <w:szCs w:val="24"/>
      <w:lang w:val="en-ZA" w:eastAsia="en-ZA"/>
    </w:rPr>
  </w:style>
  <w:style w:type="character" w:customStyle="1" w:styleId="cpp1-reservedword">
    <w:name w:val="cpp1-reservedword"/>
    <w:basedOn w:val="DefaultParagraphFont"/>
    <w:rsid w:val="003F4BF3"/>
  </w:style>
  <w:style w:type="character" w:customStyle="1" w:styleId="cpp1-space">
    <w:name w:val="cpp1-space"/>
    <w:basedOn w:val="DefaultParagraphFont"/>
    <w:rsid w:val="003F4BF3"/>
  </w:style>
  <w:style w:type="character" w:customStyle="1" w:styleId="cpp1-brackets">
    <w:name w:val="cpp1-brackets"/>
    <w:basedOn w:val="DefaultParagraphFont"/>
    <w:rsid w:val="003F4BF3"/>
  </w:style>
  <w:style w:type="character" w:customStyle="1" w:styleId="cpp1-identifier">
    <w:name w:val="cpp1-identifier"/>
    <w:basedOn w:val="DefaultParagraphFont"/>
    <w:rsid w:val="003F4BF3"/>
  </w:style>
  <w:style w:type="character" w:customStyle="1" w:styleId="cpp1-symbol">
    <w:name w:val="cpp1-symbol"/>
    <w:basedOn w:val="DefaultParagraphFont"/>
    <w:rsid w:val="003F4BF3"/>
  </w:style>
  <w:style w:type="character" w:customStyle="1" w:styleId="cpp1-number">
    <w:name w:val="cpp1-number"/>
    <w:basedOn w:val="DefaultParagraphFont"/>
    <w:rsid w:val="003F4BF3"/>
  </w:style>
  <w:style w:type="character" w:customStyle="1" w:styleId="cpp1-string">
    <w:name w:val="cpp1-string"/>
    <w:basedOn w:val="DefaultParagraphFont"/>
    <w:rsid w:val="003F4BF3"/>
  </w:style>
  <w:style w:type="paragraph" w:customStyle="1" w:styleId="pb-2">
    <w:name w:val="pb-2"/>
    <w:basedOn w:val="Normal"/>
    <w:rsid w:val="00372C9C"/>
    <w:pPr>
      <w:spacing w:before="100" w:beforeAutospacing="1" w:after="100" w:afterAutospacing="1" w:line="240" w:lineRule="auto"/>
    </w:pPr>
    <w:rPr>
      <w:rFonts w:eastAsia="Times New Roman" w:cs="Times New Roman"/>
      <w:kern w:val="0"/>
      <w:szCs w:val="24"/>
      <w:lang w:val="en-ZA" w:eastAsia="en-ZA"/>
    </w:rPr>
  </w:style>
  <w:style w:type="paragraph" w:styleId="Revision">
    <w:name w:val="Revision"/>
    <w:hidden/>
    <w:uiPriority w:val="99"/>
    <w:semiHidden/>
    <w:rsid w:val="00372C9C"/>
    <w:pPr>
      <w:spacing w:after="0" w:line="240" w:lineRule="auto"/>
    </w:pPr>
    <w:rPr>
      <w:rFonts w:ascii="Times New Roman" w:eastAsia="Calibri" w:hAnsi="Times New Roman" w:cs="Basic Roman"/>
      <w:kern w:val="1"/>
      <w:sz w:val="24"/>
      <w:lang w:val="en-GB"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1714">
      <w:bodyDiv w:val="1"/>
      <w:marLeft w:val="0"/>
      <w:marRight w:val="0"/>
      <w:marTop w:val="0"/>
      <w:marBottom w:val="0"/>
      <w:divBdr>
        <w:top w:val="none" w:sz="0" w:space="0" w:color="auto"/>
        <w:left w:val="none" w:sz="0" w:space="0" w:color="auto"/>
        <w:bottom w:val="none" w:sz="0" w:space="0" w:color="auto"/>
        <w:right w:val="none" w:sz="0" w:space="0" w:color="auto"/>
      </w:divBdr>
    </w:div>
    <w:div w:id="9187128">
      <w:bodyDiv w:val="1"/>
      <w:marLeft w:val="0"/>
      <w:marRight w:val="0"/>
      <w:marTop w:val="0"/>
      <w:marBottom w:val="0"/>
      <w:divBdr>
        <w:top w:val="none" w:sz="0" w:space="0" w:color="auto"/>
        <w:left w:val="none" w:sz="0" w:space="0" w:color="auto"/>
        <w:bottom w:val="none" w:sz="0" w:space="0" w:color="auto"/>
        <w:right w:val="none" w:sz="0" w:space="0" w:color="auto"/>
      </w:divBdr>
    </w:div>
    <w:div w:id="12150945">
      <w:bodyDiv w:val="1"/>
      <w:marLeft w:val="0"/>
      <w:marRight w:val="0"/>
      <w:marTop w:val="0"/>
      <w:marBottom w:val="0"/>
      <w:divBdr>
        <w:top w:val="none" w:sz="0" w:space="0" w:color="auto"/>
        <w:left w:val="none" w:sz="0" w:space="0" w:color="auto"/>
        <w:bottom w:val="none" w:sz="0" w:space="0" w:color="auto"/>
        <w:right w:val="none" w:sz="0" w:space="0" w:color="auto"/>
      </w:divBdr>
    </w:div>
    <w:div w:id="12416022">
      <w:bodyDiv w:val="1"/>
      <w:marLeft w:val="0"/>
      <w:marRight w:val="0"/>
      <w:marTop w:val="0"/>
      <w:marBottom w:val="0"/>
      <w:divBdr>
        <w:top w:val="none" w:sz="0" w:space="0" w:color="auto"/>
        <w:left w:val="none" w:sz="0" w:space="0" w:color="auto"/>
        <w:bottom w:val="none" w:sz="0" w:space="0" w:color="auto"/>
        <w:right w:val="none" w:sz="0" w:space="0" w:color="auto"/>
      </w:divBdr>
    </w:div>
    <w:div w:id="29693841">
      <w:bodyDiv w:val="1"/>
      <w:marLeft w:val="0"/>
      <w:marRight w:val="0"/>
      <w:marTop w:val="0"/>
      <w:marBottom w:val="0"/>
      <w:divBdr>
        <w:top w:val="none" w:sz="0" w:space="0" w:color="auto"/>
        <w:left w:val="none" w:sz="0" w:space="0" w:color="auto"/>
        <w:bottom w:val="none" w:sz="0" w:space="0" w:color="auto"/>
        <w:right w:val="none" w:sz="0" w:space="0" w:color="auto"/>
      </w:divBdr>
      <w:divsChild>
        <w:div w:id="2092114269">
          <w:marLeft w:val="0"/>
          <w:marRight w:val="0"/>
          <w:marTop w:val="0"/>
          <w:marBottom w:val="0"/>
          <w:divBdr>
            <w:top w:val="none" w:sz="0" w:space="0" w:color="auto"/>
            <w:left w:val="none" w:sz="0" w:space="0" w:color="auto"/>
            <w:bottom w:val="none" w:sz="0" w:space="0" w:color="auto"/>
            <w:right w:val="none" w:sz="0" w:space="0" w:color="auto"/>
          </w:divBdr>
          <w:divsChild>
            <w:div w:id="938754642">
              <w:marLeft w:val="0"/>
              <w:marRight w:val="0"/>
              <w:marTop w:val="0"/>
              <w:marBottom w:val="0"/>
              <w:divBdr>
                <w:top w:val="none" w:sz="0" w:space="0" w:color="auto"/>
                <w:left w:val="none" w:sz="0" w:space="0" w:color="auto"/>
                <w:bottom w:val="none" w:sz="0" w:space="0" w:color="auto"/>
                <w:right w:val="none" w:sz="0" w:space="0" w:color="auto"/>
              </w:divBdr>
            </w:div>
            <w:div w:id="1447117641">
              <w:marLeft w:val="0"/>
              <w:marRight w:val="0"/>
              <w:marTop w:val="0"/>
              <w:marBottom w:val="0"/>
              <w:divBdr>
                <w:top w:val="none" w:sz="0" w:space="0" w:color="auto"/>
                <w:left w:val="none" w:sz="0" w:space="0" w:color="auto"/>
                <w:bottom w:val="none" w:sz="0" w:space="0" w:color="auto"/>
                <w:right w:val="none" w:sz="0" w:space="0" w:color="auto"/>
              </w:divBdr>
            </w:div>
            <w:div w:id="1656687849">
              <w:marLeft w:val="0"/>
              <w:marRight w:val="0"/>
              <w:marTop w:val="0"/>
              <w:marBottom w:val="0"/>
              <w:divBdr>
                <w:top w:val="none" w:sz="0" w:space="0" w:color="auto"/>
                <w:left w:val="none" w:sz="0" w:space="0" w:color="auto"/>
                <w:bottom w:val="none" w:sz="0" w:space="0" w:color="auto"/>
                <w:right w:val="none" w:sz="0" w:space="0" w:color="auto"/>
              </w:divBdr>
            </w:div>
            <w:div w:id="1674407104">
              <w:marLeft w:val="0"/>
              <w:marRight w:val="0"/>
              <w:marTop w:val="0"/>
              <w:marBottom w:val="0"/>
              <w:divBdr>
                <w:top w:val="none" w:sz="0" w:space="0" w:color="auto"/>
                <w:left w:val="none" w:sz="0" w:space="0" w:color="auto"/>
                <w:bottom w:val="none" w:sz="0" w:space="0" w:color="auto"/>
                <w:right w:val="none" w:sz="0" w:space="0" w:color="auto"/>
              </w:divBdr>
            </w:div>
            <w:div w:id="1710758887">
              <w:marLeft w:val="0"/>
              <w:marRight w:val="0"/>
              <w:marTop w:val="0"/>
              <w:marBottom w:val="0"/>
              <w:divBdr>
                <w:top w:val="none" w:sz="0" w:space="0" w:color="auto"/>
                <w:left w:val="none" w:sz="0" w:space="0" w:color="auto"/>
                <w:bottom w:val="none" w:sz="0" w:space="0" w:color="auto"/>
                <w:right w:val="none" w:sz="0" w:space="0" w:color="auto"/>
              </w:divBdr>
            </w:div>
            <w:div w:id="192433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2291">
      <w:bodyDiv w:val="1"/>
      <w:marLeft w:val="0"/>
      <w:marRight w:val="0"/>
      <w:marTop w:val="0"/>
      <w:marBottom w:val="0"/>
      <w:divBdr>
        <w:top w:val="none" w:sz="0" w:space="0" w:color="auto"/>
        <w:left w:val="none" w:sz="0" w:space="0" w:color="auto"/>
        <w:bottom w:val="none" w:sz="0" w:space="0" w:color="auto"/>
        <w:right w:val="none" w:sz="0" w:space="0" w:color="auto"/>
      </w:divBdr>
    </w:div>
    <w:div w:id="42095105">
      <w:bodyDiv w:val="1"/>
      <w:marLeft w:val="0"/>
      <w:marRight w:val="0"/>
      <w:marTop w:val="0"/>
      <w:marBottom w:val="0"/>
      <w:divBdr>
        <w:top w:val="none" w:sz="0" w:space="0" w:color="auto"/>
        <w:left w:val="none" w:sz="0" w:space="0" w:color="auto"/>
        <w:bottom w:val="none" w:sz="0" w:space="0" w:color="auto"/>
        <w:right w:val="none" w:sz="0" w:space="0" w:color="auto"/>
      </w:divBdr>
    </w:div>
    <w:div w:id="52579254">
      <w:bodyDiv w:val="1"/>
      <w:marLeft w:val="0"/>
      <w:marRight w:val="0"/>
      <w:marTop w:val="0"/>
      <w:marBottom w:val="0"/>
      <w:divBdr>
        <w:top w:val="none" w:sz="0" w:space="0" w:color="auto"/>
        <w:left w:val="none" w:sz="0" w:space="0" w:color="auto"/>
        <w:bottom w:val="none" w:sz="0" w:space="0" w:color="auto"/>
        <w:right w:val="none" w:sz="0" w:space="0" w:color="auto"/>
      </w:divBdr>
      <w:divsChild>
        <w:div w:id="465855785">
          <w:marLeft w:val="0"/>
          <w:marRight w:val="0"/>
          <w:marTop w:val="0"/>
          <w:marBottom w:val="0"/>
          <w:divBdr>
            <w:top w:val="none" w:sz="0" w:space="0" w:color="auto"/>
            <w:left w:val="none" w:sz="0" w:space="0" w:color="auto"/>
            <w:bottom w:val="none" w:sz="0" w:space="0" w:color="auto"/>
            <w:right w:val="none" w:sz="0" w:space="0" w:color="auto"/>
          </w:divBdr>
          <w:divsChild>
            <w:div w:id="169687072">
              <w:marLeft w:val="0"/>
              <w:marRight w:val="0"/>
              <w:marTop w:val="0"/>
              <w:marBottom w:val="0"/>
              <w:divBdr>
                <w:top w:val="none" w:sz="0" w:space="0" w:color="auto"/>
                <w:left w:val="none" w:sz="0" w:space="0" w:color="auto"/>
                <w:bottom w:val="none" w:sz="0" w:space="0" w:color="auto"/>
                <w:right w:val="none" w:sz="0" w:space="0" w:color="auto"/>
              </w:divBdr>
            </w:div>
            <w:div w:id="489952819">
              <w:marLeft w:val="0"/>
              <w:marRight w:val="0"/>
              <w:marTop w:val="0"/>
              <w:marBottom w:val="0"/>
              <w:divBdr>
                <w:top w:val="none" w:sz="0" w:space="0" w:color="auto"/>
                <w:left w:val="none" w:sz="0" w:space="0" w:color="auto"/>
                <w:bottom w:val="none" w:sz="0" w:space="0" w:color="auto"/>
                <w:right w:val="none" w:sz="0" w:space="0" w:color="auto"/>
              </w:divBdr>
            </w:div>
            <w:div w:id="666709873">
              <w:marLeft w:val="0"/>
              <w:marRight w:val="0"/>
              <w:marTop w:val="0"/>
              <w:marBottom w:val="0"/>
              <w:divBdr>
                <w:top w:val="none" w:sz="0" w:space="0" w:color="auto"/>
                <w:left w:val="none" w:sz="0" w:space="0" w:color="auto"/>
                <w:bottom w:val="none" w:sz="0" w:space="0" w:color="auto"/>
                <w:right w:val="none" w:sz="0" w:space="0" w:color="auto"/>
              </w:divBdr>
            </w:div>
            <w:div w:id="888802027">
              <w:marLeft w:val="0"/>
              <w:marRight w:val="0"/>
              <w:marTop w:val="0"/>
              <w:marBottom w:val="0"/>
              <w:divBdr>
                <w:top w:val="none" w:sz="0" w:space="0" w:color="auto"/>
                <w:left w:val="none" w:sz="0" w:space="0" w:color="auto"/>
                <w:bottom w:val="none" w:sz="0" w:space="0" w:color="auto"/>
                <w:right w:val="none" w:sz="0" w:space="0" w:color="auto"/>
              </w:divBdr>
            </w:div>
            <w:div w:id="1570649529">
              <w:marLeft w:val="0"/>
              <w:marRight w:val="0"/>
              <w:marTop w:val="0"/>
              <w:marBottom w:val="0"/>
              <w:divBdr>
                <w:top w:val="none" w:sz="0" w:space="0" w:color="auto"/>
                <w:left w:val="none" w:sz="0" w:space="0" w:color="auto"/>
                <w:bottom w:val="none" w:sz="0" w:space="0" w:color="auto"/>
                <w:right w:val="none" w:sz="0" w:space="0" w:color="auto"/>
              </w:divBdr>
            </w:div>
            <w:div w:id="1613628660">
              <w:marLeft w:val="0"/>
              <w:marRight w:val="0"/>
              <w:marTop w:val="0"/>
              <w:marBottom w:val="0"/>
              <w:divBdr>
                <w:top w:val="none" w:sz="0" w:space="0" w:color="auto"/>
                <w:left w:val="none" w:sz="0" w:space="0" w:color="auto"/>
                <w:bottom w:val="none" w:sz="0" w:space="0" w:color="auto"/>
                <w:right w:val="none" w:sz="0" w:space="0" w:color="auto"/>
              </w:divBdr>
            </w:div>
            <w:div w:id="1751998109">
              <w:marLeft w:val="0"/>
              <w:marRight w:val="0"/>
              <w:marTop w:val="0"/>
              <w:marBottom w:val="0"/>
              <w:divBdr>
                <w:top w:val="none" w:sz="0" w:space="0" w:color="auto"/>
                <w:left w:val="none" w:sz="0" w:space="0" w:color="auto"/>
                <w:bottom w:val="none" w:sz="0" w:space="0" w:color="auto"/>
                <w:right w:val="none" w:sz="0" w:space="0" w:color="auto"/>
              </w:divBdr>
            </w:div>
            <w:div w:id="1866556973">
              <w:marLeft w:val="0"/>
              <w:marRight w:val="0"/>
              <w:marTop w:val="0"/>
              <w:marBottom w:val="0"/>
              <w:divBdr>
                <w:top w:val="none" w:sz="0" w:space="0" w:color="auto"/>
                <w:left w:val="none" w:sz="0" w:space="0" w:color="auto"/>
                <w:bottom w:val="none" w:sz="0" w:space="0" w:color="auto"/>
                <w:right w:val="none" w:sz="0" w:space="0" w:color="auto"/>
              </w:divBdr>
            </w:div>
            <w:div w:id="1902669157">
              <w:marLeft w:val="0"/>
              <w:marRight w:val="0"/>
              <w:marTop w:val="0"/>
              <w:marBottom w:val="0"/>
              <w:divBdr>
                <w:top w:val="none" w:sz="0" w:space="0" w:color="auto"/>
                <w:left w:val="none" w:sz="0" w:space="0" w:color="auto"/>
                <w:bottom w:val="none" w:sz="0" w:space="0" w:color="auto"/>
                <w:right w:val="none" w:sz="0" w:space="0" w:color="auto"/>
              </w:divBdr>
            </w:div>
            <w:div w:id="209076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2436">
      <w:bodyDiv w:val="1"/>
      <w:marLeft w:val="0"/>
      <w:marRight w:val="0"/>
      <w:marTop w:val="0"/>
      <w:marBottom w:val="0"/>
      <w:divBdr>
        <w:top w:val="none" w:sz="0" w:space="0" w:color="auto"/>
        <w:left w:val="none" w:sz="0" w:space="0" w:color="auto"/>
        <w:bottom w:val="none" w:sz="0" w:space="0" w:color="auto"/>
        <w:right w:val="none" w:sz="0" w:space="0" w:color="auto"/>
      </w:divBdr>
    </w:div>
    <w:div w:id="62223181">
      <w:bodyDiv w:val="1"/>
      <w:marLeft w:val="0"/>
      <w:marRight w:val="0"/>
      <w:marTop w:val="0"/>
      <w:marBottom w:val="0"/>
      <w:divBdr>
        <w:top w:val="none" w:sz="0" w:space="0" w:color="auto"/>
        <w:left w:val="none" w:sz="0" w:space="0" w:color="auto"/>
        <w:bottom w:val="none" w:sz="0" w:space="0" w:color="auto"/>
        <w:right w:val="none" w:sz="0" w:space="0" w:color="auto"/>
      </w:divBdr>
    </w:div>
    <w:div w:id="62917943">
      <w:bodyDiv w:val="1"/>
      <w:marLeft w:val="0"/>
      <w:marRight w:val="0"/>
      <w:marTop w:val="0"/>
      <w:marBottom w:val="0"/>
      <w:divBdr>
        <w:top w:val="none" w:sz="0" w:space="0" w:color="auto"/>
        <w:left w:val="none" w:sz="0" w:space="0" w:color="auto"/>
        <w:bottom w:val="none" w:sz="0" w:space="0" w:color="auto"/>
        <w:right w:val="none" w:sz="0" w:space="0" w:color="auto"/>
      </w:divBdr>
    </w:div>
    <w:div w:id="63334297">
      <w:bodyDiv w:val="1"/>
      <w:marLeft w:val="0"/>
      <w:marRight w:val="0"/>
      <w:marTop w:val="0"/>
      <w:marBottom w:val="0"/>
      <w:divBdr>
        <w:top w:val="none" w:sz="0" w:space="0" w:color="auto"/>
        <w:left w:val="none" w:sz="0" w:space="0" w:color="auto"/>
        <w:bottom w:val="none" w:sz="0" w:space="0" w:color="auto"/>
        <w:right w:val="none" w:sz="0" w:space="0" w:color="auto"/>
      </w:divBdr>
    </w:div>
    <w:div w:id="70196556">
      <w:bodyDiv w:val="1"/>
      <w:marLeft w:val="0"/>
      <w:marRight w:val="0"/>
      <w:marTop w:val="0"/>
      <w:marBottom w:val="0"/>
      <w:divBdr>
        <w:top w:val="none" w:sz="0" w:space="0" w:color="auto"/>
        <w:left w:val="none" w:sz="0" w:space="0" w:color="auto"/>
        <w:bottom w:val="none" w:sz="0" w:space="0" w:color="auto"/>
        <w:right w:val="none" w:sz="0" w:space="0" w:color="auto"/>
      </w:divBdr>
      <w:divsChild>
        <w:div w:id="788552147">
          <w:marLeft w:val="547"/>
          <w:marRight w:val="0"/>
          <w:marTop w:val="125"/>
          <w:marBottom w:val="0"/>
          <w:divBdr>
            <w:top w:val="none" w:sz="0" w:space="0" w:color="auto"/>
            <w:left w:val="none" w:sz="0" w:space="0" w:color="auto"/>
            <w:bottom w:val="none" w:sz="0" w:space="0" w:color="auto"/>
            <w:right w:val="none" w:sz="0" w:space="0" w:color="auto"/>
          </w:divBdr>
        </w:div>
      </w:divsChild>
    </w:div>
    <w:div w:id="74330456">
      <w:bodyDiv w:val="1"/>
      <w:marLeft w:val="0"/>
      <w:marRight w:val="0"/>
      <w:marTop w:val="0"/>
      <w:marBottom w:val="0"/>
      <w:divBdr>
        <w:top w:val="none" w:sz="0" w:space="0" w:color="auto"/>
        <w:left w:val="none" w:sz="0" w:space="0" w:color="auto"/>
        <w:bottom w:val="none" w:sz="0" w:space="0" w:color="auto"/>
        <w:right w:val="none" w:sz="0" w:space="0" w:color="auto"/>
      </w:divBdr>
    </w:div>
    <w:div w:id="83233927">
      <w:bodyDiv w:val="1"/>
      <w:marLeft w:val="0"/>
      <w:marRight w:val="0"/>
      <w:marTop w:val="0"/>
      <w:marBottom w:val="0"/>
      <w:divBdr>
        <w:top w:val="none" w:sz="0" w:space="0" w:color="auto"/>
        <w:left w:val="none" w:sz="0" w:space="0" w:color="auto"/>
        <w:bottom w:val="none" w:sz="0" w:space="0" w:color="auto"/>
        <w:right w:val="none" w:sz="0" w:space="0" w:color="auto"/>
      </w:divBdr>
    </w:div>
    <w:div w:id="83843046">
      <w:bodyDiv w:val="1"/>
      <w:marLeft w:val="0"/>
      <w:marRight w:val="0"/>
      <w:marTop w:val="0"/>
      <w:marBottom w:val="0"/>
      <w:divBdr>
        <w:top w:val="none" w:sz="0" w:space="0" w:color="auto"/>
        <w:left w:val="none" w:sz="0" w:space="0" w:color="auto"/>
        <w:bottom w:val="none" w:sz="0" w:space="0" w:color="auto"/>
        <w:right w:val="none" w:sz="0" w:space="0" w:color="auto"/>
      </w:divBdr>
      <w:divsChild>
        <w:div w:id="1610701163">
          <w:marLeft w:val="-300"/>
          <w:marRight w:val="-300"/>
          <w:marTop w:val="360"/>
          <w:marBottom w:val="360"/>
          <w:divBdr>
            <w:top w:val="none" w:sz="0" w:space="0" w:color="auto"/>
            <w:left w:val="none" w:sz="0" w:space="0" w:color="auto"/>
            <w:bottom w:val="none" w:sz="0" w:space="0" w:color="auto"/>
            <w:right w:val="none" w:sz="0" w:space="0" w:color="auto"/>
          </w:divBdr>
          <w:divsChild>
            <w:div w:id="8568759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84690405">
      <w:bodyDiv w:val="1"/>
      <w:marLeft w:val="0"/>
      <w:marRight w:val="0"/>
      <w:marTop w:val="0"/>
      <w:marBottom w:val="0"/>
      <w:divBdr>
        <w:top w:val="none" w:sz="0" w:space="0" w:color="auto"/>
        <w:left w:val="none" w:sz="0" w:space="0" w:color="auto"/>
        <w:bottom w:val="none" w:sz="0" w:space="0" w:color="auto"/>
        <w:right w:val="none" w:sz="0" w:space="0" w:color="auto"/>
      </w:divBdr>
      <w:divsChild>
        <w:div w:id="615255771">
          <w:marLeft w:val="0"/>
          <w:marRight w:val="0"/>
          <w:marTop w:val="0"/>
          <w:marBottom w:val="450"/>
          <w:divBdr>
            <w:top w:val="none" w:sz="0" w:space="0" w:color="auto"/>
            <w:left w:val="none" w:sz="0" w:space="0" w:color="auto"/>
            <w:bottom w:val="none" w:sz="0" w:space="0" w:color="auto"/>
            <w:right w:val="none" w:sz="0" w:space="0" w:color="auto"/>
          </w:divBdr>
        </w:div>
      </w:divsChild>
    </w:div>
    <w:div w:id="85076128">
      <w:bodyDiv w:val="1"/>
      <w:marLeft w:val="0"/>
      <w:marRight w:val="0"/>
      <w:marTop w:val="0"/>
      <w:marBottom w:val="0"/>
      <w:divBdr>
        <w:top w:val="none" w:sz="0" w:space="0" w:color="auto"/>
        <w:left w:val="none" w:sz="0" w:space="0" w:color="auto"/>
        <w:bottom w:val="none" w:sz="0" w:space="0" w:color="auto"/>
        <w:right w:val="none" w:sz="0" w:space="0" w:color="auto"/>
      </w:divBdr>
    </w:div>
    <w:div w:id="102498758">
      <w:bodyDiv w:val="1"/>
      <w:marLeft w:val="0"/>
      <w:marRight w:val="0"/>
      <w:marTop w:val="0"/>
      <w:marBottom w:val="0"/>
      <w:divBdr>
        <w:top w:val="none" w:sz="0" w:space="0" w:color="auto"/>
        <w:left w:val="none" w:sz="0" w:space="0" w:color="auto"/>
        <w:bottom w:val="none" w:sz="0" w:space="0" w:color="auto"/>
        <w:right w:val="none" w:sz="0" w:space="0" w:color="auto"/>
      </w:divBdr>
      <w:divsChild>
        <w:div w:id="13000211">
          <w:marLeft w:val="0"/>
          <w:marRight w:val="0"/>
          <w:marTop w:val="0"/>
          <w:marBottom w:val="0"/>
          <w:divBdr>
            <w:top w:val="none" w:sz="0" w:space="0" w:color="auto"/>
            <w:left w:val="none" w:sz="0" w:space="0" w:color="auto"/>
            <w:bottom w:val="none" w:sz="0" w:space="0" w:color="auto"/>
            <w:right w:val="none" w:sz="0" w:space="0" w:color="auto"/>
          </w:divBdr>
        </w:div>
        <w:div w:id="497306308">
          <w:marLeft w:val="0"/>
          <w:marRight w:val="0"/>
          <w:marTop w:val="0"/>
          <w:marBottom w:val="0"/>
          <w:divBdr>
            <w:top w:val="none" w:sz="0" w:space="0" w:color="auto"/>
            <w:left w:val="none" w:sz="0" w:space="0" w:color="auto"/>
            <w:bottom w:val="none" w:sz="0" w:space="0" w:color="auto"/>
            <w:right w:val="none" w:sz="0" w:space="0" w:color="auto"/>
          </w:divBdr>
        </w:div>
        <w:div w:id="589899388">
          <w:marLeft w:val="0"/>
          <w:marRight w:val="0"/>
          <w:marTop w:val="0"/>
          <w:marBottom w:val="0"/>
          <w:divBdr>
            <w:top w:val="none" w:sz="0" w:space="0" w:color="auto"/>
            <w:left w:val="none" w:sz="0" w:space="0" w:color="auto"/>
            <w:bottom w:val="none" w:sz="0" w:space="0" w:color="auto"/>
            <w:right w:val="none" w:sz="0" w:space="0" w:color="auto"/>
          </w:divBdr>
        </w:div>
        <w:div w:id="796996334">
          <w:marLeft w:val="0"/>
          <w:marRight w:val="0"/>
          <w:marTop w:val="0"/>
          <w:marBottom w:val="0"/>
          <w:divBdr>
            <w:top w:val="none" w:sz="0" w:space="0" w:color="auto"/>
            <w:left w:val="none" w:sz="0" w:space="0" w:color="auto"/>
            <w:bottom w:val="none" w:sz="0" w:space="0" w:color="auto"/>
            <w:right w:val="none" w:sz="0" w:space="0" w:color="auto"/>
          </w:divBdr>
        </w:div>
        <w:div w:id="1334184321">
          <w:marLeft w:val="0"/>
          <w:marRight w:val="0"/>
          <w:marTop w:val="0"/>
          <w:marBottom w:val="0"/>
          <w:divBdr>
            <w:top w:val="none" w:sz="0" w:space="0" w:color="auto"/>
            <w:left w:val="none" w:sz="0" w:space="0" w:color="auto"/>
            <w:bottom w:val="none" w:sz="0" w:space="0" w:color="auto"/>
            <w:right w:val="none" w:sz="0" w:space="0" w:color="auto"/>
          </w:divBdr>
        </w:div>
        <w:div w:id="1359045101">
          <w:marLeft w:val="0"/>
          <w:marRight w:val="0"/>
          <w:marTop w:val="0"/>
          <w:marBottom w:val="0"/>
          <w:divBdr>
            <w:top w:val="none" w:sz="0" w:space="0" w:color="auto"/>
            <w:left w:val="none" w:sz="0" w:space="0" w:color="auto"/>
            <w:bottom w:val="none" w:sz="0" w:space="0" w:color="auto"/>
            <w:right w:val="none" w:sz="0" w:space="0" w:color="auto"/>
          </w:divBdr>
        </w:div>
        <w:div w:id="1400329578">
          <w:marLeft w:val="0"/>
          <w:marRight w:val="0"/>
          <w:marTop w:val="0"/>
          <w:marBottom w:val="0"/>
          <w:divBdr>
            <w:top w:val="none" w:sz="0" w:space="0" w:color="auto"/>
            <w:left w:val="none" w:sz="0" w:space="0" w:color="auto"/>
            <w:bottom w:val="none" w:sz="0" w:space="0" w:color="auto"/>
            <w:right w:val="none" w:sz="0" w:space="0" w:color="auto"/>
          </w:divBdr>
        </w:div>
        <w:div w:id="1650090501">
          <w:marLeft w:val="0"/>
          <w:marRight w:val="0"/>
          <w:marTop w:val="0"/>
          <w:marBottom w:val="0"/>
          <w:divBdr>
            <w:top w:val="none" w:sz="0" w:space="0" w:color="auto"/>
            <w:left w:val="none" w:sz="0" w:space="0" w:color="auto"/>
            <w:bottom w:val="none" w:sz="0" w:space="0" w:color="auto"/>
            <w:right w:val="none" w:sz="0" w:space="0" w:color="auto"/>
          </w:divBdr>
        </w:div>
        <w:div w:id="1681664184">
          <w:marLeft w:val="0"/>
          <w:marRight w:val="0"/>
          <w:marTop w:val="0"/>
          <w:marBottom w:val="0"/>
          <w:divBdr>
            <w:top w:val="none" w:sz="0" w:space="0" w:color="auto"/>
            <w:left w:val="none" w:sz="0" w:space="0" w:color="auto"/>
            <w:bottom w:val="none" w:sz="0" w:space="0" w:color="auto"/>
            <w:right w:val="none" w:sz="0" w:space="0" w:color="auto"/>
          </w:divBdr>
        </w:div>
        <w:div w:id="1856729638">
          <w:marLeft w:val="0"/>
          <w:marRight w:val="0"/>
          <w:marTop w:val="0"/>
          <w:marBottom w:val="0"/>
          <w:divBdr>
            <w:top w:val="none" w:sz="0" w:space="0" w:color="auto"/>
            <w:left w:val="none" w:sz="0" w:space="0" w:color="auto"/>
            <w:bottom w:val="none" w:sz="0" w:space="0" w:color="auto"/>
            <w:right w:val="none" w:sz="0" w:space="0" w:color="auto"/>
          </w:divBdr>
        </w:div>
        <w:div w:id="1990551216">
          <w:marLeft w:val="0"/>
          <w:marRight w:val="0"/>
          <w:marTop w:val="0"/>
          <w:marBottom w:val="0"/>
          <w:divBdr>
            <w:top w:val="none" w:sz="0" w:space="0" w:color="auto"/>
            <w:left w:val="none" w:sz="0" w:space="0" w:color="auto"/>
            <w:bottom w:val="none" w:sz="0" w:space="0" w:color="auto"/>
            <w:right w:val="none" w:sz="0" w:space="0" w:color="auto"/>
          </w:divBdr>
        </w:div>
      </w:divsChild>
    </w:div>
    <w:div w:id="104422524">
      <w:bodyDiv w:val="1"/>
      <w:marLeft w:val="0"/>
      <w:marRight w:val="0"/>
      <w:marTop w:val="0"/>
      <w:marBottom w:val="0"/>
      <w:divBdr>
        <w:top w:val="none" w:sz="0" w:space="0" w:color="auto"/>
        <w:left w:val="none" w:sz="0" w:space="0" w:color="auto"/>
        <w:bottom w:val="none" w:sz="0" w:space="0" w:color="auto"/>
        <w:right w:val="none" w:sz="0" w:space="0" w:color="auto"/>
      </w:divBdr>
    </w:div>
    <w:div w:id="111441143">
      <w:bodyDiv w:val="1"/>
      <w:marLeft w:val="0"/>
      <w:marRight w:val="0"/>
      <w:marTop w:val="0"/>
      <w:marBottom w:val="0"/>
      <w:divBdr>
        <w:top w:val="none" w:sz="0" w:space="0" w:color="auto"/>
        <w:left w:val="none" w:sz="0" w:space="0" w:color="auto"/>
        <w:bottom w:val="none" w:sz="0" w:space="0" w:color="auto"/>
        <w:right w:val="none" w:sz="0" w:space="0" w:color="auto"/>
      </w:divBdr>
    </w:div>
    <w:div w:id="112216044">
      <w:bodyDiv w:val="1"/>
      <w:marLeft w:val="0"/>
      <w:marRight w:val="0"/>
      <w:marTop w:val="0"/>
      <w:marBottom w:val="0"/>
      <w:divBdr>
        <w:top w:val="none" w:sz="0" w:space="0" w:color="auto"/>
        <w:left w:val="none" w:sz="0" w:space="0" w:color="auto"/>
        <w:bottom w:val="none" w:sz="0" w:space="0" w:color="auto"/>
        <w:right w:val="none" w:sz="0" w:space="0" w:color="auto"/>
      </w:divBdr>
    </w:div>
    <w:div w:id="113983769">
      <w:bodyDiv w:val="1"/>
      <w:marLeft w:val="0"/>
      <w:marRight w:val="0"/>
      <w:marTop w:val="0"/>
      <w:marBottom w:val="0"/>
      <w:divBdr>
        <w:top w:val="none" w:sz="0" w:space="0" w:color="auto"/>
        <w:left w:val="none" w:sz="0" w:space="0" w:color="auto"/>
        <w:bottom w:val="none" w:sz="0" w:space="0" w:color="auto"/>
        <w:right w:val="none" w:sz="0" w:space="0" w:color="auto"/>
      </w:divBdr>
    </w:div>
    <w:div w:id="117644626">
      <w:bodyDiv w:val="1"/>
      <w:marLeft w:val="0"/>
      <w:marRight w:val="0"/>
      <w:marTop w:val="0"/>
      <w:marBottom w:val="0"/>
      <w:divBdr>
        <w:top w:val="none" w:sz="0" w:space="0" w:color="auto"/>
        <w:left w:val="none" w:sz="0" w:space="0" w:color="auto"/>
        <w:bottom w:val="none" w:sz="0" w:space="0" w:color="auto"/>
        <w:right w:val="none" w:sz="0" w:space="0" w:color="auto"/>
      </w:divBdr>
    </w:div>
    <w:div w:id="119106646">
      <w:bodyDiv w:val="1"/>
      <w:marLeft w:val="0"/>
      <w:marRight w:val="0"/>
      <w:marTop w:val="0"/>
      <w:marBottom w:val="0"/>
      <w:divBdr>
        <w:top w:val="none" w:sz="0" w:space="0" w:color="auto"/>
        <w:left w:val="none" w:sz="0" w:space="0" w:color="auto"/>
        <w:bottom w:val="none" w:sz="0" w:space="0" w:color="auto"/>
        <w:right w:val="none" w:sz="0" w:space="0" w:color="auto"/>
      </w:divBdr>
      <w:divsChild>
        <w:div w:id="216749213">
          <w:marLeft w:val="0"/>
          <w:marRight w:val="0"/>
          <w:marTop w:val="0"/>
          <w:marBottom w:val="0"/>
          <w:divBdr>
            <w:top w:val="none" w:sz="0" w:space="0" w:color="auto"/>
            <w:left w:val="none" w:sz="0" w:space="0" w:color="auto"/>
            <w:bottom w:val="none" w:sz="0" w:space="0" w:color="auto"/>
            <w:right w:val="none" w:sz="0" w:space="0" w:color="auto"/>
          </w:divBdr>
        </w:div>
        <w:div w:id="304429866">
          <w:marLeft w:val="0"/>
          <w:marRight w:val="0"/>
          <w:marTop w:val="0"/>
          <w:marBottom w:val="0"/>
          <w:divBdr>
            <w:top w:val="none" w:sz="0" w:space="0" w:color="auto"/>
            <w:left w:val="none" w:sz="0" w:space="0" w:color="auto"/>
            <w:bottom w:val="none" w:sz="0" w:space="0" w:color="auto"/>
            <w:right w:val="none" w:sz="0" w:space="0" w:color="auto"/>
          </w:divBdr>
        </w:div>
        <w:div w:id="645282236">
          <w:marLeft w:val="0"/>
          <w:marRight w:val="0"/>
          <w:marTop w:val="0"/>
          <w:marBottom w:val="0"/>
          <w:divBdr>
            <w:top w:val="none" w:sz="0" w:space="0" w:color="auto"/>
            <w:left w:val="none" w:sz="0" w:space="0" w:color="auto"/>
            <w:bottom w:val="none" w:sz="0" w:space="0" w:color="auto"/>
            <w:right w:val="none" w:sz="0" w:space="0" w:color="auto"/>
          </w:divBdr>
        </w:div>
        <w:div w:id="666860728">
          <w:marLeft w:val="0"/>
          <w:marRight w:val="0"/>
          <w:marTop w:val="0"/>
          <w:marBottom w:val="0"/>
          <w:divBdr>
            <w:top w:val="none" w:sz="0" w:space="0" w:color="auto"/>
            <w:left w:val="none" w:sz="0" w:space="0" w:color="auto"/>
            <w:bottom w:val="none" w:sz="0" w:space="0" w:color="auto"/>
            <w:right w:val="none" w:sz="0" w:space="0" w:color="auto"/>
          </w:divBdr>
        </w:div>
        <w:div w:id="1143352022">
          <w:marLeft w:val="0"/>
          <w:marRight w:val="0"/>
          <w:marTop w:val="0"/>
          <w:marBottom w:val="0"/>
          <w:divBdr>
            <w:top w:val="none" w:sz="0" w:space="0" w:color="auto"/>
            <w:left w:val="none" w:sz="0" w:space="0" w:color="auto"/>
            <w:bottom w:val="none" w:sz="0" w:space="0" w:color="auto"/>
            <w:right w:val="none" w:sz="0" w:space="0" w:color="auto"/>
          </w:divBdr>
        </w:div>
        <w:div w:id="1206210590">
          <w:marLeft w:val="0"/>
          <w:marRight w:val="0"/>
          <w:marTop w:val="0"/>
          <w:marBottom w:val="0"/>
          <w:divBdr>
            <w:top w:val="none" w:sz="0" w:space="0" w:color="auto"/>
            <w:left w:val="none" w:sz="0" w:space="0" w:color="auto"/>
            <w:bottom w:val="none" w:sz="0" w:space="0" w:color="auto"/>
            <w:right w:val="none" w:sz="0" w:space="0" w:color="auto"/>
          </w:divBdr>
        </w:div>
        <w:div w:id="1229850645">
          <w:marLeft w:val="0"/>
          <w:marRight w:val="0"/>
          <w:marTop w:val="0"/>
          <w:marBottom w:val="0"/>
          <w:divBdr>
            <w:top w:val="none" w:sz="0" w:space="0" w:color="auto"/>
            <w:left w:val="none" w:sz="0" w:space="0" w:color="auto"/>
            <w:bottom w:val="none" w:sz="0" w:space="0" w:color="auto"/>
            <w:right w:val="none" w:sz="0" w:space="0" w:color="auto"/>
          </w:divBdr>
        </w:div>
        <w:div w:id="1338196402">
          <w:marLeft w:val="0"/>
          <w:marRight w:val="0"/>
          <w:marTop w:val="0"/>
          <w:marBottom w:val="0"/>
          <w:divBdr>
            <w:top w:val="none" w:sz="0" w:space="0" w:color="auto"/>
            <w:left w:val="none" w:sz="0" w:space="0" w:color="auto"/>
            <w:bottom w:val="none" w:sz="0" w:space="0" w:color="auto"/>
            <w:right w:val="none" w:sz="0" w:space="0" w:color="auto"/>
          </w:divBdr>
        </w:div>
        <w:div w:id="1469710847">
          <w:marLeft w:val="0"/>
          <w:marRight w:val="0"/>
          <w:marTop w:val="0"/>
          <w:marBottom w:val="0"/>
          <w:divBdr>
            <w:top w:val="none" w:sz="0" w:space="0" w:color="auto"/>
            <w:left w:val="none" w:sz="0" w:space="0" w:color="auto"/>
            <w:bottom w:val="none" w:sz="0" w:space="0" w:color="auto"/>
            <w:right w:val="none" w:sz="0" w:space="0" w:color="auto"/>
          </w:divBdr>
        </w:div>
        <w:div w:id="1773698613">
          <w:marLeft w:val="0"/>
          <w:marRight w:val="0"/>
          <w:marTop w:val="0"/>
          <w:marBottom w:val="0"/>
          <w:divBdr>
            <w:top w:val="none" w:sz="0" w:space="0" w:color="auto"/>
            <w:left w:val="none" w:sz="0" w:space="0" w:color="auto"/>
            <w:bottom w:val="none" w:sz="0" w:space="0" w:color="auto"/>
            <w:right w:val="none" w:sz="0" w:space="0" w:color="auto"/>
          </w:divBdr>
        </w:div>
        <w:div w:id="1808235651">
          <w:marLeft w:val="0"/>
          <w:marRight w:val="0"/>
          <w:marTop w:val="0"/>
          <w:marBottom w:val="0"/>
          <w:divBdr>
            <w:top w:val="none" w:sz="0" w:space="0" w:color="auto"/>
            <w:left w:val="none" w:sz="0" w:space="0" w:color="auto"/>
            <w:bottom w:val="none" w:sz="0" w:space="0" w:color="auto"/>
            <w:right w:val="none" w:sz="0" w:space="0" w:color="auto"/>
          </w:divBdr>
        </w:div>
        <w:div w:id="1850244187">
          <w:marLeft w:val="0"/>
          <w:marRight w:val="0"/>
          <w:marTop w:val="0"/>
          <w:marBottom w:val="0"/>
          <w:divBdr>
            <w:top w:val="none" w:sz="0" w:space="0" w:color="auto"/>
            <w:left w:val="none" w:sz="0" w:space="0" w:color="auto"/>
            <w:bottom w:val="none" w:sz="0" w:space="0" w:color="auto"/>
            <w:right w:val="none" w:sz="0" w:space="0" w:color="auto"/>
          </w:divBdr>
        </w:div>
      </w:divsChild>
    </w:div>
    <w:div w:id="120078648">
      <w:bodyDiv w:val="1"/>
      <w:marLeft w:val="0"/>
      <w:marRight w:val="0"/>
      <w:marTop w:val="0"/>
      <w:marBottom w:val="0"/>
      <w:divBdr>
        <w:top w:val="none" w:sz="0" w:space="0" w:color="auto"/>
        <w:left w:val="none" w:sz="0" w:space="0" w:color="auto"/>
        <w:bottom w:val="none" w:sz="0" w:space="0" w:color="auto"/>
        <w:right w:val="none" w:sz="0" w:space="0" w:color="auto"/>
      </w:divBdr>
    </w:div>
    <w:div w:id="120661593">
      <w:bodyDiv w:val="1"/>
      <w:marLeft w:val="0"/>
      <w:marRight w:val="0"/>
      <w:marTop w:val="0"/>
      <w:marBottom w:val="0"/>
      <w:divBdr>
        <w:top w:val="none" w:sz="0" w:space="0" w:color="auto"/>
        <w:left w:val="none" w:sz="0" w:space="0" w:color="auto"/>
        <w:bottom w:val="none" w:sz="0" w:space="0" w:color="auto"/>
        <w:right w:val="none" w:sz="0" w:space="0" w:color="auto"/>
      </w:divBdr>
    </w:div>
    <w:div w:id="122385840">
      <w:bodyDiv w:val="1"/>
      <w:marLeft w:val="0"/>
      <w:marRight w:val="0"/>
      <w:marTop w:val="0"/>
      <w:marBottom w:val="0"/>
      <w:divBdr>
        <w:top w:val="none" w:sz="0" w:space="0" w:color="auto"/>
        <w:left w:val="none" w:sz="0" w:space="0" w:color="auto"/>
        <w:bottom w:val="none" w:sz="0" w:space="0" w:color="auto"/>
        <w:right w:val="none" w:sz="0" w:space="0" w:color="auto"/>
      </w:divBdr>
    </w:div>
    <w:div w:id="122619050">
      <w:bodyDiv w:val="1"/>
      <w:marLeft w:val="0"/>
      <w:marRight w:val="0"/>
      <w:marTop w:val="0"/>
      <w:marBottom w:val="0"/>
      <w:divBdr>
        <w:top w:val="none" w:sz="0" w:space="0" w:color="auto"/>
        <w:left w:val="none" w:sz="0" w:space="0" w:color="auto"/>
        <w:bottom w:val="none" w:sz="0" w:space="0" w:color="auto"/>
        <w:right w:val="none" w:sz="0" w:space="0" w:color="auto"/>
      </w:divBdr>
    </w:div>
    <w:div w:id="122699418">
      <w:bodyDiv w:val="1"/>
      <w:marLeft w:val="0"/>
      <w:marRight w:val="0"/>
      <w:marTop w:val="0"/>
      <w:marBottom w:val="0"/>
      <w:divBdr>
        <w:top w:val="none" w:sz="0" w:space="0" w:color="auto"/>
        <w:left w:val="none" w:sz="0" w:space="0" w:color="auto"/>
        <w:bottom w:val="none" w:sz="0" w:space="0" w:color="auto"/>
        <w:right w:val="none" w:sz="0" w:space="0" w:color="auto"/>
      </w:divBdr>
      <w:divsChild>
        <w:div w:id="1357005682">
          <w:marLeft w:val="0"/>
          <w:marRight w:val="0"/>
          <w:marTop w:val="0"/>
          <w:marBottom w:val="0"/>
          <w:divBdr>
            <w:top w:val="none" w:sz="0" w:space="0" w:color="auto"/>
            <w:left w:val="none" w:sz="0" w:space="0" w:color="auto"/>
            <w:bottom w:val="none" w:sz="0" w:space="0" w:color="auto"/>
            <w:right w:val="none" w:sz="0" w:space="0" w:color="auto"/>
          </w:divBdr>
          <w:divsChild>
            <w:div w:id="371196316">
              <w:marLeft w:val="0"/>
              <w:marRight w:val="0"/>
              <w:marTop w:val="0"/>
              <w:marBottom w:val="0"/>
              <w:divBdr>
                <w:top w:val="none" w:sz="0" w:space="0" w:color="auto"/>
                <w:left w:val="none" w:sz="0" w:space="0" w:color="auto"/>
                <w:bottom w:val="none" w:sz="0" w:space="0" w:color="auto"/>
                <w:right w:val="none" w:sz="0" w:space="0" w:color="auto"/>
              </w:divBdr>
            </w:div>
            <w:div w:id="478808445">
              <w:marLeft w:val="0"/>
              <w:marRight w:val="0"/>
              <w:marTop w:val="0"/>
              <w:marBottom w:val="0"/>
              <w:divBdr>
                <w:top w:val="none" w:sz="0" w:space="0" w:color="auto"/>
                <w:left w:val="none" w:sz="0" w:space="0" w:color="auto"/>
                <w:bottom w:val="none" w:sz="0" w:space="0" w:color="auto"/>
                <w:right w:val="none" w:sz="0" w:space="0" w:color="auto"/>
              </w:divBdr>
            </w:div>
            <w:div w:id="1340962320">
              <w:marLeft w:val="0"/>
              <w:marRight w:val="0"/>
              <w:marTop w:val="0"/>
              <w:marBottom w:val="0"/>
              <w:divBdr>
                <w:top w:val="none" w:sz="0" w:space="0" w:color="auto"/>
                <w:left w:val="none" w:sz="0" w:space="0" w:color="auto"/>
                <w:bottom w:val="none" w:sz="0" w:space="0" w:color="auto"/>
                <w:right w:val="none" w:sz="0" w:space="0" w:color="auto"/>
              </w:divBdr>
            </w:div>
            <w:div w:id="1873686593">
              <w:marLeft w:val="0"/>
              <w:marRight w:val="0"/>
              <w:marTop w:val="0"/>
              <w:marBottom w:val="0"/>
              <w:divBdr>
                <w:top w:val="none" w:sz="0" w:space="0" w:color="auto"/>
                <w:left w:val="none" w:sz="0" w:space="0" w:color="auto"/>
                <w:bottom w:val="none" w:sz="0" w:space="0" w:color="auto"/>
                <w:right w:val="none" w:sz="0" w:space="0" w:color="auto"/>
              </w:divBdr>
            </w:div>
            <w:div w:id="192152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2802">
      <w:bodyDiv w:val="1"/>
      <w:marLeft w:val="0"/>
      <w:marRight w:val="0"/>
      <w:marTop w:val="0"/>
      <w:marBottom w:val="0"/>
      <w:divBdr>
        <w:top w:val="none" w:sz="0" w:space="0" w:color="auto"/>
        <w:left w:val="none" w:sz="0" w:space="0" w:color="auto"/>
        <w:bottom w:val="none" w:sz="0" w:space="0" w:color="auto"/>
        <w:right w:val="none" w:sz="0" w:space="0" w:color="auto"/>
      </w:divBdr>
    </w:div>
    <w:div w:id="136073402">
      <w:bodyDiv w:val="1"/>
      <w:marLeft w:val="0"/>
      <w:marRight w:val="0"/>
      <w:marTop w:val="0"/>
      <w:marBottom w:val="0"/>
      <w:divBdr>
        <w:top w:val="none" w:sz="0" w:space="0" w:color="auto"/>
        <w:left w:val="none" w:sz="0" w:space="0" w:color="auto"/>
        <w:bottom w:val="none" w:sz="0" w:space="0" w:color="auto"/>
        <w:right w:val="none" w:sz="0" w:space="0" w:color="auto"/>
      </w:divBdr>
    </w:div>
    <w:div w:id="138423682">
      <w:bodyDiv w:val="1"/>
      <w:marLeft w:val="0"/>
      <w:marRight w:val="0"/>
      <w:marTop w:val="0"/>
      <w:marBottom w:val="0"/>
      <w:divBdr>
        <w:top w:val="none" w:sz="0" w:space="0" w:color="auto"/>
        <w:left w:val="none" w:sz="0" w:space="0" w:color="auto"/>
        <w:bottom w:val="none" w:sz="0" w:space="0" w:color="auto"/>
        <w:right w:val="none" w:sz="0" w:space="0" w:color="auto"/>
      </w:divBdr>
    </w:div>
    <w:div w:id="139349346">
      <w:bodyDiv w:val="1"/>
      <w:marLeft w:val="0"/>
      <w:marRight w:val="0"/>
      <w:marTop w:val="0"/>
      <w:marBottom w:val="0"/>
      <w:divBdr>
        <w:top w:val="none" w:sz="0" w:space="0" w:color="auto"/>
        <w:left w:val="none" w:sz="0" w:space="0" w:color="auto"/>
        <w:bottom w:val="none" w:sz="0" w:space="0" w:color="auto"/>
        <w:right w:val="none" w:sz="0" w:space="0" w:color="auto"/>
      </w:divBdr>
    </w:div>
    <w:div w:id="145585112">
      <w:bodyDiv w:val="1"/>
      <w:marLeft w:val="0"/>
      <w:marRight w:val="0"/>
      <w:marTop w:val="0"/>
      <w:marBottom w:val="0"/>
      <w:divBdr>
        <w:top w:val="none" w:sz="0" w:space="0" w:color="auto"/>
        <w:left w:val="none" w:sz="0" w:space="0" w:color="auto"/>
        <w:bottom w:val="none" w:sz="0" w:space="0" w:color="auto"/>
        <w:right w:val="none" w:sz="0" w:space="0" w:color="auto"/>
      </w:divBdr>
    </w:div>
    <w:div w:id="147330731">
      <w:bodyDiv w:val="1"/>
      <w:marLeft w:val="0"/>
      <w:marRight w:val="0"/>
      <w:marTop w:val="0"/>
      <w:marBottom w:val="0"/>
      <w:divBdr>
        <w:top w:val="none" w:sz="0" w:space="0" w:color="auto"/>
        <w:left w:val="none" w:sz="0" w:space="0" w:color="auto"/>
        <w:bottom w:val="none" w:sz="0" w:space="0" w:color="auto"/>
        <w:right w:val="none" w:sz="0" w:space="0" w:color="auto"/>
      </w:divBdr>
    </w:div>
    <w:div w:id="148207957">
      <w:bodyDiv w:val="1"/>
      <w:marLeft w:val="0"/>
      <w:marRight w:val="0"/>
      <w:marTop w:val="0"/>
      <w:marBottom w:val="0"/>
      <w:divBdr>
        <w:top w:val="none" w:sz="0" w:space="0" w:color="auto"/>
        <w:left w:val="none" w:sz="0" w:space="0" w:color="auto"/>
        <w:bottom w:val="none" w:sz="0" w:space="0" w:color="auto"/>
        <w:right w:val="none" w:sz="0" w:space="0" w:color="auto"/>
      </w:divBdr>
    </w:div>
    <w:div w:id="149061277">
      <w:bodyDiv w:val="1"/>
      <w:marLeft w:val="0"/>
      <w:marRight w:val="0"/>
      <w:marTop w:val="0"/>
      <w:marBottom w:val="0"/>
      <w:divBdr>
        <w:top w:val="none" w:sz="0" w:space="0" w:color="auto"/>
        <w:left w:val="none" w:sz="0" w:space="0" w:color="auto"/>
        <w:bottom w:val="none" w:sz="0" w:space="0" w:color="auto"/>
        <w:right w:val="none" w:sz="0" w:space="0" w:color="auto"/>
      </w:divBdr>
    </w:div>
    <w:div w:id="153490994">
      <w:bodyDiv w:val="1"/>
      <w:marLeft w:val="0"/>
      <w:marRight w:val="0"/>
      <w:marTop w:val="0"/>
      <w:marBottom w:val="0"/>
      <w:divBdr>
        <w:top w:val="none" w:sz="0" w:space="0" w:color="auto"/>
        <w:left w:val="none" w:sz="0" w:space="0" w:color="auto"/>
        <w:bottom w:val="none" w:sz="0" w:space="0" w:color="auto"/>
        <w:right w:val="none" w:sz="0" w:space="0" w:color="auto"/>
      </w:divBdr>
      <w:divsChild>
        <w:div w:id="130564387">
          <w:marLeft w:val="0"/>
          <w:marRight w:val="0"/>
          <w:marTop w:val="0"/>
          <w:marBottom w:val="0"/>
          <w:divBdr>
            <w:top w:val="none" w:sz="0" w:space="0" w:color="auto"/>
            <w:left w:val="none" w:sz="0" w:space="0" w:color="auto"/>
            <w:bottom w:val="none" w:sz="0" w:space="0" w:color="auto"/>
            <w:right w:val="none" w:sz="0" w:space="0" w:color="auto"/>
          </w:divBdr>
          <w:divsChild>
            <w:div w:id="35862454">
              <w:marLeft w:val="0"/>
              <w:marRight w:val="0"/>
              <w:marTop w:val="0"/>
              <w:marBottom w:val="0"/>
              <w:divBdr>
                <w:top w:val="none" w:sz="0" w:space="0" w:color="auto"/>
                <w:left w:val="none" w:sz="0" w:space="0" w:color="auto"/>
                <w:bottom w:val="none" w:sz="0" w:space="0" w:color="auto"/>
                <w:right w:val="none" w:sz="0" w:space="0" w:color="auto"/>
              </w:divBdr>
            </w:div>
            <w:div w:id="55201715">
              <w:marLeft w:val="0"/>
              <w:marRight w:val="0"/>
              <w:marTop w:val="0"/>
              <w:marBottom w:val="0"/>
              <w:divBdr>
                <w:top w:val="none" w:sz="0" w:space="0" w:color="auto"/>
                <w:left w:val="none" w:sz="0" w:space="0" w:color="auto"/>
                <w:bottom w:val="none" w:sz="0" w:space="0" w:color="auto"/>
                <w:right w:val="none" w:sz="0" w:space="0" w:color="auto"/>
              </w:divBdr>
            </w:div>
            <w:div w:id="127283744">
              <w:marLeft w:val="0"/>
              <w:marRight w:val="0"/>
              <w:marTop w:val="0"/>
              <w:marBottom w:val="0"/>
              <w:divBdr>
                <w:top w:val="none" w:sz="0" w:space="0" w:color="auto"/>
                <w:left w:val="none" w:sz="0" w:space="0" w:color="auto"/>
                <w:bottom w:val="none" w:sz="0" w:space="0" w:color="auto"/>
                <w:right w:val="none" w:sz="0" w:space="0" w:color="auto"/>
              </w:divBdr>
            </w:div>
            <w:div w:id="127820794">
              <w:marLeft w:val="0"/>
              <w:marRight w:val="0"/>
              <w:marTop w:val="0"/>
              <w:marBottom w:val="0"/>
              <w:divBdr>
                <w:top w:val="none" w:sz="0" w:space="0" w:color="auto"/>
                <w:left w:val="none" w:sz="0" w:space="0" w:color="auto"/>
                <w:bottom w:val="none" w:sz="0" w:space="0" w:color="auto"/>
                <w:right w:val="none" w:sz="0" w:space="0" w:color="auto"/>
              </w:divBdr>
            </w:div>
            <w:div w:id="164632406">
              <w:marLeft w:val="0"/>
              <w:marRight w:val="0"/>
              <w:marTop w:val="0"/>
              <w:marBottom w:val="0"/>
              <w:divBdr>
                <w:top w:val="none" w:sz="0" w:space="0" w:color="auto"/>
                <w:left w:val="none" w:sz="0" w:space="0" w:color="auto"/>
                <w:bottom w:val="none" w:sz="0" w:space="0" w:color="auto"/>
                <w:right w:val="none" w:sz="0" w:space="0" w:color="auto"/>
              </w:divBdr>
            </w:div>
            <w:div w:id="204681163">
              <w:marLeft w:val="0"/>
              <w:marRight w:val="0"/>
              <w:marTop w:val="0"/>
              <w:marBottom w:val="0"/>
              <w:divBdr>
                <w:top w:val="none" w:sz="0" w:space="0" w:color="auto"/>
                <w:left w:val="none" w:sz="0" w:space="0" w:color="auto"/>
                <w:bottom w:val="none" w:sz="0" w:space="0" w:color="auto"/>
                <w:right w:val="none" w:sz="0" w:space="0" w:color="auto"/>
              </w:divBdr>
            </w:div>
            <w:div w:id="273485871">
              <w:marLeft w:val="0"/>
              <w:marRight w:val="0"/>
              <w:marTop w:val="0"/>
              <w:marBottom w:val="0"/>
              <w:divBdr>
                <w:top w:val="none" w:sz="0" w:space="0" w:color="auto"/>
                <w:left w:val="none" w:sz="0" w:space="0" w:color="auto"/>
                <w:bottom w:val="none" w:sz="0" w:space="0" w:color="auto"/>
                <w:right w:val="none" w:sz="0" w:space="0" w:color="auto"/>
              </w:divBdr>
            </w:div>
            <w:div w:id="360204719">
              <w:marLeft w:val="0"/>
              <w:marRight w:val="0"/>
              <w:marTop w:val="0"/>
              <w:marBottom w:val="0"/>
              <w:divBdr>
                <w:top w:val="none" w:sz="0" w:space="0" w:color="auto"/>
                <w:left w:val="none" w:sz="0" w:space="0" w:color="auto"/>
                <w:bottom w:val="none" w:sz="0" w:space="0" w:color="auto"/>
                <w:right w:val="none" w:sz="0" w:space="0" w:color="auto"/>
              </w:divBdr>
            </w:div>
            <w:div w:id="433087815">
              <w:marLeft w:val="0"/>
              <w:marRight w:val="0"/>
              <w:marTop w:val="0"/>
              <w:marBottom w:val="0"/>
              <w:divBdr>
                <w:top w:val="none" w:sz="0" w:space="0" w:color="auto"/>
                <w:left w:val="none" w:sz="0" w:space="0" w:color="auto"/>
                <w:bottom w:val="none" w:sz="0" w:space="0" w:color="auto"/>
                <w:right w:val="none" w:sz="0" w:space="0" w:color="auto"/>
              </w:divBdr>
            </w:div>
            <w:div w:id="491484526">
              <w:marLeft w:val="0"/>
              <w:marRight w:val="0"/>
              <w:marTop w:val="0"/>
              <w:marBottom w:val="0"/>
              <w:divBdr>
                <w:top w:val="none" w:sz="0" w:space="0" w:color="auto"/>
                <w:left w:val="none" w:sz="0" w:space="0" w:color="auto"/>
                <w:bottom w:val="none" w:sz="0" w:space="0" w:color="auto"/>
                <w:right w:val="none" w:sz="0" w:space="0" w:color="auto"/>
              </w:divBdr>
            </w:div>
            <w:div w:id="637800350">
              <w:marLeft w:val="0"/>
              <w:marRight w:val="0"/>
              <w:marTop w:val="0"/>
              <w:marBottom w:val="0"/>
              <w:divBdr>
                <w:top w:val="none" w:sz="0" w:space="0" w:color="auto"/>
                <w:left w:val="none" w:sz="0" w:space="0" w:color="auto"/>
                <w:bottom w:val="none" w:sz="0" w:space="0" w:color="auto"/>
                <w:right w:val="none" w:sz="0" w:space="0" w:color="auto"/>
              </w:divBdr>
            </w:div>
            <w:div w:id="658073938">
              <w:marLeft w:val="0"/>
              <w:marRight w:val="0"/>
              <w:marTop w:val="0"/>
              <w:marBottom w:val="0"/>
              <w:divBdr>
                <w:top w:val="none" w:sz="0" w:space="0" w:color="auto"/>
                <w:left w:val="none" w:sz="0" w:space="0" w:color="auto"/>
                <w:bottom w:val="none" w:sz="0" w:space="0" w:color="auto"/>
                <w:right w:val="none" w:sz="0" w:space="0" w:color="auto"/>
              </w:divBdr>
            </w:div>
            <w:div w:id="760955333">
              <w:marLeft w:val="0"/>
              <w:marRight w:val="0"/>
              <w:marTop w:val="0"/>
              <w:marBottom w:val="0"/>
              <w:divBdr>
                <w:top w:val="none" w:sz="0" w:space="0" w:color="auto"/>
                <w:left w:val="none" w:sz="0" w:space="0" w:color="auto"/>
                <w:bottom w:val="none" w:sz="0" w:space="0" w:color="auto"/>
                <w:right w:val="none" w:sz="0" w:space="0" w:color="auto"/>
              </w:divBdr>
            </w:div>
            <w:div w:id="848833753">
              <w:marLeft w:val="0"/>
              <w:marRight w:val="0"/>
              <w:marTop w:val="0"/>
              <w:marBottom w:val="0"/>
              <w:divBdr>
                <w:top w:val="none" w:sz="0" w:space="0" w:color="auto"/>
                <w:left w:val="none" w:sz="0" w:space="0" w:color="auto"/>
                <w:bottom w:val="none" w:sz="0" w:space="0" w:color="auto"/>
                <w:right w:val="none" w:sz="0" w:space="0" w:color="auto"/>
              </w:divBdr>
            </w:div>
            <w:div w:id="968171702">
              <w:marLeft w:val="0"/>
              <w:marRight w:val="0"/>
              <w:marTop w:val="0"/>
              <w:marBottom w:val="0"/>
              <w:divBdr>
                <w:top w:val="none" w:sz="0" w:space="0" w:color="auto"/>
                <w:left w:val="none" w:sz="0" w:space="0" w:color="auto"/>
                <w:bottom w:val="none" w:sz="0" w:space="0" w:color="auto"/>
                <w:right w:val="none" w:sz="0" w:space="0" w:color="auto"/>
              </w:divBdr>
            </w:div>
            <w:div w:id="1102148185">
              <w:marLeft w:val="0"/>
              <w:marRight w:val="0"/>
              <w:marTop w:val="0"/>
              <w:marBottom w:val="0"/>
              <w:divBdr>
                <w:top w:val="none" w:sz="0" w:space="0" w:color="auto"/>
                <w:left w:val="none" w:sz="0" w:space="0" w:color="auto"/>
                <w:bottom w:val="none" w:sz="0" w:space="0" w:color="auto"/>
                <w:right w:val="none" w:sz="0" w:space="0" w:color="auto"/>
              </w:divBdr>
            </w:div>
            <w:div w:id="1203594850">
              <w:marLeft w:val="0"/>
              <w:marRight w:val="0"/>
              <w:marTop w:val="0"/>
              <w:marBottom w:val="0"/>
              <w:divBdr>
                <w:top w:val="none" w:sz="0" w:space="0" w:color="auto"/>
                <w:left w:val="none" w:sz="0" w:space="0" w:color="auto"/>
                <w:bottom w:val="none" w:sz="0" w:space="0" w:color="auto"/>
                <w:right w:val="none" w:sz="0" w:space="0" w:color="auto"/>
              </w:divBdr>
            </w:div>
            <w:div w:id="1254240637">
              <w:marLeft w:val="0"/>
              <w:marRight w:val="0"/>
              <w:marTop w:val="0"/>
              <w:marBottom w:val="0"/>
              <w:divBdr>
                <w:top w:val="none" w:sz="0" w:space="0" w:color="auto"/>
                <w:left w:val="none" w:sz="0" w:space="0" w:color="auto"/>
                <w:bottom w:val="none" w:sz="0" w:space="0" w:color="auto"/>
                <w:right w:val="none" w:sz="0" w:space="0" w:color="auto"/>
              </w:divBdr>
            </w:div>
            <w:div w:id="1310480630">
              <w:marLeft w:val="0"/>
              <w:marRight w:val="0"/>
              <w:marTop w:val="0"/>
              <w:marBottom w:val="0"/>
              <w:divBdr>
                <w:top w:val="none" w:sz="0" w:space="0" w:color="auto"/>
                <w:left w:val="none" w:sz="0" w:space="0" w:color="auto"/>
                <w:bottom w:val="none" w:sz="0" w:space="0" w:color="auto"/>
                <w:right w:val="none" w:sz="0" w:space="0" w:color="auto"/>
              </w:divBdr>
            </w:div>
            <w:div w:id="1321226983">
              <w:marLeft w:val="0"/>
              <w:marRight w:val="0"/>
              <w:marTop w:val="0"/>
              <w:marBottom w:val="0"/>
              <w:divBdr>
                <w:top w:val="none" w:sz="0" w:space="0" w:color="auto"/>
                <w:left w:val="none" w:sz="0" w:space="0" w:color="auto"/>
                <w:bottom w:val="none" w:sz="0" w:space="0" w:color="auto"/>
                <w:right w:val="none" w:sz="0" w:space="0" w:color="auto"/>
              </w:divBdr>
            </w:div>
            <w:div w:id="1349602612">
              <w:marLeft w:val="0"/>
              <w:marRight w:val="0"/>
              <w:marTop w:val="0"/>
              <w:marBottom w:val="0"/>
              <w:divBdr>
                <w:top w:val="none" w:sz="0" w:space="0" w:color="auto"/>
                <w:left w:val="none" w:sz="0" w:space="0" w:color="auto"/>
                <w:bottom w:val="none" w:sz="0" w:space="0" w:color="auto"/>
                <w:right w:val="none" w:sz="0" w:space="0" w:color="auto"/>
              </w:divBdr>
            </w:div>
            <w:div w:id="1379358869">
              <w:marLeft w:val="0"/>
              <w:marRight w:val="0"/>
              <w:marTop w:val="0"/>
              <w:marBottom w:val="0"/>
              <w:divBdr>
                <w:top w:val="none" w:sz="0" w:space="0" w:color="auto"/>
                <w:left w:val="none" w:sz="0" w:space="0" w:color="auto"/>
                <w:bottom w:val="none" w:sz="0" w:space="0" w:color="auto"/>
                <w:right w:val="none" w:sz="0" w:space="0" w:color="auto"/>
              </w:divBdr>
            </w:div>
            <w:div w:id="1415736095">
              <w:marLeft w:val="0"/>
              <w:marRight w:val="0"/>
              <w:marTop w:val="0"/>
              <w:marBottom w:val="0"/>
              <w:divBdr>
                <w:top w:val="none" w:sz="0" w:space="0" w:color="auto"/>
                <w:left w:val="none" w:sz="0" w:space="0" w:color="auto"/>
                <w:bottom w:val="none" w:sz="0" w:space="0" w:color="auto"/>
                <w:right w:val="none" w:sz="0" w:space="0" w:color="auto"/>
              </w:divBdr>
            </w:div>
            <w:div w:id="1638795884">
              <w:marLeft w:val="0"/>
              <w:marRight w:val="0"/>
              <w:marTop w:val="0"/>
              <w:marBottom w:val="0"/>
              <w:divBdr>
                <w:top w:val="none" w:sz="0" w:space="0" w:color="auto"/>
                <w:left w:val="none" w:sz="0" w:space="0" w:color="auto"/>
                <w:bottom w:val="none" w:sz="0" w:space="0" w:color="auto"/>
                <w:right w:val="none" w:sz="0" w:space="0" w:color="auto"/>
              </w:divBdr>
            </w:div>
            <w:div w:id="1684237129">
              <w:marLeft w:val="0"/>
              <w:marRight w:val="0"/>
              <w:marTop w:val="0"/>
              <w:marBottom w:val="0"/>
              <w:divBdr>
                <w:top w:val="none" w:sz="0" w:space="0" w:color="auto"/>
                <w:left w:val="none" w:sz="0" w:space="0" w:color="auto"/>
                <w:bottom w:val="none" w:sz="0" w:space="0" w:color="auto"/>
                <w:right w:val="none" w:sz="0" w:space="0" w:color="auto"/>
              </w:divBdr>
            </w:div>
            <w:div w:id="1708215795">
              <w:marLeft w:val="0"/>
              <w:marRight w:val="0"/>
              <w:marTop w:val="0"/>
              <w:marBottom w:val="0"/>
              <w:divBdr>
                <w:top w:val="none" w:sz="0" w:space="0" w:color="auto"/>
                <w:left w:val="none" w:sz="0" w:space="0" w:color="auto"/>
                <w:bottom w:val="none" w:sz="0" w:space="0" w:color="auto"/>
                <w:right w:val="none" w:sz="0" w:space="0" w:color="auto"/>
              </w:divBdr>
            </w:div>
            <w:div w:id="1711761125">
              <w:marLeft w:val="0"/>
              <w:marRight w:val="0"/>
              <w:marTop w:val="0"/>
              <w:marBottom w:val="0"/>
              <w:divBdr>
                <w:top w:val="none" w:sz="0" w:space="0" w:color="auto"/>
                <w:left w:val="none" w:sz="0" w:space="0" w:color="auto"/>
                <w:bottom w:val="none" w:sz="0" w:space="0" w:color="auto"/>
                <w:right w:val="none" w:sz="0" w:space="0" w:color="auto"/>
              </w:divBdr>
            </w:div>
            <w:div w:id="1872499913">
              <w:marLeft w:val="0"/>
              <w:marRight w:val="0"/>
              <w:marTop w:val="0"/>
              <w:marBottom w:val="0"/>
              <w:divBdr>
                <w:top w:val="none" w:sz="0" w:space="0" w:color="auto"/>
                <w:left w:val="none" w:sz="0" w:space="0" w:color="auto"/>
                <w:bottom w:val="none" w:sz="0" w:space="0" w:color="auto"/>
                <w:right w:val="none" w:sz="0" w:space="0" w:color="auto"/>
              </w:divBdr>
            </w:div>
            <w:div w:id="1897664237">
              <w:marLeft w:val="0"/>
              <w:marRight w:val="0"/>
              <w:marTop w:val="0"/>
              <w:marBottom w:val="0"/>
              <w:divBdr>
                <w:top w:val="none" w:sz="0" w:space="0" w:color="auto"/>
                <w:left w:val="none" w:sz="0" w:space="0" w:color="auto"/>
                <w:bottom w:val="none" w:sz="0" w:space="0" w:color="auto"/>
                <w:right w:val="none" w:sz="0" w:space="0" w:color="auto"/>
              </w:divBdr>
            </w:div>
            <w:div w:id="2050377300">
              <w:marLeft w:val="0"/>
              <w:marRight w:val="0"/>
              <w:marTop w:val="0"/>
              <w:marBottom w:val="0"/>
              <w:divBdr>
                <w:top w:val="none" w:sz="0" w:space="0" w:color="auto"/>
                <w:left w:val="none" w:sz="0" w:space="0" w:color="auto"/>
                <w:bottom w:val="none" w:sz="0" w:space="0" w:color="auto"/>
                <w:right w:val="none" w:sz="0" w:space="0" w:color="auto"/>
              </w:divBdr>
            </w:div>
            <w:div w:id="2074501773">
              <w:marLeft w:val="0"/>
              <w:marRight w:val="0"/>
              <w:marTop w:val="0"/>
              <w:marBottom w:val="0"/>
              <w:divBdr>
                <w:top w:val="none" w:sz="0" w:space="0" w:color="auto"/>
                <w:left w:val="none" w:sz="0" w:space="0" w:color="auto"/>
                <w:bottom w:val="none" w:sz="0" w:space="0" w:color="auto"/>
                <w:right w:val="none" w:sz="0" w:space="0" w:color="auto"/>
              </w:divBdr>
            </w:div>
            <w:div w:id="208806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2728">
      <w:bodyDiv w:val="1"/>
      <w:marLeft w:val="0"/>
      <w:marRight w:val="0"/>
      <w:marTop w:val="0"/>
      <w:marBottom w:val="0"/>
      <w:divBdr>
        <w:top w:val="none" w:sz="0" w:space="0" w:color="auto"/>
        <w:left w:val="none" w:sz="0" w:space="0" w:color="auto"/>
        <w:bottom w:val="none" w:sz="0" w:space="0" w:color="auto"/>
        <w:right w:val="none" w:sz="0" w:space="0" w:color="auto"/>
      </w:divBdr>
    </w:div>
    <w:div w:id="161118053">
      <w:bodyDiv w:val="1"/>
      <w:marLeft w:val="0"/>
      <w:marRight w:val="0"/>
      <w:marTop w:val="0"/>
      <w:marBottom w:val="0"/>
      <w:divBdr>
        <w:top w:val="none" w:sz="0" w:space="0" w:color="auto"/>
        <w:left w:val="none" w:sz="0" w:space="0" w:color="auto"/>
        <w:bottom w:val="none" w:sz="0" w:space="0" w:color="auto"/>
        <w:right w:val="none" w:sz="0" w:space="0" w:color="auto"/>
      </w:divBdr>
    </w:div>
    <w:div w:id="168912160">
      <w:bodyDiv w:val="1"/>
      <w:marLeft w:val="0"/>
      <w:marRight w:val="0"/>
      <w:marTop w:val="0"/>
      <w:marBottom w:val="0"/>
      <w:divBdr>
        <w:top w:val="none" w:sz="0" w:space="0" w:color="auto"/>
        <w:left w:val="none" w:sz="0" w:space="0" w:color="auto"/>
        <w:bottom w:val="none" w:sz="0" w:space="0" w:color="auto"/>
        <w:right w:val="none" w:sz="0" w:space="0" w:color="auto"/>
      </w:divBdr>
      <w:divsChild>
        <w:div w:id="779028127">
          <w:marLeft w:val="0"/>
          <w:marRight w:val="0"/>
          <w:marTop w:val="0"/>
          <w:marBottom w:val="0"/>
          <w:divBdr>
            <w:top w:val="none" w:sz="0" w:space="0" w:color="auto"/>
            <w:left w:val="none" w:sz="0" w:space="0" w:color="auto"/>
            <w:bottom w:val="none" w:sz="0" w:space="0" w:color="auto"/>
            <w:right w:val="none" w:sz="0" w:space="0" w:color="auto"/>
          </w:divBdr>
          <w:divsChild>
            <w:div w:id="464128593">
              <w:marLeft w:val="0"/>
              <w:marRight w:val="0"/>
              <w:marTop w:val="0"/>
              <w:marBottom w:val="0"/>
              <w:divBdr>
                <w:top w:val="none" w:sz="0" w:space="0" w:color="auto"/>
                <w:left w:val="none" w:sz="0" w:space="0" w:color="auto"/>
                <w:bottom w:val="none" w:sz="0" w:space="0" w:color="auto"/>
                <w:right w:val="none" w:sz="0" w:space="0" w:color="auto"/>
              </w:divBdr>
            </w:div>
            <w:div w:id="1007634302">
              <w:marLeft w:val="0"/>
              <w:marRight w:val="0"/>
              <w:marTop w:val="0"/>
              <w:marBottom w:val="0"/>
              <w:divBdr>
                <w:top w:val="none" w:sz="0" w:space="0" w:color="auto"/>
                <w:left w:val="none" w:sz="0" w:space="0" w:color="auto"/>
                <w:bottom w:val="none" w:sz="0" w:space="0" w:color="auto"/>
                <w:right w:val="none" w:sz="0" w:space="0" w:color="auto"/>
              </w:divBdr>
            </w:div>
            <w:div w:id="1046291610">
              <w:marLeft w:val="0"/>
              <w:marRight w:val="0"/>
              <w:marTop w:val="0"/>
              <w:marBottom w:val="0"/>
              <w:divBdr>
                <w:top w:val="none" w:sz="0" w:space="0" w:color="auto"/>
                <w:left w:val="none" w:sz="0" w:space="0" w:color="auto"/>
                <w:bottom w:val="none" w:sz="0" w:space="0" w:color="auto"/>
                <w:right w:val="none" w:sz="0" w:space="0" w:color="auto"/>
              </w:divBdr>
            </w:div>
            <w:div w:id="1118060334">
              <w:marLeft w:val="0"/>
              <w:marRight w:val="0"/>
              <w:marTop w:val="0"/>
              <w:marBottom w:val="0"/>
              <w:divBdr>
                <w:top w:val="none" w:sz="0" w:space="0" w:color="auto"/>
                <w:left w:val="none" w:sz="0" w:space="0" w:color="auto"/>
                <w:bottom w:val="none" w:sz="0" w:space="0" w:color="auto"/>
                <w:right w:val="none" w:sz="0" w:space="0" w:color="auto"/>
              </w:divBdr>
            </w:div>
            <w:div w:id="1137606573">
              <w:marLeft w:val="0"/>
              <w:marRight w:val="0"/>
              <w:marTop w:val="0"/>
              <w:marBottom w:val="0"/>
              <w:divBdr>
                <w:top w:val="none" w:sz="0" w:space="0" w:color="auto"/>
                <w:left w:val="none" w:sz="0" w:space="0" w:color="auto"/>
                <w:bottom w:val="none" w:sz="0" w:space="0" w:color="auto"/>
                <w:right w:val="none" w:sz="0" w:space="0" w:color="auto"/>
              </w:divBdr>
            </w:div>
            <w:div w:id="1258443153">
              <w:marLeft w:val="0"/>
              <w:marRight w:val="0"/>
              <w:marTop w:val="0"/>
              <w:marBottom w:val="0"/>
              <w:divBdr>
                <w:top w:val="none" w:sz="0" w:space="0" w:color="auto"/>
                <w:left w:val="none" w:sz="0" w:space="0" w:color="auto"/>
                <w:bottom w:val="none" w:sz="0" w:space="0" w:color="auto"/>
                <w:right w:val="none" w:sz="0" w:space="0" w:color="auto"/>
              </w:divBdr>
            </w:div>
            <w:div w:id="1292394231">
              <w:marLeft w:val="0"/>
              <w:marRight w:val="0"/>
              <w:marTop w:val="0"/>
              <w:marBottom w:val="0"/>
              <w:divBdr>
                <w:top w:val="none" w:sz="0" w:space="0" w:color="auto"/>
                <w:left w:val="none" w:sz="0" w:space="0" w:color="auto"/>
                <w:bottom w:val="none" w:sz="0" w:space="0" w:color="auto"/>
                <w:right w:val="none" w:sz="0" w:space="0" w:color="auto"/>
              </w:divBdr>
            </w:div>
            <w:div w:id="1544441349">
              <w:marLeft w:val="0"/>
              <w:marRight w:val="0"/>
              <w:marTop w:val="0"/>
              <w:marBottom w:val="0"/>
              <w:divBdr>
                <w:top w:val="none" w:sz="0" w:space="0" w:color="auto"/>
                <w:left w:val="none" w:sz="0" w:space="0" w:color="auto"/>
                <w:bottom w:val="none" w:sz="0" w:space="0" w:color="auto"/>
                <w:right w:val="none" w:sz="0" w:space="0" w:color="auto"/>
              </w:divBdr>
            </w:div>
            <w:div w:id="1576238990">
              <w:marLeft w:val="0"/>
              <w:marRight w:val="0"/>
              <w:marTop w:val="0"/>
              <w:marBottom w:val="0"/>
              <w:divBdr>
                <w:top w:val="none" w:sz="0" w:space="0" w:color="auto"/>
                <w:left w:val="none" w:sz="0" w:space="0" w:color="auto"/>
                <w:bottom w:val="none" w:sz="0" w:space="0" w:color="auto"/>
                <w:right w:val="none" w:sz="0" w:space="0" w:color="auto"/>
              </w:divBdr>
            </w:div>
            <w:div w:id="200824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34837">
      <w:bodyDiv w:val="1"/>
      <w:marLeft w:val="0"/>
      <w:marRight w:val="0"/>
      <w:marTop w:val="0"/>
      <w:marBottom w:val="0"/>
      <w:divBdr>
        <w:top w:val="none" w:sz="0" w:space="0" w:color="auto"/>
        <w:left w:val="none" w:sz="0" w:space="0" w:color="auto"/>
        <w:bottom w:val="none" w:sz="0" w:space="0" w:color="auto"/>
        <w:right w:val="none" w:sz="0" w:space="0" w:color="auto"/>
      </w:divBdr>
    </w:div>
    <w:div w:id="174808460">
      <w:bodyDiv w:val="1"/>
      <w:marLeft w:val="0"/>
      <w:marRight w:val="0"/>
      <w:marTop w:val="0"/>
      <w:marBottom w:val="0"/>
      <w:divBdr>
        <w:top w:val="none" w:sz="0" w:space="0" w:color="auto"/>
        <w:left w:val="none" w:sz="0" w:space="0" w:color="auto"/>
        <w:bottom w:val="none" w:sz="0" w:space="0" w:color="auto"/>
        <w:right w:val="none" w:sz="0" w:space="0" w:color="auto"/>
      </w:divBdr>
    </w:div>
    <w:div w:id="176121466">
      <w:bodyDiv w:val="1"/>
      <w:marLeft w:val="0"/>
      <w:marRight w:val="0"/>
      <w:marTop w:val="0"/>
      <w:marBottom w:val="0"/>
      <w:divBdr>
        <w:top w:val="none" w:sz="0" w:space="0" w:color="auto"/>
        <w:left w:val="none" w:sz="0" w:space="0" w:color="auto"/>
        <w:bottom w:val="none" w:sz="0" w:space="0" w:color="auto"/>
        <w:right w:val="none" w:sz="0" w:space="0" w:color="auto"/>
      </w:divBdr>
    </w:div>
    <w:div w:id="177233065">
      <w:bodyDiv w:val="1"/>
      <w:marLeft w:val="0"/>
      <w:marRight w:val="0"/>
      <w:marTop w:val="0"/>
      <w:marBottom w:val="0"/>
      <w:divBdr>
        <w:top w:val="none" w:sz="0" w:space="0" w:color="auto"/>
        <w:left w:val="none" w:sz="0" w:space="0" w:color="auto"/>
        <w:bottom w:val="none" w:sz="0" w:space="0" w:color="auto"/>
        <w:right w:val="none" w:sz="0" w:space="0" w:color="auto"/>
      </w:divBdr>
    </w:div>
    <w:div w:id="177277212">
      <w:bodyDiv w:val="1"/>
      <w:marLeft w:val="0"/>
      <w:marRight w:val="0"/>
      <w:marTop w:val="0"/>
      <w:marBottom w:val="0"/>
      <w:divBdr>
        <w:top w:val="none" w:sz="0" w:space="0" w:color="auto"/>
        <w:left w:val="none" w:sz="0" w:space="0" w:color="auto"/>
        <w:bottom w:val="none" w:sz="0" w:space="0" w:color="auto"/>
        <w:right w:val="none" w:sz="0" w:space="0" w:color="auto"/>
      </w:divBdr>
      <w:divsChild>
        <w:div w:id="1249775641">
          <w:marLeft w:val="0"/>
          <w:marRight w:val="0"/>
          <w:marTop w:val="0"/>
          <w:marBottom w:val="0"/>
          <w:divBdr>
            <w:top w:val="none" w:sz="0" w:space="0" w:color="auto"/>
            <w:left w:val="none" w:sz="0" w:space="0" w:color="auto"/>
            <w:bottom w:val="none" w:sz="0" w:space="0" w:color="auto"/>
            <w:right w:val="none" w:sz="0" w:space="0" w:color="auto"/>
          </w:divBdr>
          <w:divsChild>
            <w:div w:id="899748200">
              <w:marLeft w:val="0"/>
              <w:marRight w:val="0"/>
              <w:marTop w:val="0"/>
              <w:marBottom w:val="0"/>
              <w:divBdr>
                <w:top w:val="none" w:sz="0" w:space="0" w:color="auto"/>
                <w:left w:val="none" w:sz="0" w:space="0" w:color="auto"/>
                <w:bottom w:val="none" w:sz="0" w:space="0" w:color="auto"/>
                <w:right w:val="none" w:sz="0" w:space="0" w:color="auto"/>
              </w:divBdr>
            </w:div>
            <w:div w:id="1020082315">
              <w:marLeft w:val="0"/>
              <w:marRight w:val="0"/>
              <w:marTop w:val="0"/>
              <w:marBottom w:val="0"/>
              <w:divBdr>
                <w:top w:val="none" w:sz="0" w:space="0" w:color="auto"/>
                <w:left w:val="none" w:sz="0" w:space="0" w:color="auto"/>
                <w:bottom w:val="none" w:sz="0" w:space="0" w:color="auto"/>
                <w:right w:val="none" w:sz="0" w:space="0" w:color="auto"/>
              </w:divBdr>
            </w:div>
            <w:div w:id="1615746547">
              <w:marLeft w:val="0"/>
              <w:marRight w:val="0"/>
              <w:marTop w:val="0"/>
              <w:marBottom w:val="0"/>
              <w:divBdr>
                <w:top w:val="none" w:sz="0" w:space="0" w:color="auto"/>
                <w:left w:val="none" w:sz="0" w:space="0" w:color="auto"/>
                <w:bottom w:val="none" w:sz="0" w:space="0" w:color="auto"/>
                <w:right w:val="none" w:sz="0" w:space="0" w:color="auto"/>
              </w:divBdr>
            </w:div>
            <w:div w:id="1808667701">
              <w:marLeft w:val="0"/>
              <w:marRight w:val="0"/>
              <w:marTop w:val="0"/>
              <w:marBottom w:val="0"/>
              <w:divBdr>
                <w:top w:val="none" w:sz="0" w:space="0" w:color="auto"/>
                <w:left w:val="none" w:sz="0" w:space="0" w:color="auto"/>
                <w:bottom w:val="none" w:sz="0" w:space="0" w:color="auto"/>
                <w:right w:val="none" w:sz="0" w:space="0" w:color="auto"/>
              </w:divBdr>
            </w:div>
            <w:div w:id="185364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3202">
      <w:bodyDiv w:val="1"/>
      <w:marLeft w:val="0"/>
      <w:marRight w:val="0"/>
      <w:marTop w:val="0"/>
      <w:marBottom w:val="0"/>
      <w:divBdr>
        <w:top w:val="none" w:sz="0" w:space="0" w:color="auto"/>
        <w:left w:val="none" w:sz="0" w:space="0" w:color="auto"/>
        <w:bottom w:val="none" w:sz="0" w:space="0" w:color="auto"/>
        <w:right w:val="none" w:sz="0" w:space="0" w:color="auto"/>
      </w:divBdr>
    </w:div>
    <w:div w:id="182744903">
      <w:bodyDiv w:val="1"/>
      <w:marLeft w:val="0"/>
      <w:marRight w:val="0"/>
      <w:marTop w:val="0"/>
      <w:marBottom w:val="0"/>
      <w:divBdr>
        <w:top w:val="none" w:sz="0" w:space="0" w:color="auto"/>
        <w:left w:val="none" w:sz="0" w:space="0" w:color="auto"/>
        <w:bottom w:val="none" w:sz="0" w:space="0" w:color="auto"/>
        <w:right w:val="none" w:sz="0" w:space="0" w:color="auto"/>
      </w:divBdr>
    </w:div>
    <w:div w:id="182983045">
      <w:bodyDiv w:val="1"/>
      <w:marLeft w:val="0"/>
      <w:marRight w:val="0"/>
      <w:marTop w:val="0"/>
      <w:marBottom w:val="0"/>
      <w:divBdr>
        <w:top w:val="none" w:sz="0" w:space="0" w:color="auto"/>
        <w:left w:val="none" w:sz="0" w:space="0" w:color="auto"/>
        <w:bottom w:val="none" w:sz="0" w:space="0" w:color="auto"/>
        <w:right w:val="none" w:sz="0" w:space="0" w:color="auto"/>
      </w:divBdr>
    </w:div>
    <w:div w:id="184486369">
      <w:bodyDiv w:val="1"/>
      <w:marLeft w:val="0"/>
      <w:marRight w:val="0"/>
      <w:marTop w:val="0"/>
      <w:marBottom w:val="0"/>
      <w:divBdr>
        <w:top w:val="none" w:sz="0" w:space="0" w:color="auto"/>
        <w:left w:val="none" w:sz="0" w:space="0" w:color="auto"/>
        <w:bottom w:val="none" w:sz="0" w:space="0" w:color="auto"/>
        <w:right w:val="none" w:sz="0" w:space="0" w:color="auto"/>
      </w:divBdr>
    </w:div>
    <w:div w:id="187376606">
      <w:bodyDiv w:val="1"/>
      <w:marLeft w:val="0"/>
      <w:marRight w:val="0"/>
      <w:marTop w:val="0"/>
      <w:marBottom w:val="0"/>
      <w:divBdr>
        <w:top w:val="none" w:sz="0" w:space="0" w:color="auto"/>
        <w:left w:val="none" w:sz="0" w:space="0" w:color="auto"/>
        <w:bottom w:val="none" w:sz="0" w:space="0" w:color="auto"/>
        <w:right w:val="none" w:sz="0" w:space="0" w:color="auto"/>
      </w:divBdr>
    </w:div>
    <w:div w:id="191457286">
      <w:bodyDiv w:val="1"/>
      <w:marLeft w:val="0"/>
      <w:marRight w:val="0"/>
      <w:marTop w:val="0"/>
      <w:marBottom w:val="0"/>
      <w:divBdr>
        <w:top w:val="none" w:sz="0" w:space="0" w:color="auto"/>
        <w:left w:val="none" w:sz="0" w:space="0" w:color="auto"/>
        <w:bottom w:val="none" w:sz="0" w:space="0" w:color="auto"/>
        <w:right w:val="none" w:sz="0" w:space="0" w:color="auto"/>
      </w:divBdr>
    </w:div>
    <w:div w:id="191578537">
      <w:bodyDiv w:val="1"/>
      <w:marLeft w:val="0"/>
      <w:marRight w:val="0"/>
      <w:marTop w:val="0"/>
      <w:marBottom w:val="0"/>
      <w:divBdr>
        <w:top w:val="none" w:sz="0" w:space="0" w:color="auto"/>
        <w:left w:val="none" w:sz="0" w:space="0" w:color="auto"/>
        <w:bottom w:val="none" w:sz="0" w:space="0" w:color="auto"/>
        <w:right w:val="none" w:sz="0" w:space="0" w:color="auto"/>
      </w:divBdr>
    </w:div>
    <w:div w:id="194731407">
      <w:bodyDiv w:val="1"/>
      <w:marLeft w:val="0"/>
      <w:marRight w:val="0"/>
      <w:marTop w:val="0"/>
      <w:marBottom w:val="0"/>
      <w:divBdr>
        <w:top w:val="none" w:sz="0" w:space="0" w:color="auto"/>
        <w:left w:val="none" w:sz="0" w:space="0" w:color="auto"/>
        <w:bottom w:val="none" w:sz="0" w:space="0" w:color="auto"/>
        <w:right w:val="none" w:sz="0" w:space="0" w:color="auto"/>
      </w:divBdr>
    </w:div>
    <w:div w:id="195318917">
      <w:bodyDiv w:val="1"/>
      <w:marLeft w:val="0"/>
      <w:marRight w:val="0"/>
      <w:marTop w:val="0"/>
      <w:marBottom w:val="0"/>
      <w:divBdr>
        <w:top w:val="none" w:sz="0" w:space="0" w:color="auto"/>
        <w:left w:val="none" w:sz="0" w:space="0" w:color="auto"/>
        <w:bottom w:val="none" w:sz="0" w:space="0" w:color="auto"/>
        <w:right w:val="none" w:sz="0" w:space="0" w:color="auto"/>
      </w:divBdr>
    </w:div>
    <w:div w:id="197202557">
      <w:bodyDiv w:val="1"/>
      <w:marLeft w:val="0"/>
      <w:marRight w:val="0"/>
      <w:marTop w:val="0"/>
      <w:marBottom w:val="0"/>
      <w:divBdr>
        <w:top w:val="none" w:sz="0" w:space="0" w:color="auto"/>
        <w:left w:val="none" w:sz="0" w:space="0" w:color="auto"/>
        <w:bottom w:val="none" w:sz="0" w:space="0" w:color="auto"/>
        <w:right w:val="none" w:sz="0" w:space="0" w:color="auto"/>
      </w:divBdr>
    </w:div>
    <w:div w:id="199904585">
      <w:bodyDiv w:val="1"/>
      <w:marLeft w:val="0"/>
      <w:marRight w:val="0"/>
      <w:marTop w:val="0"/>
      <w:marBottom w:val="0"/>
      <w:divBdr>
        <w:top w:val="none" w:sz="0" w:space="0" w:color="auto"/>
        <w:left w:val="none" w:sz="0" w:space="0" w:color="auto"/>
        <w:bottom w:val="none" w:sz="0" w:space="0" w:color="auto"/>
        <w:right w:val="none" w:sz="0" w:space="0" w:color="auto"/>
      </w:divBdr>
    </w:div>
    <w:div w:id="200946716">
      <w:bodyDiv w:val="1"/>
      <w:marLeft w:val="0"/>
      <w:marRight w:val="0"/>
      <w:marTop w:val="0"/>
      <w:marBottom w:val="0"/>
      <w:divBdr>
        <w:top w:val="none" w:sz="0" w:space="0" w:color="auto"/>
        <w:left w:val="none" w:sz="0" w:space="0" w:color="auto"/>
        <w:bottom w:val="none" w:sz="0" w:space="0" w:color="auto"/>
        <w:right w:val="none" w:sz="0" w:space="0" w:color="auto"/>
      </w:divBdr>
      <w:divsChild>
        <w:div w:id="1715812299">
          <w:marLeft w:val="0"/>
          <w:marRight w:val="0"/>
          <w:marTop w:val="0"/>
          <w:marBottom w:val="0"/>
          <w:divBdr>
            <w:top w:val="none" w:sz="0" w:space="0" w:color="auto"/>
            <w:left w:val="none" w:sz="0" w:space="0" w:color="auto"/>
            <w:bottom w:val="none" w:sz="0" w:space="0" w:color="auto"/>
            <w:right w:val="none" w:sz="0" w:space="0" w:color="auto"/>
          </w:divBdr>
          <w:divsChild>
            <w:div w:id="204158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5193">
      <w:bodyDiv w:val="1"/>
      <w:marLeft w:val="0"/>
      <w:marRight w:val="0"/>
      <w:marTop w:val="0"/>
      <w:marBottom w:val="0"/>
      <w:divBdr>
        <w:top w:val="none" w:sz="0" w:space="0" w:color="auto"/>
        <w:left w:val="none" w:sz="0" w:space="0" w:color="auto"/>
        <w:bottom w:val="none" w:sz="0" w:space="0" w:color="auto"/>
        <w:right w:val="none" w:sz="0" w:space="0" w:color="auto"/>
      </w:divBdr>
    </w:div>
    <w:div w:id="207884218">
      <w:bodyDiv w:val="1"/>
      <w:marLeft w:val="0"/>
      <w:marRight w:val="0"/>
      <w:marTop w:val="0"/>
      <w:marBottom w:val="0"/>
      <w:divBdr>
        <w:top w:val="none" w:sz="0" w:space="0" w:color="auto"/>
        <w:left w:val="none" w:sz="0" w:space="0" w:color="auto"/>
        <w:bottom w:val="none" w:sz="0" w:space="0" w:color="auto"/>
        <w:right w:val="none" w:sz="0" w:space="0" w:color="auto"/>
      </w:divBdr>
      <w:divsChild>
        <w:div w:id="1821729122">
          <w:marLeft w:val="0"/>
          <w:marRight w:val="0"/>
          <w:marTop w:val="0"/>
          <w:marBottom w:val="0"/>
          <w:divBdr>
            <w:top w:val="none" w:sz="0" w:space="0" w:color="auto"/>
            <w:left w:val="none" w:sz="0" w:space="0" w:color="auto"/>
            <w:bottom w:val="none" w:sz="0" w:space="0" w:color="auto"/>
            <w:right w:val="none" w:sz="0" w:space="0" w:color="auto"/>
          </w:divBdr>
          <w:divsChild>
            <w:div w:id="53896557">
              <w:marLeft w:val="0"/>
              <w:marRight w:val="0"/>
              <w:marTop w:val="0"/>
              <w:marBottom w:val="0"/>
              <w:divBdr>
                <w:top w:val="none" w:sz="0" w:space="0" w:color="auto"/>
                <w:left w:val="none" w:sz="0" w:space="0" w:color="auto"/>
                <w:bottom w:val="none" w:sz="0" w:space="0" w:color="auto"/>
                <w:right w:val="none" w:sz="0" w:space="0" w:color="auto"/>
              </w:divBdr>
            </w:div>
            <w:div w:id="161746236">
              <w:marLeft w:val="0"/>
              <w:marRight w:val="0"/>
              <w:marTop w:val="0"/>
              <w:marBottom w:val="0"/>
              <w:divBdr>
                <w:top w:val="none" w:sz="0" w:space="0" w:color="auto"/>
                <w:left w:val="none" w:sz="0" w:space="0" w:color="auto"/>
                <w:bottom w:val="none" w:sz="0" w:space="0" w:color="auto"/>
                <w:right w:val="none" w:sz="0" w:space="0" w:color="auto"/>
              </w:divBdr>
            </w:div>
            <w:div w:id="161894732">
              <w:marLeft w:val="0"/>
              <w:marRight w:val="0"/>
              <w:marTop w:val="0"/>
              <w:marBottom w:val="0"/>
              <w:divBdr>
                <w:top w:val="none" w:sz="0" w:space="0" w:color="auto"/>
                <w:left w:val="none" w:sz="0" w:space="0" w:color="auto"/>
                <w:bottom w:val="none" w:sz="0" w:space="0" w:color="auto"/>
                <w:right w:val="none" w:sz="0" w:space="0" w:color="auto"/>
              </w:divBdr>
            </w:div>
            <w:div w:id="411202963">
              <w:marLeft w:val="0"/>
              <w:marRight w:val="0"/>
              <w:marTop w:val="0"/>
              <w:marBottom w:val="0"/>
              <w:divBdr>
                <w:top w:val="none" w:sz="0" w:space="0" w:color="auto"/>
                <w:left w:val="none" w:sz="0" w:space="0" w:color="auto"/>
                <w:bottom w:val="none" w:sz="0" w:space="0" w:color="auto"/>
                <w:right w:val="none" w:sz="0" w:space="0" w:color="auto"/>
              </w:divBdr>
            </w:div>
            <w:div w:id="573246221">
              <w:marLeft w:val="0"/>
              <w:marRight w:val="0"/>
              <w:marTop w:val="0"/>
              <w:marBottom w:val="0"/>
              <w:divBdr>
                <w:top w:val="none" w:sz="0" w:space="0" w:color="auto"/>
                <w:left w:val="none" w:sz="0" w:space="0" w:color="auto"/>
                <w:bottom w:val="none" w:sz="0" w:space="0" w:color="auto"/>
                <w:right w:val="none" w:sz="0" w:space="0" w:color="auto"/>
              </w:divBdr>
            </w:div>
            <w:div w:id="775366949">
              <w:marLeft w:val="0"/>
              <w:marRight w:val="0"/>
              <w:marTop w:val="0"/>
              <w:marBottom w:val="0"/>
              <w:divBdr>
                <w:top w:val="none" w:sz="0" w:space="0" w:color="auto"/>
                <w:left w:val="none" w:sz="0" w:space="0" w:color="auto"/>
                <w:bottom w:val="none" w:sz="0" w:space="0" w:color="auto"/>
                <w:right w:val="none" w:sz="0" w:space="0" w:color="auto"/>
              </w:divBdr>
            </w:div>
            <w:div w:id="940648297">
              <w:marLeft w:val="0"/>
              <w:marRight w:val="0"/>
              <w:marTop w:val="0"/>
              <w:marBottom w:val="0"/>
              <w:divBdr>
                <w:top w:val="none" w:sz="0" w:space="0" w:color="auto"/>
                <w:left w:val="none" w:sz="0" w:space="0" w:color="auto"/>
                <w:bottom w:val="none" w:sz="0" w:space="0" w:color="auto"/>
                <w:right w:val="none" w:sz="0" w:space="0" w:color="auto"/>
              </w:divBdr>
            </w:div>
            <w:div w:id="950941522">
              <w:marLeft w:val="0"/>
              <w:marRight w:val="0"/>
              <w:marTop w:val="0"/>
              <w:marBottom w:val="0"/>
              <w:divBdr>
                <w:top w:val="none" w:sz="0" w:space="0" w:color="auto"/>
                <w:left w:val="none" w:sz="0" w:space="0" w:color="auto"/>
                <w:bottom w:val="none" w:sz="0" w:space="0" w:color="auto"/>
                <w:right w:val="none" w:sz="0" w:space="0" w:color="auto"/>
              </w:divBdr>
            </w:div>
            <w:div w:id="1019623055">
              <w:marLeft w:val="0"/>
              <w:marRight w:val="0"/>
              <w:marTop w:val="0"/>
              <w:marBottom w:val="0"/>
              <w:divBdr>
                <w:top w:val="none" w:sz="0" w:space="0" w:color="auto"/>
                <w:left w:val="none" w:sz="0" w:space="0" w:color="auto"/>
                <w:bottom w:val="none" w:sz="0" w:space="0" w:color="auto"/>
                <w:right w:val="none" w:sz="0" w:space="0" w:color="auto"/>
              </w:divBdr>
            </w:div>
            <w:div w:id="1024131831">
              <w:marLeft w:val="0"/>
              <w:marRight w:val="0"/>
              <w:marTop w:val="0"/>
              <w:marBottom w:val="0"/>
              <w:divBdr>
                <w:top w:val="none" w:sz="0" w:space="0" w:color="auto"/>
                <w:left w:val="none" w:sz="0" w:space="0" w:color="auto"/>
                <w:bottom w:val="none" w:sz="0" w:space="0" w:color="auto"/>
                <w:right w:val="none" w:sz="0" w:space="0" w:color="auto"/>
              </w:divBdr>
            </w:div>
            <w:div w:id="1098331882">
              <w:marLeft w:val="0"/>
              <w:marRight w:val="0"/>
              <w:marTop w:val="0"/>
              <w:marBottom w:val="0"/>
              <w:divBdr>
                <w:top w:val="none" w:sz="0" w:space="0" w:color="auto"/>
                <w:left w:val="none" w:sz="0" w:space="0" w:color="auto"/>
                <w:bottom w:val="none" w:sz="0" w:space="0" w:color="auto"/>
                <w:right w:val="none" w:sz="0" w:space="0" w:color="auto"/>
              </w:divBdr>
            </w:div>
            <w:div w:id="1326737136">
              <w:marLeft w:val="0"/>
              <w:marRight w:val="0"/>
              <w:marTop w:val="0"/>
              <w:marBottom w:val="0"/>
              <w:divBdr>
                <w:top w:val="none" w:sz="0" w:space="0" w:color="auto"/>
                <w:left w:val="none" w:sz="0" w:space="0" w:color="auto"/>
                <w:bottom w:val="none" w:sz="0" w:space="0" w:color="auto"/>
                <w:right w:val="none" w:sz="0" w:space="0" w:color="auto"/>
              </w:divBdr>
            </w:div>
            <w:div w:id="1340110836">
              <w:marLeft w:val="0"/>
              <w:marRight w:val="0"/>
              <w:marTop w:val="0"/>
              <w:marBottom w:val="0"/>
              <w:divBdr>
                <w:top w:val="none" w:sz="0" w:space="0" w:color="auto"/>
                <w:left w:val="none" w:sz="0" w:space="0" w:color="auto"/>
                <w:bottom w:val="none" w:sz="0" w:space="0" w:color="auto"/>
                <w:right w:val="none" w:sz="0" w:space="0" w:color="auto"/>
              </w:divBdr>
            </w:div>
            <w:div w:id="1464499154">
              <w:marLeft w:val="0"/>
              <w:marRight w:val="0"/>
              <w:marTop w:val="0"/>
              <w:marBottom w:val="0"/>
              <w:divBdr>
                <w:top w:val="none" w:sz="0" w:space="0" w:color="auto"/>
                <w:left w:val="none" w:sz="0" w:space="0" w:color="auto"/>
                <w:bottom w:val="none" w:sz="0" w:space="0" w:color="auto"/>
                <w:right w:val="none" w:sz="0" w:space="0" w:color="auto"/>
              </w:divBdr>
            </w:div>
            <w:div w:id="1472017496">
              <w:marLeft w:val="0"/>
              <w:marRight w:val="0"/>
              <w:marTop w:val="0"/>
              <w:marBottom w:val="0"/>
              <w:divBdr>
                <w:top w:val="none" w:sz="0" w:space="0" w:color="auto"/>
                <w:left w:val="none" w:sz="0" w:space="0" w:color="auto"/>
                <w:bottom w:val="none" w:sz="0" w:space="0" w:color="auto"/>
                <w:right w:val="none" w:sz="0" w:space="0" w:color="auto"/>
              </w:divBdr>
            </w:div>
            <w:div w:id="1898126804">
              <w:marLeft w:val="0"/>
              <w:marRight w:val="0"/>
              <w:marTop w:val="0"/>
              <w:marBottom w:val="0"/>
              <w:divBdr>
                <w:top w:val="none" w:sz="0" w:space="0" w:color="auto"/>
                <w:left w:val="none" w:sz="0" w:space="0" w:color="auto"/>
                <w:bottom w:val="none" w:sz="0" w:space="0" w:color="auto"/>
                <w:right w:val="none" w:sz="0" w:space="0" w:color="auto"/>
              </w:divBdr>
            </w:div>
            <w:div w:id="2009209137">
              <w:marLeft w:val="0"/>
              <w:marRight w:val="0"/>
              <w:marTop w:val="0"/>
              <w:marBottom w:val="0"/>
              <w:divBdr>
                <w:top w:val="none" w:sz="0" w:space="0" w:color="auto"/>
                <w:left w:val="none" w:sz="0" w:space="0" w:color="auto"/>
                <w:bottom w:val="none" w:sz="0" w:space="0" w:color="auto"/>
                <w:right w:val="none" w:sz="0" w:space="0" w:color="auto"/>
              </w:divBdr>
            </w:div>
            <w:div w:id="203122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73183">
      <w:bodyDiv w:val="1"/>
      <w:marLeft w:val="0"/>
      <w:marRight w:val="0"/>
      <w:marTop w:val="0"/>
      <w:marBottom w:val="0"/>
      <w:divBdr>
        <w:top w:val="none" w:sz="0" w:space="0" w:color="auto"/>
        <w:left w:val="none" w:sz="0" w:space="0" w:color="auto"/>
        <w:bottom w:val="none" w:sz="0" w:space="0" w:color="auto"/>
        <w:right w:val="none" w:sz="0" w:space="0" w:color="auto"/>
      </w:divBdr>
    </w:div>
    <w:div w:id="210263252">
      <w:bodyDiv w:val="1"/>
      <w:marLeft w:val="0"/>
      <w:marRight w:val="0"/>
      <w:marTop w:val="0"/>
      <w:marBottom w:val="0"/>
      <w:divBdr>
        <w:top w:val="none" w:sz="0" w:space="0" w:color="auto"/>
        <w:left w:val="none" w:sz="0" w:space="0" w:color="auto"/>
        <w:bottom w:val="none" w:sz="0" w:space="0" w:color="auto"/>
        <w:right w:val="none" w:sz="0" w:space="0" w:color="auto"/>
      </w:divBdr>
    </w:div>
    <w:div w:id="210465200">
      <w:bodyDiv w:val="1"/>
      <w:marLeft w:val="0"/>
      <w:marRight w:val="0"/>
      <w:marTop w:val="0"/>
      <w:marBottom w:val="0"/>
      <w:divBdr>
        <w:top w:val="none" w:sz="0" w:space="0" w:color="auto"/>
        <w:left w:val="none" w:sz="0" w:space="0" w:color="auto"/>
        <w:bottom w:val="none" w:sz="0" w:space="0" w:color="auto"/>
        <w:right w:val="none" w:sz="0" w:space="0" w:color="auto"/>
      </w:divBdr>
    </w:div>
    <w:div w:id="211774549">
      <w:bodyDiv w:val="1"/>
      <w:marLeft w:val="0"/>
      <w:marRight w:val="0"/>
      <w:marTop w:val="0"/>
      <w:marBottom w:val="0"/>
      <w:divBdr>
        <w:top w:val="none" w:sz="0" w:space="0" w:color="auto"/>
        <w:left w:val="none" w:sz="0" w:space="0" w:color="auto"/>
        <w:bottom w:val="none" w:sz="0" w:space="0" w:color="auto"/>
        <w:right w:val="none" w:sz="0" w:space="0" w:color="auto"/>
      </w:divBdr>
    </w:div>
    <w:div w:id="212041552">
      <w:bodyDiv w:val="1"/>
      <w:marLeft w:val="0"/>
      <w:marRight w:val="0"/>
      <w:marTop w:val="0"/>
      <w:marBottom w:val="0"/>
      <w:divBdr>
        <w:top w:val="none" w:sz="0" w:space="0" w:color="auto"/>
        <w:left w:val="none" w:sz="0" w:space="0" w:color="auto"/>
        <w:bottom w:val="none" w:sz="0" w:space="0" w:color="auto"/>
        <w:right w:val="none" w:sz="0" w:space="0" w:color="auto"/>
      </w:divBdr>
    </w:div>
    <w:div w:id="212468536">
      <w:bodyDiv w:val="1"/>
      <w:marLeft w:val="0"/>
      <w:marRight w:val="0"/>
      <w:marTop w:val="0"/>
      <w:marBottom w:val="0"/>
      <w:divBdr>
        <w:top w:val="none" w:sz="0" w:space="0" w:color="auto"/>
        <w:left w:val="none" w:sz="0" w:space="0" w:color="auto"/>
        <w:bottom w:val="none" w:sz="0" w:space="0" w:color="auto"/>
        <w:right w:val="none" w:sz="0" w:space="0" w:color="auto"/>
      </w:divBdr>
    </w:div>
    <w:div w:id="213198704">
      <w:bodyDiv w:val="1"/>
      <w:marLeft w:val="0"/>
      <w:marRight w:val="0"/>
      <w:marTop w:val="0"/>
      <w:marBottom w:val="0"/>
      <w:divBdr>
        <w:top w:val="none" w:sz="0" w:space="0" w:color="auto"/>
        <w:left w:val="none" w:sz="0" w:space="0" w:color="auto"/>
        <w:bottom w:val="none" w:sz="0" w:space="0" w:color="auto"/>
        <w:right w:val="none" w:sz="0" w:space="0" w:color="auto"/>
      </w:divBdr>
    </w:div>
    <w:div w:id="223028801">
      <w:bodyDiv w:val="1"/>
      <w:marLeft w:val="0"/>
      <w:marRight w:val="0"/>
      <w:marTop w:val="0"/>
      <w:marBottom w:val="0"/>
      <w:divBdr>
        <w:top w:val="none" w:sz="0" w:space="0" w:color="auto"/>
        <w:left w:val="none" w:sz="0" w:space="0" w:color="auto"/>
        <w:bottom w:val="none" w:sz="0" w:space="0" w:color="auto"/>
        <w:right w:val="none" w:sz="0" w:space="0" w:color="auto"/>
      </w:divBdr>
    </w:div>
    <w:div w:id="227421143">
      <w:bodyDiv w:val="1"/>
      <w:marLeft w:val="0"/>
      <w:marRight w:val="0"/>
      <w:marTop w:val="0"/>
      <w:marBottom w:val="0"/>
      <w:divBdr>
        <w:top w:val="none" w:sz="0" w:space="0" w:color="auto"/>
        <w:left w:val="none" w:sz="0" w:space="0" w:color="auto"/>
        <w:bottom w:val="none" w:sz="0" w:space="0" w:color="auto"/>
        <w:right w:val="none" w:sz="0" w:space="0" w:color="auto"/>
      </w:divBdr>
    </w:div>
    <w:div w:id="229661794">
      <w:bodyDiv w:val="1"/>
      <w:marLeft w:val="0"/>
      <w:marRight w:val="0"/>
      <w:marTop w:val="0"/>
      <w:marBottom w:val="0"/>
      <w:divBdr>
        <w:top w:val="none" w:sz="0" w:space="0" w:color="auto"/>
        <w:left w:val="none" w:sz="0" w:space="0" w:color="auto"/>
        <w:bottom w:val="none" w:sz="0" w:space="0" w:color="auto"/>
        <w:right w:val="none" w:sz="0" w:space="0" w:color="auto"/>
      </w:divBdr>
    </w:div>
    <w:div w:id="231626037">
      <w:bodyDiv w:val="1"/>
      <w:marLeft w:val="0"/>
      <w:marRight w:val="0"/>
      <w:marTop w:val="0"/>
      <w:marBottom w:val="0"/>
      <w:divBdr>
        <w:top w:val="none" w:sz="0" w:space="0" w:color="auto"/>
        <w:left w:val="none" w:sz="0" w:space="0" w:color="auto"/>
        <w:bottom w:val="none" w:sz="0" w:space="0" w:color="auto"/>
        <w:right w:val="none" w:sz="0" w:space="0" w:color="auto"/>
      </w:divBdr>
      <w:divsChild>
        <w:div w:id="729500024">
          <w:marLeft w:val="0"/>
          <w:marRight w:val="0"/>
          <w:marTop w:val="0"/>
          <w:marBottom w:val="0"/>
          <w:divBdr>
            <w:top w:val="none" w:sz="0" w:space="0" w:color="auto"/>
            <w:left w:val="none" w:sz="0" w:space="0" w:color="auto"/>
            <w:bottom w:val="none" w:sz="0" w:space="0" w:color="auto"/>
            <w:right w:val="none" w:sz="0" w:space="0" w:color="auto"/>
          </w:divBdr>
          <w:divsChild>
            <w:div w:id="42600184">
              <w:marLeft w:val="0"/>
              <w:marRight w:val="0"/>
              <w:marTop w:val="0"/>
              <w:marBottom w:val="0"/>
              <w:divBdr>
                <w:top w:val="none" w:sz="0" w:space="0" w:color="auto"/>
                <w:left w:val="none" w:sz="0" w:space="0" w:color="auto"/>
                <w:bottom w:val="none" w:sz="0" w:space="0" w:color="auto"/>
                <w:right w:val="none" w:sz="0" w:space="0" w:color="auto"/>
              </w:divBdr>
            </w:div>
            <w:div w:id="57439029">
              <w:marLeft w:val="0"/>
              <w:marRight w:val="0"/>
              <w:marTop w:val="0"/>
              <w:marBottom w:val="0"/>
              <w:divBdr>
                <w:top w:val="none" w:sz="0" w:space="0" w:color="auto"/>
                <w:left w:val="none" w:sz="0" w:space="0" w:color="auto"/>
                <w:bottom w:val="none" w:sz="0" w:space="0" w:color="auto"/>
                <w:right w:val="none" w:sz="0" w:space="0" w:color="auto"/>
              </w:divBdr>
            </w:div>
            <w:div w:id="104229958">
              <w:marLeft w:val="0"/>
              <w:marRight w:val="0"/>
              <w:marTop w:val="0"/>
              <w:marBottom w:val="0"/>
              <w:divBdr>
                <w:top w:val="none" w:sz="0" w:space="0" w:color="auto"/>
                <w:left w:val="none" w:sz="0" w:space="0" w:color="auto"/>
                <w:bottom w:val="none" w:sz="0" w:space="0" w:color="auto"/>
                <w:right w:val="none" w:sz="0" w:space="0" w:color="auto"/>
              </w:divBdr>
            </w:div>
            <w:div w:id="445076796">
              <w:marLeft w:val="0"/>
              <w:marRight w:val="0"/>
              <w:marTop w:val="0"/>
              <w:marBottom w:val="0"/>
              <w:divBdr>
                <w:top w:val="none" w:sz="0" w:space="0" w:color="auto"/>
                <w:left w:val="none" w:sz="0" w:space="0" w:color="auto"/>
                <w:bottom w:val="none" w:sz="0" w:space="0" w:color="auto"/>
                <w:right w:val="none" w:sz="0" w:space="0" w:color="auto"/>
              </w:divBdr>
            </w:div>
            <w:div w:id="508061035">
              <w:marLeft w:val="0"/>
              <w:marRight w:val="0"/>
              <w:marTop w:val="0"/>
              <w:marBottom w:val="0"/>
              <w:divBdr>
                <w:top w:val="none" w:sz="0" w:space="0" w:color="auto"/>
                <w:left w:val="none" w:sz="0" w:space="0" w:color="auto"/>
                <w:bottom w:val="none" w:sz="0" w:space="0" w:color="auto"/>
                <w:right w:val="none" w:sz="0" w:space="0" w:color="auto"/>
              </w:divBdr>
            </w:div>
            <w:div w:id="649017708">
              <w:marLeft w:val="0"/>
              <w:marRight w:val="0"/>
              <w:marTop w:val="0"/>
              <w:marBottom w:val="0"/>
              <w:divBdr>
                <w:top w:val="none" w:sz="0" w:space="0" w:color="auto"/>
                <w:left w:val="none" w:sz="0" w:space="0" w:color="auto"/>
                <w:bottom w:val="none" w:sz="0" w:space="0" w:color="auto"/>
                <w:right w:val="none" w:sz="0" w:space="0" w:color="auto"/>
              </w:divBdr>
            </w:div>
            <w:div w:id="1043864063">
              <w:marLeft w:val="0"/>
              <w:marRight w:val="0"/>
              <w:marTop w:val="0"/>
              <w:marBottom w:val="0"/>
              <w:divBdr>
                <w:top w:val="none" w:sz="0" w:space="0" w:color="auto"/>
                <w:left w:val="none" w:sz="0" w:space="0" w:color="auto"/>
                <w:bottom w:val="none" w:sz="0" w:space="0" w:color="auto"/>
                <w:right w:val="none" w:sz="0" w:space="0" w:color="auto"/>
              </w:divBdr>
            </w:div>
            <w:div w:id="1440024369">
              <w:marLeft w:val="0"/>
              <w:marRight w:val="0"/>
              <w:marTop w:val="0"/>
              <w:marBottom w:val="0"/>
              <w:divBdr>
                <w:top w:val="none" w:sz="0" w:space="0" w:color="auto"/>
                <w:left w:val="none" w:sz="0" w:space="0" w:color="auto"/>
                <w:bottom w:val="none" w:sz="0" w:space="0" w:color="auto"/>
                <w:right w:val="none" w:sz="0" w:space="0" w:color="auto"/>
              </w:divBdr>
            </w:div>
            <w:div w:id="1448819157">
              <w:marLeft w:val="0"/>
              <w:marRight w:val="0"/>
              <w:marTop w:val="0"/>
              <w:marBottom w:val="0"/>
              <w:divBdr>
                <w:top w:val="none" w:sz="0" w:space="0" w:color="auto"/>
                <w:left w:val="none" w:sz="0" w:space="0" w:color="auto"/>
                <w:bottom w:val="none" w:sz="0" w:space="0" w:color="auto"/>
                <w:right w:val="none" w:sz="0" w:space="0" w:color="auto"/>
              </w:divBdr>
            </w:div>
            <w:div w:id="1515415545">
              <w:marLeft w:val="0"/>
              <w:marRight w:val="0"/>
              <w:marTop w:val="0"/>
              <w:marBottom w:val="0"/>
              <w:divBdr>
                <w:top w:val="none" w:sz="0" w:space="0" w:color="auto"/>
                <w:left w:val="none" w:sz="0" w:space="0" w:color="auto"/>
                <w:bottom w:val="none" w:sz="0" w:space="0" w:color="auto"/>
                <w:right w:val="none" w:sz="0" w:space="0" w:color="auto"/>
              </w:divBdr>
            </w:div>
            <w:div w:id="1620405346">
              <w:marLeft w:val="0"/>
              <w:marRight w:val="0"/>
              <w:marTop w:val="0"/>
              <w:marBottom w:val="0"/>
              <w:divBdr>
                <w:top w:val="none" w:sz="0" w:space="0" w:color="auto"/>
                <w:left w:val="none" w:sz="0" w:space="0" w:color="auto"/>
                <w:bottom w:val="none" w:sz="0" w:space="0" w:color="auto"/>
                <w:right w:val="none" w:sz="0" w:space="0" w:color="auto"/>
              </w:divBdr>
            </w:div>
            <w:div w:id="1784419195">
              <w:marLeft w:val="0"/>
              <w:marRight w:val="0"/>
              <w:marTop w:val="0"/>
              <w:marBottom w:val="0"/>
              <w:divBdr>
                <w:top w:val="none" w:sz="0" w:space="0" w:color="auto"/>
                <w:left w:val="none" w:sz="0" w:space="0" w:color="auto"/>
                <w:bottom w:val="none" w:sz="0" w:space="0" w:color="auto"/>
                <w:right w:val="none" w:sz="0" w:space="0" w:color="auto"/>
              </w:divBdr>
            </w:div>
            <w:div w:id="1796554954">
              <w:marLeft w:val="0"/>
              <w:marRight w:val="0"/>
              <w:marTop w:val="0"/>
              <w:marBottom w:val="0"/>
              <w:divBdr>
                <w:top w:val="none" w:sz="0" w:space="0" w:color="auto"/>
                <w:left w:val="none" w:sz="0" w:space="0" w:color="auto"/>
                <w:bottom w:val="none" w:sz="0" w:space="0" w:color="auto"/>
                <w:right w:val="none" w:sz="0" w:space="0" w:color="auto"/>
              </w:divBdr>
            </w:div>
            <w:div w:id="1828473371">
              <w:marLeft w:val="0"/>
              <w:marRight w:val="0"/>
              <w:marTop w:val="0"/>
              <w:marBottom w:val="0"/>
              <w:divBdr>
                <w:top w:val="none" w:sz="0" w:space="0" w:color="auto"/>
                <w:left w:val="none" w:sz="0" w:space="0" w:color="auto"/>
                <w:bottom w:val="none" w:sz="0" w:space="0" w:color="auto"/>
                <w:right w:val="none" w:sz="0" w:space="0" w:color="auto"/>
              </w:divBdr>
            </w:div>
            <w:div w:id="1850676357">
              <w:marLeft w:val="0"/>
              <w:marRight w:val="0"/>
              <w:marTop w:val="0"/>
              <w:marBottom w:val="0"/>
              <w:divBdr>
                <w:top w:val="none" w:sz="0" w:space="0" w:color="auto"/>
                <w:left w:val="none" w:sz="0" w:space="0" w:color="auto"/>
                <w:bottom w:val="none" w:sz="0" w:space="0" w:color="auto"/>
                <w:right w:val="none" w:sz="0" w:space="0" w:color="auto"/>
              </w:divBdr>
            </w:div>
            <w:div w:id="1864974152">
              <w:marLeft w:val="0"/>
              <w:marRight w:val="0"/>
              <w:marTop w:val="0"/>
              <w:marBottom w:val="0"/>
              <w:divBdr>
                <w:top w:val="none" w:sz="0" w:space="0" w:color="auto"/>
                <w:left w:val="none" w:sz="0" w:space="0" w:color="auto"/>
                <w:bottom w:val="none" w:sz="0" w:space="0" w:color="auto"/>
                <w:right w:val="none" w:sz="0" w:space="0" w:color="auto"/>
              </w:divBdr>
            </w:div>
            <w:div w:id="1935701528">
              <w:marLeft w:val="0"/>
              <w:marRight w:val="0"/>
              <w:marTop w:val="0"/>
              <w:marBottom w:val="0"/>
              <w:divBdr>
                <w:top w:val="none" w:sz="0" w:space="0" w:color="auto"/>
                <w:left w:val="none" w:sz="0" w:space="0" w:color="auto"/>
                <w:bottom w:val="none" w:sz="0" w:space="0" w:color="auto"/>
                <w:right w:val="none" w:sz="0" w:space="0" w:color="auto"/>
              </w:divBdr>
            </w:div>
            <w:div w:id="205488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122337">
      <w:bodyDiv w:val="1"/>
      <w:marLeft w:val="0"/>
      <w:marRight w:val="0"/>
      <w:marTop w:val="0"/>
      <w:marBottom w:val="0"/>
      <w:divBdr>
        <w:top w:val="none" w:sz="0" w:space="0" w:color="auto"/>
        <w:left w:val="none" w:sz="0" w:space="0" w:color="auto"/>
        <w:bottom w:val="none" w:sz="0" w:space="0" w:color="auto"/>
        <w:right w:val="none" w:sz="0" w:space="0" w:color="auto"/>
      </w:divBdr>
    </w:div>
    <w:div w:id="235290819">
      <w:bodyDiv w:val="1"/>
      <w:marLeft w:val="0"/>
      <w:marRight w:val="0"/>
      <w:marTop w:val="0"/>
      <w:marBottom w:val="0"/>
      <w:divBdr>
        <w:top w:val="none" w:sz="0" w:space="0" w:color="auto"/>
        <w:left w:val="none" w:sz="0" w:space="0" w:color="auto"/>
        <w:bottom w:val="none" w:sz="0" w:space="0" w:color="auto"/>
        <w:right w:val="none" w:sz="0" w:space="0" w:color="auto"/>
      </w:divBdr>
    </w:div>
    <w:div w:id="245964331">
      <w:bodyDiv w:val="1"/>
      <w:marLeft w:val="0"/>
      <w:marRight w:val="0"/>
      <w:marTop w:val="0"/>
      <w:marBottom w:val="0"/>
      <w:divBdr>
        <w:top w:val="none" w:sz="0" w:space="0" w:color="auto"/>
        <w:left w:val="none" w:sz="0" w:space="0" w:color="auto"/>
        <w:bottom w:val="none" w:sz="0" w:space="0" w:color="auto"/>
        <w:right w:val="none" w:sz="0" w:space="0" w:color="auto"/>
      </w:divBdr>
    </w:div>
    <w:div w:id="249435021">
      <w:bodyDiv w:val="1"/>
      <w:marLeft w:val="0"/>
      <w:marRight w:val="0"/>
      <w:marTop w:val="0"/>
      <w:marBottom w:val="0"/>
      <w:divBdr>
        <w:top w:val="none" w:sz="0" w:space="0" w:color="auto"/>
        <w:left w:val="none" w:sz="0" w:space="0" w:color="auto"/>
        <w:bottom w:val="none" w:sz="0" w:space="0" w:color="auto"/>
        <w:right w:val="none" w:sz="0" w:space="0" w:color="auto"/>
      </w:divBdr>
      <w:divsChild>
        <w:div w:id="258217999">
          <w:marLeft w:val="0"/>
          <w:marRight w:val="0"/>
          <w:marTop w:val="0"/>
          <w:marBottom w:val="0"/>
          <w:divBdr>
            <w:top w:val="none" w:sz="0" w:space="0" w:color="auto"/>
            <w:left w:val="none" w:sz="0" w:space="0" w:color="auto"/>
            <w:bottom w:val="none" w:sz="0" w:space="0" w:color="auto"/>
            <w:right w:val="none" w:sz="0" w:space="0" w:color="auto"/>
          </w:divBdr>
          <w:divsChild>
            <w:div w:id="75826588">
              <w:marLeft w:val="0"/>
              <w:marRight w:val="0"/>
              <w:marTop w:val="0"/>
              <w:marBottom w:val="0"/>
              <w:divBdr>
                <w:top w:val="none" w:sz="0" w:space="0" w:color="auto"/>
                <w:left w:val="none" w:sz="0" w:space="0" w:color="auto"/>
                <w:bottom w:val="none" w:sz="0" w:space="0" w:color="auto"/>
                <w:right w:val="none" w:sz="0" w:space="0" w:color="auto"/>
              </w:divBdr>
            </w:div>
            <w:div w:id="79645899">
              <w:marLeft w:val="0"/>
              <w:marRight w:val="0"/>
              <w:marTop w:val="0"/>
              <w:marBottom w:val="0"/>
              <w:divBdr>
                <w:top w:val="none" w:sz="0" w:space="0" w:color="auto"/>
                <w:left w:val="none" w:sz="0" w:space="0" w:color="auto"/>
                <w:bottom w:val="none" w:sz="0" w:space="0" w:color="auto"/>
                <w:right w:val="none" w:sz="0" w:space="0" w:color="auto"/>
              </w:divBdr>
            </w:div>
            <w:div w:id="258484935">
              <w:marLeft w:val="0"/>
              <w:marRight w:val="0"/>
              <w:marTop w:val="0"/>
              <w:marBottom w:val="0"/>
              <w:divBdr>
                <w:top w:val="none" w:sz="0" w:space="0" w:color="auto"/>
                <w:left w:val="none" w:sz="0" w:space="0" w:color="auto"/>
                <w:bottom w:val="none" w:sz="0" w:space="0" w:color="auto"/>
                <w:right w:val="none" w:sz="0" w:space="0" w:color="auto"/>
              </w:divBdr>
            </w:div>
            <w:div w:id="471292730">
              <w:marLeft w:val="0"/>
              <w:marRight w:val="0"/>
              <w:marTop w:val="0"/>
              <w:marBottom w:val="0"/>
              <w:divBdr>
                <w:top w:val="none" w:sz="0" w:space="0" w:color="auto"/>
                <w:left w:val="none" w:sz="0" w:space="0" w:color="auto"/>
                <w:bottom w:val="none" w:sz="0" w:space="0" w:color="auto"/>
                <w:right w:val="none" w:sz="0" w:space="0" w:color="auto"/>
              </w:divBdr>
            </w:div>
            <w:div w:id="512844123">
              <w:marLeft w:val="0"/>
              <w:marRight w:val="0"/>
              <w:marTop w:val="0"/>
              <w:marBottom w:val="0"/>
              <w:divBdr>
                <w:top w:val="none" w:sz="0" w:space="0" w:color="auto"/>
                <w:left w:val="none" w:sz="0" w:space="0" w:color="auto"/>
                <w:bottom w:val="none" w:sz="0" w:space="0" w:color="auto"/>
                <w:right w:val="none" w:sz="0" w:space="0" w:color="auto"/>
              </w:divBdr>
            </w:div>
            <w:div w:id="573590804">
              <w:marLeft w:val="0"/>
              <w:marRight w:val="0"/>
              <w:marTop w:val="0"/>
              <w:marBottom w:val="0"/>
              <w:divBdr>
                <w:top w:val="none" w:sz="0" w:space="0" w:color="auto"/>
                <w:left w:val="none" w:sz="0" w:space="0" w:color="auto"/>
                <w:bottom w:val="none" w:sz="0" w:space="0" w:color="auto"/>
                <w:right w:val="none" w:sz="0" w:space="0" w:color="auto"/>
              </w:divBdr>
            </w:div>
            <w:div w:id="577177494">
              <w:marLeft w:val="0"/>
              <w:marRight w:val="0"/>
              <w:marTop w:val="0"/>
              <w:marBottom w:val="0"/>
              <w:divBdr>
                <w:top w:val="none" w:sz="0" w:space="0" w:color="auto"/>
                <w:left w:val="none" w:sz="0" w:space="0" w:color="auto"/>
                <w:bottom w:val="none" w:sz="0" w:space="0" w:color="auto"/>
                <w:right w:val="none" w:sz="0" w:space="0" w:color="auto"/>
              </w:divBdr>
            </w:div>
            <w:div w:id="876740922">
              <w:marLeft w:val="0"/>
              <w:marRight w:val="0"/>
              <w:marTop w:val="0"/>
              <w:marBottom w:val="0"/>
              <w:divBdr>
                <w:top w:val="none" w:sz="0" w:space="0" w:color="auto"/>
                <w:left w:val="none" w:sz="0" w:space="0" w:color="auto"/>
                <w:bottom w:val="none" w:sz="0" w:space="0" w:color="auto"/>
                <w:right w:val="none" w:sz="0" w:space="0" w:color="auto"/>
              </w:divBdr>
            </w:div>
            <w:div w:id="884101385">
              <w:marLeft w:val="0"/>
              <w:marRight w:val="0"/>
              <w:marTop w:val="0"/>
              <w:marBottom w:val="0"/>
              <w:divBdr>
                <w:top w:val="none" w:sz="0" w:space="0" w:color="auto"/>
                <w:left w:val="none" w:sz="0" w:space="0" w:color="auto"/>
                <w:bottom w:val="none" w:sz="0" w:space="0" w:color="auto"/>
                <w:right w:val="none" w:sz="0" w:space="0" w:color="auto"/>
              </w:divBdr>
            </w:div>
            <w:div w:id="888686452">
              <w:marLeft w:val="0"/>
              <w:marRight w:val="0"/>
              <w:marTop w:val="0"/>
              <w:marBottom w:val="0"/>
              <w:divBdr>
                <w:top w:val="none" w:sz="0" w:space="0" w:color="auto"/>
                <w:left w:val="none" w:sz="0" w:space="0" w:color="auto"/>
                <w:bottom w:val="none" w:sz="0" w:space="0" w:color="auto"/>
                <w:right w:val="none" w:sz="0" w:space="0" w:color="auto"/>
              </w:divBdr>
            </w:div>
            <w:div w:id="889921737">
              <w:marLeft w:val="0"/>
              <w:marRight w:val="0"/>
              <w:marTop w:val="0"/>
              <w:marBottom w:val="0"/>
              <w:divBdr>
                <w:top w:val="none" w:sz="0" w:space="0" w:color="auto"/>
                <w:left w:val="none" w:sz="0" w:space="0" w:color="auto"/>
                <w:bottom w:val="none" w:sz="0" w:space="0" w:color="auto"/>
                <w:right w:val="none" w:sz="0" w:space="0" w:color="auto"/>
              </w:divBdr>
            </w:div>
            <w:div w:id="983924217">
              <w:marLeft w:val="0"/>
              <w:marRight w:val="0"/>
              <w:marTop w:val="0"/>
              <w:marBottom w:val="0"/>
              <w:divBdr>
                <w:top w:val="none" w:sz="0" w:space="0" w:color="auto"/>
                <w:left w:val="none" w:sz="0" w:space="0" w:color="auto"/>
                <w:bottom w:val="none" w:sz="0" w:space="0" w:color="auto"/>
                <w:right w:val="none" w:sz="0" w:space="0" w:color="auto"/>
              </w:divBdr>
            </w:div>
            <w:div w:id="1009256750">
              <w:marLeft w:val="0"/>
              <w:marRight w:val="0"/>
              <w:marTop w:val="0"/>
              <w:marBottom w:val="0"/>
              <w:divBdr>
                <w:top w:val="none" w:sz="0" w:space="0" w:color="auto"/>
                <w:left w:val="none" w:sz="0" w:space="0" w:color="auto"/>
                <w:bottom w:val="none" w:sz="0" w:space="0" w:color="auto"/>
                <w:right w:val="none" w:sz="0" w:space="0" w:color="auto"/>
              </w:divBdr>
            </w:div>
            <w:div w:id="1012299353">
              <w:marLeft w:val="0"/>
              <w:marRight w:val="0"/>
              <w:marTop w:val="0"/>
              <w:marBottom w:val="0"/>
              <w:divBdr>
                <w:top w:val="none" w:sz="0" w:space="0" w:color="auto"/>
                <w:left w:val="none" w:sz="0" w:space="0" w:color="auto"/>
                <w:bottom w:val="none" w:sz="0" w:space="0" w:color="auto"/>
                <w:right w:val="none" w:sz="0" w:space="0" w:color="auto"/>
              </w:divBdr>
            </w:div>
            <w:div w:id="1259102302">
              <w:marLeft w:val="0"/>
              <w:marRight w:val="0"/>
              <w:marTop w:val="0"/>
              <w:marBottom w:val="0"/>
              <w:divBdr>
                <w:top w:val="none" w:sz="0" w:space="0" w:color="auto"/>
                <w:left w:val="none" w:sz="0" w:space="0" w:color="auto"/>
                <w:bottom w:val="none" w:sz="0" w:space="0" w:color="auto"/>
                <w:right w:val="none" w:sz="0" w:space="0" w:color="auto"/>
              </w:divBdr>
            </w:div>
            <w:div w:id="1266304260">
              <w:marLeft w:val="0"/>
              <w:marRight w:val="0"/>
              <w:marTop w:val="0"/>
              <w:marBottom w:val="0"/>
              <w:divBdr>
                <w:top w:val="none" w:sz="0" w:space="0" w:color="auto"/>
                <w:left w:val="none" w:sz="0" w:space="0" w:color="auto"/>
                <w:bottom w:val="none" w:sz="0" w:space="0" w:color="auto"/>
                <w:right w:val="none" w:sz="0" w:space="0" w:color="auto"/>
              </w:divBdr>
            </w:div>
            <w:div w:id="1356693453">
              <w:marLeft w:val="0"/>
              <w:marRight w:val="0"/>
              <w:marTop w:val="0"/>
              <w:marBottom w:val="0"/>
              <w:divBdr>
                <w:top w:val="none" w:sz="0" w:space="0" w:color="auto"/>
                <w:left w:val="none" w:sz="0" w:space="0" w:color="auto"/>
                <w:bottom w:val="none" w:sz="0" w:space="0" w:color="auto"/>
                <w:right w:val="none" w:sz="0" w:space="0" w:color="auto"/>
              </w:divBdr>
            </w:div>
            <w:div w:id="1629626948">
              <w:marLeft w:val="0"/>
              <w:marRight w:val="0"/>
              <w:marTop w:val="0"/>
              <w:marBottom w:val="0"/>
              <w:divBdr>
                <w:top w:val="none" w:sz="0" w:space="0" w:color="auto"/>
                <w:left w:val="none" w:sz="0" w:space="0" w:color="auto"/>
                <w:bottom w:val="none" w:sz="0" w:space="0" w:color="auto"/>
                <w:right w:val="none" w:sz="0" w:space="0" w:color="auto"/>
              </w:divBdr>
            </w:div>
            <w:div w:id="1744835330">
              <w:marLeft w:val="0"/>
              <w:marRight w:val="0"/>
              <w:marTop w:val="0"/>
              <w:marBottom w:val="0"/>
              <w:divBdr>
                <w:top w:val="none" w:sz="0" w:space="0" w:color="auto"/>
                <w:left w:val="none" w:sz="0" w:space="0" w:color="auto"/>
                <w:bottom w:val="none" w:sz="0" w:space="0" w:color="auto"/>
                <w:right w:val="none" w:sz="0" w:space="0" w:color="auto"/>
              </w:divBdr>
            </w:div>
            <w:div w:id="1751078834">
              <w:marLeft w:val="0"/>
              <w:marRight w:val="0"/>
              <w:marTop w:val="0"/>
              <w:marBottom w:val="0"/>
              <w:divBdr>
                <w:top w:val="none" w:sz="0" w:space="0" w:color="auto"/>
                <w:left w:val="none" w:sz="0" w:space="0" w:color="auto"/>
                <w:bottom w:val="none" w:sz="0" w:space="0" w:color="auto"/>
                <w:right w:val="none" w:sz="0" w:space="0" w:color="auto"/>
              </w:divBdr>
            </w:div>
            <w:div w:id="1798255991">
              <w:marLeft w:val="0"/>
              <w:marRight w:val="0"/>
              <w:marTop w:val="0"/>
              <w:marBottom w:val="0"/>
              <w:divBdr>
                <w:top w:val="none" w:sz="0" w:space="0" w:color="auto"/>
                <w:left w:val="none" w:sz="0" w:space="0" w:color="auto"/>
                <w:bottom w:val="none" w:sz="0" w:space="0" w:color="auto"/>
                <w:right w:val="none" w:sz="0" w:space="0" w:color="auto"/>
              </w:divBdr>
            </w:div>
            <w:div w:id="1809514900">
              <w:marLeft w:val="0"/>
              <w:marRight w:val="0"/>
              <w:marTop w:val="0"/>
              <w:marBottom w:val="0"/>
              <w:divBdr>
                <w:top w:val="none" w:sz="0" w:space="0" w:color="auto"/>
                <w:left w:val="none" w:sz="0" w:space="0" w:color="auto"/>
                <w:bottom w:val="none" w:sz="0" w:space="0" w:color="auto"/>
                <w:right w:val="none" w:sz="0" w:space="0" w:color="auto"/>
              </w:divBdr>
            </w:div>
            <w:div w:id="1830093731">
              <w:marLeft w:val="0"/>
              <w:marRight w:val="0"/>
              <w:marTop w:val="0"/>
              <w:marBottom w:val="0"/>
              <w:divBdr>
                <w:top w:val="none" w:sz="0" w:space="0" w:color="auto"/>
                <w:left w:val="none" w:sz="0" w:space="0" w:color="auto"/>
                <w:bottom w:val="none" w:sz="0" w:space="0" w:color="auto"/>
                <w:right w:val="none" w:sz="0" w:space="0" w:color="auto"/>
              </w:divBdr>
            </w:div>
            <w:div w:id="1905097982">
              <w:marLeft w:val="0"/>
              <w:marRight w:val="0"/>
              <w:marTop w:val="0"/>
              <w:marBottom w:val="0"/>
              <w:divBdr>
                <w:top w:val="none" w:sz="0" w:space="0" w:color="auto"/>
                <w:left w:val="none" w:sz="0" w:space="0" w:color="auto"/>
                <w:bottom w:val="none" w:sz="0" w:space="0" w:color="auto"/>
                <w:right w:val="none" w:sz="0" w:space="0" w:color="auto"/>
              </w:divBdr>
            </w:div>
            <w:div w:id="2066177670">
              <w:marLeft w:val="0"/>
              <w:marRight w:val="0"/>
              <w:marTop w:val="0"/>
              <w:marBottom w:val="0"/>
              <w:divBdr>
                <w:top w:val="none" w:sz="0" w:space="0" w:color="auto"/>
                <w:left w:val="none" w:sz="0" w:space="0" w:color="auto"/>
                <w:bottom w:val="none" w:sz="0" w:space="0" w:color="auto"/>
                <w:right w:val="none" w:sz="0" w:space="0" w:color="auto"/>
              </w:divBdr>
            </w:div>
            <w:div w:id="212253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51781">
      <w:bodyDiv w:val="1"/>
      <w:marLeft w:val="0"/>
      <w:marRight w:val="0"/>
      <w:marTop w:val="0"/>
      <w:marBottom w:val="0"/>
      <w:divBdr>
        <w:top w:val="none" w:sz="0" w:space="0" w:color="auto"/>
        <w:left w:val="none" w:sz="0" w:space="0" w:color="auto"/>
        <w:bottom w:val="none" w:sz="0" w:space="0" w:color="auto"/>
        <w:right w:val="none" w:sz="0" w:space="0" w:color="auto"/>
      </w:divBdr>
    </w:div>
    <w:div w:id="251397678">
      <w:bodyDiv w:val="1"/>
      <w:marLeft w:val="0"/>
      <w:marRight w:val="0"/>
      <w:marTop w:val="0"/>
      <w:marBottom w:val="0"/>
      <w:divBdr>
        <w:top w:val="none" w:sz="0" w:space="0" w:color="auto"/>
        <w:left w:val="none" w:sz="0" w:space="0" w:color="auto"/>
        <w:bottom w:val="none" w:sz="0" w:space="0" w:color="auto"/>
        <w:right w:val="none" w:sz="0" w:space="0" w:color="auto"/>
      </w:divBdr>
    </w:div>
    <w:div w:id="254173487">
      <w:bodyDiv w:val="1"/>
      <w:marLeft w:val="0"/>
      <w:marRight w:val="0"/>
      <w:marTop w:val="0"/>
      <w:marBottom w:val="0"/>
      <w:divBdr>
        <w:top w:val="none" w:sz="0" w:space="0" w:color="auto"/>
        <w:left w:val="none" w:sz="0" w:space="0" w:color="auto"/>
        <w:bottom w:val="none" w:sz="0" w:space="0" w:color="auto"/>
        <w:right w:val="none" w:sz="0" w:space="0" w:color="auto"/>
      </w:divBdr>
      <w:divsChild>
        <w:div w:id="195235131">
          <w:marLeft w:val="0"/>
          <w:marRight w:val="0"/>
          <w:marTop w:val="0"/>
          <w:marBottom w:val="0"/>
          <w:divBdr>
            <w:top w:val="none" w:sz="0" w:space="0" w:color="auto"/>
            <w:left w:val="none" w:sz="0" w:space="0" w:color="auto"/>
            <w:bottom w:val="none" w:sz="0" w:space="0" w:color="auto"/>
            <w:right w:val="none" w:sz="0" w:space="0" w:color="auto"/>
          </w:divBdr>
        </w:div>
        <w:div w:id="425461316">
          <w:marLeft w:val="0"/>
          <w:marRight w:val="0"/>
          <w:marTop w:val="0"/>
          <w:marBottom w:val="0"/>
          <w:divBdr>
            <w:top w:val="none" w:sz="0" w:space="0" w:color="auto"/>
            <w:left w:val="none" w:sz="0" w:space="0" w:color="auto"/>
            <w:bottom w:val="none" w:sz="0" w:space="0" w:color="auto"/>
            <w:right w:val="none" w:sz="0" w:space="0" w:color="auto"/>
          </w:divBdr>
        </w:div>
        <w:div w:id="773745951">
          <w:marLeft w:val="0"/>
          <w:marRight w:val="0"/>
          <w:marTop w:val="0"/>
          <w:marBottom w:val="0"/>
          <w:divBdr>
            <w:top w:val="none" w:sz="0" w:space="0" w:color="auto"/>
            <w:left w:val="none" w:sz="0" w:space="0" w:color="auto"/>
            <w:bottom w:val="none" w:sz="0" w:space="0" w:color="auto"/>
            <w:right w:val="none" w:sz="0" w:space="0" w:color="auto"/>
          </w:divBdr>
        </w:div>
        <w:div w:id="1416973978">
          <w:marLeft w:val="0"/>
          <w:marRight w:val="0"/>
          <w:marTop w:val="0"/>
          <w:marBottom w:val="0"/>
          <w:divBdr>
            <w:top w:val="none" w:sz="0" w:space="0" w:color="auto"/>
            <w:left w:val="none" w:sz="0" w:space="0" w:color="auto"/>
            <w:bottom w:val="none" w:sz="0" w:space="0" w:color="auto"/>
            <w:right w:val="none" w:sz="0" w:space="0" w:color="auto"/>
          </w:divBdr>
        </w:div>
        <w:div w:id="1815221429">
          <w:marLeft w:val="0"/>
          <w:marRight w:val="0"/>
          <w:marTop w:val="0"/>
          <w:marBottom w:val="0"/>
          <w:divBdr>
            <w:top w:val="none" w:sz="0" w:space="0" w:color="auto"/>
            <w:left w:val="none" w:sz="0" w:space="0" w:color="auto"/>
            <w:bottom w:val="none" w:sz="0" w:space="0" w:color="auto"/>
            <w:right w:val="none" w:sz="0" w:space="0" w:color="auto"/>
          </w:divBdr>
        </w:div>
        <w:div w:id="1901404819">
          <w:marLeft w:val="0"/>
          <w:marRight w:val="0"/>
          <w:marTop w:val="0"/>
          <w:marBottom w:val="0"/>
          <w:divBdr>
            <w:top w:val="none" w:sz="0" w:space="0" w:color="auto"/>
            <w:left w:val="none" w:sz="0" w:space="0" w:color="auto"/>
            <w:bottom w:val="none" w:sz="0" w:space="0" w:color="auto"/>
            <w:right w:val="none" w:sz="0" w:space="0" w:color="auto"/>
          </w:divBdr>
        </w:div>
        <w:div w:id="2062365764">
          <w:marLeft w:val="0"/>
          <w:marRight w:val="0"/>
          <w:marTop w:val="0"/>
          <w:marBottom w:val="0"/>
          <w:divBdr>
            <w:top w:val="none" w:sz="0" w:space="0" w:color="auto"/>
            <w:left w:val="none" w:sz="0" w:space="0" w:color="auto"/>
            <w:bottom w:val="none" w:sz="0" w:space="0" w:color="auto"/>
            <w:right w:val="none" w:sz="0" w:space="0" w:color="auto"/>
          </w:divBdr>
        </w:div>
      </w:divsChild>
    </w:div>
    <w:div w:id="254411339">
      <w:bodyDiv w:val="1"/>
      <w:marLeft w:val="0"/>
      <w:marRight w:val="0"/>
      <w:marTop w:val="0"/>
      <w:marBottom w:val="0"/>
      <w:divBdr>
        <w:top w:val="none" w:sz="0" w:space="0" w:color="auto"/>
        <w:left w:val="none" w:sz="0" w:space="0" w:color="auto"/>
        <w:bottom w:val="none" w:sz="0" w:space="0" w:color="auto"/>
        <w:right w:val="none" w:sz="0" w:space="0" w:color="auto"/>
      </w:divBdr>
    </w:div>
    <w:div w:id="256134309">
      <w:bodyDiv w:val="1"/>
      <w:marLeft w:val="0"/>
      <w:marRight w:val="0"/>
      <w:marTop w:val="0"/>
      <w:marBottom w:val="0"/>
      <w:divBdr>
        <w:top w:val="none" w:sz="0" w:space="0" w:color="auto"/>
        <w:left w:val="none" w:sz="0" w:space="0" w:color="auto"/>
        <w:bottom w:val="none" w:sz="0" w:space="0" w:color="auto"/>
        <w:right w:val="none" w:sz="0" w:space="0" w:color="auto"/>
      </w:divBdr>
    </w:div>
    <w:div w:id="257367539">
      <w:bodyDiv w:val="1"/>
      <w:marLeft w:val="0"/>
      <w:marRight w:val="0"/>
      <w:marTop w:val="0"/>
      <w:marBottom w:val="0"/>
      <w:divBdr>
        <w:top w:val="none" w:sz="0" w:space="0" w:color="auto"/>
        <w:left w:val="none" w:sz="0" w:space="0" w:color="auto"/>
        <w:bottom w:val="none" w:sz="0" w:space="0" w:color="auto"/>
        <w:right w:val="none" w:sz="0" w:space="0" w:color="auto"/>
      </w:divBdr>
    </w:div>
    <w:div w:id="257753761">
      <w:bodyDiv w:val="1"/>
      <w:marLeft w:val="0"/>
      <w:marRight w:val="0"/>
      <w:marTop w:val="0"/>
      <w:marBottom w:val="0"/>
      <w:divBdr>
        <w:top w:val="none" w:sz="0" w:space="0" w:color="auto"/>
        <w:left w:val="none" w:sz="0" w:space="0" w:color="auto"/>
        <w:bottom w:val="none" w:sz="0" w:space="0" w:color="auto"/>
        <w:right w:val="none" w:sz="0" w:space="0" w:color="auto"/>
      </w:divBdr>
    </w:div>
    <w:div w:id="258830482">
      <w:bodyDiv w:val="1"/>
      <w:marLeft w:val="0"/>
      <w:marRight w:val="0"/>
      <w:marTop w:val="0"/>
      <w:marBottom w:val="0"/>
      <w:divBdr>
        <w:top w:val="none" w:sz="0" w:space="0" w:color="auto"/>
        <w:left w:val="none" w:sz="0" w:space="0" w:color="auto"/>
        <w:bottom w:val="none" w:sz="0" w:space="0" w:color="auto"/>
        <w:right w:val="none" w:sz="0" w:space="0" w:color="auto"/>
      </w:divBdr>
    </w:div>
    <w:div w:id="259412447">
      <w:bodyDiv w:val="1"/>
      <w:marLeft w:val="0"/>
      <w:marRight w:val="0"/>
      <w:marTop w:val="0"/>
      <w:marBottom w:val="0"/>
      <w:divBdr>
        <w:top w:val="none" w:sz="0" w:space="0" w:color="auto"/>
        <w:left w:val="none" w:sz="0" w:space="0" w:color="auto"/>
        <w:bottom w:val="none" w:sz="0" w:space="0" w:color="auto"/>
        <w:right w:val="none" w:sz="0" w:space="0" w:color="auto"/>
      </w:divBdr>
    </w:div>
    <w:div w:id="259526599">
      <w:bodyDiv w:val="1"/>
      <w:marLeft w:val="0"/>
      <w:marRight w:val="0"/>
      <w:marTop w:val="0"/>
      <w:marBottom w:val="0"/>
      <w:divBdr>
        <w:top w:val="none" w:sz="0" w:space="0" w:color="auto"/>
        <w:left w:val="none" w:sz="0" w:space="0" w:color="auto"/>
        <w:bottom w:val="none" w:sz="0" w:space="0" w:color="auto"/>
        <w:right w:val="none" w:sz="0" w:space="0" w:color="auto"/>
      </w:divBdr>
    </w:div>
    <w:div w:id="260072109">
      <w:bodyDiv w:val="1"/>
      <w:marLeft w:val="0"/>
      <w:marRight w:val="0"/>
      <w:marTop w:val="0"/>
      <w:marBottom w:val="0"/>
      <w:divBdr>
        <w:top w:val="none" w:sz="0" w:space="0" w:color="auto"/>
        <w:left w:val="none" w:sz="0" w:space="0" w:color="auto"/>
        <w:bottom w:val="none" w:sz="0" w:space="0" w:color="auto"/>
        <w:right w:val="none" w:sz="0" w:space="0" w:color="auto"/>
      </w:divBdr>
    </w:div>
    <w:div w:id="262422492">
      <w:bodyDiv w:val="1"/>
      <w:marLeft w:val="0"/>
      <w:marRight w:val="0"/>
      <w:marTop w:val="0"/>
      <w:marBottom w:val="0"/>
      <w:divBdr>
        <w:top w:val="none" w:sz="0" w:space="0" w:color="auto"/>
        <w:left w:val="none" w:sz="0" w:space="0" w:color="auto"/>
        <w:bottom w:val="none" w:sz="0" w:space="0" w:color="auto"/>
        <w:right w:val="none" w:sz="0" w:space="0" w:color="auto"/>
      </w:divBdr>
    </w:div>
    <w:div w:id="263147778">
      <w:bodyDiv w:val="1"/>
      <w:marLeft w:val="0"/>
      <w:marRight w:val="0"/>
      <w:marTop w:val="0"/>
      <w:marBottom w:val="0"/>
      <w:divBdr>
        <w:top w:val="none" w:sz="0" w:space="0" w:color="auto"/>
        <w:left w:val="none" w:sz="0" w:space="0" w:color="auto"/>
        <w:bottom w:val="none" w:sz="0" w:space="0" w:color="auto"/>
        <w:right w:val="none" w:sz="0" w:space="0" w:color="auto"/>
      </w:divBdr>
    </w:div>
    <w:div w:id="264584158">
      <w:bodyDiv w:val="1"/>
      <w:marLeft w:val="0"/>
      <w:marRight w:val="0"/>
      <w:marTop w:val="0"/>
      <w:marBottom w:val="0"/>
      <w:divBdr>
        <w:top w:val="none" w:sz="0" w:space="0" w:color="auto"/>
        <w:left w:val="none" w:sz="0" w:space="0" w:color="auto"/>
        <w:bottom w:val="none" w:sz="0" w:space="0" w:color="auto"/>
        <w:right w:val="none" w:sz="0" w:space="0" w:color="auto"/>
      </w:divBdr>
    </w:div>
    <w:div w:id="265508153">
      <w:bodyDiv w:val="1"/>
      <w:marLeft w:val="0"/>
      <w:marRight w:val="0"/>
      <w:marTop w:val="0"/>
      <w:marBottom w:val="0"/>
      <w:divBdr>
        <w:top w:val="none" w:sz="0" w:space="0" w:color="auto"/>
        <w:left w:val="none" w:sz="0" w:space="0" w:color="auto"/>
        <w:bottom w:val="none" w:sz="0" w:space="0" w:color="auto"/>
        <w:right w:val="none" w:sz="0" w:space="0" w:color="auto"/>
      </w:divBdr>
    </w:div>
    <w:div w:id="269363718">
      <w:bodyDiv w:val="1"/>
      <w:marLeft w:val="0"/>
      <w:marRight w:val="0"/>
      <w:marTop w:val="0"/>
      <w:marBottom w:val="0"/>
      <w:divBdr>
        <w:top w:val="none" w:sz="0" w:space="0" w:color="auto"/>
        <w:left w:val="none" w:sz="0" w:space="0" w:color="auto"/>
        <w:bottom w:val="none" w:sz="0" w:space="0" w:color="auto"/>
        <w:right w:val="none" w:sz="0" w:space="0" w:color="auto"/>
      </w:divBdr>
    </w:div>
    <w:div w:id="270280734">
      <w:bodyDiv w:val="1"/>
      <w:marLeft w:val="0"/>
      <w:marRight w:val="0"/>
      <w:marTop w:val="0"/>
      <w:marBottom w:val="0"/>
      <w:divBdr>
        <w:top w:val="none" w:sz="0" w:space="0" w:color="auto"/>
        <w:left w:val="none" w:sz="0" w:space="0" w:color="auto"/>
        <w:bottom w:val="none" w:sz="0" w:space="0" w:color="auto"/>
        <w:right w:val="none" w:sz="0" w:space="0" w:color="auto"/>
      </w:divBdr>
      <w:divsChild>
        <w:div w:id="344482688">
          <w:marLeft w:val="0"/>
          <w:marRight w:val="0"/>
          <w:marTop w:val="0"/>
          <w:marBottom w:val="0"/>
          <w:divBdr>
            <w:top w:val="none" w:sz="0" w:space="0" w:color="auto"/>
            <w:left w:val="none" w:sz="0" w:space="0" w:color="auto"/>
            <w:bottom w:val="none" w:sz="0" w:space="0" w:color="auto"/>
            <w:right w:val="none" w:sz="0" w:space="0" w:color="auto"/>
          </w:divBdr>
        </w:div>
        <w:div w:id="1102145013">
          <w:marLeft w:val="0"/>
          <w:marRight w:val="0"/>
          <w:marTop w:val="0"/>
          <w:marBottom w:val="0"/>
          <w:divBdr>
            <w:top w:val="none" w:sz="0" w:space="0" w:color="auto"/>
            <w:left w:val="none" w:sz="0" w:space="0" w:color="auto"/>
            <w:bottom w:val="none" w:sz="0" w:space="0" w:color="auto"/>
            <w:right w:val="none" w:sz="0" w:space="0" w:color="auto"/>
          </w:divBdr>
        </w:div>
      </w:divsChild>
    </w:div>
    <w:div w:id="271936392">
      <w:bodyDiv w:val="1"/>
      <w:marLeft w:val="0"/>
      <w:marRight w:val="0"/>
      <w:marTop w:val="0"/>
      <w:marBottom w:val="0"/>
      <w:divBdr>
        <w:top w:val="none" w:sz="0" w:space="0" w:color="auto"/>
        <w:left w:val="none" w:sz="0" w:space="0" w:color="auto"/>
        <w:bottom w:val="none" w:sz="0" w:space="0" w:color="auto"/>
        <w:right w:val="none" w:sz="0" w:space="0" w:color="auto"/>
      </w:divBdr>
    </w:div>
    <w:div w:id="272984926">
      <w:bodyDiv w:val="1"/>
      <w:marLeft w:val="0"/>
      <w:marRight w:val="0"/>
      <w:marTop w:val="0"/>
      <w:marBottom w:val="0"/>
      <w:divBdr>
        <w:top w:val="none" w:sz="0" w:space="0" w:color="auto"/>
        <w:left w:val="none" w:sz="0" w:space="0" w:color="auto"/>
        <w:bottom w:val="none" w:sz="0" w:space="0" w:color="auto"/>
        <w:right w:val="none" w:sz="0" w:space="0" w:color="auto"/>
      </w:divBdr>
    </w:div>
    <w:div w:id="285696776">
      <w:bodyDiv w:val="1"/>
      <w:marLeft w:val="0"/>
      <w:marRight w:val="0"/>
      <w:marTop w:val="0"/>
      <w:marBottom w:val="0"/>
      <w:divBdr>
        <w:top w:val="none" w:sz="0" w:space="0" w:color="auto"/>
        <w:left w:val="none" w:sz="0" w:space="0" w:color="auto"/>
        <w:bottom w:val="none" w:sz="0" w:space="0" w:color="auto"/>
        <w:right w:val="none" w:sz="0" w:space="0" w:color="auto"/>
      </w:divBdr>
    </w:div>
    <w:div w:id="296566896">
      <w:bodyDiv w:val="1"/>
      <w:marLeft w:val="0"/>
      <w:marRight w:val="0"/>
      <w:marTop w:val="0"/>
      <w:marBottom w:val="0"/>
      <w:divBdr>
        <w:top w:val="none" w:sz="0" w:space="0" w:color="auto"/>
        <w:left w:val="none" w:sz="0" w:space="0" w:color="auto"/>
        <w:bottom w:val="none" w:sz="0" w:space="0" w:color="auto"/>
        <w:right w:val="none" w:sz="0" w:space="0" w:color="auto"/>
      </w:divBdr>
    </w:div>
    <w:div w:id="298844284">
      <w:bodyDiv w:val="1"/>
      <w:marLeft w:val="0"/>
      <w:marRight w:val="0"/>
      <w:marTop w:val="0"/>
      <w:marBottom w:val="0"/>
      <w:divBdr>
        <w:top w:val="none" w:sz="0" w:space="0" w:color="auto"/>
        <w:left w:val="none" w:sz="0" w:space="0" w:color="auto"/>
        <w:bottom w:val="none" w:sz="0" w:space="0" w:color="auto"/>
        <w:right w:val="none" w:sz="0" w:space="0" w:color="auto"/>
      </w:divBdr>
      <w:divsChild>
        <w:div w:id="1328746577">
          <w:marLeft w:val="0"/>
          <w:marRight w:val="0"/>
          <w:marTop w:val="0"/>
          <w:marBottom w:val="0"/>
          <w:divBdr>
            <w:top w:val="none" w:sz="0" w:space="0" w:color="auto"/>
            <w:left w:val="none" w:sz="0" w:space="0" w:color="auto"/>
            <w:bottom w:val="none" w:sz="0" w:space="0" w:color="auto"/>
            <w:right w:val="none" w:sz="0" w:space="0" w:color="auto"/>
          </w:divBdr>
          <w:divsChild>
            <w:div w:id="15617681">
              <w:marLeft w:val="0"/>
              <w:marRight w:val="0"/>
              <w:marTop w:val="0"/>
              <w:marBottom w:val="0"/>
              <w:divBdr>
                <w:top w:val="none" w:sz="0" w:space="0" w:color="auto"/>
                <w:left w:val="none" w:sz="0" w:space="0" w:color="auto"/>
                <w:bottom w:val="none" w:sz="0" w:space="0" w:color="auto"/>
                <w:right w:val="none" w:sz="0" w:space="0" w:color="auto"/>
              </w:divBdr>
            </w:div>
            <w:div w:id="45878779">
              <w:marLeft w:val="0"/>
              <w:marRight w:val="0"/>
              <w:marTop w:val="0"/>
              <w:marBottom w:val="0"/>
              <w:divBdr>
                <w:top w:val="none" w:sz="0" w:space="0" w:color="auto"/>
                <w:left w:val="none" w:sz="0" w:space="0" w:color="auto"/>
                <w:bottom w:val="none" w:sz="0" w:space="0" w:color="auto"/>
                <w:right w:val="none" w:sz="0" w:space="0" w:color="auto"/>
              </w:divBdr>
            </w:div>
            <w:div w:id="273054055">
              <w:marLeft w:val="0"/>
              <w:marRight w:val="0"/>
              <w:marTop w:val="0"/>
              <w:marBottom w:val="0"/>
              <w:divBdr>
                <w:top w:val="none" w:sz="0" w:space="0" w:color="auto"/>
                <w:left w:val="none" w:sz="0" w:space="0" w:color="auto"/>
                <w:bottom w:val="none" w:sz="0" w:space="0" w:color="auto"/>
                <w:right w:val="none" w:sz="0" w:space="0" w:color="auto"/>
              </w:divBdr>
            </w:div>
            <w:div w:id="66258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29685">
      <w:bodyDiv w:val="1"/>
      <w:marLeft w:val="0"/>
      <w:marRight w:val="0"/>
      <w:marTop w:val="0"/>
      <w:marBottom w:val="0"/>
      <w:divBdr>
        <w:top w:val="none" w:sz="0" w:space="0" w:color="auto"/>
        <w:left w:val="none" w:sz="0" w:space="0" w:color="auto"/>
        <w:bottom w:val="none" w:sz="0" w:space="0" w:color="auto"/>
        <w:right w:val="none" w:sz="0" w:space="0" w:color="auto"/>
      </w:divBdr>
    </w:div>
    <w:div w:id="310135192">
      <w:bodyDiv w:val="1"/>
      <w:marLeft w:val="0"/>
      <w:marRight w:val="0"/>
      <w:marTop w:val="0"/>
      <w:marBottom w:val="0"/>
      <w:divBdr>
        <w:top w:val="none" w:sz="0" w:space="0" w:color="auto"/>
        <w:left w:val="none" w:sz="0" w:space="0" w:color="auto"/>
        <w:bottom w:val="none" w:sz="0" w:space="0" w:color="auto"/>
        <w:right w:val="none" w:sz="0" w:space="0" w:color="auto"/>
      </w:divBdr>
    </w:div>
    <w:div w:id="311297973">
      <w:bodyDiv w:val="1"/>
      <w:marLeft w:val="0"/>
      <w:marRight w:val="0"/>
      <w:marTop w:val="0"/>
      <w:marBottom w:val="0"/>
      <w:divBdr>
        <w:top w:val="none" w:sz="0" w:space="0" w:color="auto"/>
        <w:left w:val="none" w:sz="0" w:space="0" w:color="auto"/>
        <w:bottom w:val="none" w:sz="0" w:space="0" w:color="auto"/>
        <w:right w:val="none" w:sz="0" w:space="0" w:color="auto"/>
      </w:divBdr>
    </w:div>
    <w:div w:id="316111377">
      <w:bodyDiv w:val="1"/>
      <w:marLeft w:val="0"/>
      <w:marRight w:val="0"/>
      <w:marTop w:val="0"/>
      <w:marBottom w:val="0"/>
      <w:divBdr>
        <w:top w:val="none" w:sz="0" w:space="0" w:color="auto"/>
        <w:left w:val="none" w:sz="0" w:space="0" w:color="auto"/>
        <w:bottom w:val="none" w:sz="0" w:space="0" w:color="auto"/>
        <w:right w:val="none" w:sz="0" w:space="0" w:color="auto"/>
      </w:divBdr>
    </w:div>
    <w:div w:id="316540041">
      <w:bodyDiv w:val="1"/>
      <w:marLeft w:val="0"/>
      <w:marRight w:val="0"/>
      <w:marTop w:val="0"/>
      <w:marBottom w:val="0"/>
      <w:divBdr>
        <w:top w:val="none" w:sz="0" w:space="0" w:color="auto"/>
        <w:left w:val="none" w:sz="0" w:space="0" w:color="auto"/>
        <w:bottom w:val="none" w:sz="0" w:space="0" w:color="auto"/>
        <w:right w:val="none" w:sz="0" w:space="0" w:color="auto"/>
      </w:divBdr>
    </w:div>
    <w:div w:id="327828159">
      <w:bodyDiv w:val="1"/>
      <w:marLeft w:val="0"/>
      <w:marRight w:val="0"/>
      <w:marTop w:val="0"/>
      <w:marBottom w:val="0"/>
      <w:divBdr>
        <w:top w:val="none" w:sz="0" w:space="0" w:color="auto"/>
        <w:left w:val="none" w:sz="0" w:space="0" w:color="auto"/>
        <w:bottom w:val="none" w:sz="0" w:space="0" w:color="auto"/>
        <w:right w:val="none" w:sz="0" w:space="0" w:color="auto"/>
      </w:divBdr>
    </w:div>
    <w:div w:id="329678788">
      <w:bodyDiv w:val="1"/>
      <w:marLeft w:val="0"/>
      <w:marRight w:val="0"/>
      <w:marTop w:val="0"/>
      <w:marBottom w:val="0"/>
      <w:divBdr>
        <w:top w:val="none" w:sz="0" w:space="0" w:color="auto"/>
        <w:left w:val="none" w:sz="0" w:space="0" w:color="auto"/>
        <w:bottom w:val="none" w:sz="0" w:space="0" w:color="auto"/>
        <w:right w:val="none" w:sz="0" w:space="0" w:color="auto"/>
      </w:divBdr>
    </w:div>
    <w:div w:id="333384337">
      <w:bodyDiv w:val="1"/>
      <w:marLeft w:val="0"/>
      <w:marRight w:val="0"/>
      <w:marTop w:val="0"/>
      <w:marBottom w:val="0"/>
      <w:divBdr>
        <w:top w:val="none" w:sz="0" w:space="0" w:color="auto"/>
        <w:left w:val="none" w:sz="0" w:space="0" w:color="auto"/>
        <w:bottom w:val="none" w:sz="0" w:space="0" w:color="auto"/>
        <w:right w:val="none" w:sz="0" w:space="0" w:color="auto"/>
      </w:divBdr>
    </w:div>
    <w:div w:id="336660032">
      <w:bodyDiv w:val="1"/>
      <w:marLeft w:val="0"/>
      <w:marRight w:val="0"/>
      <w:marTop w:val="0"/>
      <w:marBottom w:val="0"/>
      <w:divBdr>
        <w:top w:val="none" w:sz="0" w:space="0" w:color="auto"/>
        <w:left w:val="none" w:sz="0" w:space="0" w:color="auto"/>
        <w:bottom w:val="none" w:sz="0" w:space="0" w:color="auto"/>
        <w:right w:val="none" w:sz="0" w:space="0" w:color="auto"/>
      </w:divBdr>
    </w:div>
    <w:div w:id="338822202">
      <w:bodyDiv w:val="1"/>
      <w:marLeft w:val="0"/>
      <w:marRight w:val="0"/>
      <w:marTop w:val="0"/>
      <w:marBottom w:val="0"/>
      <w:divBdr>
        <w:top w:val="none" w:sz="0" w:space="0" w:color="auto"/>
        <w:left w:val="none" w:sz="0" w:space="0" w:color="auto"/>
        <w:bottom w:val="none" w:sz="0" w:space="0" w:color="auto"/>
        <w:right w:val="none" w:sz="0" w:space="0" w:color="auto"/>
      </w:divBdr>
    </w:div>
    <w:div w:id="340550173">
      <w:bodyDiv w:val="1"/>
      <w:marLeft w:val="0"/>
      <w:marRight w:val="0"/>
      <w:marTop w:val="0"/>
      <w:marBottom w:val="0"/>
      <w:divBdr>
        <w:top w:val="none" w:sz="0" w:space="0" w:color="auto"/>
        <w:left w:val="none" w:sz="0" w:space="0" w:color="auto"/>
        <w:bottom w:val="none" w:sz="0" w:space="0" w:color="auto"/>
        <w:right w:val="none" w:sz="0" w:space="0" w:color="auto"/>
      </w:divBdr>
      <w:divsChild>
        <w:div w:id="969476367">
          <w:marLeft w:val="0"/>
          <w:marRight w:val="0"/>
          <w:marTop w:val="0"/>
          <w:marBottom w:val="0"/>
          <w:divBdr>
            <w:top w:val="none" w:sz="0" w:space="0" w:color="auto"/>
            <w:left w:val="none" w:sz="0" w:space="0" w:color="auto"/>
            <w:bottom w:val="none" w:sz="0" w:space="0" w:color="auto"/>
            <w:right w:val="none" w:sz="0" w:space="0" w:color="auto"/>
          </w:divBdr>
          <w:divsChild>
            <w:div w:id="301429845">
              <w:marLeft w:val="0"/>
              <w:marRight w:val="0"/>
              <w:marTop w:val="0"/>
              <w:marBottom w:val="0"/>
              <w:divBdr>
                <w:top w:val="none" w:sz="0" w:space="0" w:color="auto"/>
                <w:left w:val="none" w:sz="0" w:space="0" w:color="auto"/>
                <w:bottom w:val="none" w:sz="0" w:space="0" w:color="auto"/>
                <w:right w:val="none" w:sz="0" w:space="0" w:color="auto"/>
              </w:divBdr>
            </w:div>
            <w:div w:id="461534217">
              <w:marLeft w:val="0"/>
              <w:marRight w:val="0"/>
              <w:marTop w:val="0"/>
              <w:marBottom w:val="0"/>
              <w:divBdr>
                <w:top w:val="none" w:sz="0" w:space="0" w:color="auto"/>
                <w:left w:val="none" w:sz="0" w:space="0" w:color="auto"/>
                <w:bottom w:val="none" w:sz="0" w:space="0" w:color="auto"/>
                <w:right w:val="none" w:sz="0" w:space="0" w:color="auto"/>
              </w:divBdr>
            </w:div>
            <w:div w:id="651102006">
              <w:marLeft w:val="0"/>
              <w:marRight w:val="0"/>
              <w:marTop w:val="0"/>
              <w:marBottom w:val="0"/>
              <w:divBdr>
                <w:top w:val="none" w:sz="0" w:space="0" w:color="auto"/>
                <w:left w:val="none" w:sz="0" w:space="0" w:color="auto"/>
                <w:bottom w:val="none" w:sz="0" w:space="0" w:color="auto"/>
                <w:right w:val="none" w:sz="0" w:space="0" w:color="auto"/>
              </w:divBdr>
            </w:div>
            <w:div w:id="136932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794614">
      <w:bodyDiv w:val="1"/>
      <w:marLeft w:val="0"/>
      <w:marRight w:val="0"/>
      <w:marTop w:val="0"/>
      <w:marBottom w:val="0"/>
      <w:divBdr>
        <w:top w:val="none" w:sz="0" w:space="0" w:color="auto"/>
        <w:left w:val="none" w:sz="0" w:space="0" w:color="auto"/>
        <w:bottom w:val="none" w:sz="0" w:space="0" w:color="auto"/>
        <w:right w:val="none" w:sz="0" w:space="0" w:color="auto"/>
      </w:divBdr>
    </w:div>
    <w:div w:id="353771475">
      <w:bodyDiv w:val="1"/>
      <w:marLeft w:val="0"/>
      <w:marRight w:val="0"/>
      <w:marTop w:val="0"/>
      <w:marBottom w:val="0"/>
      <w:divBdr>
        <w:top w:val="none" w:sz="0" w:space="0" w:color="auto"/>
        <w:left w:val="none" w:sz="0" w:space="0" w:color="auto"/>
        <w:bottom w:val="none" w:sz="0" w:space="0" w:color="auto"/>
        <w:right w:val="none" w:sz="0" w:space="0" w:color="auto"/>
      </w:divBdr>
    </w:div>
    <w:div w:id="358355880">
      <w:bodyDiv w:val="1"/>
      <w:marLeft w:val="0"/>
      <w:marRight w:val="0"/>
      <w:marTop w:val="0"/>
      <w:marBottom w:val="0"/>
      <w:divBdr>
        <w:top w:val="none" w:sz="0" w:space="0" w:color="auto"/>
        <w:left w:val="none" w:sz="0" w:space="0" w:color="auto"/>
        <w:bottom w:val="none" w:sz="0" w:space="0" w:color="auto"/>
        <w:right w:val="none" w:sz="0" w:space="0" w:color="auto"/>
      </w:divBdr>
    </w:div>
    <w:div w:id="361899937">
      <w:bodyDiv w:val="1"/>
      <w:marLeft w:val="0"/>
      <w:marRight w:val="0"/>
      <w:marTop w:val="0"/>
      <w:marBottom w:val="0"/>
      <w:divBdr>
        <w:top w:val="none" w:sz="0" w:space="0" w:color="auto"/>
        <w:left w:val="none" w:sz="0" w:space="0" w:color="auto"/>
        <w:bottom w:val="none" w:sz="0" w:space="0" w:color="auto"/>
        <w:right w:val="none" w:sz="0" w:space="0" w:color="auto"/>
      </w:divBdr>
    </w:div>
    <w:div w:id="362676480">
      <w:bodyDiv w:val="1"/>
      <w:marLeft w:val="0"/>
      <w:marRight w:val="0"/>
      <w:marTop w:val="0"/>
      <w:marBottom w:val="0"/>
      <w:divBdr>
        <w:top w:val="none" w:sz="0" w:space="0" w:color="auto"/>
        <w:left w:val="none" w:sz="0" w:space="0" w:color="auto"/>
        <w:bottom w:val="none" w:sz="0" w:space="0" w:color="auto"/>
        <w:right w:val="none" w:sz="0" w:space="0" w:color="auto"/>
      </w:divBdr>
      <w:divsChild>
        <w:div w:id="153766164">
          <w:marLeft w:val="0"/>
          <w:marRight w:val="0"/>
          <w:marTop w:val="0"/>
          <w:marBottom w:val="0"/>
          <w:divBdr>
            <w:top w:val="none" w:sz="0" w:space="0" w:color="auto"/>
            <w:left w:val="none" w:sz="0" w:space="0" w:color="auto"/>
            <w:bottom w:val="none" w:sz="0" w:space="0" w:color="auto"/>
            <w:right w:val="none" w:sz="0" w:space="0" w:color="auto"/>
          </w:divBdr>
          <w:divsChild>
            <w:div w:id="38211309">
              <w:marLeft w:val="0"/>
              <w:marRight w:val="0"/>
              <w:marTop w:val="0"/>
              <w:marBottom w:val="0"/>
              <w:divBdr>
                <w:top w:val="none" w:sz="0" w:space="0" w:color="auto"/>
                <w:left w:val="none" w:sz="0" w:space="0" w:color="auto"/>
                <w:bottom w:val="none" w:sz="0" w:space="0" w:color="auto"/>
                <w:right w:val="none" w:sz="0" w:space="0" w:color="auto"/>
              </w:divBdr>
            </w:div>
            <w:div w:id="110973924">
              <w:marLeft w:val="0"/>
              <w:marRight w:val="0"/>
              <w:marTop w:val="0"/>
              <w:marBottom w:val="0"/>
              <w:divBdr>
                <w:top w:val="none" w:sz="0" w:space="0" w:color="auto"/>
                <w:left w:val="none" w:sz="0" w:space="0" w:color="auto"/>
                <w:bottom w:val="none" w:sz="0" w:space="0" w:color="auto"/>
                <w:right w:val="none" w:sz="0" w:space="0" w:color="auto"/>
              </w:divBdr>
            </w:div>
            <w:div w:id="450976697">
              <w:marLeft w:val="0"/>
              <w:marRight w:val="0"/>
              <w:marTop w:val="0"/>
              <w:marBottom w:val="0"/>
              <w:divBdr>
                <w:top w:val="none" w:sz="0" w:space="0" w:color="auto"/>
                <w:left w:val="none" w:sz="0" w:space="0" w:color="auto"/>
                <w:bottom w:val="none" w:sz="0" w:space="0" w:color="auto"/>
                <w:right w:val="none" w:sz="0" w:space="0" w:color="auto"/>
              </w:divBdr>
            </w:div>
            <w:div w:id="485584269">
              <w:marLeft w:val="0"/>
              <w:marRight w:val="0"/>
              <w:marTop w:val="0"/>
              <w:marBottom w:val="0"/>
              <w:divBdr>
                <w:top w:val="none" w:sz="0" w:space="0" w:color="auto"/>
                <w:left w:val="none" w:sz="0" w:space="0" w:color="auto"/>
                <w:bottom w:val="none" w:sz="0" w:space="0" w:color="auto"/>
                <w:right w:val="none" w:sz="0" w:space="0" w:color="auto"/>
              </w:divBdr>
            </w:div>
            <w:div w:id="489444502">
              <w:marLeft w:val="0"/>
              <w:marRight w:val="0"/>
              <w:marTop w:val="0"/>
              <w:marBottom w:val="0"/>
              <w:divBdr>
                <w:top w:val="none" w:sz="0" w:space="0" w:color="auto"/>
                <w:left w:val="none" w:sz="0" w:space="0" w:color="auto"/>
                <w:bottom w:val="none" w:sz="0" w:space="0" w:color="auto"/>
                <w:right w:val="none" w:sz="0" w:space="0" w:color="auto"/>
              </w:divBdr>
            </w:div>
            <w:div w:id="659619970">
              <w:marLeft w:val="0"/>
              <w:marRight w:val="0"/>
              <w:marTop w:val="0"/>
              <w:marBottom w:val="0"/>
              <w:divBdr>
                <w:top w:val="none" w:sz="0" w:space="0" w:color="auto"/>
                <w:left w:val="none" w:sz="0" w:space="0" w:color="auto"/>
                <w:bottom w:val="none" w:sz="0" w:space="0" w:color="auto"/>
                <w:right w:val="none" w:sz="0" w:space="0" w:color="auto"/>
              </w:divBdr>
            </w:div>
            <w:div w:id="668142808">
              <w:marLeft w:val="0"/>
              <w:marRight w:val="0"/>
              <w:marTop w:val="0"/>
              <w:marBottom w:val="0"/>
              <w:divBdr>
                <w:top w:val="none" w:sz="0" w:space="0" w:color="auto"/>
                <w:left w:val="none" w:sz="0" w:space="0" w:color="auto"/>
                <w:bottom w:val="none" w:sz="0" w:space="0" w:color="auto"/>
                <w:right w:val="none" w:sz="0" w:space="0" w:color="auto"/>
              </w:divBdr>
            </w:div>
            <w:div w:id="674646996">
              <w:marLeft w:val="0"/>
              <w:marRight w:val="0"/>
              <w:marTop w:val="0"/>
              <w:marBottom w:val="0"/>
              <w:divBdr>
                <w:top w:val="none" w:sz="0" w:space="0" w:color="auto"/>
                <w:left w:val="none" w:sz="0" w:space="0" w:color="auto"/>
                <w:bottom w:val="none" w:sz="0" w:space="0" w:color="auto"/>
                <w:right w:val="none" w:sz="0" w:space="0" w:color="auto"/>
              </w:divBdr>
            </w:div>
            <w:div w:id="701134592">
              <w:marLeft w:val="0"/>
              <w:marRight w:val="0"/>
              <w:marTop w:val="0"/>
              <w:marBottom w:val="0"/>
              <w:divBdr>
                <w:top w:val="none" w:sz="0" w:space="0" w:color="auto"/>
                <w:left w:val="none" w:sz="0" w:space="0" w:color="auto"/>
                <w:bottom w:val="none" w:sz="0" w:space="0" w:color="auto"/>
                <w:right w:val="none" w:sz="0" w:space="0" w:color="auto"/>
              </w:divBdr>
            </w:div>
            <w:div w:id="864056984">
              <w:marLeft w:val="0"/>
              <w:marRight w:val="0"/>
              <w:marTop w:val="0"/>
              <w:marBottom w:val="0"/>
              <w:divBdr>
                <w:top w:val="none" w:sz="0" w:space="0" w:color="auto"/>
                <w:left w:val="none" w:sz="0" w:space="0" w:color="auto"/>
                <w:bottom w:val="none" w:sz="0" w:space="0" w:color="auto"/>
                <w:right w:val="none" w:sz="0" w:space="0" w:color="auto"/>
              </w:divBdr>
            </w:div>
            <w:div w:id="950480678">
              <w:marLeft w:val="0"/>
              <w:marRight w:val="0"/>
              <w:marTop w:val="0"/>
              <w:marBottom w:val="0"/>
              <w:divBdr>
                <w:top w:val="none" w:sz="0" w:space="0" w:color="auto"/>
                <w:left w:val="none" w:sz="0" w:space="0" w:color="auto"/>
                <w:bottom w:val="none" w:sz="0" w:space="0" w:color="auto"/>
                <w:right w:val="none" w:sz="0" w:space="0" w:color="auto"/>
              </w:divBdr>
            </w:div>
            <w:div w:id="1032806780">
              <w:marLeft w:val="0"/>
              <w:marRight w:val="0"/>
              <w:marTop w:val="0"/>
              <w:marBottom w:val="0"/>
              <w:divBdr>
                <w:top w:val="none" w:sz="0" w:space="0" w:color="auto"/>
                <w:left w:val="none" w:sz="0" w:space="0" w:color="auto"/>
                <w:bottom w:val="none" w:sz="0" w:space="0" w:color="auto"/>
                <w:right w:val="none" w:sz="0" w:space="0" w:color="auto"/>
              </w:divBdr>
            </w:div>
            <w:div w:id="1045637654">
              <w:marLeft w:val="0"/>
              <w:marRight w:val="0"/>
              <w:marTop w:val="0"/>
              <w:marBottom w:val="0"/>
              <w:divBdr>
                <w:top w:val="none" w:sz="0" w:space="0" w:color="auto"/>
                <w:left w:val="none" w:sz="0" w:space="0" w:color="auto"/>
                <w:bottom w:val="none" w:sz="0" w:space="0" w:color="auto"/>
                <w:right w:val="none" w:sz="0" w:space="0" w:color="auto"/>
              </w:divBdr>
            </w:div>
            <w:div w:id="1134255707">
              <w:marLeft w:val="0"/>
              <w:marRight w:val="0"/>
              <w:marTop w:val="0"/>
              <w:marBottom w:val="0"/>
              <w:divBdr>
                <w:top w:val="none" w:sz="0" w:space="0" w:color="auto"/>
                <w:left w:val="none" w:sz="0" w:space="0" w:color="auto"/>
                <w:bottom w:val="none" w:sz="0" w:space="0" w:color="auto"/>
                <w:right w:val="none" w:sz="0" w:space="0" w:color="auto"/>
              </w:divBdr>
            </w:div>
            <w:div w:id="1271887676">
              <w:marLeft w:val="0"/>
              <w:marRight w:val="0"/>
              <w:marTop w:val="0"/>
              <w:marBottom w:val="0"/>
              <w:divBdr>
                <w:top w:val="none" w:sz="0" w:space="0" w:color="auto"/>
                <w:left w:val="none" w:sz="0" w:space="0" w:color="auto"/>
                <w:bottom w:val="none" w:sz="0" w:space="0" w:color="auto"/>
                <w:right w:val="none" w:sz="0" w:space="0" w:color="auto"/>
              </w:divBdr>
            </w:div>
            <w:div w:id="1469975117">
              <w:marLeft w:val="0"/>
              <w:marRight w:val="0"/>
              <w:marTop w:val="0"/>
              <w:marBottom w:val="0"/>
              <w:divBdr>
                <w:top w:val="none" w:sz="0" w:space="0" w:color="auto"/>
                <w:left w:val="none" w:sz="0" w:space="0" w:color="auto"/>
                <w:bottom w:val="none" w:sz="0" w:space="0" w:color="auto"/>
                <w:right w:val="none" w:sz="0" w:space="0" w:color="auto"/>
              </w:divBdr>
            </w:div>
            <w:div w:id="1572814172">
              <w:marLeft w:val="0"/>
              <w:marRight w:val="0"/>
              <w:marTop w:val="0"/>
              <w:marBottom w:val="0"/>
              <w:divBdr>
                <w:top w:val="none" w:sz="0" w:space="0" w:color="auto"/>
                <w:left w:val="none" w:sz="0" w:space="0" w:color="auto"/>
                <w:bottom w:val="none" w:sz="0" w:space="0" w:color="auto"/>
                <w:right w:val="none" w:sz="0" w:space="0" w:color="auto"/>
              </w:divBdr>
            </w:div>
            <w:div w:id="1597009145">
              <w:marLeft w:val="0"/>
              <w:marRight w:val="0"/>
              <w:marTop w:val="0"/>
              <w:marBottom w:val="0"/>
              <w:divBdr>
                <w:top w:val="none" w:sz="0" w:space="0" w:color="auto"/>
                <w:left w:val="none" w:sz="0" w:space="0" w:color="auto"/>
                <w:bottom w:val="none" w:sz="0" w:space="0" w:color="auto"/>
                <w:right w:val="none" w:sz="0" w:space="0" w:color="auto"/>
              </w:divBdr>
            </w:div>
            <w:div w:id="1646934194">
              <w:marLeft w:val="0"/>
              <w:marRight w:val="0"/>
              <w:marTop w:val="0"/>
              <w:marBottom w:val="0"/>
              <w:divBdr>
                <w:top w:val="none" w:sz="0" w:space="0" w:color="auto"/>
                <w:left w:val="none" w:sz="0" w:space="0" w:color="auto"/>
                <w:bottom w:val="none" w:sz="0" w:space="0" w:color="auto"/>
                <w:right w:val="none" w:sz="0" w:space="0" w:color="auto"/>
              </w:divBdr>
            </w:div>
            <w:div w:id="1772971823">
              <w:marLeft w:val="0"/>
              <w:marRight w:val="0"/>
              <w:marTop w:val="0"/>
              <w:marBottom w:val="0"/>
              <w:divBdr>
                <w:top w:val="none" w:sz="0" w:space="0" w:color="auto"/>
                <w:left w:val="none" w:sz="0" w:space="0" w:color="auto"/>
                <w:bottom w:val="none" w:sz="0" w:space="0" w:color="auto"/>
                <w:right w:val="none" w:sz="0" w:space="0" w:color="auto"/>
              </w:divBdr>
            </w:div>
            <w:div w:id="1919900570">
              <w:marLeft w:val="0"/>
              <w:marRight w:val="0"/>
              <w:marTop w:val="0"/>
              <w:marBottom w:val="0"/>
              <w:divBdr>
                <w:top w:val="none" w:sz="0" w:space="0" w:color="auto"/>
                <w:left w:val="none" w:sz="0" w:space="0" w:color="auto"/>
                <w:bottom w:val="none" w:sz="0" w:space="0" w:color="auto"/>
                <w:right w:val="none" w:sz="0" w:space="0" w:color="auto"/>
              </w:divBdr>
            </w:div>
            <w:div w:id="1925333983">
              <w:marLeft w:val="0"/>
              <w:marRight w:val="0"/>
              <w:marTop w:val="0"/>
              <w:marBottom w:val="0"/>
              <w:divBdr>
                <w:top w:val="none" w:sz="0" w:space="0" w:color="auto"/>
                <w:left w:val="none" w:sz="0" w:space="0" w:color="auto"/>
                <w:bottom w:val="none" w:sz="0" w:space="0" w:color="auto"/>
                <w:right w:val="none" w:sz="0" w:space="0" w:color="auto"/>
              </w:divBdr>
            </w:div>
            <w:div w:id="213597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47799">
      <w:bodyDiv w:val="1"/>
      <w:marLeft w:val="0"/>
      <w:marRight w:val="0"/>
      <w:marTop w:val="0"/>
      <w:marBottom w:val="0"/>
      <w:divBdr>
        <w:top w:val="none" w:sz="0" w:space="0" w:color="auto"/>
        <w:left w:val="none" w:sz="0" w:space="0" w:color="auto"/>
        <w:bottom w:val="none" w:sz="0" w:space="0" w:color="auto"/>
        <w:right w:val="none" w:sz="0" w:space="0" w:color="auto"/>
      </w:divBdr>
    </w:div>
    <w:div w:id="375204358">
      <w:bodyDiv w:val="1"/>
      <w:marLeft w:val="0"/>
      <w:marRight w:val="0"/>
      <w:marTop w:val="0"/>
      <w:marBottom w:val="0"/>
      <w:divBdr>
        <w:top w:val="none" w:sz="0" w:space="0" w:color="auto"/>
        <w:left w:val="none" w:sz="0" w:space="0" w:color="auto"/>
        <w:bottom w:val="none" w:sz="0" w:space="0" w:color="auto"/>
        <w:right w:val="none" w:sz="0" w:space="0" w:color="auto"/>
      </w:divBdr>
    </w:div>
    <w:div w:id="375617976">
      <w:bodyDiv w:val="1"/>
      <w:marLeft w:val="0"/>
      <w:marRight w:val="0"/>
      <w:marTop w:val="0"/>
      <w:marBottom w:val="0"/>
      <w:divBdr>
        <w:top w:val="none" w:sz="0" w:space="0" w:color="auto"/>
        <w:left w:val="none" w:sz="0" w:space="0" w:color="auto"/>
        <w:bottom w:val="none" w:sz="0" w:space="0" w:color="auto"/>
        <w:right w:val="none" w:sz="0" w:space="0" w:color="auto"/>
      </w:divBdr>
    </w:div>
    <w:div w:id="376665785">
      <w:bodyDiv w:val="1"/>
      <w:marLeft w:val="0"/>
      <w:marRight w:val="0"/>
      <w:marTop w:val="0"/>
      <w:marBottom w:val="0"/>
      <w:divBdr>
        <w:top w:val="none" w:sz="0" w:space="0" w:color="auto"/>
        <w:left w:val="none" w:sz="0" w:space="0" w:color="auto"/>
        <w:bottom w:val="none" w:sz="0" w:space="0" w:color="auto"/>
        <w:right w:val="none" w:sz="0" w:space="0" w:color="auto"/>
      </w:divBdr>
    </w:div>
    <w:div w:id="379207483">
      <w:bodyDiv w:val="1"/>
      <w:marLeft w:val="0"/>
      <w:marRight w:val="0"/>
      <w:marTop w:val="0"/>
      <w:marBottom w:val="0"/>
      <w:divBdr>
        <w:top w:val="none" w:sz="0" w:space="0" w:color="auto"/>
        <w:left w:val="none" w:sz="0" w:space="0" w:color="auto"/>
        <w:bottom w:val="none" w:sz="0" w:space="0" w:color="auto"/>
        <w:right w:val="none" w:sz="0" w:space="0" w:color="auto"/>
      </w:divBdr>
    </w:div>
    <w:div w:id="393554000">
      <w:bodyDiv w:val="1"/>
      <w:marLeft w:val="0"/>
      <w:marRight w:val="0"/>
      <w:marTop w:val="0"/>
      <w:marBottom w:val="0"/>
      <w:divBdr>
        <w:top w:val="none" w:sz="0" w:space="0" w:color="auto"/>
        <w:left w:val="none" w:sz="0" w:space="0" w:color="auto"/>
        <w:bottom w:val="none" w:sz="0" w:space="0" w:color="auto"/>
        <w:right w:val="none" w:sz="0" w:space="0" w:color="auto"/>
      </w:divBdr>
    </w:div>
    <w:div w:id="396321955">
      <w:bodyDiv w:val="1"/>
      <w:marLeft w:val="0"/>
      <w:marRight w:val="0"/>
      <w:marTop w:val="0"/>
      <w:marBottom w:val="0"/>
      <w:divBdr>
        <w:top w:val="none" w:sz="0" w:space="0" w:color="auto"/>
        <w:left w:val="none" w:sz="0" w:space="0" w:color="auto"/>
        <w:bottom w:val="none" w:sz="0" w:space="0" w:color="auto"/>
        <w:right w:val="none" w:sz="0" w:space="0" w:color="auto"/>
      </w:divBdr>
    </w:div>
    <w:div w:id="399910464">
      <w:bodyDiv w:val="1"/>
      <w:marLeft w:val="0"/>
      <w:marRight w:val="0"/>
      <w:marTop w:val="0"/>
      <w:marBottom w:val="0"/>
      <w:divBdr>
        <w:top w:val="none" w:sz="0" w:space="0" w:color="auto"/>
        <w:left w:val="none" w:sz="0" w:space="0" w:color="auto"/>
        <w:bottom w:val="none" w:sz="0" w:space="0" w:color="auto"/>
        <w:right w:val="none" w:sz="0" w:space="0" w:color="auto"/>
      </w:divBdr>
    </w:div>
    <w:div w:id="408502528">
      <w:bodyDiv w:val="1"/>
      <w:marLeft w:val="0"/>
      <w:marRight w:val="0"/>
      <w:marTop w:val="0"/>
      <w:marBottom w:val="0"/>
      <w:divBdr>
        <w:top w:val="none" w:sz="0" w:space="0" w:color="auto"/>
        <w:left w:val="none" w:sz="0" w:space="0" w:color="auto"/>
        <w:bottom w:val="none" w:sz="0" w:space="0" w:color="auto"/>
        <w:right w:val="none" w:sz="0" w:space="0" w:color="auto"/>
      </w:divBdr>
    </w:div>
    <w:div w:id="416708108">
      <w:bodyDiv w:val="1"/>
      <w:marLeft w:val="0"/>
      <w:marRight w:val="0"/>
      <w:marTop w:val="0"/>
      <w:marBottom w:val="0"/>
      <w:divBdr>
        <w:top w:val="none" w:sz="0" w:space="0" w:color="auto"/>
        <w:left w:val="none" w:sz="0" w:space="0" w:color="auto"/>
        <w:bottom w:val="none" w:sz="0" w:space="0" w:color="auto"/>
        <w:right w:val="none" w:sz="0" w:space="0" w:color="auto"/>
      </w:divBdr>
    </w:div>
    <w:div w:id="418214886">
      <w:bodyDiv w:val="1"/>
      <w:marLeft w:val="0"/>
      <w:marRight w:val="0"/>
      <w:marTop w:val="0"/>
      <w:marBottom w:val="0"/>
      <w:divBdr>
        <w:top w:val="none" w:sz="0" w:space="0" w:color="auto"/>
        <w:left w:val="none" w:sz="0" w:space="0" w:color="auto"/>
        <w:bottom w:val="none" w:sz="0" w:space="0" w:color="auto"/>
        <w:right w:val="none" w:sz="0" w:space="0" w:color="auto"/>
      </w:divBdr>
    </w:div>
    <w:div w:id="419831875">
      <w:bodyDiv w:val="1"/>
      <w:marLeft w:val="0"/>
      <w:marRight w:val="0"/>
      <w:marTop w:val="0"/>
      <w:marBottom w:val="0"/>
      <w:divBdr>
        <w:top w:val="none" w:sz="0" w:space="0" w:color="auto"/>
        <w:left w:val="none" w:sz="0" w:space="0" w:color="auto"/>
        <w:bottom w:val="none" w:sz="0" w:space="0" w:color="auto"/>
        <w:right w:val="none" w:sz="0" w:space="0" w:color="auto"/>
      </w:divBdr>
    </w:div>
    <w:div w:id="422458219">
      <w:bodyDiv w:val="1"/>
      <w:marLeft w:val="0"/>
      <w:marRight w:val="0"/>
      <w:marTop w:val="0"/>
      <w:marBottom w:val="0"/>
      <w:divBdr>
        <w:top w:val="none" w:sz="0" w:space="0" w:color="auto"/>
        <w:left w:val="none" w:sz="0" w:space="0" w:color="auto"/>
        <w:bottom w:val="none" w:sz="0" w:space="0" w:color="auto"/>
        <w:right w:val="none" w:sz="0" w:space="0" w:color="auto"/>
      </w:divBdr>
    </w:div>
    <w:div w:id="430393550">
      <w:bodyDiv w:val="1"/>
      <w:marLeft w:val="0"/>
      <w:marRight w:val="0"/>
      <w:marTop w:val="0"/>
      <w:marBottom w:val="0"/>
      <w:divBdr>
        <w:top w:val="none" w:sz="0" w:space="0" w:color="auto"/>
        <w:left w:val="none" w:sz="0" w:space="0" w:color="auto"/>
        <w:bottom w:val="none" w:sz="0" w:space="0" w:color="auto"/>
        <w:right w:val="none" w:sz="0" w:space="0" w:color="auto"/>
      </w:divBdr>
      <w:divsChild>
        <w:div w:id="561674896">
          <w:marLeft w:val="0"/>
          <w:marRight w:val="0"/>
          <w:marTop w:val="0"/>
          <w:marBottom w:val="0"/>
          <w:divBdr>
            <w:top w:val="none" w:sz="0" w:space="0" w:color="auto"/>
            <w:left w:val="none" w:sz="0" w:space="0" w:color="auto"/>
            <w:bottom w:val="none" w:sz="0" w:space="0" w:color="auto"/>
            <w:right w:val="none" w:sz="0" w:space="0" w:color="auto"/>
          </w:divBdr>
          <w:divsChild>
            <w:div w:id="113772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88865">
      <w:bodyDiv w:val="1"/>
      <w:marLeft w:val="0"/>
      <w:marRight w:val="0"/>
      <w:marTop w:val="0"/>
      <w:marBottom w:val="0"/>
      <w:divBdr>
        <w:top w:val="none" w:sz="0" w:space="0" w:color="auto"/>
        <w:left w:val="none" w:sz="0" w:space="0" w:color="auto"/>
        <w:bottom w:val="none" w:sz="0" w:space="0" w:color="auto"/>
        <w:right w:val="none" w:sz="0" w:space="0" w:color="auto"/>
      </w:divBdr>
      <w:divsChild>
        <w:div w:id="1137913570">
          <w:marLeft w:val="0"/>
          <w:marRight w:val="0"/>
          <w:marTop w:val="0"/>
          <w:marBottom w:val="0"/>
          <w:divBdr>
            <w:top w:val="none" w:sz="0" w:space="0" w:color="auto"/>
            <w:left w:val="none" w:sz="0" w:space="0" w:color="auto"/>
            <w:bottom w:val="none" w:sz="0" w:space="0" w:color="auto"/>
            <w:right w:val="none" w:sz="0" w:space="0" w:color="auto"/>
          </w:divBdr>
          <w:divsChild>
            <w:div w:id="423380048">
              <w:marLeft w:val="0"/>
              <w:marRight w:val="0"/>
              <w:marTop w:val="0"/>
              <w:marBottom w:val="0"/>
              <w:divBdr>
                <w:top w:val="none" w:sz="0" w:space="0" w:color="auto"/>
                <w:left w:val="none" w:sz="0" w:space="0" w:color="auto"/>
                <w:bottom w:val="none" w:sz="0" w:space="0" w:color="auto"/>
                <w:right w:val="none" w:sz="0" w:space="0" w:color="auto"/>
              </w:divBdr>
            </w:div>
            <w:div w:id="604001084">
              <w:marLeft w:val="0"/>
              <w:marRight w:val="0"/>
              <w:marTop w:val="0"/>
              <w:marBottom w:val="0"/>
              <w:divBdr>
                <w:top w:val="none" w:sz="0" w:space="0" w:color="auto"/>
                <w:left w:val="none" w:sz="0" w:space="0" w:color="auto"/>
                <w:bottom w:val="none" w:sz="0" w:space="0" w:color="auto"/>
                <w:right w:val="none" w:sz="0" w:space="0" w:color="auto"/>
              </w:divBdr>
            </w:div>
            <w:div w:id="941183269">
              <w:marLeft w:val="0"/>
              <w:marRight w:val="0"/>
              <w:marTop w:val="0"/>
              <w:marBottom w:val="0"/>
              <w:divBdr>
                <w:top w:val="none" w:sz="0" w:space="0" w:color="auto"/>
                <w:left w:val="none" w:sz="0" w:space="0" w:color="auto"/>
                <w:bottom w:val="none" w:sz="0" w:space="0" w:color="auto"/>
                <w:right w:val="none" w:sz="0" w:space="0" w:color="auto"/>
              </w:divBdr>
            </w:div>
            <w:div w:id="1035422460">
              <w:marLeft w:val="0"/>
              <w:marRight w:val="0"/>
              <w:marTop w:val="0"/>
              <w:marBottom w:val="0"/>
              <w:divBdr>
                <w:top w:val="none" w:sz="0" w:space="0" w:color="auto"/>
                <w:left w:val="none" w:sz="0" w:space="0" w:color="auto"/>
                <w:bottom w:val="none" w:sz="0" w:space="0" w:color="auto"/>
                <w:right w:val="none" w:sz="0" w:space="0" w:color="auto"/>
              </w:divBdr>
            </w:div>
            <w:div w:id="1219047589">
              <w:marLeft w:val="0"/>
              <w:marRight w:val="0"/>
              <w:marTop w:val="0"/>
              <w:marBottom w:val="0"/>
              <w:divBdr>
                <w:top w:val="none" w:sz="0" w:space="0" w:color="auto"/>
                <w:left w:val="none" w:sz="0" w:space="0" w:color="auto"/>
                <w:bottom w:val="none" w:sz="0" w:space="0" w:color="auto"/>
                <w:right w:val="none" w:sz="0" w:space="0" w:color="auto"/>
              </w:divBdr>
            </w:div>
            <w:div w:id="1226332515">
              <w:marLeft w:val="0"/>
              <w:marRight w:val="0"/>
              <w:marTop w:val="0"/>
              <w:marBottom w:val="0"/>
              <w:divBdr>
                <w:top w:val="none" w:sz="0" w:space="0" w:color="auto"/>
                <w:left w:val="none" w:sz="0" w:space="0" w:color="auto"/>
                <w:bottom w:val="none" w:sz="0" w:space="0" w:color="auto"/>
                <w:right w:val="none" w:sz="0" w:space="0" w:color="auto"/>
              </w:divBdr>
            </w:div>
            <w:div w:id="1266646224">
              <w:marLeft w:val="0"/>
              <w:marRight w:val="0"/>
              <w:marTop w:val="0"/>
              <w:marBottom w:val="0"/>
              <w:divBdr>
                <w:top w:val="none" w:sz="0" w:space="0" w:color="auto"/>
                <w:left w:val="none" w:sz="0" w:space="0" w:color="auto"/>
                <w:bottom w:val="none" w:sz="0" w:space="0" w:color="auto"/>
                <w:right w:val="none" w:sz="0" w:space="0" w:color="auto"/>
              </w:divBdr>
            </w:div>
            <w:div w:id="1287471615">
              <w:marLeft w:val="0"/>
              <w:marRight w:val="0"/>
              <w:marTop w:val="0"/>
              <w:marBottom w:val="0"/>
              <w:divBdr>
                <w:top w:val="none" w:sz="0" w:space="0" w:color="auto"/>
                <w:left w:val="none" w:sz="0" w:space="0" w:color="auto"/>
                <w:bottom w:val="none" w:sz="0" w:space="0" w:color="auto"/>
                <w:right w:val="none" w:sz="0" w:space="0" w:color="auto"/>
              </w:divBdr>
            </w:div>
            <w:div w:id="1455053869">
              <w:marLeft w:val="0"/>
              <w:marRight w:val="0"/>
              <w:marTop w:val="0"/>
              <w:marBottom w:val="0"/>
              <w:divBdr>
                <w:top w:val="none" w:sz="0" w:space="0" w:color="auto"/>
                <w:left w:val="none" w:sz="0" w:space="0" w:color="auto"/>
                <w:bottom w:val="none" w:sz="0" w:space="0" w:color="auto"/>
                <w:right w:val="none" w:sz="0" w:space="0" w:color="auto"/>
              </w:divBdr>
            </w:div>
            <w:div w:id="1566332111">
              <w:marLeft w:val="0"/>
              <w:marRight w:val="0"/>
              <w:marTop w:val="0"/>
              <w:marBottom w:val="0"/>
              <w:divBdr>
                <w:top w:val="none" w:sz="0" w:space="0" w:color="auto"/>
                <w:left w:val="none" w:sz="0" w:space="0" w:color="auto"/>
                <w:bottom w:val="none" w:sz="0" w:space="0" w:color="auto"/>
                <w:right w:val="none" w:sz="0" w:space="0" w:color="auto"/>
              </w:divBdr>
            </w:div>
            <w:div w:id="1641881474">
              <w:marLeft w:val="0"/>
              <w:marRight w:val="0"/>
              <w:marTop w:val="0"/>
              <w:marBottom w:val="0"/>
              <w:divBdr>
                <w:top w:val="none" w:sz="0" w:space="0" w:color="auto"/>
                <w:left w:val="none" w:sz="0" w:space="0" w:color="auto"/>
                <w:bottom w:val="none" w:sz="0" w:space="0" w:color="auto"/>
                <w:right w:val="none" w:sz="0" w:space="0" w:color="auto"/>
              </w:divBdr>
            </w:div>
            <w:div w:id="178619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90547">
      <w:bodyDiv w:val="1"/>
      <w:marLeft w:val="0"/>
      <w:marRight w:val="0"/>
      <w:marTop w:val="0"/>
      <w:marBottom w:val="0"/>
      <w:divBdr>
        <w:top w:val="none" w:sz="0" w:space="0" w:color="auto"/>
        <w:left w:val="none" w:sz="0" w:space="0" w:color="auto"/>
        <w:bottom w:val="none" w:sz="0" w:space="0" w:color="auto"/>
        <w:right w:val="none" w:sz="0" w:space="0" w:color="auto"/>
      </w:divBdr>
      <w:divsChild>
        <w:div w:id="131411581">
          <w:marLeft w:val="0"/>
          <w:marRight w:val="0"/>
          <w:marTop w:val="0"/>
          <w:marBottom w:val="0"/>
          <w:divBdr>
            <w:top w:val="none" w:sz="0" w:space="0" w:color="auto"/>
            <w:left w:val="none" w:sz="0" w:space="0" w:color="auto"/>
            <w:bottom w:val="none" w:sz="0" w:space="0" w:color="auto"/>
            <w:right w:val="none" w:sz="0" w:space="0" w:color="auto"/>
          </w:divBdr>
        </w:div>
        <w:div w:id="192228623">
          <w:marLeft w:val="0"/>
          <w:marRight w:val="0"/>
          <w:marTop w:val="0"/>
          <w:marBottom w:val="0"/>
          <w:divBdr>
            <w:top w:val="none" w:sz="0" w:space="0" w:color="auto"/>
            <w:left w:val="none" w:sz="0" w:space="0" w:color="auto"/>
            <w:bottom w:val="none" w:sz="0" w:space="0" w:color="auto"/>
            <w:right w:val="none" w:sz="0" w:space="0" w:color="auto"/>
          </w:divBdr>
        </w:div>
        <w:div w:id="805197455">
          <w:marLeft w:val="0"/>
          <w:marRight w:val="0"/>
          <w:marTop w:val="0"/>
          <w:marBottom w:val="0"/>
          <w:divBdr>
            <w:top w:val="none" w:sz="0" w:space="0" w:color="auto"/>
            <w:left w:val="none" w:sz="0" w:space="0" w:color="auto"/>
            <w:bottom w:val="none" w:sz="0" w:space="0" w:color="auto"/>
            <w:right w:val="none" w:sz="0" w:space="0" w:color="auto"/>
          </w:divBdr>
        </w:div>
        <w:div w:id="827326821">
          <w:marLeft w:val="0"/>
          <w:marRight w:val="0"/>
          <w:marTop w:val="0"/>
          <w:marBottom w:val="0"/>
          <w:divBdr>
            <w:top w:val="none" w:sz="0" w:space="0" w:color="auto"/>
            <w:left w:val="none" w:sz="0" w:space="0" w:color="auto"/>
            <w:bottom w:val="none" w:sz="0" w:space="0" w:color="auto"/>
            <w:right w:val="none" w:sz="0" w:space="0" w:color="auto"/>
          </w:divBdr>
        </w:div>
        <w:div w:id="1050223877">
          <w:marLeft w:val="0"/>
          <w:marRight w:val="0"/>
          <w:marTop w:val="0"/>
          <w:marBottom w:val="0"/>
          <w:divBdr>
            <w:top w:val="none" w:sz="0" w:space="0" w:color="auto"/>
            <w:left w:val="none" w:sz="0" w:space="0" w:color="auto"/>
            <w:bottom w:val="none" w:sz="0" w:space="0" w:color="auto"/>
            <w:right w:val="none" w:sz="0" w:space="0" w:color="auto"/>
          </w:divBdr>
        </w:div>
        <w:div w:id="1129279421">
          <w:marLeft w:val="0"/>
          <w:marRight w:val="0"/>
          <w:marTop w:val="0"/>
          <w:marBottom w:val="0"/>
          <w:divBdr>
            <w:top w:val="none" w:sz="0" w:space="0" w:color="auto"/>
            <w:left w:val="none" w:sz="0" w:space="0" w:color="auto"/>
            <w:bottom w:val="none" w:sz="0" w:space="0" w:color="auto"/>
            <w:right w:val="none" w:sz="0" w:space="0" w:color="auto"/>
          </w:divBdr>
        </w:div>
        <w:div w:id="1419012912">
          <w:marLeft w:val="0"/>
          <w:marRight w:val="0"/>
          <w:marTop w:val="0"/>
          <w:marBottom w:val="0"/>
          <w:divBdr>
            <w:top w:val="none" w:sz="0" w:space="0" w:color="auto"/>
            <w:left w:val="none" w:sz="0" w:space="0" w:color="auto"/>
            <w:bottom w:val="none" w:sz="0" w:space="0" w:color="auto"/>
            <w:right w:val="none" w:sz="0" w:space="0" w:color="auto"/>
          </w:divBdr>
        </w:div>
        <w:div w:id="1479229210">
          <w:marLeft w:val="0"/>
          <w:marRight w:val="0"/>
          <w:marTop w:val="0"/>
          <w:marBottom w:val="0"/>
          <w:divBdr>
            <w:top w:val="none" w:sz="0" w:space="0" w:color="auto"/>
            <w:left w:val="none" w:sz="0" w:space="0" w:color="auto"/>
            <w:bottom w:val="none" w:sz="0" w:space="0" w:color="auto"/>
            <w:right w:val="none" w:sz="0" w:space="0" w:color="auto"/>
          </w:divBdr>
        </w:div>
      </w:divsChild>
    </w:div>
    <w:div w:id="436560915">
      <w:bodyDiv w:val="1"/>
      <w:marLeft w:val="0"/>
      <w:marRight w:val="0"/>
      <w:marTop w:val="0"/>
      <w:marBottom w:val="0"/>
      <w:divBdr>
        <w:top w:val="none" w:sz="0" w:space="0" w:color="auto"/>
        <w:left w:val="none" w:sz="0" w:space="0" w:color="auto"/>
        <w:bottom w:val="none" w:sz="0" w:space="0" w:color="auto"/>
        <w:right w:val="none" w:sz="0" w:space="0" w:color="auto"/>
      </w:divBdr>
    </w:div>
    <w:div w:id="437065315">
      <w:bodyDiv w:val="1"/>
      <w:marLeft w:val="0"/>
      <w:marRight w:val="0"/>
      <w:marTop w:val="0"/>
      <w:marBottom w:val="0"/>
      <w:divBdr>
        <w:top w:val="none" w:sz="0" w:space="0" w:color="auto"/>
        <w:left w:val="none" w:sz="0" w:space="0" w:color="auto"/>
        <w:bottom w:val="none" w:sz="0" w:space="0" w:color="auto"/>
        <w:right w:val="none" w:sz="0" w:space="0" w:color="auto"/>
      </w:divBdr>
    </w:div>
    <w:div w:id="438647423">
      <w:bodyDiv w:val="1"/>
      <w:marLeft w:val="0"/>
      <w:marRight w:val="0"/>
      <w:marTop w:val="0"/>
      <w:marBottom w:val="0"/>
      <w:divBdr>
        <w:top w:val="none" w:sz="0" w:space="0" w:color="auto"/>
        <w:left w:val="none" w:sz="0" w:space="0" w:color="auto"/>
        <w:bottom w:val="none" w:sz="0" w:space="0" w:color="auto"/>
        <w:right w:val="none" w:sz="0" w:space="0" w:color="auto"/>
      </w:divBdr>
    </w:div>
    <w:div w:id="447938671">
      <w:bodyDiv w:val="1"/>
      <w:marLeft w:val="0"/>
      <w:marRight w:val="0"/>
      <w:marTop w:val="0"/>
      <w:marBottom w:val="0"/>
      <w:divBdr>
        <w:top w:val="none" w:sz="0" w:space="0" w:color="auto"/>
        <w:left w:val="none" w:sz="0" w:space="0" w:color="auto"/>
        <w:bottom w:val="none" w:sz="0" w:space="0" w:color="auto"/>
        <w:right w:val="none" w:sz="0" w:space="0" w:color="auto"/>
      </w:divBdr>
    </w:div>
    <w:div w:id="451558679">
      <w:bodyDiv w:val="1"/>
      <w:marLeft w:val="0"/>
      <w:marRight w:val="0"/>
      <w:marTop w:val="0"/>
      <w:marBottom w:val="0"/>
      <w:divBdr>
        <w:top w:val="none" w:sz="0" w:space="0" w:color="auto"/>
        <w:left w:val="none" w:sz="0" w:space="0" w:color="auto"/>
        <w:bottom w:val="none" w:sz="0" w:space="0" w:color="auto"/>
        <w:right w:val="none" w:sz="0" w:space="0" w:color="auto"/>
      </w:divBdr>
    </w:div>
    <w:div w:id="461964834">
      <w:bodyDiv w:val="1"/>
      <w:marLeft w:val="0"/>
      <w:marRight w:val="0"/>
      <w:marTop w:val="0"/>
      <w:marBottom w:val="0"/>
      <w:divBdr>
        <w:top w:val="none" w:sz="0" w:space="0" w:color="auto"/>
        <w:left w:val="none" w:sz="0" w:space="0" w:color="auto"/>
        <w:bottom w:val="none" w:sz="0" w:space="0" w:color="auto"/>
        <w:right w:val="none" w:sz="0" w:space="0" w:color="auto"/>
      </w:divBdr>
    </w:div>
    <w:div w:id="466707946">
      <w:bodyDiv w:val="1"/>
      <w:marLeft w:val="0"/>
      <w:marRight w:val="0"/>
      <w:marTop w:val="0"/>
      <w:marBottom w:val="0"/>
      <w:divBdr>
        <w:top w:val="none" w:sz="0" w:space="0" w:color="auto"/>
        <w:left w:val="none" w:sz="0" w:space="0" w:color="auto"/>
        <w:bottom w:val="none" w:sz="0" w:space="0" w:color="auto"/>
        <w:right w:val="none" w:sz="0" w:space="0" w:color="auto"/>
      </w:divBdr>
    </w:div>
    <w:div w:id="467599420">
      <w:bodyDiv w:val="1"/>
      <w:marLeft w:val="0"/>
      <w:marRight w:val="0"/>
      <w:marTop w:val="0"/>
      <w:marBottom w:val="0"/>
      <w:divBdr>
        <w:top w:val="none" w:sz="0" w:space="0" w:color="auto"/>
        <w:left w:val="none" w:sz="0" w:space="0" w:color="auto"/>
        <w:bottom w:val="none" w:sz="0" w:space="0" w:color="auto"/>
        <w:right w:val="none" w:sz="0" w:space="0" w:color="auto"/>
      </w:divBdr>
    </w:div>
    <w:div w:id="471480879">
      <w:bodyDiv w:val="1"/>
      <w:marLeft w:val="0"/>
      <w:marRight w:val="0"/>
      <w:marTop w:val="0"/>
      <w:marBottom w:val="0"/>
      <w:divBdr>
        <w:top w:val="none" w:sz="0" w:space="0" w:color="auto"/>
        <w:left w:val="none" w:sz="0" w:space="0" w:color="auto"/>
        <w:bottom w:val="none" w:sz="0" w:space="0" w:color="auto"/>
        <w:right w:val="none" w:sz="0" w:space="0" w:color="auto"/>
      </w:divBdr>
      <w:divsChild>
        <w:div w:id="1296136047">
          <w:marLeft w:val="0"/>
          <w:marRight w:val="0"/>
          <w:marTop w:val="0"/>
          <w:marBottom w:val="0"/>
          <w:divBdr>
            <w:top w:val="none" w:sz="0" w:space="0" w:color="auto"/>
            <w:left w:val="none" w:sz="0" w:space="0" w:color="auto"/>
            <w:bottom w:val="none" w:sz="0" w:space="0" w:color="auto"/>
            <w:right w:val="none" w:sz="0" w:space="0" w:color="auto"/>
          </w:divBdr>
          <w:divsChild>
            <w:div w:id="1125079696">
              <w:marLeft w:val="0"/>
              <w:marRight w:val="0"/>
              <w:marTop w:val="0"/>
              <w:marBottom w:val="0"/>
              <w:divBdr>
                <w:top w:val="none" w:sz="0" w:space="0" w:color="auto"/>
                <w:left w:val="none" w:sz="0" w:space="0" w:color="auto"/>
                <w:bottom w:val="none" w:sz="0" w:space="0" w:color="auto"/>
                <w:right w:val="none" w:sz="0" w:space="0" w:color="auto"/>
              </w:divBdr>
            </w:div>
            <w:div w:id="1144471402">
              <w:marLeft w:val="0"/>
              <w:marRight w:val="0"/>
              <w:marTop w:val="0"/>
              <w:marBottom w:val="0"/>
              <w:divBdr>
                <w:top w:val="none" w:sz="0" w:space="0" w:color="auto"/>
                <w:left w:val="none" w:sz="0" w:space="0" w:color="auto"/>
                <w:bottom w:val="none" w:sz="0" w:space="0" w:color="auto"/>
                <w:right w:val="none" w:sz="0" w:space="0" w:color="auto"/>
              </w:divBdr>
            </w:div>
            <w:div w:id="1200050870">
              <w:marLeft w:val="0"/>
              <w:marRight w:val="0"/>
              <w:marTop w:val="0"/>
              <w:marBottom w:val="0"/>
              <w:divBdr>
                <w:top w:val="none" w:sz="0" w:space="0" w:color="auto"/>
                <w:left w:val="none" w:sz="0" w:space="0" w:color="auto"/>
                <w:bottom w:val="none" w:sz="0" w:space="0" w:color="auto"/>
                <w:right w:val="none" w:sz="0" w:space="0" w:color="auto"/>
              </w:divBdr>
            </w:div>
            <w:div w:id="1215238524">
              <w:marLeft w:val="0"/>
              <w:marRight w:val="0"/>
              <w:marTop w:val="0"/>
              <w:marBottom w:val="0"/>
              <w:divBdr>
                <w:top w:val="none" w:sz="0" w:space="0" w:color="auto"/>
                <w:left w:val="none" w:sz="0" w:space="0" w:color="auto"/>
                <w:bottom w:val="none" w:sz="0" w:space="0" w:color="auto"/>
                <w:right w:val="none" w:sz="0" w:space="0" w:color="auto"/>
              </w:divBdr>
            </w:div>
            <w:div w:id="1353454705">
              <w:marLeft w:val="0"/>
              <w:marRight w:val="0"/>
              <w:marTop w:val="0"/>
              <w:marBottom w:val="0"/>
              <w:divBdr>
                <w:top w:val="none" w:sz="0" w:space="0" w:color="auto"/>
                <w:left w:val="none" w:sz="0" w:space="0" w:color="auto"/>
                <w:bottom w:val="none" w:sz="0" w:space="0" w:color="auto"/>
                <w:right w:val="none" w:sz="0" w:space="0" w:color="auto"/>
              </w:divBdr>
            </w:div>
            <w:div w:id="1384870909">
              <w:marLeft w:val="0"/>
              <w:marRight w:val="0"/>
              <w:marTop w:val="0"/>
              <w:marBottom w:val="0"/>
              <w:divBdr>
                <w:top w:val="none" w:sz="0" w:space="0" w:color="auto"/>
                <w:left w:val="none" w:sz="0" w:space="0" w:color="auto"/>
                <w:bottom w:val="none" w:sz="0" w:space="0" w:color="auto"/>
                <w:right w:val="none" w:sz="0" w:space="0" w:color="auto"/>
              </w:divBdr>
            </w:div>
            <w:div w:id="1522816842">
              <w:marLeft w:val="0"/>
              <w:marRight w:val="0"/>
              <w:marTop w:val="0"/>
              <w:marBottom w:val="0"/>
              <w:divBdr>
                <w:top w:val="none" w:sz="0" w:space="0" w:color="auto"/>
                <w:left w:val="none" w:sz="0" w:space="0" w:color="auto"/>
                <w:bottom w:val="none" w:sz="0" w:space="0" w:color="auto"/>
                <w:right w:val="none" w:sz="0" w:space="0" w:color="auto"/>
              </w:divBdr>
            </w:div>
            <w:div w:id="175847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569245">
      <w:bodyDiv w:val="1"/>
      <w:marLeft w:val="0"/>
      <w:marRight w:val="0"/>
      <w:marTop w:val="0"/>
      <w:marBottom w:val="0"/>
      <w:divBdr>
        <w:top w:val="none" w:sz="0" w:space="0" w:color="auto"/>
        <w:left w:val="none" w:sz="0" w:space="0" w:color="auto"/>
        <w:bottom w:val="none" w:sz="0" w:space="0" w:color="auto"/>
        <w:right w:val="none" w:sz="0" w:space="0" w:color="auto"/>
      </w:divBdr>
    </w:div>
    <w:div w:id="474686862">
      <w:bodyDiv w:val="1"/>
      <w:marLeft w:val="0"/>
      <w:marRight w:val="0"/>
      <w:marTop w:val="0"/>
      <w:marBottom w:val="0"/>
      <w:divBdr>
        <w:top w:val="none" w:sz="0" w:space="0" w:color="auto"/>
        <w:left w:val="none" w:sz="0" w:space="0" w:color="auto"/>
        <w:bottom w:val="none" w:sz="0" w:space="0" w:color="auto"/>
        <w:right w:val="none" w:sz="0" w:space="0" w:color="auto"/>
      </w:divBdr>
    </w:div>
    <w:div w:id="478112492">
      <w:bodyDiv w:val="1"/>
      <w:marLeft w:val="0"/>
      <w:marRight w:val="0"/>
      <w:marTop w:val="0"/>
      <w:marBottom w:val="0"/>
      <w:divBdr>
        <w:top w:val="none" w:sz="0" w:space="0" w:color="auto"/>
        <w:left w:val="none" w:sz="0" w:space="0" w:color="auto"/>
        <w:bottom w:val="none" w:sz="0" w:space="0" w:color="auto"/>
        <w:right w:val="none" w:sz="0" w:space="0" w:color="auto"/>
      </w:divBdr>
    </w:div>
    <w:div w:id="481391427">
      <w:bodyDiv w:val="1"/>
      <w:marLeft w:val="0"/>
      <w:marRight w:val="0"/>
      <w:marTop w:val="0"/>
      <w:marBottom w:val="0"/>
      <w:divBdr>
        <w:top w:val="none" w:sz="0" w:space="0" w:color="auto"/>
        <w:left w:val="none" w:sz="0" w:space="0" w:color="auto"/>
        <w:bottom w:val="none" w:sz="0" w:space="0" w:color="auto"/>
        <w:right w:val="none" w:sz="0" w:space="0" w:color="auto"/>
      </w:divBdr>
    </w:div>
    <w:div w:id="481507588">
      <w:bodyDiv w:val="1"/>
      <w:marLeft w:val="0"/>
      <w:marRight w:val="0"/>
      <w:marTop w:val="0"/>
      <w:marBottom w:val="0"/>
      <w:divBdr>
        <w:top w:val="none" w:sz="0" w:space="0" w:color="auto"/>
        <w:left w:val="none" w:sz="0" w:space="0" w:color="auto"/>
        <w:bottom w:val="none" w:sz="0" w:space="0" w:color="auto"/>
        <w:right w:val="none" w:sz="0" w:space="0" w:color="auto"/>
      </w:divBdr>
    </w:div>
    <w:div w:id="483359477">
      <w:bodyDiv w:val="1"/>
      <w:marLeft w:val="0"/>
      <w:marRight w:val="0"/>
      <w:marTop w:val="0"/>
      <w:marBottom w:val="0"/>
      <w:divBdr>
        <w:top w:val="none" w:sz="0" w:space="0" w:color="auto"/>
        <w:left w:val="none" w:sz="0" w:space="0" w:color="auto"/>
        <w:bottom w:val="none" w:sz="0" w:space="0" w:color="auto"/>
        <w:right w:val="none" w:sz="0" w:space="0" w:color="auto"/>
      </w:divBdr>
      <w:divsChild>
        <w:div w:id="1949772477">
          <w:marLeft w:val="0"/>
          <w:marRight w:val="0"/>
          <w:marTop w:val="0"/>
          <w:marBottom w:val="0"/>
          <w:divBdr>
            <w:top w:val="none" w:sz="0" w:space="0" w:color="auto"/>
            <w:left w:val="none" w:sz="0" w:space="0" w:color="auto"/>
            <w:bottom w:val="none" w:sz="0" w:space="0" w:color="auto"/>
            <w:right w:val="none" w:sz="0" w:space="0" w:color="auto"/>
          </w:divBdr>
          <w:divsChild>
            <w:div w:id="345327734">
              <w:marLeft w:val="0"/>
              <w:marRight w:val="0"/>
              <w:marTop w:val="0"/>
              <w:marBottom w:val="0"/>
              <w:divBdr>
                <w:top w:val="none" w:sz="0" w:space="0" w:color="auto"/>
                <w:left w:val="none" w:sz="0" w:space="0" w:color="auto"/>
                <w:bottom w:val="none" w:sz="0" w:space="0" w:color="auto"/>
                <w:right w:val="none" w:sz="0" w:space="0" w:color="auto"/>
              </w:divBdr>
            </w:div>
            <w:div w:id="737946759">
              <w:marLeft w:val="0"/>
              <w:marRight w:val="0"/>
              <w:marTop w:val="0"/>
              <w:marBottom w:val="0"/>
              <w:divBdr>
                <w:top w:val="none" w:sz="0" w:space="0" w:color="auto"/>
                <w:left w:val="none" w:sz="0" w:space="0" w:color="auto"/>
                <w:bottom w:val="none" w:sz="0" w:space="0" w:color="auto"/>
                <w:right w:val="none" w:sz="0" w:space="0" w:color="auto"/>
              </w:divBdr>
            </w:div>
            <w:div w:id="852719154">
              <w:marLeft w:val="0"/>
              <w:marRight w:val="0"/>
              <w:marTop w:val="0"/>
              <w:marBottom w:val="0"/>
              <w:divBdr>
                <w:top w:val="none" w:sz="0" w:space="0" w:color="auto"/>
                <w:left w:val="none" w:sz="0" w:space="0" w:color="auto"/>
                <w:bottom w:val="none" w:sz="0" w:space="0" w:color="auto"/>
                <w:right w:val="none" w:sz="0" w:space="0" w:color="auto"/>
              </w:divBdr>
            </w:div>
            <w:div w:id="1237787194">
              <w:marLeft w:val="0"/>
              <w:marRight w:val="0"/>
              <w:marTop w:val="0"/>
              <w:marBottom w:val="0"/>
              <w:divBdr>
                <w:top w:val="none" w:sz="0" w:space="0" w:color="auto"/>
                <w:left w:val="none" w:sz="0" w:space="0" w:color="auto"/>
                <w:bottom w:val="none" w:sz="0" w:space="0" w:color="auto"/>
                <w:right w:val="none" w:sz="0" w:space="0" w:color="auto"/>
              </w:divBdr>
            </w:div>
            <w:div w:id="1316951310">
              <w:marLeft w:val="0"/>
              <w:marRight w:val="0"/>
              <w:marTop w:val="0"/>
              <w:marBottom w:val="0"/>
              <w:divBdr>
                <w:top w:val="none" w:sz="0" w:space="0" w:color="auto"/>
                <w:left w:val="none" w:sz="0" w:space="0" w:color="auto"/>
                <w:bottom w:val="none" w:sz="0" w:space="0" w:color="auto"/>
                <w:right w:val="none" w:sz="0" w:space="0" w:color="auto"/>
              </w:divBdr>
            </w:div>
            <w:div w:id="1398167574">
              <w:marLeft w:val="0"/>
              <w:marRight w:val="0"/>
              <w:marTop w:val="0"/>
              <w:marBottom w:val="0"/>
              <w:divBdr>
                <w:top w:val="none" w:sz="0" w:space="0" w:color="auto"/>
                <w:left w:val="none" w:sz="0" w:space="0" w:color="auto"/>
                <w:bottom w:val="none" w:sz="0" w:space="0" w:color="auto"/>
                <w:right w:val="none" w:sz="0" w:space="0" w:color="auto"/>
              </w:divBdr>
            </w:div>
            <w:div w:id="1829398488">
              <w:marLeft w:val="0"/>
              <w:marRight w:val="0"/>
              <w:marTop w:val="0"/>
              <w:marBottom w:val="0"/>
              <w:divBdr>
                <w:top w:val="none" w:sz="0" w:space="0" w:color="auto"/>
                <w:left w:val="none" w:sz="0" w:space="0" w:color="auto"/>
                <w:bottom w:val="none" w:sz="0" w:space="0" w:color="auto"/>
                <w:right w:val="none" w:sz="0" w:space="0" w:color="auto"/>
              </w:divBdr>
            </w:div>
            <w:div w:id="1891261811">
              <w:marLeft w:val="0"/>
              <w:marRight w:val="0"/>
              <w:marTop w:val="0"/>
              <w:marBottom w:val="0"/>
              <w:divBdr>
                <w:top w:val="none" w:sz="0" w:space="0" w:color="auto"/>
                <w:left w:val="none" w:sz="0" w:space="0" w:color="auto"/>
                <w:bottom w:val="none" w:sz="0" w:space="0" w:color="auto"/>
                <w:right w:val="none" w:sz="0" w:space="0" w:color="auto"/>
              </w:divBdr>
            </w:div>
            <w:div w:id="206899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59900">
      <w:bodyDiv w:val="1"/>
      <w:marLeft w:val="0"/>
      <w:marRight w:val="0"/>
      <w:marTop w:val="0"/>
      <w:marBottom w:val="0"/>
      <w:divBdr>
        <w:top w:val="none" w:sz="0" w:space="0" w:color="auto"/>
        <w:left w:val="none" w:sz="0" w:space="0" w:color="auto"/>
        <w:bottom w:val="none" w:sz="0" w:space="0" w:color="auto"/>
        <w:right w:val="none" w:sz="0" w:space="0" w:color="auto"/>
      </w:divBdr>
    </w:div>
    <w:div w:id="488862778">
      <w:bodyDiv w:val="1"/>
      <w:marLeft w:val="0"/>
      <w:marRight w:val="0"/>
      <w:marTop w:val="0"/>
      <w:marBottom w:val="0"/>
      <w:divBdr>
        <w:top w:val="none" w:sz="0" w:space="0" w:color="auto"/>
        <w:left w:val="none" w:sz="0" w:space="0" w:color="auto"/>
        <w:bottom w:val="none" w:sz="0" w:space="0" w:color="auto"/>
        <w:right w:val="none" w:sz="0" w:space="0" w:color="auto"/>
      </w:divBdr>
    </w:div>
    <w:div w:id="492571465">
      <w:bodyDiv w:val="1"/>
      <w:marLeft w:val="0"/>
      <w:marRight w:val="0"/>
      <w:marTop w:val="0"/>
      <w:marBottom w:val="0"/>
      <w:divBdr>
        <w:top w:val="none" w:sz="0" w:space="0" w:color="auto"/>
        <w:left w:val="none" w:sz="0" w:space="0" w:color="auto"/>
        <w:bottom w:val="none" w:sz="0" w:space="0" w:color="auto"/>
        <w:right w:val="none" w:sz="0" w:space="0" w:color="auto"/>
      </w:divBdr>
      <w:divsChild>
        <w:div w:id="95057816">
          <w:marLeft w:val="0"/>
          <w:marRight w:val="0"/>
          <w:marTop w:val="0"/>
          <w:marBottom w:val="0"/>
          <w:divBdr>
            <w:top w:val="none" w:sz="0" w:space="0" w:color="auto"/>
            <w:left w:val="none" w:sz="0" w:space="0" w:color="auto"/>
            <w:bottom w:val="none" w:sz="0" w:space="0" w:color="auto"/>
            <w:right w:val="none" w:sz="0" w:space="0" w:color="auto"/>
          </w:divBdr>
          <w:divsChild>
            <w:div w:id="79495328">
              <w:marLeft w:val="0"/>
              <w:marRight w:val="0"/>
              <w:marTop w:val="0"/>
              <w:marBottom w:val="0"/>
              <w:divBdr>
                <w:top w:val="none" w:sz="0" w:space="0" w:color="auto"/>
                <w:left w:val="none" w:sz="0" w:space="0" w:color="auto"/>
                <w:bottom w:val="none" w:sz="0" w:space="0" w:color="auto"/>
                <w:right w:val="none" w:sz="0" w:space="0" w:color="auto"/>
              </w:divBdr>
            </w:div>
            <w:div w:id="92670281">
              <w:marLeft w:val="0"/>
              <w:marRight w:val="0"/>
              <w:marTop w:val="0"/>
              <w:marBottom w:val="0"/>
              <w:divBdr>
                <w:top w:val="none" w:sz="0" w:space="0" w:color="auto"/>
                <w:left w:val="none" w:sz="0" w:space="0" w:color="auto"/>
                <w:bottom w:val="none" w:sz="0" w:space="0" w:color="auto"/>
                <w:right w:val="none" w:sz="0" w:space="0" w:color="auto"/>
              </w:divBdr>
            </w:div>
            <w:div w:id="122118265">
              <w:marLeft w:val="0"/>
              <w:marRight w:val="0"/>
              <w:marTop w:val="0"/>
              <w:marBottom w:val="0"/>
              <w:divBdr>
                <w:top w:val="none" w:sz="0" w:space="0" w:color="auto"/>
                <w:left w:val="none" w:sz="0" w:space="0" w:color="auto"/>
                <w:bottom w:val="none" w:sz="0" w:space="0" w:color="auto"/>
                <w:right w:val="none" w:sz="0" w:space="0" w:color="auto"/>
              </w:divBdr>
            </w:div>
            <w:div w:id="212933386">
              <w:marLeft w:val="0"/>
              <w:marRight w:val="0"/>
              <w:marTop w:val="0"/>
              <w:marBottom w:val="0"/>
              <w:divBdr>
                <w:top w:val="none" w:sz="0" w:space="0" w:color="auto"/>
                <w:left w:val="none" w:sz="0" w:space="0" w:color="auto"/>
                <w:bottom w:val="none" w:sz="0" w:space="0" w:color="auto"/>
                <w:right w:val="none" w:sz="0" w:space="0" w:color="auto"/>
              </w:divBdr>
            </w:div>
            <w:div w:id="213397963">
              <w:marLeft w:val="0"/>
              <w:marRight w:val="0"/>
              <w:marTop w:val="0"/>
              <w:marBottom w:val="0"/>
              <w:divBdr>
                <w:top w:val="none" w:sz="0" w:space="0" w:color="auto"/>
                <w:left w:val="none" w:sz="0" w:space="0" w:color="auto"/>
                <w:bottom w:val="none" w:sz="0" w:space="0" w:color="auto"/>
                <w:right w:val="none" w:sz="0" w:space="0" w:color="auto"/>
              </w:divBdr>
            </w:div>
            <w:div w:id="222722561">
              <w:marLeft w:val="0"/>
              <w:marRight w:val="0"/>
              <w:marTop w:val="0"/>
              <w:marBottom w:val="0"/>
              <w:divBdr>
                <w:top w:val="none" w:sz="0" w:space="0" w:color="auto"/>
                <w:left w:val="none" w:sz="0" w:space="0" w:color="auto"/>
                <w:bottom w:val="none" w:sz="0" w:space="0" w:color="auto"/>
                <w:right w:val="none" w:sz="0" w:space="0" w:color="auto"/>
              </w:divBdr>
            </w:div>
            <w:div w:id="249318286">
              <w:marLeft w:val="0"/>
              <w:marRight w:val="0"/>
              <w:marTop w:val="0"/>
              <w:marBottom w:val="0"/>
              <w:divBdr>
                <w:top w:val="none" w:sz="0" w:space="0" w:color="auto"/>
                <w:left w:val="none" w:sz="0" w:space="0" w:color="auto"/>
                <w:bottom w:val="none" w:sz="0" w:space="0" w:color="auto"/>
                <w:right w:val="none" w:sz="0" w:space="0" w:color="auto"/>
              </w:divBdr>
            </w:div>
            <w:div w:id="316954163">
              <w:marLeft w:val="0"/>
              <w:marRight w:val="0"/>
              <w:marTop w:val="0"/>
              <w:marBottom w:val="0"/>
              <w:divBdr>
                <w:top w:val="none" w:sz="0" w:space="0" w:color="auto"/>
                <w:left w:val="none" w:sz="0" w:space="0" w:color="auto"/>
                <w:bottom w:val="none" w:sz="0" w:space="0" w:color="auto"/>
                <w:right w:val="none" w:sz="0" w:space="0" w:color="auto"/>
              </w:divBdr>
            </w:div>
            <w:div w:id="439494612">
              <w:marLeft w:val="0"/>
              <w:marRight w:val="0"/>
              <w:marTop w:val="0"/>
              <w:marBottom w:val="0"/>
              <w:divBdr>
                <w:top w:val="none" w:sz="0" w:space="0" w:color="auto"/>
                <w:left w:val="none" w:sz="0" w:space="0" w:color="auto"/>
                <w:bottom w:val="none" w:sz="0" w:space="0" w:color="auto"/>
                <w:right w:val="none" w:sz="0" w:space="0" w:color="auto"/>
              </w:divBdr>
            </w:div>
            <w:div w:id="503595019">
              <w:marLeft w:val="0"/>
              <w:marRight w:val="0"/>
              <w:marTop w:val="0"/>
              <w:marBottom w:val="0"/>
              <w:divBdr>
                <w:top w:val="none" w:sz="0" w:space="0" w:color="auto"/>
                <w:left w:val="none" w:sz="0" w:space="0" w:color="auto"/>
                <w:bottom w:val="none" w:sz="0" w:space="0" w:color="auto"/>
                <w:right w:val="none" w:sz="0" w:space="0" w:color="auto"/>
              </w:divBdr>
            </w:div>
            <w:div w:id="553082960">
              <w:marLeft w:val="0"/>
              <w:marRight w:val="0"/>
              <w:marTop w:val="0"/>
              <w:marBottom w:val="0"/>
              <w:divBdr>
                <w:top w:val="none" w:sz="0" w:space="0" w:color="auto"/>
                <w:left w:val="none" w:sz="0" w:space="0" w:color="auto"/>
                <w:bottom w:val="none" w:sz="0" w:space="0" w:color="auto"/>
                <w:right w:val="none" w:sz="0" w:space="0" w:color="auto"/>
              </w:divBdr>
            </w:div>
            <w:div w:id="602299465">
              <w:marLeft w:val="0"/>
              <w:marRight w:val="0"/>
              <w:marTop w:val="0"/>
              <w:marBottom w:val="0"/>
              <w:divBdr>
                <w:top w:val="none" w:sz="0" w:space="0" w:color="auto"/>
                <w:left w:val="none" w:sz="0" w:space="0" w:color="auto"/>
                <w:bottom w:val="none" w:sz="0" w:space="0" w:color="auto"/>
                <w:right w:val="none" w:sz="0" w:space="0" w:color="auto"/>
              </w:divBdr>
            </w:div>
            <w:div w:id="621570643">
              <w:marLeft w:val="0"/>
              <w:marRight w:val="0"/>
              <w:marTop w:val="0"/>
              <w:marBottom w:val="0"/>
              <w:divBdr>
                <w:top w:val="none" w:sz="0" w:space="0" w:color="auto"/>
                <w:left w:val="none" w:sz="0" w:space="0" w:color="auto"/>
                <w:bottom w:val="none" w:sz="0" w:space="0" w:color="auto"/>
                <w:right w:val="none" w:sz="0" w:space="0" w:color="auto"/>
              </w:divBdr>
            </w:div>
            <w:div w:id="786895700">
              <w:marLeft w:val="0"/>
              <w:marRight w:val="0"/>
              <w:marTop w:val="0"/>
              <w:marBottom w:val="0"/>
              <w:divBdr>
                <w:top w:val="none" w:sz="0" w:space="0" w:color="auto"/>
                <w:left w:val="none" w:sz="0" w:space="0" w:color="auto"/>
                <w:bottom w:val="none" w:sz="0" w:space="0" w:color="auto"/>
                <w:right w:val="none" w:sz="0" w:space="0" w:color="auto"/>
              </w:divBdr>
            </w:div>
            <w:div w:id="819348888">
              <w:marLeft w:val="0"/>
              <w:marRight w:val="0"/>
              <w:marTop w:val="0"/>
              <w:marBottom w:val="0"/>
              <w:divBdr>
                <w:top w:val="none" w:sz="0" w:space="0" w:color="auto"/>
                <w:left w:val="none" w:sz="0" w:space="0" w:color="auto"/>
                <w:bottom w:val="none" w:sz="0" w:space="0" w:color="auto"/>
                <w:right w:val="none" w:sz="0" w:space="0" w:color="auto"/>
              </w:divBdr>
            </w:div>
            <w:div w:id="1015886959">
              <w:marLeft w:val="0"/>
              <w:marRight w:val="0"/>
              <w:marTop w:val="0"/>
              <w:marBottom w:val="0"/>
              <w:divBdr>
                <w:top w:val="none" w:sz="0" w:space="0" w:color="auto"/>
                <w:left w:val="none" w:sz="0" w:space="0" w:color="auto"/>
                <w:bottom w:val="none" w:sz="0" w:space="0" w:color="auto"/>
                <w:right w:val="none" w:sz="0" w:space="0" w:color="auto"/>
              </w:divBdr>
            </w:div>
            <w:div w:id="1096289372">
              <w:marLeft w:val="0"/>
              <w:marRight w:val="0"/>
              <w:marTop w:val="0"/>
              <w:marBottom w:val="0"/>
              <w:divBdr>
                <w:top w:val="none" w:sz="0" w:space="0" w:color="auto"/>
                <w:left w:val="none" w:sz="0" w:space="0" w:color="auto"/>
                <w:bottom w:val="none" w:sz="0" w:space="0" w:color="auto"/>
                <w:right w:val="none" w:sz="0" w:space="0" w:color="auto"/>
              </w:divBdr>
            </w:div>
            <w:div w:id="1106736353">
              <w:marLeft w:val="0"/>
              <w:marRight w:val="0"/>
              <w:marTop w:val="0"/>
              <w:marBottom w:val="0"/>
              <w:divBdr>
                <w:top w:val="none" w:sz="0" w:space="0" w:color="auto"/>
                <w:left w:val="none" w:sz="0" w:space="0" w:color="auto"/>
                <w:bottom w:val="none" w:sz="0" w:space="0" w:color="auto"/>
                <w:right w:val="none" w:sz="0" w:space="0" w:color="auto"/>
              </w:divBdr>
            </w:div>
            <w:div w:id="1329287352">
              <w:marLeft w:val="0"/>
              <w:marRight w:val="0"/>
              <w:marTop w:val="0"/>
              <w:marBottom w:val="0"/>
              <w:divBdr>
                <w:top w:val="none" w:sz="0" w:space="0" w:color="auto"/>
                <w:left w:val="none" w:sz="0" w:space="0" w:color="auto"/>
                <w:bottom w:val="none" w:sz="0" w:space="0" w:color="auto"/>
                <w:right w:val="none" w:sz="0" w:space="0" w:color="auto"/>
              </w:divBdr>
            </w:div>
            <w:div w:id="1908294905">
              <w:marLeft w:val="0"/>
              <w:marRight w:val="0"/>
              <w:marTop w:val="0"/>
              <w:marBottom w:val="0"/>
              <w:divBdr>
                <w:top w:val="none" w:sz="0" w:space="0" w:color="auto"/>
                <w:left w:val="none" w:sz="0" w:space="0" w:color="auto"/>
                <w:bottom w:val="none" w:sz="0" w:space="0" w:color="auto"/>
                <w:right w:val="none" w:sz="0" w:space="0" w:color="auto"/>
              </w:divBdr>
            </w:div>
            <w:div w:id="1985307869">
              <w:marLeft w:val="0"/>
              <w:marRight w:val="0"/>
              <w:marTop w:val="0"/>
              <w:marBottom w:val="0"/>
              <w:divBdr>
                <w:top w:val="none" w:sz="0" w:space="0" w:color="auto"/>
                <w:left w:val="none" w:sz="0" w:space="0" w:color="auto"/>
                <w:bottom w:val="none" w:sz="0" w:space="0" w:color="auto"/>
                <w:right w:val="none" w:sz="0" w:space="0" w:color="auto"/>
              </w:divBdr>
            </w:div>
            <w:div w:id="2029484681">
              <w:marLeft w:val="0"/>
              <w:marRight w:val="0"/>
              <w:marTop w:val="0"/>
              <w:marBottom w:val="0"/>
              <w:divBdr>
                <w:top w:val="none" w:sz="0" w:space="0" w:color="auto"/>
                <w:left w:val="none" w:sz="0" w:space="0" w:color="auto"/>
                <w:bottom w:val="none" w:sz="0" w:space="0" w:color="auto"/>
                <w:right w:val="none" w:sz="0" w:space="0" w:color="auto"/>
              </w:divBdr>
            </w:div>
            <w:div w:id="2081128434">
              <w:marLeft w:val="0"/>
              <w:marRight w:val="0"/>
              <w:marTop w:val="0"/>
              <w:marBottom w:val="0"/>
              <w:divBdr>
                <w:top w:val="none" w:sz="0" w:space="0" w:color="auto"/>
                <w:left w:val="none" w:sz="0" w:space="0" w:color="auto"/>
                <w:bottom w:val="none" w:sz="0" w:space="0" w:color="auto"/>
                <w:right w:val="none" w:sz="0" w:space="0" w:color="auto"/>
              </w:divBdr>
            </w:div>
            <w:div w:id="208313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18476">
      <w:bodyDiv w:val="1"/>
      <w:marLeft w:val="0"/>
      <w:marRight w:val="0"/>
      <w:marTop w:val="0"/>
      <w:marBottom w:val="0"/>
      <w:divBdr>
        <w:top w:val="none" w:sz="0" w:space="0" w:color="auto"/>
        <w:left w:val="none" w:sz="0" w:space="0" w:color="auto"/>
        <w:bottom w:val="none" w:sz="0" w:space="0" w:color="auto"/>
        <w:right w:val="none" w:sz="0" w:space="0" w:color="auto"/>
      </w:divBdr>
    </w:div>
    <w:div w:id="493686210">
      <w:bodyDiv w:val="1"/>
      <w:marLeft w:val="0"/>
      <w:marRight w:val="0"/>
      <w:marTop w:val="0"/>
      <w:marBottom w:val="0"/>
      <w:divBdr>
        <w:top w:val="none" w:sz="0" w:space="0" w:color="auto"/>
        <w:left w:val="none" w:sz="0" w:space="0" w:color="auto"/>
        <w:bottom w:val="none" w:sz="0" w:space="0" w:color="auto"/>
        <w:right w:val="none" w:sz="0" w:space="0" w:color="auto"/>
      </w:divBdr>
    </w:div>
    <w:div w:id="494151414">
      <w:bodyDiv w:val="1"/>
      <w:marLeft w:val="0"/>
      <w:marRight w:val="0"/>
      <w:marTop w:val="0"/>
      <w:marBottom w:val="0"/>
      <w:divBdr>
        <w:top w:val="none" w:sz="0" w:space="0" w:color="auto"/>
        <w:left w:val="none" w:sz="0" w:space="0" w:color="auto"/>
        <w:bottom w:val="none" w:sz="0" w:space="0" w:color="auto"/>
        <w:right w:val="none" w:sz="0" w:space="0" w:color="auto"/>
      </w:divBdr>
    </w:div>
    <w:div w:id="497965810">
      <w:bodyDiv w:val="1"/>
      <w:marLeft w:val="0"/>
      <w:marRight w:val="0"/>
      <w:marTop w:val="0"/>
      <w:marBottom w:val="0"/>
      <w:divBdr>
        <w:top w:val="none" w:sz="0" w:space="0" w:color="auto"/>
        <w:left w:val="none" w:sz="0" w:space="0" w:color="auto"/>
        <w:bottom w:val="none" w:sz="0" w:space="0" w:color="auto"/>
        <w:right w:val="none" w:sz="0" w:space="0" w:color="auto"/>
      </w:divBdr>
    </w:div>
    <w:div w:id="502234642">
      <w:bodyDiv w:val="1"/>
      <w:marLeft w:val="0"/>
      <w:marRight w:val="0"/>
      <w:marTop w:val="0"/>
      <w:marBottom w:val="0"/>
      <w:divBdr>
        <w:top w:val="none" w:sz="0" w:space="0" w:color="auto"/>
        <w:left w:val="none" w:sz="0" w:space="0" w:color="auto"/>
        <w:bottom w:val="none" w:sz="0" w:space="0" w:color="auto"/>
        <w:right w:val="none" w:sz="0" w:space="0" w:color="auto"/>
      </w:divBdr>
    </w:div>
    <w:div w:id="503789766">
      <w:bodyDiv w:val="1"/>
      <w:marLeft w:val="0"/>
      <w:marRight w:val="0"/>
      <w:marTop w:val="0"/>
      <w:marBottom w:val="0"/>
      <w:divBdr>
        <w:top w:val="none" w:sz="0" w:space="0" w:color="auto"/>
        <w:left w:val="none" w:sz="0" w:space="0" w:color="auto"/>
        <w:bottom w:val="none" w:sz="0" w:space="0" w:color="auto"/>
        <w:right w:val="none" w:sz="0" w:space="0" w:color="auto"/>
      </w:divBdr>
    </w:div>
    <w:div w:id="505284913">
      <w:bodyDiv w:val="1"/>
      <w:marLeft w:val="0"/>
      <w:marRight w:val="0"/>
      <w:marTop w:val="0"/>
      <w:marBottom w:val="0"/>
      <w:divBdr>
        <w:top w:val="none" w:sz="0" w:space="0" w:color="auto"/>
        <w:left w:val="none" w:sz="0" w:space="0" w:color="auto"/>
        <w:bottom w:val="none" w:sz="0" w:space="0" w:color="auto"/>
        <w:right w:val="none" w:sz="0" w:space="0" w:color="auto"/>
      </w:divBdr>
    </w:div>
    <w:div w:id="506676096">
      <w:bodyDiv w:val="1"/>
      <w:marLeft w:val="0"/>
      <w:marRight w:val="0"/>
      <w:marTop w:val="0"/>
      <w:marBottom w:val="0"/>
      <w:divBdr>
        <w:top w:val="none" w:sz="0" w:space="0" w:color="auto"/>
        <w:left w:val="none" w:sz="0" w:space="0" w:color="auto"/>
        <w:bottom w:val="none" w:sz="0" w:space="0" w:color="auto"/>
        <w:right w:val="none" w:sz="0" w:space="0" w:color="auto"/>
      </w:divBdr>
    </w:div>
    <w:div w:id="510067992">
      <w:bodyDiv w:val="1"/>
      <w:marLeft w:val="0"/>
      <w:marRight w:val="0"/>
      <w:marTop w:val="0"/>
      <w:marBottom w:val="0"/>
      <w:divBdr>
        <w:top w:val="none" w:sz="0" w:space="0" w:color="auto"/>
        <w:left w:val="none" w:sz="0" w:space="0" w:color="auto"/>
        <w:bottom w:val="none" w:sz="0" w:space="0" w:color="auto"/>
        <w:right w:val="none" w:sz="0" w:space="0" w:color="auto"/>
      </w:divBdr>
    </w:div>
    <w:div w:id="510336198">
      <w:bodyDiv w:val="1"/>
      <w:marLeft w:val="0"/>
      <w:marRight w:val="0"/>
      <w:marTop w:val="0"/>
      <w:marBottom w:val="0"/>
      <w:divBdr>
        <w:top w:val="none" w:sz="0" w:space="0" w:color="auto"/>
        <w:left w:val="none" w:sz="0" w:space="0" w:color="auto"/>
        <w:bottom w:val="none" w:sz="0" w:space="0" w:color="auto"/>
        <w:right w:val="none" w:sz="0" w:space="0" w:color="auto"/>
      </w:divBdr>
      <w:divsChild>
        <w:div w:id="1735197517">
          <w:marLeft w:val="0"/>
          <w:marRight w:val="0"/>
          <w:marTop w:val="0"/>
          <w:marBottom w:val="0"/>
          <w:divBdr>
            <w:top w:val="none" w:sz="0" w:space="0" w:color="auto"/>
            <w:left w:val="none" w:sz="0" w:space="0" w:color="auto"/>
            <w:bottom w:val="none" w:sz="0" w:space="0" w:color="auto"/>
            <w:right w:val="none" w:sz="0" w:space="0" w:color="auto"/>
          </w:divBdr>
          <w:divsChild>
            <w:div w:id="59401358">
              <w:marLeft w:val="0"/>
              <w:marRight w:val="0"/>
              <w:marTop w:val="0"/>
              <w:marBottom w:val="0"/>
              <w:divBdr>
                <w:top w:val="none" w:sz="0" w:space="0" w:color="auto"/>
                <w:left w:val="none" w:sz="0" w:space="0" w:color="auto"/>
                <w:bottom w:val="none" w:sz="0" w:space="0" w:color="auto"/>
                <w:right w:val="none" w:sz="0" w:space="0" w:color="auto"/>
              </w:divBdr>
            </w:div>
            <w:div w:id="90005091">
              <w:marLeft w:val="0"/>
              <w:marRight w:val="0"/>
              <w:marTop w:val="0"/>
              <w:marBottom w:val="0"/>
              <w:divBdr>
                <w:top w:val="none" w:sz="0" w:space="0" w:color="auto"/>
                <w:left w:val="none" w:sz="0" w:space="0" w:color="auto"/>
                <w:bottom w:val="none" w:sz="0" w:space="0" w:color="auto"/>
                <w:right w:val="none" w:sz="0" w:space="0" w:color="auto"/>
              </w:divBdr>
            </w:div>
            <w:div w:id="426926007">
              <w:marLeft w:val="0"/>
              <w:marRight w:val="0"/>
              <w:marTop w:val="0"/>
              <w:marBottom w:val="0"/>
              <w:divBdr>
                <w:top w:val="none" w:sz="0" w:space="0" w:color="auto"/>
                <w:left w:val="none" w:sz="0" w:space="0" w:color="auto"/>
                <w:bottom w:val="none" w:sz="0" w:space="0" w:color="auto"/>
                <w:right w:val="none" w:sz="0" w:space="0" w:color="auto"/>
              </w:divBdr>
            </w:div>
            <w:div w:id="434636998">
              <w:marLeft w:val="0"/>
              <w:marRight w:val="0"/>
              <w:marTop w:val="0"/>
              <w:marBottom w:val="0"/>
              <w:divBdr>
                <w:top w:val="none" w:sz="0" w:space="0" w:color="auto"/>
                <w:left w:val="none" w:sz="0" w:space="0" w:color="auto"/>
                <w:bottom w:val="none" w:sz="0" w:space="0" w:color="auto"/>
                <w:right w:val="none" w:sz="0" w:space="0" w:color="auto"/>
              </w:divBdr>
            </w:div>
            <w:div w:id="506596003">
              <w:marLeft w:val="0"/>
              <w:marRight w:val="0"/>
              <w:marTop w:val="0"/>
              <w:marBottom w:val="0"/>
              <w:divBdr>
                <w:top w:val="none" w:sz="0" w:space="0" w:color="auto"/>
                <w:left w:val="none" w:sz="0" w:space="0" w:color="auto"/>
                <w:bottom w:val="none" w:sz="0" w:space="0" w:color="auto"/>
                <w:right w:val="none" w:sz="0" w:space="0" w:color="auto"/>
              </w:divBdr>
            </w:div>
            <w:div w:id="599413411">
              <w:marLeft w:val="0"/>
              <w:marRight w:val="0"/>
              <w:marTop w:val="0"/>
              <w:marBottom w:val="0"/>
              <w:divBdr>
                <w:top w:val="none" w:sz="0" w:space="0" w:color="auto"/>
                <w:left w:val="none" w:sz="0" w:space="0" w:color="auto"/>
                <w:bottom w:val="none" w:sz="0" w:space="0" w:color="auto"/>
                <w:right w:val="none" w:sz="0" w:space="0" w:color="auto"/>
              </w:divBdr>
            </w:div>
            <w:div w:id="618268585">
              <w:marLeft w:val="0"/>
              <w:marRight w:val="0"/>
              <w:marTop w:val="0"/>
              <w:marBottom w:val="0"/>
              <w:divBdr>
                <w:top w:val="none" w:sz="0" w:space="0" w:color="auto"/>
                <w:left w:val="none" w:sz="0" w:space="0" w:color="auto"/>
                <w:bottom w:val="none" w:sz="0" w:space="0" w:color="auto"/>
                <w:right w:val="none" w:sz="0" w:space="0" w:color="auto"/>
              </w:divBdr>
            </w:div>
            <w:div w:id="883059182">
              <w:marLeft w:val="0"/>
              <w:marRight w:val="0"/>
              <w:marTop w:val="0"/>
              <w:marBottom w:val="0"/>
              <w:divBdr>
                <w:top w:val="none" w:sz="0" w:space="0" w:color="auto"/>
                <w:left w:val="none" w:sz="0" w:space="0" w:color="auto"/>
                <w:bottom w:val="none" w:sz="0" w:space="0" w:color="auto"/>
                <w:right w:val="none" w:sz="0" w:space="0" w:color="auto"/>
              </w:divBdr>
            </w:div>
            <w:div w:id="1123771753">
              <w:marLeft w:val="0"/>
              <w:marRight w:val="0"/>
              <w:marTop w:val="0"/>
              <w:marBottom w:val="0"/>
              <w:divBdr>
                <w:top w:val="none" w:sz="0" w:space="0" w:color="auto"/>
                <w:left w:val="none" w:sz="0" w:space="0" w:color="auto"/>
                <w:bottom w:val="none" w:sz="0" w:space="0" w:color="auto"/>
                <w:right w:val="none" w:sz="0" w:space="0" w:color="auto"/>
              </w:divBdr>
            </w:div>
            <w:div w:id="1199968789">
              <w:marLeft w:val="0"/>
              <w:marRight w:val="0"/>
              <w:marTop w:val="0"/>
              <w:marBottom w:val="0"/>
              <w:divBdr>
                <w:top w:val="none" w:sz="0" w:space="0" w:color="auto"/>
                <w:left w:val="none" w:sz="0" w:space="0" w:color="auto"/>
                <w:bottom w:val="none" w:sz="0" w:space="0" w:color="auto"/>
                <w:right w:val="none" w:sz="0" w:space="0" w:color="auto"/>
              </w:divBdr>
            </w:div>
            <w:div w:id="1589343924">
              <w:marLeft w:val="0"/>
              <w:marRight w:val="0"/>
              <w:marTop w:val="0"/>
              <w:marBottom w:val="0"/>
              <w:divBdr>
                <w:top w:val="none" w:sz="0" w:space="0" w:color="auto"/>
                <w:left w:val="none" w:sz="0" w:space="0" w:color="auto"/>
                <w:bottom w:val="none" w:sz="0" w:space="0" w:color="auto"/>
                <w:right w:val="none" w:sz="0" w:space="0" w:color="auto"/>
              </w:divBdr>
            </w:div>
            <w:div w:id="1901138318">
              <w:marLeft w:val="0"/>
              <w:marRight w:val="0"/>
              <w:marTop w:val="0"/>
              <w:marBottom w:val="0"/>
              <w:divBdr>
                <w:top w:val="none" w:sz="0" w:space="0" w:color="auto"/>
                <w:left w:val="none" w:sz="0" w:space="0" w:color="auto"/>
                <w:bottom w:val="none" w:sz="0" w:space="0" w:color="auto"/>
                <w:right w:val="none" w:sz="0" w:space="0" w:color="auto"/>
              </w:divBdr>
            </w:div>
            <w:div w:id="1943954763">
              <w:marLeft w:val="0"/>
              <w:marRight w:val="0"/>
              <w:marTop w:val="0"/>
              <w:marBottom w:val="0"/>
              <w:divBdr>
                <w:top w:val="none" w:sz="0" w:space="0" w:color="auto"/>
                <w:left w:val="none" w:sz="0" w:space="0" w:color="auto"/>
                <w:bottom w:val="none" w:sz="0" w:space="0" w:color="auto"/>
                <w:right w:val="none" w:sz="0" w:space="0" w:color="auto"/>
              </w:divBdr>
            </w:div>
            <w:div w:id="1984695039">
              <w:marLeft w:val="0"/>
              <w:marRight w:val="0"/>
              <w:marTop w:val="0"/>
              <w:marBottom w:val="0"/>
              <w:divBdr>
                <w:top w:val="none" w:sz="0" w:space="0" w:color="auto"/>
                <w:left w:val="none" w:sz="0" w:space="0" w:color="auto"/>
                <w:bottom w:val="none" w:sz="0" w:space="0" w:color="auto"/>
                <w:right w:val="none" w:sz="0" w:space="0" w:color="auto"/>
              </w:divBdr>
            </w:div>
            <w:div w:id="212391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50926">
      <w:bodyDiv w:val="1"/>
      <w:marLeft w:val="0"/>
      <w:marRight w:val="0"/>
      <w:marTop w:val="0"/>
      <w:marBottom w:val="0"/>
      <w:divBdr>
        <w:top w:val="none" w:sz="0" w:space="0" w:color="auto"/>
        <w:left w:val="none" w:sz="0" w:space="0" w:color="auto"/>
        <w:bottom w:val="none" w:sz="0" w:space="0" w:color="auto"/>
        <w:right w:val="none" w:sz="0" w:space="0" w:color="auto"/>
      </w:divBdr>
    </w:div>
    <w:div w:id="516164572">
      <w:bodyDiv w:val="1"/>
      <w:marLeft w:val="0"/>
      <w:marRight w:val="0"/>
      <w:marTop w:val="0"/>
      <w:marBottom w:val="0"/>
      <w:divBdr>
        <w:top w:val="none" w:sz="0" w:space="0" w:color="auto"/>
        <w:left w:val="none" w:sz="0" w:space="0" w:color="auto"/>
        <w:bottom w:val="none" w:sz="0" w:space="0" w:color="auto"/>
        <w:right w:val="none" w:sz="0" w:space="0" w:color="auto"/>
      </w:divBdr>
    </w:div>
    <w:div w:id="519974868">
      <w:bodyDiv w:val="1"/>
      <w:marLeft w:val="0"/>
      <w:marRight w:val="0"/>
      <w:marTop w:val="0"/>
      <w:marBottom w:val="0"/>
      <w:divBdr>
        <w:top w:val="none" w:sz="0" w:space="0" w:color="auto"/>
        <w:left w:val="none" w:sz="0" w:space="0" w:color="auto"/>
        <w:bottom w:val="none" w:sz="0" w:space="0" w:color="auto"/>
        <w:right w:val="none" w:sz="0" w:space="0" w:color="auto"/>
      </w:divBdr>
    </w:div>
    <w:div w:id="523519280">
      <w:bodyDiv w:val="1"/>
      <w:marLeft w:val="0"/>
      <w:marRight w:val="0"/>
      <w:marTop w:val="0"/>
      <w:marBottom w:val="0"/>
      <w:divBdr>
        <w:top w:val="none" w:sz="0" w:space="0" w:color="auto"/>
        <w:left w:val="none" w:sz="0" w:space="0" w:color="auto"/>
        <w:bottom w:val="none" w:sz="0" w:space="0" w:color="auto"/>
        <w:right w:val="none" w:sz="0" w:space="0" w:color="auto"/>
      </w:divBdr>
    </w:div>
    <w:div w:id="526991261">
      <w:bodyDiv w:val="1"/>
      <w:marLeft w:val="0"/>
      <w:marRight w:val="0"/>
      <w:marTop w:val="0"/>
      <w:marBottom w:val="0"/>
      <w:divBdr>
        <w:top w:val="none" w:sz="0" w:space="0" w:color="auto"/>
        <w:left w:val="none" w:sz="0" w:space="0" w:color="auto"/>
        <w:bottom w:val="none" w:sz="0" w:space="0" w:color="auto"/>
        <w:right w:val="none" w:sz="0" w:space="0" w:color="auto"/>
      </w:divBdr>
    </w:div>
    <w:div w:id="534658040">
      <w:bodyDiv w:val="1"/>
      <w:marLeft w:val="0"/>
      <w:marRight w:val="0"/>
      <w:marTop w:val="0"/>
      <w:marBottom w:val="0"/>
      <w:divBdr>
        <w:top w:val="none" w:sz="0" w:space="0" w:color="auto"/>
        <w:left w:val="none" w:sz="0" w:space="0" w:color="auto"/>
        <w:bottom w:val="none" w:sz="0" w:space="0" w:color="auto"/>
        <w:right w:val="none" w:sz="0" w:space="0" w:color="auto"/>
      </w:divBdr>
    </w:div>
    <w:div w:id="542064367">
      <w:bodyDiv w:val="1"/>
      <w:marLeft w:val="0"/>
      <w:marRight w:val="0"/>
      <w:marTop w:val="0"/>
      <w:marBottom w:val="0"/>
      <w:divBdr>
        <w:top w:val="none" w:sz="0" w:space="0" w:color="auto"/>
        <w:left w:val="none" w:sz="0" w:space="0" w:color="auto"/>
        <w:bottom w:val="none" w:sz="0" w:space="0" w:color="auto"/>
        <w:right w:val="none" w:sz="0" w:space="0" w:color="auto"/>
      </w:divBdr>
    </w:div>
    <w:div w:id="545725772">
      <w:bodyDiv w:val="1"/>
      <w:marLeft w:val="0"/>
      <w:marRight w:val="0"/>
      <w:marTop w:val="0"/>
      <w:marBottom w:val="0"/>
      <w:divBdr>
        <w:top w:val="none" w:sz="0" w:space="0" w:color="auto"/>
        <w:left w:val="none" w:sz="0" w:space="0" w:color="auto"/>
        <w:bottom w:val="none" w:sz="0" w:space="0" w:color="auto"/>
        <w:right w:val="none" w:sz="0" w:space="0" w:color="auto"/>
      </w:divBdr>
    </w:div>
    <w:div w:id="551816950">
      <w:bodyDiv w:val="1"/>
      <w:marLeft w:val="0"/>
      <w:marRight w:val="0"/>
      <w:marTop w:val="0"/>
      <w:marBottom w:val="0"/>
      <w:divBdr>
        <w:top w:val="none" w:sz="0" w:space="0" w:color="auto"/>
        <w:left w:val="none" w:sz="0" w:space="0" w:color="auto"/>
        <w:bottom w:val="none" w:sz="0" w:space="0" w:color="auto"/>
        <w:right w:val="none" w:sz="0" w:space="0" w:color="auto"/>
      </w:divBdr>
    </w:div>
    <w:div w:id="557319943">
      <w:bodyDiv w:val="1"/>
      <w:marLeft w:val="0"/>
      <w:marRight w:val="0"/>
      <w:marTop w:val="0"/>
      <w:marBottom w:val="0"/>
      <w:divBdr>
        <w:top w:val="none" w:sz="0" w:space="0" w:color="auto"/>
        <w:left w:val="none" w:sz="0" w:space="0" w:color="auto"/>
        <w:bottom w:val="none" w:sz="0" w:space="0" w:color="auto"/>
        <w:right w:val="none" w:sz="0" w:space="0" w:color="auto"/>
      </w:divBdr>
    </w:div>
    <w:div w:id="559481237">
      <w:bodyDiv w:val="1"/>
      <w:marLeft w:val="0"/>
      <w:marRight w:val="0"/>
      <w:marTop w:val="0"/>
      <w:marBottom w:val="0"/>
      <w:divBdr>
        <w:top w:val="none" w:sz="0" w:space="0" w:color="auto"/>
        <w:left w:val="none" w:sz="0" w:space="0" w:color="auto"/>
        <w:bottom w:val="none" w:sz="0" w:space="0" w:color="auto"/>
        <w:right w:val="none" w:sz="0" w:space="0" w:color="auto"/>
      </w:divBdr>
    </w:div>
    <w:div w:id="560024785">
      <w:bodyDiv w:val="1"/>
      <w:marLeft w:val="0"/>
      <w:marRight w:val="0"/>
      <w:marTop w:val="0"/>
      <w:marBottom w:val="0"/>
      <w:divBdr>
        <w:top w:val="none" w:sz="0" w:space="0" w:color="auto"/>
        <w:left w:val="none" w:sz="0" w:space="0" w:color="auto"/>
        <w:bottom w:val="none" w:sz="0" w:space="0" w:color="auto"/>
        <w:right w:val="none" w:sz="0" w:space="0" w:color="auto"/>
      </w:divBdr>
    </w:div>
    <w:div w:id="576744626">
      <w:bodyDiv w:val="1"/>
      <w:marLeft w:val="0"/>
      <w:marRight w:val="0"/>
      <w:marTop w:val="0"/>
      <w:marBottom w:val="0"/>
      <w:divBdr>
        <w:top w:val="none" w:sz="0" w:space="0" w:color="auto"/>
        <w:left w:val="none" w:sz="0" w:space="0" w:color="auto"/>
        <w:bottom w:val="none" w:sz="0" w:space="0" w:color="auto"/>
        <w:right w:val="none" w:sz="0" w:space="0" w:color="auto"/>
      </w:divBdr>
    </w:div>
    <w:div w:id="580527751">
      <w:bodyDiv w:val="1"/>
      <w:marLeft w:val="0"/>
      <w:marRight w:val="0"/>
      <w:marTop w:val="0"/>
      <w:marBottom w:val="0"/>
      <w:divBdr>
        <w:top w:val="none" w:sz="0" w:space="0" w:color="auto"/>
        <w:left w:val="none" w:sz="0" w:space="0" w:color="auto"/>
        <w:bottom w:val="none" w:sz="0" w:space="0" w:color="auto"/>
        <w:right w:val="none" w:sz="0" w:space="0" w:color="auto"/>
      </w:divBdr>
    </w:div>
    <w:div w:id="582492599">
      <w:bodyDiv w:val="1"/>
      <w:marLeft w:val="0"/>
      <w:marRight w:val="0"/>
      <w:marTop w:val="0"/>
      <w:marBottom w:val="0"/>
      <w:divBdr>
        <w:top w:val="none" w:sz="0" w:space="0" w:color="auto"/>
        <w:left w:val="none" w:sz="0" w:space="0" w:color="auto"/>
        <w:bottom w:val="none" w:sz="0" w:space="0" w:color="auto"/>
        <w:right w:val="none" w:sz="0" w:space="0" w:color="auto"/>
      </w:divBdr>
    </w:div>
    <w:div w:id="594283910">
      <w:bodyDiv w:val="1"/>
      <w:marLeft w:val="0"/>
      <w:marRight w:val="0"/>
      <w:marTop w:val="0"/>
      <w:marBottom w:val="0"/>
      <w:divBdr>
        <w:top w:val="none" w:sz="0" w:space="0" w:color="auto"/>
        <w:left w:val="none" w:sz="0" w:space="0" w:color="auto"/>
        <w:bottom w:val="none" w:sz="0" w:space="0" w:color="auto"/>
        <w:right w:val="none" w:sz="0" w:space="0" w:color="auto"/>
      </w:divBdr>
    </w:div>
    <w:div w:id="599722035">
      <w:bodyDiv w:val="1"/>
      <w:marLeft w:val="0"/>
      <w:marRight w:val="0"/>
      <w:marTop w:val="0"/>
      <w:marBottom w:val="0"/>
      <w:divBdr>
        <w:top w:val="none" w:sz="0" w:space="0" w:color="auto"/>
        <w:left w:val="none" w:sz="0" w:space="0" w:color="auto"/>
        <w:bottom w:val="none" w:sz="0" w:space="0" w:color="auto"/>
        <w:right w:val="none" w:sz="0" w:space="0" w:color="auto"/>
      </w:divBdr>
    </w:div>
    <w:div w:id="602149753">
      <w:bodyDiv w:val="1"/>
      <w:marLeft w:val="0"/>
      <w:marRight w:val="0"/>
      <w:marTop w:val="0"/>
      <w:marBottom w:val="0"/>
      <w:divBdr>
        <w:top w:val="none" w:sz="0" w:space="0" w:color="auto"/>
        <w:left w:val="none" w:sz="0" w:space="0" w:color="auto"/>
        <w:bottom w:val="none" w:sz="0" w:space="0" w:color="auto"/>
        <w:right w:val="none" w:sz="0" w:space="0" w:color="auto"/>
      </w:divBdr>
    </w:div>
    <w:div w:id="603923262">
      <w:bodyDiv w:val="1"/>
      <w:marLeft w:val="0"/>
      <w:marRight w:val="0"/>
      <w:marTop w:val="0"/>
      <w:marBottom w:val="0"/>
      <w:divBdr>
        <w:top w:val="none" w:sz="0" w:space="0" w:color="auto"/>
        <w:left w:val="none" w:sz="0" w:space="0" w:color="auto"/>
        <w:bottom w:val="none" w:sz="0" w:space="0" w:color="auto"/>
        <w:right w:val="none" w:sz="0" w:space="0" w:color="auto"/>
      </w:divBdr>
      <w:divsChild>
        <w:div w:id="203955287">
          <w:marLeft w:val="0"/>
          <w:marRight w:val="0"/>
          <w:marTop w:val="0"/>
          <w:marBottom w:val="0"/>
          <w:divBdr>
            <w:top w:val="none" w:sz="0" w:space="0" w:color="auto"/>
            <w:left w:val="none" w:sz="0" w:space="0" w:color="auto"/>
            <w:bottom w:val="none" w:sz="0" w:space="0" w:color="auto"/>
            <w:right w:val="none" w:sz="0" w:space="0" w:color="auto"/>
          </w:divBdr>
        </w:div>
        <w:div w:id="342515439">
          <w:marLeft w:val="0"/>
          <w:marRight w:val="0"/>
          <w:marTop w:val="0"/>
          <w:marBottom w:val="0"/>
          <w:divBdr>
            <w:top w:val="none" w:sz="0" w:space="0" w:color="auto"/>
            <w:left w:val="none" w:sz="0" w:space="0" w:color="auto"/>
            <w:bottom w:val="none" w:sz="0" w:space="0" w:color="auto"/>
            <w:right w:val="none" w:sz="0" w:space="0" w:color="auto"/>
          </w:divBdr>
        </w:div>
        <w:div w:id="683937468">
          <w:marLeft w:val="0"/>
          <w:marRight w:val="0"/>
          <w:marTop w:val="0"/>
          <w:marBottom w:val="0"/>
          <w:divBdr>
            <w:top w:val="none" w:sz="0" w:space="0" w:color="auto"/>
            <w:left w:val="none" w:sz="0" w:space="0" w:color="auto"/>
            <w:bottom w:val="none" w:sz="0" w:space="0" w:color="auto"/>
            <w:right w:val="none" w:sz="0" w:space="0" w:color="auto"/>
          </w:divBdr>
        </w:div>
        <w:div w:id="1016149874">
          <w:marLeft w:val="0"/>
          <w:marRight w:val="0"/>
          <w:marTop w:val="0"/>
          <w:marBottom w:val="0"/>
          <w:divBdr>
            <w:top w:val="none" w:sz="0" w:space="0" w:color="auto"/>
            <w:left w:val="none" w:sz="0" w:space="0" w:color="auto"/>
            <w:bottom w:val="none" w:sz="0" w:space="0" w:color="auto"/>
            <w:right w:val="none" w:sz="0" w:space="0" w:color="auto"/>
          </w:divBdr>
        </w:div>
        <w:div w:id="1543010894">
          <w:marLeft w:val="0"/>
          <w:marRight w:val="0"/>
          <w:marTop w:val="0"/>
          <w:marBottom w:val="0"/>
          <w:divBdr>
            <w:top w:val="none" w:sz="0" w:space="0" w:color="auto"/>
            <w:left w:val="none" w:sz="0" w:space="0" w:color="auto"/>
            <w:bottom w:val="none" w:sz="0" w:space="0" w:color="auto"/>
            <w:right w:val="none" w:sz="0" w:space="0" w:color="auto"/>
          </w:divBdr>
        </w:div>
        <w:div w:id="1911378697">
          <w:marLeft w:val="0"/>
          <w:marRight w:val="0"/>
          <w:marTop w:val="0"/>
          <w:marBottom w:val="0"/>
          <w:divBdr>
            <w:top w:val="none" w:sz="0" w:space="0" w:color="auto"/>
            <w:left w:val="none" w:sz="0" w:space="0" w:color="auto"/>
            <w:bottom w:val="none" w:sz="0" w:space="0" w:color="auto"/>
            <w:right w:val="none" w:sz="0" w:space="0" w:color="auto"/>
          </w:divBdr>
        </w:div>
      </w:divsChild>
    </w:div>
    <w:div w:id="607546708">
      <w:bodyDiv w:val="1"/>
      <w:marLeft w:val="0"/>
      <w:marRight w:val="0"/>
      <w:marTop w:val="0"/>
      <w:marBottom w:val="0"/>
      <w:divBdr>
        <w:top w:val="none" w:sz="0" w:space="0" w:color="auto"/>
        <w:left w:val="none" w:sz="0" w:space="0" w:color="auto"/>
        <w:bottom w:val="none" w:sz="0" w:space="0" w:color="auto"/>
        <w:right w:val="none" w:sz="0" w:space="0" w:color="auto"/>
      </w:divBdr>
      <w:divsChild>
        <w:div w:id="1400981743">
          <w:marLeft w:val="0"/>
          <w:marRight w:val="0"/>
          <w:marTop w:val="0"/>
          <w:marBottom w:val="0"/>
          <w:divBdr>
            <w:top w:val="none" w:sz="0" w:space="0" w:color="auto"/>
            <w:left w:val="none" w:sz="0" w:space="0" w:color="auto"/>
            <w:bottom w:val="none" w:sz="0" w:space="0" w:color="auto"/>
            <w:right w:val="none" w:sz="0" w:space="0" w:color="auto"/>
          </w:divBdr>
          <w:divsChild>
            <w:div w:id="323902008">
              <w:marLeft w:val="0"/>
              <w:marRight w:val="0"/>
              <w:marTop w:val="0"/>
              <w:marBottom w:val="0"/>
              <w:divBdr>
                <w:top w:val="none" w:sz="0" w:space="0" w:color="auto"/>
                <w:left w:val="none" w:sz="0" w:space="0" w:color="auto"/>
                <w:bottom w:val="none" w:sz="0" w:space="0" w:color="auto"/>
                <w:right w:val="none" w:sz="0" w:space="0" w:color="auto"/>
              </w:divBdr>
            </w:div>
            <w:div w:id="880089796">
              <w:marLeft w:val="0"/>
              <w:marRight w:val="0"/>
              <w:marTop w:val="0"/>
              <w:marBottom w:val="0"/>
              <w:divBdr>
                <w:top w:val="none" w:sz="0" w:space="0" w:color="auto"/>
                <w:left w:val="none" w:sz="0" w:space="0" w:color="auto"/>
                <w:bottom w:val="none" w:sz="0" w:space="0" w:color="auto"/>
                <w:right w:val="none" w:sz="0" w:space="0" w:color="auto"/>
              </w:divBdr>
            </w:div>
            <w:div w:id="194048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699725">
      <w:bodyDiv w:val="1"/>
      <w:marLeft w:val="0"/>
      <w:marRight w:val="0"/>
      <w:marTop w:val="0"/>
      <w:marBottom w:val="0"/>
      <w:divBdr>
        <w:top w:val="none" w:sz="0" w:space="0" w:color="auto"/>
        <w:left w:val="none" w:sz="0" w:space="0" w:color="auto"/>
        <w:bottom w:val="none" w:sz="0" w:space="0" w:color="auto"/>
        <w:right w:val="none" w:sz="0" w:space="0" w:color="auto"/>
      </w:divBdr>
    </w:div>
    <w:div w:id="610087537">
      <w:bodyDiv w:val="1"/>
      <w:marLeft w:val="0"/>
      <w:marRight w:val="0"/>
      <w:marTop w:val="0"/>
      <w:marBottom w:val="0"/>
      <w:divBdr>
        <w:top w:val="none" w:sz="0" w:space="0" w:color="auto"/>
        <w:left w:val="none" w:sz="0" w:space="0" w:color="auto"/>
        <w:bottom w:val="none" w:sz="0" w:space="0" w:color="auto"/>
        <w:right w:val="none" w:sz="0" w:space="0" w:color="auto"/>
      </w:divBdr>
    </w:div>
    <w:div w:id="614870352">
      <w:bodyDiv w:val="1"/>
      <w:marLeft w:val="0"/>
      <w:marRight w:val="0"/>
      <w:marTop w:val="0"/>
      <w:marBottom w:val="0"/>
      <w:divBdr>
        <w:top w:val="none" w:sz="0" w:space="0" w:color="auto"/>
        <w:left w:val="none" w:sz="0" w:space="0" w:color="auto"/>
        <w:bottom w:val="none" w:sz="0" w:space="0" w:color="auto"/>
        <w:right w:val="none" w:sz="0" w:space="0" w:color="auto"/>
      </w:divBdr>
    </w:div>
    <w:div w:id="618412379">
      <w:bodyDiv w:val="1"/>
      <w:marLeft w:val="0"/>
      <w:marRight w:val="0"/>
      <w:marTop w:val="0"/>
      <w:marBottom w:val="0"/>
      <w:divBdr>
        <w:top w:val="none" w:sz="0" w:space="0" w:color="auto"/>
        <w:left w:val="none" w:sz="0" w:space="0" w:color="auto"/>
        <w:bottom w:val="none" w:sz="0" w:space="0" w:color="auto"/>
        <w:right w:val="none" w:sz="0" w:space="0" w:color="auto"/>
      </w:divBdr>
    </w:div>
    <w:div w:id="622076898">
      <w:bodyDiv w:val="1"/>
      <w:marLeft w:val="0"/>
      <w:marRight w:val="0"/>
      <w:marTop w:val="0"/>
      <w:marBottom w:val="0"/>
      <w:divBdr>
        <w:top w:val="none" w:sz="0" w:space="0" w:color="auto"/>
        <w:left w:val="none" w:sz="0" w:space="0" w:color="auto"/>
        <w:bottom w:val="none" w:sz="0" w:space="0" w:color="auto"/>
        <w:right w:val="none" w:sz="0" w:space="0" w:color="auto"/>
      </w:divBdr>
    </w:div>
    <w:div w:id="627661768">
      <w:bodyDiv w:val="1"/>
      <w:marLeft w:val="0"/>
      <w:marRight w:val="0"/>
      <w:marTop w:val="0"/>
      <w:marBottom w:val="0"/>
      <w:divBdr>
        <w:top w:val="none" w:sz="0" w:space="0" w:color="auto"/>
        <w:left w:val="none" w:sz="0" w:space="0" w:color="auto"/>
        <w:bottom w:val="none" w:sz="0" w:space="0" w:color="auto"/>
        <w:right w:val="none" w:sz="0" w:space="0" w:color="auto"/>
      </w:divBdr>
    </w:div>
    <w:div w:id="630939175">
      <w:bodyDiv w:val="1"/>
      <w:marLeft w:val="0"/>
      <w:marRight w:val="0"/>
      <w:marTop w:val="0"/>
      <w:marBottom w:val="0"/>
      <w:divBdr>
        <w:top w:val="none" w:sz="0" w:space="0" w:color="auto"/>
        <w:left w:val="none" w:sz="0" w:space="0" w:color="auto"/>
        <w:bottom w:val="none" w:sz="0" w:space="0" w:color="auto"/>
        <w:right w:val="none" w:sz="0" w:space="0" w:color="auto"/>
      </w:divBdr>
    </w:div>
    <w:div w:id="632758407">
      <w:bodyDiv w:val="1"/>
      <w:marLeft w:val="0"/>
      <w:marRight w:val="0"/>
      <w:marTop w:val="0"/>
      <w:marBottom w:val="0"/>
      <w:divBdr>
        <w:top w:val="none" w:sz="0" w:space="0" w:color="auto"/>
        <w:left w:val="none" w:sz="0" w:space="0" w:color="auto"/>
        <w:bottom w:val="none" w:sz="0" w:space="0" w:color="auto"/>
        <w:right w:val="none" w:sz="0" w:space="0" w:color="auto"/>
      </w:divBdr>
      <w:divsChild>
        <w:div w:id="1004281774">
          <w:marLeft w:val="0"/>
          <w:marRight w:val="0"/>
          <w:marTop w:val="0"/>
          <w:marBottom w:val="0"/>
          <w:divBdr>
            <w:top w:val="none" w:sz="0" w:space="0" w:color="auto"/>
            <w:left w:val="none" w:sz="0" w:space="0" w:color="auto"/>
            <w:bottom w:val="none" w:sz="0" w:space="0" w:color="auto"/>
            <w:right w:val="none" w:sz="0" w:space="0" w:color="auto"/>
          </w:divBdr>
          <w:divsChild>
            <w:div w:id="1202086320">
              <w:marLeft w:val="0"/>
              <w:marRight w:val="0"/>
              <w:marTop w:val="0"/>
              <w:marBottom w:val="0"/>
              <w:divBdr>
                <w:top w:val="none" w:sz="0" w:space="0" w:color="auto"/>
                <w:left w:val="none" w:sz="0" w:space="0" w:color="auto"/>
                <w:bottom w:val="none" w:sz="0" w:space="0" w:color="auto"/>
                <w:right w:val="none" w:sz="0" w:space="0" w:color="auto"/>
              </w:divBdr>
            </w:div>
          </w:divsChild>
        </w:div>
        <w:div w:id="1941984543">
          <w:marLeft w:val="0"/>
          <w:marRight w:val="0"/>
          <w:marTop w:val="0"/>
          <w:marBottom w:val="0"/>
          <w:divBdr>
            <w:top w:val="none" w:sz="0" w:space="0" w:color="auto"/>
            <w:left w:val="none" w:sz="0" w:space="0" w:color="auto"/>
            <w:bottom w:val="none" w:sz="0" w:space="0" w:color="auto"/>
            <w:right w:val="none" w:sz="0" w:space="0" w:color="auto"/>
          </w:divBdr>
        </w:div>
      </w:divsChild>
    </w:div>
    <w:div w:id="635599709">
      <w:bodyDiv w:val="1"/>
      <w:marLeft w:val="0"/>
      <w:marRight w:val="0"/>
      <w:marTop w:val="0"/>
      <w:marBottom w:val="0"/>
      <w:divBdr>
        <w:top w:val="none" w:sz="0" w:space="0" w:color="auto"/>
        <w:left w:val="none" w:sz="0" w:space="0" w:color="auto"/>
        <w:bottom w:val="none" w:sz="0" w:space="0" w:color="auto"/>
        <w:right w:val="none" w:sz="0" w:space="0" w:color="auto"/>
      </w:divBdr>
    </w:div>
    <w:div w:id="641692700">
      <w:bodyDiv w:val="1"/>
      <w:marLeft w:val="0"/>
      <w:marRight w:val="0"/>
      <w:marTop w:val="0"/>
      <w:marBottom w:val="0"/>
      <w:divBdr>
        <w:top w:val="none" w:sz="0" w:space="0" w:color="auto"/>
        <w:left w:val="none" w:sz="0" w:space="0" w:color="auto"/>
        <w:bottom w:val="none" w:sz="0" w:space="0" w:color="auto"/>
        <w:right w:val="none" w:sz="0" w:space="0" w:color="auto"/>
      </w:divBdr>
    </w:div>
    <w:div w:id="644164229">
      <w:bodyDiv w:val="1"/>
      <w:marLeft w:val="0"/>
      <w:marRight w:val="0"/>
      <w:marTop w:val="0"/>
      <w:marBottom w:val="0"/>
      <w:divBdr>
        <w:top w:val="none" w:sz="0" w:space="0" w:color="auto"/>
        <w:left w:val="none" w:sz="0" w:space="0" w:color="auto"/>
        <w:bottom w:val="none" w:sz="0" w:space="0" w:color="auto"/>
        <w:right w:val="none" w:sz="0" w:space="0" w:color="auto"/>
      </w:divBdr>
    </w:div>
    <w:div w:id="648099840">
      <w:bodyDiv w:val="1"/>
      <w:marLeft w:val="0"/>
      <w:marRight w:val="0"/>
      <w:marTop w:val="0"/>
      <w:marBottom w:val="0"/>
      <w:divBdr>
        <w:top w:val="none" w:sz="0" w:space="0" w:color="auto"/>
        <w:left w:val="none" w:sz="0" w:space="0" w:color="auto"/>
        <w:bottom w:val="none" w:sz="0" w:space="0" w:color="auto"/>
        <w:right w:val="none" w:sz="0" w:space="0" w:color="auto"/>
      </w:divBdr>
    </w:div>
    <w:div w:id="649331386">
      <w:bodyDiv w:val="1"/>
      <w:marLeft w:val="0"/>
      <w:marRight w:val="0"/>
      <w:marTop w:val="0"/>
      <w:marBottom w:val="0"/>
      <w:divBdr>
        <w:top w:val="none" w:sz="0" w:space="0" w:color="auto"/>
        <w:left w:val="none" w:sz="0" w:space="0" w:color="auto"/>
        <w:bottom w:val="none" w:sz="0" w:space="0" w:color="auto"/>
        <w:right w:val="none" w:sz="0" w:space="0" w:color="auto"/>
      </w:divBdr>
    </w:div>
    <w:div w:id="653530856">
      <w:bodyDiv w:val="1"/>
      <w:marLeft w:val="0"/>
      <w:marRight w:val="0"/>
      <w:marTop w:val="0"/>
      <w:marBottom w:val="0"/>
      <w:divBdr>
        <w:top w:val="none" w:sz="0" w:space="0" w:color="auto"/>
        <w:left w:val="none" w:sz="0" w:space="0" w:color="auto"/>
        <w:bottom w:val="none" w:sz="0" w:space="0" w:color="auto"/>
        <w:right w:val="none" w:sz="0" w:space="0" w:color="auto"/>
      </w:divBdr>
    </w:div>
    <w:div w:id="654603266">
      <w:bodyDiv w:val="1"/>
      <w:marLeft w:val="0"/>
      <w:marRight w:val="0"/>
      <w:marTop w:val="0"/>
      <w:marBottom w:val="0"/>
      <w:divBdr>
        <w:top w:val="none" w:sz="0" w:space="0" w:color="auto"/>
        <w:left w:val="none" w:sz="0" w:space="0" w:color="auto"/>
        <w:bottom w:val="none" w:sz="0" w:space="0" w:color="auto"/>
        <w:right w:val="none" w:sz="0" w:space="0" w:color="auto"/>
      </w:divBdr>
    </w:div>
    <w:div w:id="655648309">
      <w:bodyDiv w:val="1"/>
      <w:marLeft w:val="0"/>
      <w:marRight w:val="0"/>
      <w:marTop w:val="0"/>
      <w:marBottom w:val="0"/>
      <w:divBdr>
        <w:top w:val="none" w:sz="0" w:space="0" w:color="auto"/>
        <w:left w:val="none" w:sz="0" w:space="0" w:color="auto"/>
        <w:bottom w:val="none" w:sz="0" w:space="0" w:color="auto"/>
        <w:right w:val="none" w:sz="0" w:space="0" w:color="auto"/>
      </w:divBdr>
    </w:div>
    <w:div w:id="656614758">
      <w:bodyDiv w:val="1"/>
      <w:marLeft w:val="0"/>
      <w:marRight w:val="0"/>
      <w:marTop w:val="0"/>
      <w:marBottom w:val="0"/>
      <w:divBdr>
        <w:top w:val="none" w:sz="0" w:space="0" w:color="auto"/>
        <w:left w:val="none" w:sz="0" w:space="0" w:color="auto"/>
        <w:bottom w:val="none" w:sz="0" w:space="0" w:color="auto"/>
        <w:right w:val="none" w:sz="0" w:space="0" w:color="auto"/>
      </w:divBdr>
    </w:div>
    <w:div w:id="658575775">
      <w:bodyDiv w:val="1"/>
      <w:marLeft w:val="0"/>
      <w:marRight w:val="0"/>
      <w:marTop w:val="0"/>
      <w:marBottom w:val="0"/>
      <w:divBdr>
        <w:top w:val="none" w:sz="0" w:space="0" w:color="auto"/>
        <w:left w:val="none" w:sz="0" w:space="0" w:color="auto"/>
        <w:bottom w:val="none" w:sz="0" w:space="0" w:color="auto"/>
        <w:right w:val="none" w:sz="0" w:space="0" w:color="auto"/>
      </w:divBdr>
    </w:div>
    <w:div w:id="659384280">
      <w:bodyDiv w:val="1"/>
      <w:marLeft w:val="0"/>
      <w:marRight w:val="0"/>
      <w:marTop w:val="0"/>
      <w:marBottom w:val="0"/>
      <w:divBdr>
        <w:top w:val="none" w:sz="0" w:space="0" w:color="auto"/>
        <w:left w:val="none" w:sz="0" w:space="0" w:color="auto"/>
        <w:bottom w:val="none" w:sz="0" w:space="0" w:color="auto"/>
        <w:right w:val="none" w:sz="0" w:space="0" w:color="auto"/>
      </w:divBdr>
      <w:divsChild>
        <w:div w:id="1763796576">
          <w:marLeft w:val="0"/>
          <w:marRight w:val="0"/>
          <w:marTop w:val="0"/>
          <w:marBottom w:val="0"/>
          <w:divBdr>
            <w:top w:val="none" w:sz="0" w:space="0" w:color="auto"/>
            <w:left w:val="none" w:sz="0" w:space="0" w:color="auto"/>
            <w:bottom w:val="none" w:sz="0" w:space="0" w:color="auto"/>
            <w:right w:val="none" w:sz="0" w:space="0" w:color="auto"/>
          </w:divBdr>
          <w:divsChild>
            <w:div w:id="579606579">
              <w:marLeft w:val="0"/>
              <w:marRight w:val="0"/>
              <w:marTop w:val="0"/>
              <w:marBottom w:val="0"/>
              <w:divBdr>
                <w:top w:val="none" w:sz="0" w:space="0" w:color="auto"/>
                <w:left w:val="none" w:sz="0" w:space="0" w:color="auto"/>
                <w:bottom w:val="none" w:sz="0" w:space="0" w:color="auto"/>
                <w:right w:val="none" w:sz="0" w:space="0" w:color="auto"/>
              </w:divBdr>
            </w:div>
            <w:div w:id="602343991">
              <w:marLeft w:val="0"/>
              <w:marRight w:val="0"/>
              <w:marTop w:val="0"/>
              <w:marBottom w:val="0"/>
              <w:divBdr>
                <w:top w:val="none" w:sz="0" w:space="0" w:color="auto"/>
                <w:left w:val="none" w:sz="0" w:space="0" w:color="auto"/>
                <w:bottom w:val="none" w:sz="0" w:space="0" w:color="auto"/>
                <w:right w:val="none" w:sz="0" w:space="0" w:color="auto"/>
              </w:divBdr>
            </w:div>
            <w:div w:id="999964811">
              <w:marLeft w:val="0"/>
              <w:marRight w:val="0"/>
              <w:marTop w:val="0"/>
              <w:marBottom w:val="0"/>
              <w:divBdr>
                <w:top w:val="none" w:sz="0" w:space="0" w:color="auto"/>
                <w:left w:val="none" w:sz="0" w:space="0" w:color="auto"/>
                <w:bottom w:val="none" w:sz="0" w:space="0" w:color="auto"/>
                <w:right w:val="none" w:sz="0" w:space="0" w:color="auto"/>
              </w:divBdr>
            </w:div>
            <w:div w:id="1170097202">
              <w:marLeft w:val="0"/>
              <w:marRight w:val="0"/>
              <w:marTop w:val="0"/>
              <w:marBottom w:val="0"/>
              <w:divBdr>
                <w:top w:val="none" w:sz="0" w:space="0" w:color="auto"/>
                <w:left w:val="none" w:sz="0" w:space="0" w:color="auto"/>
                <w:bottom w:val="none" w:sz="0" w:space="0" w:color="auto"/>
                <w:right w:val="none" w:sz="0" w:space="0" w:color="auto"/>
              </w:divBdr>
            </w:div>
            <w:div w:id="1194876881">
              <w:marLeft w:val="0"/>
              <w:marRight w:val="0"/>
              <w:marTop w:val="0"/>
              <w:marBottom w:val="0"/>
              <w:divBdr>
                <w:top w:val="none" w:sz="0" w:space="0" w:color="auto"/>
                <w:left w:val="none" w:sz="0" w:space="0" w:color="auto"/>
                <w:bottom w:val="none" w:sz="0" w:space="0" w:color="auto"/>
                <w:right w:val="none" w:sz="0" w:space="0" w:color="auto"/>
              </w:divBdr>
            </w:div>
            <w:div w:id="1240166193">
              <w:marLeft w:val="0"/>
              <w:marRight w:val="0"/>
              <w:marTop w:val="0"/>
              <w:marBottom w:val="0"/>
              <w:divBdr>
                <w:top w:val="none" w:sz="0" w:space="0" w:color="auto"/>
                <w:left w:val="none" w:sz="0" w:space="0" w:color="auto"/>
                <w:bottom w:val="none" w:sz="0" w:space="0" w:color="auto"/>
                <w:right w:val="none" w:sz="0" w:space="0" w:color="auto"/>
              </w:divBdr>
            </w:div>
            <w:div w:id="1277060517">
              <w:marLeft w:val="0"/>
              <w:marRight w:val="0"/>
              <w:marTop w:val="0"/>
              <w:marBottom w:val="0"/>
              <w:divBdr>
                <w:top w:val="none" w:sz="0" w:space="0" w:color="auto"/>
                <w:left w:val="none" w:sz="0" w:space="0" w:color="auto"/>
                <w:bottom w:val="none" w:sz="0" w:space="0" w:color="auto"/>
                <w:right w:val="none" w:sz="0" w:space="0" w:color="auto"/>
              </w:divBdr>
            </w:div>
            <w:div w:id="1356078174">
              <w:marLeft w:val="0"/>
              <w:marRight w:val="0"/>
              <w:marTop w:val="0"/>
              <w:marBottom w:val="0"/>
              <w:divBdr>
                <w:top w:val="none" w:sz="0" w:space="0" w:color="auto"/>
                <w:left w:val="none" w:sz="0" w:space="0" w:color="auto"/>
                <w:bottom w:val="none" w:sz="0" w:space="0" w:color="auto"/>
                <w:right w:val="none" w:sz="0" w:space="0" w:color="auto"/>
              </w:divBdr>
            </w:div>
            <w:div w:id="1486437793">
              <w:marLeft w:val="0"/>
              <w:marRight w:val="0"/>
              <w:marTop w:val="0"/>
              <w:marBottom w:val="0"/>
              <w:divBdr>
                <w:top w:val="none" w:sz="0" w:space="0" w:color="auto"/>
                <w:left w:val="none" w:sz="0" w:space="0" w:color="auto"/>
                <w:bottom w:val="none" w:sz="0" w:space="0" w:color="auto"/>
                <w:right w:val="none" w:sz="0" w:space="0" w:color="auto"/>
              </w:divBdr>
            </w:div>
            <w:div w:id="1538155896">
              <w:marLeft w:val="0"/>
              <w:marRight w:val="0"/>
              <w:marTop w:val="0"/>
              <w:marBottom w:val="0"/>
              <w:divBdr>
                <w:top w:val="none" w:sz="0" w:space="0" w:color="auto"/>
                <w:left w:val="none" w:sz="0" w:space="0" w:color="auto"/>
                <w:bottom w:val="none" w:sz="0" w:space="0" w:color="auto"/>
                <w:right w:val="none" w:sz="0" w:space="0" w:color="auto"/>
              </w:divBdr>
            </w:div>
            <w:div w:id="1552692817">
              <w:marLeft w:val="0"/>
              <w:marRight w:val="0"/>
              <w:marTop w:val="0"/>
              <w:marBottom w:val="0"/>
              <w:divBdr>
                <w:top w:val="none" w:sz="0" w:space="0" w:color="auto"/>
                <w:left w:val="none" w:sz="0" w:space="0" w:color="auto"/>
                <w:bottom w:val="none" w:sz="0" w:space="0" w:color="auto"/>
                <w:right w:val="none" w:sz="0" w:space="0" w:color="auto"/>
              </w:divBdr>
            </w:div>
            <w:div w:id="1741712313">
              <w:marLeft w:val="0"/>
              <w:marRight w:val="0"/>
              <w:marTop w:val="0"/>
              <w:marBottom w:val="0"/>
              <w:divBdr>
                <w:top w:val="none" w:sz="0" w:space="0" w:color="auto"/>
                <w:left w:val="none" w:sz="0" w:space="0" w:color="auto"/>
                <w:bottom w:val="none" w:sz="0" w:space="0" w:color="auto"/>
                <w:right w:val="none" w:sz="0" w:space="0" w:color="auto"/>
              </w:divBdr>
            </w:div>
            <w:div w:id="1808281616">
              <w:marLeft w:val="0"/>
              <w:marRight w:val="0"/>
              <w:marTop w:val="0"/>
              <w:marBottom w:val="0"/>
              <w:divBdr>
                <w:top w:val="none" w:sz="0" w:space="0" w:color="auto"/>
                <w:left w:val="none" w:sz="0" w:space="0" w:color="auto"/>
                <w:bottom w:val="none" w:sz="0" w:space="0" w:color="auto"/>
                <w:right w:val="none" w:sz="0" w:space="0" w:color="auto"/>
              </w:divBdr>
            </w:div>
            <w:div w:id="1864435912">
              <w:marLeft w:val="0"/>
              <w:marRight w:val="0"/>
              <w:marTop w:val="0"/>
              <w:marBottom w:val="0"/>
              <w:divBdr>
                <w:top w:val="none" w:sz="0" w:space="0" w:color="auto"/>
                <w:left w:val="none" w:sz="0" w:space="0" w:color="auto"/>
                <w:bottom w:val="none" w:sz="0" w:space="0" w:color="auto"/>
                <w:right w:val="none" w:sz="0" w:space="0" w:color="auto"/>
              </w:divBdr>
            </w:div>
            <w:div w:id="1999575037">
              <w:marLeft w:val="0"/>
              <w:marRight w:val="0"/>
              <w:marTop w:val="0"/>
              <w:marBottom w:val="0"/>
              <w:divBdr>
                <w:top w:val="none" w:sz="0" w:space="0" w:color="auto"/>
                <w:left w:val="none" w:sz="0" w:space="0" w:color="auto"/>
                <w:bottom w:val="none" w:sz="0" w:space="0" w:color="auto"/>
                <w:right w:val="none" w:sz="0" w:space="0" w:color="auto"/>
              </w:divBdr>
            </w:div>
            <w:div w:id="2021855062">
              <w:marLeft w:val="0"/>
              <w:marRight w:val="0"/>
              <w:marTop w:val="0"/>
              <w:marBottom w:val="0"/>
              <w:divBdr>
                <w:top w:val="none" w:sz="0" w:space="0" w:color="auto"/>
                <w:left w:val="none" w:sz="0" w:space="0" w:color="auto"/>
                <w:bottom w:val="none" w:sz="0" w:space="0" w:color="auto"/>
                <w:right w:val="none" w:sz="0" w:space="0" w:color="auto"/>
              </w:divBdr>
            </w:div>
            <w:div w:id="202416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04971">
      <w:bodyDiv w:val="1"/>
      <w:marLeft w:val="0"/>
      <w:marRight w:val="0"/>
      <w:marTop w:val="0"/>
      <w:marBottom w:val="0"/>
      <w:divBdr>
        <w:top w:val="none" w:sz="0" w:space="0" w:color="auto"/>
        <w:left w:val="none" w:sz="0" w:space="0" w:color="auto"/>
        <w:bottom w:val="none" w:sz="0" w:space="0" w:color="auto"/>
        <w:right w:val="none" w:sz="0" w:space="0" w:color="auto"/>
      </w:divBdr>
      <w:divsChild>
        <w:div w:id="50345105">
          <w:marLeft w:val="0"/>
          <w:marRight w:val="0"/>
          <w:marTop w:val="0"/>
          <w:marBottom w:val="0"/>
          <w:divBdr>
            <w:top w:val="none" w:sz="0" w:space="0" w:color="auto"/>
            <w:left w:val="none" w:sz="0" w:space="0" w:color="auto"/>
            <w:bottom w:val="none" w:sz="0" w:space="0" w:color="auto"/>
            <w:right w:val="none" w:sz="0" w:space="0" w:color="auto"/>
          </w:divBdr>
        </w:div>
        <w:div w:id="114369457">
          <w:marLeft w:val="0"/>
          <w:marRight w:val="0"/>
          <w:marTop w:val="0"/>
          <w:marBottom w:val="0"/>
          <w:divBdr>
            <w:top w:val="none" w:sz="0" w:space="0" w:color="auto"/>
            <w:left w:val="none" w:sz="0" w:space="0" w:color="auto"/>
            <w:bottom w:val="none" w:sz="0" w:space="0" w:color="auto"/>
            <w:right w:val="none" w:sz="0" w:space="0" w:color="auto"/>
          </w:divBdr>
        </w:div>
        <w:div w:id="546406309">
          <w:marLeft w:val="0"/>
          <w:marRight w:val="0"/>
          <w:marTop w:val="0"/>
          <w:marBottom w:val="0"/>
          <w:divBdr>
            <w:top w:val="none" w:sz="0" w:space="0" w:color="auto"/>
            <w:left w:val="none" w:sz="0" w:space="0" w:color="auto"/>
            <w:bottom w:val="none" w:sz="0" w:space="0" w:color="auto"/>
            <w:right w:val="none" w:sz="0" w:space="0" w:color="auto"/>
          </w:divBdr>
        </w:div>
        <w:div w:id="1171675795">
          <w:marLeft w:val="0"/>
          <w:marRight w:val="0"/>
          <w:marTop w:val="0"/>
          <w:marBottom w:val="0"/>
          <w:divBdr>
            <w:top w:val="none" w:sz="0" w:space="0" w:color="auto"/>
            <w:left w:val="none" w:sz="0" w:space="0" w:color="auto"/>
            <w:bottom w:val="none" w:sz="0" w:space="0" w:color="auto"/>
            <w:right w:val="none" w:sz="0" w:space="0" w:color="auto"/>
          </w:divBdr>
        </w:div>
        <w:div w:id="1520312056">
          <w:marLeft w:val="0"/>
          <w:marRight w:val="0"/>
          <w:marTop w:val="0"/>
          <w:marBottom w:val="0"/>
          <w:divBdr>
            <w:top w:val="none" w:sz="0" w:space="0" w:color="auto"/>
            <w:left w:val="none" w:sz="0" w:space="0" w:color="auto"/>
            <w:bottom w:val="none" w:sz="0" w:space="0" w:color="auto"/>
            <w:right w:val="none" w:sz="0" w:space="0" w:color="auto"/>
          </w:divBdr>
        </w:div>
        <w:div w:id="1541553747">
          <w:marLeft w:val="0"/>
          <w:marRight w:val="0"/>
          <w:marTop w:val="0"/>
          <w:marBottom w:val="0"/>
          <w:divBdr>
            <w:top w:val="none" w:sz="0" w:space="0" w:color="auto"/>
            <w:left w:val="none" w:sz="0" w:space="0" w:color="auto"/>
            <w:bottom w:val="none" w:sz="0" w:space="0" w:color="auto"/>
            <w:right w:val="none" w:sz="0" w:space="0" w:color="auto"/>
          </w:divBdr>
        </w:div>
      </w:divsChild>
    </w:div>
    <w:div w:id="660038817">
      <w:bodyDiv w:val="1"/>
      <w:marLeft w:val="0"/>
      <w:marRight w:val="0"/>
      <w:marTop w:val="0"/>
      <w:marBottom w:val="0"/>
      <w:divBdr>
        <w:top w:val="none" w:sz="0" w:space="0" w:color="auto"/>
        <w:left w:val="none" w:sz="0" w:space="0" w:color="auto"/>
        <w:bottom w:val="none" w:sz="0" w:space="0" w:color="auto"/>
        <w:right w:val="none" w:sz="0" w:space="0" w:color="auto"/>
      </w:divBdr>
    </w:div>
    <w:div w:id="668796745">
      <w:bodyDiv w:val="1"/>
      <w:marLeft w:val="0"/>
      <w:marRight w:val="0"/>
      <w:marTop w:val="0"/>
      <w:marBottom w:val="0"/>
      <w:divBdr>
        <w:top w:val="none" w:sz="0" w:space="0" w:color="auto"/>
        <w:left w:val="none" w:sz="0" w:space="0" w:color="auto"/>
        <w:bottom w:val="none" w:sz="0" w:space="0" w:color="auto"/>
        <w:right w:val="none" w:sz="0" w:space="0" w:color="auto"/>
      </w:divBdr>
      <w:divsChild>
        <w:div w:id="1341007375">
          <w:marLeft w:val="0"/>
          <w:marRight w:val="0"/>
          <w:marTop w:val="0"/>
          <w:marBottom w:val="0"/>
          <w:divBdr>
            <w:top w:val="none" w:sz="0" w:space="0" w:color="auto"/>
            <w:left w:val="none" w:sz="0" w:space="0" w:color="auto"/>
            <w:bottom w:val="none" w:sz="0" w:space="0" w:color="auto"/>
            <w:right w:val="none" w:sz="0" w:space="0" w:color="auto"/>
          </w:divBdr>
          <w:divsChild>
            <w:div w:id="22437902">
              <w:marLeft w:val="0"/>
              <w:marRight w:val="0"/>
              <w:marTop w:val="0"/>
              <w:marBottom w:val="0"/>
              <w:divBdr>
                <w:top w:val="none" w:sz="0" w:space="0" w:color="auto"/>
                <w:left w:val="none" w:sz="0" w:space="0" w:color="auto"/>
                <w:bottom w:val="none" w:sz="0" w:space="0" w:color="auto"/>
                <w:right w:val="none" w:sz="0" w:space="0" w:color="auto"/>
              </w:divBdr>
            </w:div>
            <w:div w:id="54210732">
              <w:marLeft w:val="0"/>
              <w:marRight w:val="0"/>
              <w:marTop w:val="0"/>
              <w:marBottom w:val="0"/>
              <w:divBdr>
                <w:top w:val="none" w:sz="0" w:space="0" w:color="auto"/>
                <w:left w:val="none" w:sz="0" w:space="0" w:color="auto"/>
                <w:bottom w:val="none" w:sz="0" w:space="0" w:color="auto"/>
                <w:right w:val="none" w:sz="0" w:space="0" w:color="auto"/>
              </w:divBdr>
            </w:div>
            <w:div w:id="70081718">
              <w:marLeft w:val="0"/>
              <w:marRight w:val="0"/>
              <w:marTop w:val="0"/>
              <w:marBottom w:val="0"/>
              <w:divBdr>
                <w:top w:val="none" w:sz="0" w:space="0" w:color="auto"/>
                <w:left w:val="none" w:sz="0" w:space="0" w:color="auto"/>
                <w:bottom w:val="none" w:sz="0" w:space="0" w:color="auto"/>
                <w:right w:val="none" w:sz="0" w:space="0" w:color="auto"/>
              </w:divBdr>
            </w:div>
            <w:div w:id="367067542">
              <w:marLeft w:val="0"/>
              <w:marRight w:val="0"/>
              <w:marTop w:val="0"/>
              <w:marBottom w:val="0"/>
              <w:divBdr>
                <w:top w:val="none" w:sz="0" w:space="0" w:color="auto"/>
                <w:left w:val="none" w:sz="0" w:space="0" w:color="auto"/>
                <w:bottom w:val="none" w:sz="0" w:space="0" w:color="auto"/>
                <w:right w:val="none" w:sz="0" w:space="0" w:color="auto"/>
              </w:divBdr>
            </w:div>
            <w:div w:id="380523266">
              <w:marLeft w:val="0"/>
              <w:marRight w:val="0"/>
              <w:marTop w:val="0"/>
              <w:marBottom w:val="0"/>
              <w:divBdr>
                <w:top w:val="none" w:sz="0" w:space="0" w:color="auto"/>
                <w:left w:val="none" w:sz="0" w:space="0" w:color="auto"/>
                <w:bottom w:val="none" w:sz="0" w:space="0" w:color="auto"/>
                <w:right w:val="none" w:sz="0" w:space="0" w:color="auto"/>
              </w:divBdr>
            </w:div>
            <w:div w:id="514418715">
              <w:marLeft w:val="0"/>
              <w:marRight w:val="0"/>
              <w:marTop w:val="0"/>
              <w:marBottom w:val="0"/>
              <w:divBdr>
                <w:top w:val="none" w:sz="0" w:space="0" w:color="auto"/>
                <w:left w:val="none" w:sz="0" w:space="0" w:color="auto"/>
                <w:bottom w:val="none" w:sz="0" w:space="0" w:color="auto"/>
                <w:right w:val="none" w:sz="0" w:space="0" w:color="auto"/>
              </w:divBdr>
            </w:div>
            <w:div w:id="515926076">
              <w:marLeft w:val="0"/>
              <w:marRight w:val="0"/>
              <w:marTop w:val="0"/>
              <w:marBottom w:val="0"/>
              <w:divBdr>
                <w:top w:val="none" w:sz="0" w:space="0" w:color="auto"/>
                <w:left w:val="none" w:sz="0" w:space="0" w:color="auto"/>
                <w:bottom w:val="none" w:sz="0" w:space="0" w:color="auto"/>
                <w:right w:val="none" w:sz="0" w:space="0" w:color="auto"/>
              </w:divBdr>
            </w:div>
            <w:div w:id="607584602">
              <w:marLeft w:val="0"/>
              <w:marRight w:val="0"/>
              <w:marTop w:val="0"/>
              <w:marBottom w:val="0"/>
              <w:divBdr>
                <w:top w:val="none" w:sz="0" w:space="0" w:color="auto"/>
                <w:left w:val="none" w:sz="0" w:space="0" w:color="auto"/>
                <w:bottom w:val="none" w:sz="0" w:space="0" w:color="auto"/>
                <w:right w:val="none" w:sz="0" w:space="0" w:color="auto"/>
              </w:divBdr>
            </w:div>
            <w:div w:id="662588720">
              <w:marLeft w:val="0"/>
              <w:marRight w:val="0"/>
              <w:marTop w:val="0"/>
              <w:marBottom w:val="0"/>
              <w:divBdr>
                <w:top w:val="none" w:sz="0" w:space="0" w:color="auto"/>
                <w:left w:val="none" w:sz="0" w:space="0" w:color="auto"/>
                <w:bottom w:val="none" w:sz="0" w:space="0" w:color="auto"/>
                <w:right w:val="none" w:sz="0" w:space="0" w:color="auto"/>
              </w:divBdr>
            </w:div>
            <w:div w:id="741490343">
              <w:marLeft w:val="0"/>
              <w:marRight w:val="0"/>
              <w:marTop w:val="0"/>
              <w:marBottom w:val="0"/>
              <w:divBdr>
                <w:top w:val="none" w:sz="0" w:space="0" w:color="auto"/>
                <w:left w:val="none" w:sz="0" w:space="0" w:color="auto"/>
                <w:bottom w:val="none" w:sz="0" w:space="0" w:color="auto"/>
                <w:right w:val="none" w:sz="0" w:space="0" w:color="auto"/>
              </w:divBdr>
            </w:div>
            <w:div w:id="743339494">
              <w:marLeft w:val="0"/>
              <w:marRight w:val="0"/>
              <w:marTop w:val="0"/>
              <w:marBottom w:val="0"/>
              <w:divBdr>
                <w:top w:val="none" w:sz="0" w:space="0" w:color="auto"/>
                <w:left w:val="none" w:sz="0" w:space="0" w:color="auto"/>
                <w:bottom w:val="none" w:sz="0" w:space="0" w:color="auto"/>
                <w:right w:val="none" w:sz="0" w:space="0" w:color="auto"/>
              </w:divBdr>
            </w:div>
            <w:div w:id="772673570">
              <w:marLeft w:val="0"/>
              <w:marRight w:val="0"/>
              <w:marTop w:val="0"/>
              <w:marBottom w:val="0"/>
              <w:divBdr>
                <w:top w:val="none" w:sz="0" w:space="0" w:color="auto"/>
                <w:left w:val="none" w:sz="0" w:space="0" w:color="auto"/>
                <w:bottom w:val="none" w:sz="0" w:space="0" w:color="auto"/>
                <w:right w:val="none" w:sz="0" w:space="0" w:color="auto"/>
              </w:divBdr>
            </w:div>
            <w:div w:id="811556477">
              <w:marLeft w:val="0"/>
              <w:marRight w:val="0"/>
              <w:marTop w:val="0"/>
              <w:marBottom w:val="0"/>
              <w:divBdr>
                <w:top w:val="none" w:sz="0" w:space="0" w:color="auto"/>
                <w:left w:val="none" w:sz="0" w:space="0" w:color="auto"/>
                <w:bottom w:val="none" w:sz="0" w:space="0" w:color="auto"/>
                <w:right w:val="none" w:sz="0" w:space="0" w:color="auto"/>
              </w:divBdr>
            </w:div>
            <w:div w:id="816655294">
              <w:marLeft w:val="0"/>
              <w:marRight w:val="0"/>
              <w:marTop w:val="0"/>
              <w:marBottom w:val="0"/>
              <w:divBdr>
                <w:top w:val="none" w:sz="0" w:space="0" w:color="auto"/>
                <w:left w:val="none" w:sz="0" w:space="0" w:color="auto"/>
                <w:bottom w:val="none" w:sz="0" w:space="0" w:color="auto"/>
                <w:right w:val="none" w:sz="0" w:space="0" w:color="auto"/>
              </w:divBdr>
            </w:div>
            <w:div w:id="1008094132">
              <w:marLeft w:val="0"/>
              <w:marRight w:val="0"/>
              <w:marTop w:val="0"/>
              <w:marBottom w:val="0"/>
              <w:divBdr>
                <w:top w:val="none" w:sz="0" w:space="0" w:color="auto"/>
                <w:left w:val="none" w:sz="0" w:space="0" w:color="auto"/>
                <w:bottom w:val="none" w:sz="0" w:space="0" w:color="auto"/>
                <w:right w:val="none" w:sz="0" w:space="0" w:color="auto"/>
              </w:divBdr>
            </w:div>
            <w:div w:id="1087921733">
              <w:marLeft w:val="0"/>
              <w:marRight w:val="0"/>
              <w:marTop w:val="0"/>
              <w:marBottom w:val="0"/>
              <w:divBdr>
                <w:top w:val="none" w:sz="0" w:space="0" w:color="auto"/>
                <w:left w:val="none" w:sz="0" w:space="0" w:color="auto"/>
                <w:bottom w:val="none" w:sz="0" w:space="0" w:color="auto"/>
                <w:right w:val="none" w:sz="0" w:space="0" w:color="auto"/>
              </w:divBdr>
            </w:div>
            <w:div w:id="1091240056">
              <w:marLeft w:val="0"/>
              <w:marRight w:val="0"/>
              <w:marTop w:val="0"/>
              <w:marBottom w:val="0"/>
              <w:divBdr>
                <w:top w:val="none" w:sz="0" w:space="0" w:color="auto"/>
                <w:left w:val="none" w:sz="0" w:space="0" w:color="auto"/>
                <w:bottom w:val="none" w:sz="0" w:space="0" w:color="auto"/>
                <w:right w:val="none" w:sz="0" w:space="0" w:color="auto"/>
              </w:divBdr>
            </w:div>
            <w:div w:id="1341618359">
              <w:marLeft w:val="0"/>
              <w:marRight w:val="0"/>
              <w:marTop w:val="0"/>
              <w:marBottom w:val="0"/>
              <w:divBdr>
                <w:top w:val="none" w:sz="0" w:space="0" w:color="auto"/>
                <w:left w:val="none" w:sz="0" w:space="0" w:color="auto"/>
                <w:bottom w:val="none" w:sz="0" w:space="0" w:color="auto"/>
                <w:right w:val="none" w:sz="0" w:space="0" w:color="auto"/>
              </w:divBdr>
            </w:div>
            <w:div w:id="1393849262">
              <w:marLeft w:val="0"/>
              <w:marRight w:val="0"/>
              <w:marTop w:val="0"/>
              <w:marBottom w:val="0"/>
              <w:divBdr>
                <w:top w:val="none" w:sz="0" w:space="0" w:color="auto"/>
                <w:left w:val="none" w:sz="0" w:space="0" w:color="auto"/>
                <w:bottom w:val="none" w:sz="0" w:space="0" w:color="auto"/>
                <w:right w:val="none" w:sz="0" w:space="0" w:color="auto"/>
              </w:divBdr>
            </w:div>
            <w:div w:id="1412267097">
              <w:marLeft w:val="0"/>
              <w:marRight w:val="0"/>
              <w:marTop w:val="0"/>
              <w:marBottom w:val="0"/>
              <w:divBdr>
                <w:top w:val="none" w:sz="0" w:space="0" w:color="auto"/>
                <w:left w:val="none" w:sz="0" w:space="0" w:color="auto"/>
                <w:bottom w:val="none" w:sz="0" w:space="0" w:color="auto"/>
                <w:right w:val="none" w:sz="0" w:space="0" w:color="auto"/>
              </w:divBdr>
            </w:div>
            <w:div w:id="1470786775">
              <w:marLeft w:val="0"/>
              <w:marRight w:val="0"/>
              <w:marTop w:val="0"/>
              <w:marBottom w:val="0"/>
              <w:divBdr>
                <w:top w:val="none" w:sz="0" w:space="0" w:color="auto"/>
                <w:left w:val="none" w:sz="0" w:space="0" w:color="auto"/>
                <w:bottom w:val="none" w:sz="0" w:space="0" w:color="auto"/>
                <w:right w:val="none" w:sz="0" w:space="0" w:color="auto"/>
              </w:divBdr>
            </w:div>
            <w:div w:id="1705210274">
              <w:marLeft w:val="0"/>
              <w:marRight w:val="0"/>
              <w:marTop w:val="0"/>
              <w:marBottom w:val="0"/>
              <w:divBdr>
                <w:top w:val="none" w:sz="0" w:space="0" w:color="auto"/>
                <w:left w:val="none" w:sz="0" w:space="0" w:color="auto"/>
                <w:bottom w:val="none" w:sz="0" w:space="0" w:color="auto"/>
                <w:right w:val="none" w:sz="0" w:space="0" w:color="auto"/>
              </w:divBdr>
            </w:div>
            <w:div w:id="1718506586">
              <w:marLeft w:val="0"/>
              <w:marRight w:val="0"/>
              <w:marTop w:val="0"/>
              <w:marBottom w:val="0"/>
              <w:divBdr>
                <w:top w:val="none" w:sz="0" w:space="0" w:color="auto"/>
                <w:left w:val="none" w:sz="0" w:space="0" w:color="auto"/>
                <w:bottom w:val="none" w:sz="0" w:space="0" w:color="auto"/>
                <w:right w:val="none" w:sz="0" w:space="0" w:color="auto"/>
              </w:divBdr>
            </w:div>
            <w:div w:id="1723367388">
              <w:marLeft w:val="0"/>
              <w:marRight w:val="0"/>
              <w:marTop w:val="0"/>
              <w:marBottom w:val="0"/>
              <w:divBdr>
                <w:top w:val="none" w:sz="0" w:space="0" w:color="auto"/>
                <w:left w:val="none" w:sz="0" w:space="0" w:color="auto"/>
                <w:bottom w:val="none" w:sz="0" w:space="0" w:color="auto"/>
                <w:right w:val="none" w:sz="0" w:space="0" w:color="auto"/>
              </w:divBdr>
            </w:div>
            <w:div w:id="1750346010">
              <w:marLeft w:val="0"/>
              <w:marRight w:val="0"/>
              <w:marTop w:val="0"/>
              <w:marBottom w:val="0"/>
              <w:divBdr>
                <w:top w:val="none" w:sz="0" w:space="0" w:color="auto"/>
                <w:left w:val="none" w:sz="0" w:space="0" w:color="auto"/>
                <w:bottom w:val="none" w:sz="0" w:space="0" w:color="auto"/>
                <w:right w:val="none" w:sz="0" w:space="0" w:color="auto"/>
              </w:divBdr>
            </w:div>
            <w:div w:id="1903059659">
              <w:marLeft w:val="0"/>
              <w:marRight w:val="0"/>
              <w:marTop w:val="0"/>
              <w:marBottom w:val="0"/>
              <w:divBdr>
                <w:top w:val="none" w:sz="0" w:space="0" w:color="auto"/>
                <w:left w:val="none" w:sz="0" w:space="0" w:color="auto"/>
                <w:bottom w:val="none" w:sz="0" w:space="0" w:color="auto"/>
                <w:right w:val="none" w:sz="0" w:space="0" w:color="auto"/>
              </w:divBdr>
            </w:div>
            <w:div w:id="1944148796">
              <w:marLeft w:val="0"/>
              <w:marRight w:val="0"/>
              <w:marTop w:val="0"/>
              <w:marBottom w:val="0"/>
              <w:divBdr>
                <w:top w:val="none" w:sz="0" w:space="0" w:color="auto"/>
                <w:left w:val="none" w:sz="0" w:space="0" w:color="auto"/>
                <w:bottom w:val="none" w:sz="0" w:space="0" w:color="auto"/>
                <w:right w:val="none" w:sz="0" w:space="0" w:color="auto"/>
              </w:divBdr>
            </w:div>
            <w:div w:id="2083672928">
              <w:marLeft w:val="0"/>
              <w:marRight w:val="0"/>
              <w:marTop w:val="0"/>
              <w:marBottom w:val="0"/>
              <w:divBdr>
                <w:top w:val="none" w:sz="0" w:space="0" w:color="auto"/>
                <w:left w:val="none" w:sz="0" w:space="0" w:color="auto"/>
                <w:bottom w:val="none" w:sz="0" w:space="0" w:color="auto"/>
                <w:right w:val="none" w:sz="0" w:space="0" w:color="auto"/>
              </w:divBdr>
            </w:div>
            <w:div w:id="211631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73200">
      <w:bodyDiv w:val="1"/>
      <w:marLeft w:val="0"/>
      <w:marRight w:val="0"/>
      <w:marTop w:val="0"/>
      <w:marBottom w:val="0"/>
      <w:divBdr>
        <w:top w:val="none" w:sz="0" w:space="0" w:color="auto"/>
        <w:left w:val="none" w:sz="0" w:space="0" w:color="auto"/>
        <w:bottom w:val="none" w:sz="0" w:space="0" w:color="auto"/>
        <w:right w:val="none" w:sz="0" w:space="0" w:color="auto"/>
      </w:divBdr>
    </w:div>
    <w:div w:id="675959321">
      <w:bodyDiv w:val="1"/>
      <w:marLeft w:val="0"/>
      <w:marRight w:val="0"/>
      <w:marTop w:val="0"/>
      <w:marBottom w:val="0"/>
      <w:divBdr>
        <w:top w:val="none" w:sz="0" w:space="0" w:color="auto"/>
        <w:left w:val="none" w:sz="0" w:space="0" w:color="auto"/>
        <w:bottom w:val="none" w:sz="0" w:space="0" w:color="auto"/>
        <w:right w:val="none" w:sz="0" w:space="0" w:color="auto"/>
      </w:divBdr>
    </w:div>
    <w:div w:id="677149338">
      <w:bodyDiv w:val="1"/>
      <w:marLeft w:val="0"/>
      <w:marRight w:val="0"/>
      <w:marTop w:val="0"/>
      <w:marBottom w:val="0"/>
      <w:divBdr>
        <w:top w:val="none" w:sz="0" w:space="0" w:color="auto"/>
        <w:left w:val="none" w:sz="0" w:space="0" w:color="auto"/>
        <w:bottom w:val="none" w:sz="0" w:space="0" w:color="auto"/>
        <w:right w:val="none" w:sz="0" w:space="0" w:color="auto"/>
      </w:divBdr>
    </w:div>
    <w:div w:id="679818694">
      <w:bodyDiv w:val="1"/>
      <w:marLeft w:val="0"/>
      <w:marRight w:val="0"/>
      <w:marTop w:val="0"/>
      <w:marBottom w:val="0"/>
      <w:divBdr>
        <w:top w:val="none" w:sz="0" w:space="0" w:color="auto"/>
        <w:left w:val="none" w:sz="0" w:space="0" w:color="auto"/>
        <w:bottom w:val="none" w:sz="0" w:space="0" w:color="auto"/>
        <w:right w:val="none" w:sz="0" w:space="0" w:color="auto"/>
      </w:divBdr>
    </w:div>
    <w:div w:id="680400065">
      <w:bodyDiv w:val="1"/>
      <w:marLeft w:val="0"/>
      <w:marRight w:val="0"/>
      <w:marTop w:val="0"/>
      <w:marBottom w:val="0"/>
      <w:divBdr>
        <w:top w:val="none" w:sz="0" w:space="0" w:color="auto"/>
        <w:left w:val="none" w:sz="0" w:space="0" w:color="auto"/>
        <w:bottom w:val="none" w:sz="0" w:space="0" w:color="auto"/>
        <w:right w:val="none" w:sz="0" w:space="0" w:color="auto"/>
      </w:divBdr>
      <w:divsChild>
        <w:div w:id="636305537">
          <w:marLeft w:val="0"/>
          <w:marRight w:val="0"/>
          <w:marTop w:val="0"/>
          <w:marBottom w:val="450"/>
          <w:divBdr>
            <w:top w:val="none" w:sz="0" w:space="0" w:color="auto"/>
            <w:left w:val="none" w:sz="0" w:space="0" w:color="auto"/>
            <w:bottom w:val="none" w:sz="0" w:space="0" w:color="auto"/>
            <w:right w:val="none" w:sz="0" w:space="0" w:color="auto"/>
          </w:divBdr>
        </w:div>
      </w:divsChild>
    </w:div>
    <w:div w:id="690300672">
      <w:bodyDiv w:val="1"/>
      <w:marLeft w:val="0"/>
      <w:marRight w:val="0"/>
      <w:marTop w:val="0"/>
      <w:marBottom w:val="0"/>
      <w:divBdr>
        <w:top w:val="none" w:sz="0" w:space="0" w:color="auto"/>
        <w:left w:val="none" w:sz="0" w:space="0" w:color="auto"/>
        <w:bottom w:val="none" w:sz="0" w:space="0" w:color="auto"/>
        <w:right w:val="none" w:sz="0" w:space="0" w:color="auto"/>
      </w:divBdr>
      <w:divsChild>
        <w:div w:id="1600791819">
          <w:marLeft w:val="0"/>
          <w:marRight w:val="0"/>
          <w:marTop w:val="0"/>
          <w:marBottom w:val="0"/>
          <w:divBdr>
            <w:top w:val="none" w:sz="0" w:space="0" w:color="auto"/>
            <w:left w:val="none" w:sz="0" w:space="0" w:color="auto"/>
            <w:bottom w:val="none" w:sz="0" w:space="0" w:color="auto"/>
            <w:right w:val="none" w:sz="0" w:space="0" w:color="auto"/>
          </w:divBdr>
          <w:divsChild>
            <w:div w:id="158730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40667">
      <w:bodyDiv w:val="1"/>
      <w:marLeft w:val="0"/>
      <w:marRight w:val="0"/>
      <w:marTop w:val="0"/>
      <w:marBottom w:val="0"/>
      <w:divBdr>
        <w:top w:val="none" w:sz="0" w:space="0" w:color="auto"/>
        <w:left w:val="none" w:sz="0" w:space="0" w:color="auto"/>
        <w:bottom w:val="none" w:sz="0" w:space="0" w:color="auto"/>
        <w:right w:val="none" w:sz="0" w:space="0" w:color="auto"/>
      </w:divBdr>
    </w:div>
    <w:div w:id="700589539">
      <w:bodyDiv w:val="1"/>
      <w:marLeft w:val="0"/>
      <w:marRight w:val="0"/>
      <w:marTop w:val="0"/>
      <w:marBottom w:val="0"/>
      <w:divBdr>
        <w:top w:val="none" w:sz="0" w:space="0" w:color="auto"/>
        <w:left w:val="none" w:sz="0" w:space="0" w:color="auto"/>
        <w:bottom w:val="none" w:sz="0" w:space="0" w:color="auto"/>
        <w:right w:val="none" w:sz="0" w:space="0" w:color="auto"/>
      </w:divBdr>
      <w:divsChild>
        <w:div w:id="644159834">
          <w:marLeft w:val="0"/>
          <w:marRight w:val="0"/>
          <w:marTop w:val="0"/>
          <w:marBottom w:val="0"/>
          <w:divBdr>
            <w:top w:val="none" w:sz="0" w:space="0" w:color="auto"/>
            <w:left w:val="none" w:sz="0" w:space="0" w:color="auto"/>
            <w:bottom w:val="none" w:sz="0" w:space="0" w:color="auto"/>
            <w:right w:val="none" w:sz="0" w:space="0" w:color="auto"/>
          </w:divBdr>
          <w:divsChild>
            <w:div w:id="758142297">
              <w:marLeft w:val="0"/>
              <w:marRight w:val="0"/>
              <w:marTop w:val="0"/>
              <w:marBottom w:val="0"/>
              <w:divBdr>
                <w:top w:val="none" w:sz="0" w:space="0" w:color="auto"/>
                <w:left w:val="none" w:sz="0" w:space="0" w:color="auto"/>
                <w:bottom w:val="none" w:sz="0" w:space="0" w:color="auto"/>
                <w:right w:val="none" w:sz="0" w:space="0" w:color="auto"/>
              </w:divBdr>
            </w:div>
            <w:div w:id="124691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20595">
      <w:bodyDiv w:val="1"/>
      <w:marLeft w:val="0"/>
      <w:marRight w:val="0"/>
      <w:marTop w:val="0"/>
      <w:marBottom w:val="0"/>
      <w:divBdr>
        <w:top w:val="none" w:sz="0" w:space="0" w:color="auto"/>
        <w:left w:val="none" w:sz="0" w:space="0" w:color="auto"/>
        <w:bottom w:val="none" w:sz="0" w:space="0" w:color="auto"/>
        <w:right w:val="none" w:sz="0" w:space="0" w:color="auto"/>
      </w:divBdr>
    </w:div>
    <w:div w:id="712773209">
      <w:bodyDiv w:val="1"/>
      <w:marLeft w:val="0"/>
      <w:marRight w:val="0"/>
      <w:marTop w:val="0"/>
      <w:marBottom w:val="0"/>
      <w:divBdr>
        <w:top w:val="none" w:sz="0" w:space="0" w:color="auto"/>
        <w:left w:val="none" w:sz="0" w:space="0" w:color="auto"/>
        <w:bottom w:val="none" w:sz="0" w:space="0" w:color="auto"/>
        <w:right w:val="none" w:sz="0" w:space="0" w:color="auto"/>
      </w:divBdr>
    </w:div>
    <w:div w:id="717777906">
      <w:bodyDiv w:val="1"/>
      <w:marLeft w:val="0"/>
      <w:marRight w:val="0"/>
      <w:marTop w:val="0"/>
      <w:marBottom w:val="0"/>
      <w:divBdr>
        <w:top w:val="none" w:sz="0" w:space="0" w:color="auto"/>
        <w:left w:val="none" w:sz="0" w:space="0" w:color="auto"/>
        <w:bottom w:val="none" w:sz="0" w:space="0" w:color="auto"/>
        <w:right w:val="none" w:sz="0" w:space="0" w:color="auto"/>
      </w:divBdr>
    </w:div>
    <w:div w:id="720439961">
      <w:bodyDiv w:val="1"/>
      <w:marLeft w:val="0"/>
      <w:marRight w:val="0"/>
      <w:marTop w:val="0"/>
      <w:marBottom w:val="0"/>
      <w:divBdr>
        <w:top w:val="none" w:sz="0" w:space="0" w:color="auto"/>
        <w:left w:val="none" w:sz="0" w:space="0" w:color="auto"/>
        <w:bottom w:val="none" w:sz="0" w:space="0" w:color="auto"/>
        <w:right w:val="none" w:sz="0" w:space="0" w:color="auto"/>
      </w:divBdr>
    </w:div>
    <w:div w:id="721565470">
      <w:bodyDiv w:val="1"/>
      <w:marLeft w:val="0"/>
      <w:marRight w:val="0"/>
      <w:marTop w:val="0"/>
      <w:marBottom w:val="0"/>
      <w:divBdr>
        <w:top w:val="none" w:sz="0" w:space="0" w:color="auto"/>
        <w:left w:val="none" w:sz="0" w:space="0" w:color="auto"/>
        <w:bottom w:val="none" w:sz="0" w:space="0" w:color="auto"/>
        <w:right w:val="none" w:sz="0" w:space="0" w:color="auto"/>
      </w:divBdr>
      <w:divsChild>
        <w:div w:id="1402562185">
          <w:marLeft w:val="0"/>
          <w:marRight w:val="0"/>
          <w:marTop w:val="0"/>
          <w:marBottom w:val="0"/>
          <w:divBdr>
            <w:top w:val="none" w:sz="0" w:space="0" w:color="auto"/>
            <w:left w:val="none" w:sz="0" w:space="0" w:color="auto"/>
            <w:bottom w:val="none" w:sz="0" w:space="0" w:color="auto"/>
            <w:right w:val="none" w:sz="0" w:space="0" w:color="auto"/>
          </w:divBdr>
          <w:divsChild>
            <w:div w:id="113525779">
              <w:marLeft w:val="0"/>
              <w:marRight w:val="0"/>
              <w:marTop w:val="0"/>
              <w:marBottom w:val="0"/>
              <w:divBdr>
                <w:top w:val="none" w:sz="0" w:space="0" w:color="auto"/>
                <w:left w:val="none" w:sz="0" w:space="0" w:color="auto"/>
                <w:bottom w:val="none" w:sz="0" w:space="0" w:color="auto"/>
                <w:right w:val="none" w:sz="0" w:space="0" w:color="auto"/>
              </w:divBdr>
            </w:div>
            <w:div w:id="186456165">
              <w:marLeft w:val="0"/>
              <w:marRight w:val="0"/>
              <w:marTop w:val="0"/>
              <w:marBottom w:val="0"/>
              <w:divBdr>
                <w:top w:val="none" w:sz="0" w:space="0" w:color="auto"/>
                <w:left w:val="none" w:sz="0" w:space="0" w:color="auto"/>
                <w:bottom w:val="none" w:sz="0" w:space="0" w:color="auto"/>
                <w:right w:val="none" w:sz="0" w:space="0" w:color="auto"/>
              </w:divBdr>
            </w:div>
            <w:div w:id="487523625">
              <w:marLeft w:val="0"/>
              <w:marRight w:val="0"/>
              <w:marTop w:val="0"/>
              <w:marBottom w:val="0"/>
              <w:divBdr>
                <w:top w:val="none" w:sz="0" w:space="0" w:color="auto"/>
                <w:left w:val="none" w:sz="0" w:space="0" w:color="auto"/>
                <w:bottom w:val="none" w:sz="0" w:space="0" w:color="auto"/>
                <w:right w:val="none" w:sz="0" w:space="0" w:color="auto"/>
              </w:divBdr>
            </w:div>
            <w:div w:id="491679388">
              <w:marLeft w:val="0"/>
              <w:marRight w:val="0"/>
              <w:marTop w:val="0"/>
              <w:marBottom w:val="0"/>
              <w:divBdr>
                <w:top w:val="none" w:sz="0" w:space="0" w:color="auto"/>
                <w:left w:val="none" w:sz="0" w:space="0" w:color="auto"/>
                <w:bottom w:val="none" w:sz="0" w:space="0" w:color="auto"/>
                <w:right w:val="none" w:sz="0" w:space="0" w:color="auto"/>
              </w:divBdr>
            </w:div>
            <w:div w:id="837188721">
              <w:marLeft w:val="0"/>
              <w:marRight w:val="0"/>
              <w:marTop w:val="0"/>
              <w:marBottom w:val="0"/>
              <w:divBdr>
                <w:top w:val="none" w:sz="0" w:space="0" w:color="auto"/>
                <w:left w:val="none" w:sz="0" w:space="0" w:color="auto"/>
                <w:bottom w:val="none" w:sz="0" w:space="0" w:color="auto"/>
                <w:right w:val="none" w:sz="0" w:space="0" w:color="auto"/>
              </w:divBdr>
            </w:div>
            <w:div w:id="1230849888">
              <w:marLeft w:val="0"/>
              <w:marRight w:val="0"/>
              <w:marTop w:val="0"/>
              <w:marBottom w:val="0"/>
              <w:divBdr>
                <w:top w:val="none" w:sz="0" w:space="0" w:color="auto"/>
                <w:left w:val="none" w:sz="0" w:space="0" w:color="auto"/>
                <w:bottom w:val="none" w:sz="0" w:space="0" w:color="auto"/>
                <w:right w:val="none" w:sz="0" w:space="0" w:color="auto"/>
              </w:divBdr>
            </w:div>
            <w:div w:id="1581404312">
              <w:marLeft w:val="0"/>
              <w:marRight w:val="0"/>
              <w:marTop w:val="0"/>
              <w:marBottom w:val="0"/>
              <w:divBdr>
                <w:top w:val="none" w:sz="0" w:space="0" w:color="auto"/>
                <w:left w:val="none" w:sz="0" w:space="0" w:color="auto"/>
                <w:bottom w:val="none" w:sz="0" w:space="0" w:color="auto"/>
                <w:right w:val="none" w:sz="0" w:space="0" w:color="auto"/>
              </w:divBdr>
            </w:div>
            <w:div w:id="1613825864">
              <w:marLeft w:val="0"/>
              <w:marRight w:val="0"/>
              <w:marTop w:val="0"/>
              <w:marBottom w:val="0"/>
              <w:divBdr>
                <w:top w:val="none" w:sz="0" w:space="0" w:color="auto"/>
                <w:left w:val="none" w:sz="0" w:space="0" w:color="auto"/>
                <w:bottom w:val="none" w:sz="0" w:space="0" w:color="auto"/>
                <w:right w:val="none" w:sz="0" w:space="0" w:color="auto"/>
              </w:divBdr>
            </w:div>
            <w:div w:id="1710766546">
              <w:marLeft w:val="0"/>
              <w:marRight w:val="0"/>
              <w:marTop w:val="0"/>
              <w:marBottom w:val="0"/>
              <w:divBdr>
                <w:top w:val="none" w:sz="0" w:space="0" w:color="auto"/>
                <w:left w:val="none" w:sz="0" w:space="0" w:color="auto"/>
                <w:bottom w:val="none" w:sz="0" w:space="0" w:color="auto"/>
                <w:right w:val="none" w:sz="0" w:space="0" w:color="auto"/>
              </w:divBdr>
            </w:div>
            <w:div w:id="1811971375">
              <w:marLeft w:val="0"/>
              <w:marRight w:val="0"/>
              <w:marTop w:val="0"/>
              <w:marBottom w:val="0"/>
              <w:divBdr>
                <w:top w:val="none" w:sz="0" w:space="0" w:color="auto"/>
                <w:left w:val="none" w:sz="0" w:space="0" w:color="auto"/>
                <w:bottom w:val="none" w:sz="0" w:space="0" w:color="auto"/>
                <w:right w:val="none" w:sz="0" w:space="0" w:color="auto"/>
              </w:divBdr>
            </w:div>
            <w:div w:id="1853227912">
              <w:marLeft w:val="0"/>
              <w:marRight w:val="0"/>
              <w:marTop w:val="0"/>
              <w:marBottom w:val="0"/>
              <w:divBdr>
                <w:top w:val="none" w:sz="0" w:space="0" w:color="auto"/>
                <w:left w:val="none" w:sz="0" w:space="0" w:color="auto"/>
                <w:bottom w:val="none" w:sz="0" w:space="0" w:color="auto"/>
                <w:right w:val="none" w:sz="0" w:space="0" w:color="auto"/>
              </w:divBdr>
            </w:div>
            <w:div w:id="195320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82656">
      <w:bodyDiv w:val="1"/>
      <w:marLeft w:val="0"/>
      <w:marRight w:val="0"/>
      <w:marTop w:val="0"/>
      <w:marBottom w:val="0"/>
      <w:divBdr>
        <w:top w:val="none" w:sz="0" w:space="0" w:color="auto"/>
        <w:left w:val="none" w:sz="0" w:space="0" w:color="auto"/>
        <w:bottom w:val="none" w:sz="0" w:space="0" w:color="auto"/>
        <w:right w:val="none" w:sz="0" w:space="0" w:color="auto"/>
      </w:divBdr>
    </w:div>
    <w:div w:id="723065682">
      <w:bodyDiv w:val="1"/>
      <w:marLeft w:val="0"/>
      <w:marRight w:val="0"/>
      <w:marTop w:val="0"/>
      <w:marBottom w:val="0"/>
      <w:divBdr>
        <w:top w:val="none" w:sz="0" w:space="0" w:color="auto"/>
        <w:left w:val="none" w:sz="0" w:space="0" w:color="auto"/>
        <w:bottom w:val="none" w:sz="0" w:space="0" w:color="auto"/>
        <w:right w:val="none" w:sz="0" w:space="0" w:color="auto"/>
      </w:divBdr>
    </w:div>
    <w:div w:id="723874619">
      <w:bodyDiv w:val="1"/>
      <w:marLeft w:val="0"/>
      <w:marRight w:val="0"/>
      <w:marTop w:val="0"/>
      <w:marBottom w:val="0"/>
      <w:divBdr>
        <w:top w:val="none" w:sz="0" w:space="0" w:color="auto"/>
        <w:left w:val="none" w:sz="0" w:space="0" w:color="auto"/>
        <w:bottom w:val="none" w:sz="0" w:space="0" w:color="auto"/>
        <w:right w:val="none" w:sz="0" w:space="0" w:color="auto"/>
      </w:divBdr>
      <w:divsChild>
        <w:div w:id="1022903031">
          <w:marLeft w:val="0"/>
          <w:marRight w:val="0"/>
          <w:marTop w:val="0"/>
          <w:marBottom w:val="0"/>
          <w:divBdr>
            <w:top w:val="none" w:sz="0" w:space="0" w:color="auto"/>
            <w:left w:val="none" w:sz="0" w:space="0" w:color="auto"/>
            <w:bottom w:val="none" w:sz="0" w:space="0" w:color="auto"/>
            <w:right w:val="none" w:sz="0" w:space="0" w:color="auto"/>
          </w:divBdr>
          <w:divsChild>
            <w:div w:id="184056196">
              <w:marLeft w:val="0"/>
              <w:marRight w:val="0"/>
              <w:marTop w:val="0"/>
              <w:marBottom w:val="0"/>
              <w:divBdr>
                <w:top w:val="none" w:sz="0" w:space="0" w:color="auto"/>
                <w:left w:val="none" w:sz="0" w:space="0" w:color="auto"/>
                <w:bottom w:val="none" w:sz="0" w:space="0" w:color="auto"/>
                <w:right w:val="none" w:sz="0" w:space="0" w:color="auto"/>
              </w:divBdr>
            </w:div>
            <w:div w:id="235553134">
              <w:marLeft w:val="0"/>
              <w:marRight w:val="0"/>
              <w:marTop w:val="0"/>
              <w:marBottom w:val="0"/>
              <w:divBdr>
                <w:top w:val="none" w:sz="0" w:space="0" w:color="auto"/>
                <w:left w:val="none" w:sz="0" w:space="0" w:color="auto"/>
                <w:bottom w:val="none" w:sz="0" w:space="0" w:color="auto"/>
                <w:right w:val="none" w:sz="0" w:space="0" w:color="auto"/>
              </w:divBdr>
            </w:div>
            <w:div w:id="276955724">
              <w:marLeft w:val="0"/>
              <w:marRight w:val="0"/>
              <w:marTop w:val="0"/>
              <w:marBottom w:val="0"/>
              <w:divBdr>
                <w:top w:val="none" w:sz="0" w:space="0" w:color="auto"/>
                <w:left w:val="none" w:sz="0" w:space="0" w:color="auto"/>
                <w:bottom w:val="none" w:sz="0" w:space="0" w:color="auto"/>
                <w:right w:val="none" w:sz="0" w:space="0" w:color="auto"/>
              </w:divBdr>
            </w:div>
            <w:div w:id="315574501">
              <w:marLeft w:val="0"/>
              <w:marRight w:val="0"/>
              <w:marTop w:val="0"/>
              <w:marBottom w:val="0"/>
              <w:divBdr>
                <w:top w:val="none" w:sz="0" w:space="0" w:color="auto"/>
                <w:left w:val="none" w:sz="0" w:space="0" w:color="auto"/>
                <w:bottom w:val="none" w:sz="0" w:space="0" w:color="auto"/>
                <w:right w:val="none" w:sz="0" w:space="0" w:color="auto"/>
              </w:divBdr>
            </w:div>
            <w:div w:id="315764046">
              <w:marLeft w:val="0"/>
              <w:marRight w:val="0"/>
              <w:marTop w:val="0"/>
              <w:marBottom w:val="0"/>
              <w:divBdr>
                <w:top w:val="none" w:sz="0" w:space="0" w:color="auto"/>
                <w:left w:val="none" w:sz="0" w:space="0" w:color="auto"/>
                <w:bottom w:val="none" w:sz="0" w:space="0" w:color="auto"/>
                <w:right w:val="none" w:sz="0" w:space="0" w:color="auto"/>
              </w:divBdr>
            </w:div>
            <w:div w:id="352609146">
              <w:marLeft w:val="0"/>
              <w:marRight w:val="0"/>
              <w:marTop w:val="0"/>
              <w:marBottom w:val="0"/>
              <w:divBdr>
                <w:top w:val="none" w:sz="0" w:space="0" w:color="auto"/>
                <w:left w:val="none" w:sz="0" w:space="0" w:color="auto"/>
                <w:bottom w:val="none" w:sz="0" w:space="0" w:color="auto"/>
                <w:right w:val="none" w:sz="0" w:space="0" w:color="auto"/>
              </w:divBdr>
            </w:div>
            <w:div w:id="358051121">
              <w:marLeft w:val="0"/>
              <w:marRight w:val="0"/>
              <w:marTop w:val="0"/>
              <w:marBottom w:val="0"/>
              <w:divBdr>
                <w:top w:val="none" w:sz="0" w:space="0" w:color="auto"/>
                <w:left w:val="none" w:sz="0" w:space="0" w:color="auto"/>
                <w:bottom w:val="none" w:sz="0" w:space="0" w:color="auto"/>
                <w:right w:val="none" w:sz="0" w:space="0" w:color="auto"/>
              </w:divBdr>
            </w:div>
            <w:div w:id="401871918">
              <w:marLeft w:val="0"/>
              <w:marRight w:val="0"/>
              <w:marTop w:val="0"/>
              <w:marBottom w:val="0"/>
              <w:divBdr>
                <w:top w:val="none" w:sz="0" w:space="0" w:color="auto"/>
                <w:left w:val="none" w:sz="0" w:space="0" w:color="auto"/>
                <w:bottom w:val="none" w:sz="0" w:space="0" w:color="auto"/>
                <w:right w:val="none" w:sz="0" w:space="0" w:color="auto"/>
              </w:divBdr>
            </w:div>
            <w:div w:id="450443063">
              <w:marLeft w:val="0"/>
              <w:marRight w:val="0"/>
              <w:marTop w:val="0"/>
              <w:marBottom w:val="0"/>
              <w:divBdr>
                <w:top w:val="none" w:sz="0" w:space="0" w:color="auto"/>
                <w:left w:val="none" w:sz="0" w:space="0" w:color="auto"/>
                <w:bottom w:val="none" w:sz="0" w:space="0" w:color="auto"/>
                <w:right w:val="none" w:sz="0" w:space="0" w:color="auto"/>
              </w:divBdr>
            </w:div>
            <w:div w:id="539589144">
              <w:marLeft w:val="0"/>
              <w:marRight w:val="0"/>
              <w:marTop w:val="0"/>
              <w:marBottom w:val="0"/>
              <w:divBdr>
                <w:top w:val="none" w:sz="0" w:space="0" w:color="auto"/>
                <w:left w:val="none" w:sz="0" w:space="0" w:color="auto"/>
                <w:bottom w:val="none" w:sz="0" w:space="0" w:color="auto"/>
                <w:right w:val="none" w:sz="0" w:space="0" w:color="auto"/>
              </w:divBdr>
            </w:div>
            <w:div w:id="545918551">
              <w:marLeft w:val="0"/>
              <w:marRight w:val="0"/>
              <w:marTop w:val="0"/>
              <w:marBottom w:val="0"/>
              <w:divBdr>
                <w:top w:val="none" w:sz="0" w:space="0" w:color="auto"/>
                <w:left w:val="none" w:sz="0" w:space="0" w:color="auto"/>
                <w:bottom w:val="none" w:sz="0" w:space="0" w:color="auto"/>
                <w:right w:val="none" w:sz="0" w:space="0" w:color="auto"/>
              </w:divBdr>
            </w:div>
            <w:div w:id="548995260">
              <w:marLeft w:val="0"/>
              <w:marRight w:val="0"/>
              <w:marTop w:val="0"/>
              <w:marBottom w:val="0"/>
              <w:divBdr>
                <w:top w:val="none" w:sz="0" w:space="0" w:color="auto"/>
                <w:left w:val="none" w:sz="0" w:space="0" w:color="auto"/>
                <w:bottom w:val="none" w:sz="0" w:space="0" w:color="auto"/>
                <w:right w:val="none" w:sz="0" w:space="0" w:color="auto"/>
              </w:divBdr>
            </w:div>
            <w:div w:id="572933016">
              <w:marLeft w:val="0"/>
              <w:marRight w:val="0"/>
              <w:marTop w:val="0"/>
              <w:marBottom w:val="0"/>
              <w:divBdr>
                <w:top w:val="none" w:sz="0" w:space="0" w:color="auto"/>
                <w:left w:val="none" w:sz="0" w:space="0" w:color="auto"/>
                <w:bottom w:val="none" w:sz="0" w:space="0" w:color="auto"/>
                <w:right w:val="none" w:sz="0" w:space="0" w:color="auto"/>
              </w:divBdr>
            </w:div>
            <w:div w:id="630982039">
              <w:marLeft w:val="0"/>
              <w:marRight w:val="0"/>
              <w:marTop w:val="0"/>
              <w:marBottom w:val="0"/>
              <w:divBdr>
                <w:top w:val="none" w:sz="0" w:space="0" w:color="auto"/>
                <w:left w:val="none" w:sz="0" w:space="0" w:color="auto"/>
                <w:bottom w:val="none" w:sz="0" w:space="0" w:color="auto"/>
                <w:right w:val="none" w:sz="0" w:space="0" w:color="auto"/>
              </w:divBdr>
            </w:div>
            <w:div w:id="654257501">
              <w:marLeft w:val="0"/>
              <w:marRight w:val="0"/>
              <w:marTop w:val="0"/>
              <w:marBottom w:val="0"/>
              <w:divBdr>
                <w:top w:val="none" w:sz="0" w:space="0" w:color="auto"/>
                <w:left w:val="none" w:sz="0" w:space="0" w:color="auto"/>
                <w:bottom w:val="none" w:sz="0" w:space="0" w:color="auto"/>
                <w:right w:val="none" w:sz="0" w:space="0" w:color="auto"/>
              </w:divBdr>
            </w:div>
            <w:div w:id="667054656">
              <w:marLeft w:val="0"/>
              <w:marRight w:val="0"/>
              <w:marTop w:val="0"/>
              <w:marBottom w:val="0"/>
              <w:divBdr>
                <w:top w:val="none" w:sz="0" w:space="0" w:color="auto"/>
                <w:left w:val="none" w:sz="0" w:space="0" w:color="auto"/>
                <w:bottom w:val="none" w:sz="0" w:space="0" w:color="auto"/>
                <w:right w:val="none" w:sz="0" w:space="0" w:color="auto"/>
              </w:divBdr>
            </w:div>
            <w:div w:id="751124363">
              <w:marLeft w:val="0"/>
              <w:marRight w:val="0"/>
              <w:marTop w:val="0"/>
              <w:marBottom w:val="0"/>
              <w:divBdr>
                <w:top w:val="none" w:sz="0" w:space="0" w:color="auto"/>
                <w:left w:val="none" w:sz="0" w:space="0" w:color="auto"/>
                <w:bottom w:val="none" w:sz="0" w:space="0" w:color="auto"/>
                <w:right w:val="none" w:sz="0" w:space="0" w:color="auto"/>
              </w:divBdr>
            </w:div>
            <w:div w:id="769617925">
              <w:marLeft w:val="0"/>
              <w:marRight w:val="0"/>
              <w:marTop w:val="0"/>
              <w:marBottom w:val="0"/>
              <w:divBdr>
                <w:top w:val="none" w:sz="0" w:space="0" w:color="auto"/>
                <w:left w:val="none" w:sz="0" w:space="0" w:color="auto"/>
                <w:bottom w:val="none" w:sz="0" w:space="0" w:color="auto"/>
                <w:right w:val="none" w:sz="0" w:space="0" w:color="auto"/>
              </w:divBdr>
            </w:div>
            <w:div w:id="820274962">
              <w:marLeft w:val="0"/>
              <w:marRight w:val="0"/>
              <w:marTop w:val="0"/>
              <w:marBottom w:val="0"/>
              <w:divBdr>
                <w:top w:val="none" w:sz="0" w:space="0" w:color="auto"/>
                <w:left w:val="none" w:sz="0" w:space="0" w:color="auto"/>
                <w:bottom w:val="none" w:sz="0" w:space="0" w:color="auto"/>
                <w:right w:val="none" w:sz="0" w:space="0" w:color="auto"/>
              </w:divBdr>
            </w:div>
            <w:div w:id="844242533">
              <w:marLeft w:val="0"/>
              <w:marRight w:val="0"/>
              <w:marTop w:val="0"/>
              <w:marBottom w:val="0"/>
              <w:divBdr>
                <w:top w:val="none" w:sz="0" w:space="0" w:color="auto"/>
                <w:left w:val="none" w:sz="0" w:space="0" w:color="auto"/>
                <w:bottom w:val="none" w:sz="0" w:space="0" w:color="auto"/>
                <w:right w:val="none" w:sz="0" w:space="0" w:color="auto"/>
              </w:divBdr>
            </w:div>
            <w:div w:id="887304767">
              <w:marLeft w:val="0"/>
              <w:marRight w:val="0"/>
              <w:marTop w:val="0"/>
              <w:marBottom w:val="0"/>
              <w:divBdr>
                <w:top w:val="none" w:sz="0" w:space="0" w:color="auto"/>
                <w:left w:val="none" w:sz="0" w:space="0" w:color="auto"/>
                <w:bottom w:val="none" w:sz="0" w:space="0" w:color="auto"/>
                <w:right w:val="none" w:sz="0" w:space="0" w:color="auto"/>
              </w:divBdr>
            </w:div>
            <w:div w:id="942112006">
              <w:marLeft w:val="0"/>
              <w:marRight w:val="0"/>
              <w:marTop w:val="0"/>
              <w:marBottom w:val="0"/>
              <w:divBdr>
                <w:top w:val="none" w:sz="0" w:space="0" w:color="auto"/>
                <w:left w:val="none" w:sz="0" w:space="0" w:color="auto"/>
                <w:bottom w:val="none" w:sz="0" w:space="0" w:color="auto"/>
                <w:right w:val="none" w:sz="0" w:space="0" w:color="auto"/>
              </w:divBdr>
            </w:div>
            <w:div w:id="954946416">
              <w:marLeft w:val="0"/>
              <w:marRight w:val="0"/>
              <w:marTop w:val="0"/>
              <w:marBottom w:val="0"/>
              <w:divBdr>
                <w:top w:val="none" w:sz="0" w:space="0" w:color="auto"/>
                <w:left w:val="none" w:sz="0" w:space="0" w:color="auto"/>
                <w:bottom w:val="none" w:sz="0" w:space="0" w:color="auto"/>
                <w:right w:val="none" w:sz="0" w:space="0" w:color="auto"/>
              </w:divBdr>
            </w:div>
            <w:div w:id="1003050210">
              <w:marLeft w:val="0"/>
              <w:marRight w:val="0"/>
              <w:marTop w:val="0"/>
              <w:marBottom w:val="0"/>
              <w:divBdr>
                <w:top w:val="none" w:sz="0" w:space="0" w:color="auto"/>
                <w:left w:val="none" w:sz="0" w:space="0" w:color="auto"/>
                <w:bottom w:val="none" w:sz="0" w:space="0" w:color="auto"/>
                <w:right w:val="none" w:sz="0" w:space="0" w:color="auto"/>
              </w:divBdr>
            </w:div>
            <w:div w:id="1028524068">
              <w:marLeft w:val="0"/>
              <w:marRight w:val="0"/>
              <w:marTop w:val="0"/>
              <w:marBottom w:val="0"/>
              <w:divBdr>
                <w:top w:val="none" w:sz="0" w:space="0" w:color="auto"/>
                <w:left w:val="none" w:sz="0" w:space="0" w:color="auto"/>
                <w:bottom w:val="none" w:sz="0" w:space="0" w:color="auto"/>
                <w:right w:val="none" w:sz="0" w:space="0" w:color="auto"/>
              </w:divBdr>
            </w:div>
            <w:div w:id="1063066853">
              <w:marLeft w:val="0"/>
              <w:marRight w:val="0"/>
              <w:marTop w:val="0"/>
              <w:marBottom w:val="0"/>
              <w:divBdr>
                <w:top w:val="none" w:sz="0" w:space="0" w:color="auto"/>
                <w:left w:val="none" w:sz="0" w:space="0" w:color="auto"/>
                <w:bottom w:val="none" w:sz="0" w:space="0" w:color="auto"/>
                <w:right w:val="none" w:sz="0" w:space="0" w:color="auto"/>
              </w:divBdr>
            </w:div>
            <w:div w:id="1081415086">
              <w:marLeft w:val="0"/>
              <w:marRight w:val="0"/>
              <w:marTop w:val="0"/>
              <w:marBottom w:val="0"/>
              <w:divBdr>
                <w:top w:val="none" w:sz="0" w:space="0" w:color="auto"/>
                <w:left w:val="none" w:sz="0" w:space="0" w:color="auto"/>
                <w:bottom w:val="none" w:sz="0" w:space="0" w:color="auto"/>
                <w:right w:val="none" w:sz="0" w:space="0" w:color="auto"/>
              </w:divBdr>
            </w:div>
            <w:div w:id="1116292357">
              <w:marLeft w:val="0"/>
              <w:marRight w:val="0"/>
              <w:marTop w:val="0"/>
              <w:marBottom w:val="0"/>
              <w:divBdr>
                <w:top w:val="none" w:sz="0" w:space="0" w:color="auto"/>
                <w:left w:val="none" w:sz="0" w:space="0" w:color="auto"/>
                <w:bottom w:val="none" w:sz="0" w:space="0" w:color="auto"/>
                <w:right w:val="none" w:sz="0" w:space="0" w:color="auto"/>
              </w:divBdr>
            </w:div>
            <w:div w:id="1153260608">
              <w:marLeft w:val="0"/>
              <w:marRight w:val="0"/>
              <w:marTop w:val="0"/>
              <w:marBottom w:val="0"/>
              <w:divBdr>
                <w:top w:val="none" w:sz="0" w:space="0" w:color="auto"/>
                <w:left w:val="none" w:sz="0" w:space="0" w:color="auto"/>
                <w:bottom w:val="none" w:sz="0" w:space="0" w:color="auto"/>
                <w:right w:val="none" w:sz="0" w:space="0" w:color="auto"/>
              </w:divBdr>
            </w:div>
            <w:div w:id="1175997948">
              <w:marLeft w:val="0"/>
              <w:marRight w:val="0"/>
              <w:marTop w:val="0"/>
              <w:marBottom w:val="0"/>
              <w:divBdr>
                <w:top w:val="none" w:sz="0" w:space="0" w:color="auto"/>
                <w:left w:val="none" w:sz="0" w:space="0" w:color="auto"/>
                <w:bottom w:val="none" w:sz="0" w:space="0" w:color="auto"/>
                <w:right w:val="none" w:sz="0" w:space="0" w:color="auto"/>
              </w:divBdr>
            </w:div>
            <w:div w:id="1180395153">
              <w:marLeft w:val="0"/>
              <w:marRight w:val="0"/>
              <w:marTop w:val="0"/>
              <w:marBottom w:val="0"/>
              <w:divBdr>
                <w:top w:val="none" w:sz="0" w:space="0" w:color="auto"/>
                <w:left w:val="none" w:sz="0" w:space="0" w:color="auto"/>
                <w:bottom w:val="none" w:sz="0" w:space="0" w:color="auto"/>
                <w:right w:val="none" w:sz="0" w:space="0" w:color="auto"/>
              </w:divBdr>
            </w:div>
            <w:div w:id="1213150399">
              <w:marLeft w:val="0"/>
              <w:marRight w:val="0"/>
              <w:marTop w:val="0"/>
              <w:marBottom w:val="0"/>
              <w:divBdr>
                <w:top w:val="none" w:sz="0" w:space="0" w:color="auto"/>
                <w:left w:val="none" w:sz="0" w:space="0" w:color="auto"/>
                <w:bottom w:val="none" w:sz="0" w:space="0" w:color="auto"/>
                <w:right w:val="none" w:sz="0" w:space="0" w:color="auto"/>
              </w:divBdr>
            </w:div>
            <w:div w:id="1275359285">
              <w:marLeft w:val="0"/>
              <w:marRight w:val="0"/>
              <w:marTop w:val="0"/>
              <w:marBottom w:val="0"/>
              <w:divBdr>
                <w:top w:val="none" w:sz="0" w:space="0" w:color="auto"/>
                <w:left w:val="none" w:sz="0" w:space="0" w:color="auto"/>
                <w:bottom w:val="none" w:sz="0" w:space="0" w:color="auto"/>
                <w:right w:val="none" w:sz="0" w:space="0" w:color="auto"/>
              </w:divBdr>
            </w:div>
            <w:div w:id="1288121780">
              <w:marLeft w:val="0"/>
              <w:marRight w:val="0"/>
              <w:marTop w:val="0"/>
              <w:marBottom w:val="0"/>
              <w:divBdr>
                <w:top w:val="none" w:sz="0" w:space="0" w:color="auto"/>
                <w:left w:val="none" w:sz="0" w:space="0" w:color="auto"/>
                <w:bottom w:val="none" w:sz="0" w:space="0" w:color="auto"/>
                <w:right w:val="none" w:sz="0" w:space="0" w:color="auto"/>
              </w:divBdr>
            </w:div>
            <w:div w:id="1300500471">
              <w:marLeft w:val="0"/>
              <w:marRight w:val="0"/>
              <w:marTop w:val="0"/>
              <w:marBottom w:val="0"/>
              <w:divBdr>
                <w:top w:val="none" w:sz="0" w:space="0" w:color="auto"/>
                <w:left w:val="none" w:sz="0" w:space="0" w:color="auto"/>
                <w:bottom w:val="none" w:sz="0" w:space="0" w:color="auto"/>
                <w:right w:val="none" w:sz="0" w:space="0" w:color="auto"/>
              </w:divBdr>
            </w:div>
            <w:div w:id="1372998874">
              <w:marLeft w:val="0"/>
              <w:marRight w:val="0"/>
              <w:marTop w:val="0"/>
              <w:marBottom w:val="0"/>
              <w:divBdr>
                <w:top w:val="none" w:sz="0" w:space="0" w:color="auto"/>
                <w:left w:val="none" w:sz="0" w:space="0" w:color="auto"/>
                <w:bottom w:val="none" w:sz="0" w:space="0" w:color="auto"/>
                <w:right w:val="none" w:sz="0" w:space="0" w:color="auto"/>
              </w:divBdr>
            </w:div>
            <w:div w:id="1509100116">
              <w:marLeft w:val="0"/>
              <w:marRight w:val="0"/>
              <w:marTop w:val="0"/>
              <w:marBottom w:val="0"/>
              <w:divBdr>
                <w:top w:val="none" w:sz="0" w:space="0" w:color="auto"/>
                <w:left w:val="none" w:sz="0" w:space="0" w:color="auto"/>
                <w:bottom w:val="none" w:sz="0" w:space="0" w:color="auto"/>
                <w:right w:val="none" w:sz="0" w:space="0" w:color="auto"/>
              </w:divBdr>
            </w:div>
            <w:div w:id="1708870671">
              <w:marLeft w:val="0"/>
              <w:marRight w:val="0"/>
              <w:marTop w:val="0"/>
              <w:marBottom w:val="0"/>
              <w:divBdr>
                <w:top w:val="none" w:sz="0" w:space="0" w:color="auto"/>
                <w:left w:val="none" w:sz="0" w:space="0" w:color="auto"/>
                <w:bottom w:val="none" w:sz="0" w:space="0" w:color="auto"/>
                <w:right w:val="none" w:sz="0" w:space="0" w:color="auto"/>
              </w:divBdr>
            </w:div>
            <w:div w:id="1764372058">
              <w:marLeft w:val="0"/>
              <w:marRight w:val="0"/>
              <w:marTop w:val="0"/>
              <w:marBottom w:val="0"/>
              <w:divBdr>
                <w:top w:val="none" w:sz="0" w:space="0" w:color="auto"/>
                <w:left w:val="none" w:sz="0" w:space="0" w:color="auto"/>
                <w:bottom w:val="none" w:sz="0" w:space="0" w:color="auto"/>
                <w:right w:val="none" w:sz="0" w:space="0" w:color="auto"/>
              </w:divBdr>
            </w:div>
            <w:div w:id="1809082029">
              <w:marLeft w:val="0"/>
              <w:marRight w:val="0"/>
              <w:marTop w:val="0"/>
              <w:marBottom w:val="0"/>
              <w:divBdr>
                <w:top w:val="none" w:sz="0" w:space="0" w:color="auto"/>
                <w:left w:val="none" w:sz="0" w:space="0" w:color="auto"/>
                <w:bottom w:val="none" w:sz="0" w:space="0" w:color="auto"/>
                <w:right w:val="none" w:sz="0" w:space="0" w:color="auto"/>
              </w:divBdr>
            </w:div>
            <w:div w:id="1812793001">
              <w:marLeft w:val="0"/>
              <w:marRight w:val="0"/>
              <w:marTop w:val="0"/>
              <w:marBottom w:val="0"/>
              <w:divBdr>
                <w:top w:val="none" w:sz="0" w:space="0" w:color="auto"/>
                <w:left w:val="none" w:sz="0" w:space="0" w:color="auto"/>
                <w:bottom w:val="none" w:sz="0" w:space="0" w:color="auto"/>
                <w:right w:val="none" w:sz="0" w:space="0" w:color="auto"/>
              </w:divBdr>
            </w:div>
            <w:div w:id="1869950525">
              <w:marLeft w:val="0"/>
              <w:marRight w:val="0"/>
              <w:marTop w:val="0"/>
              <w:marBottom w:val="0"/>
              <w:divBdr>
                <w:top w:val="none" w:sz="0" w:space="0" w:color="auto"/>
                <w:left w:val="none" w:sz="0" w:space="0" w:color="auto"/>
                <w:bottom w:val="none" w:sz="0" w:space="0" w:color="auto"/>
                <w:right w:val="none" w:sz="0" w:space="0" w:color="auto"/>
              </w:divBdr>
            </w:div>
            <w:div w:id="1874726769">
              <w:marLeft w:val="0"/>
              <w:marRight w:val="0"/>
              <w:marTop w:val="0"/>
              <w:marBottom w:val="0"/>
              <w:divBdr>
                <w:top w:val="none" w:sz="0" w:space="0" w:color="auto"/>
                <w:left w:val="none" w:sz="0" w:space="0" w:color="auto"/>
                <w:bottom w:val="none" w:sz="0" w:space="0" w:color="auto"/>
                <w:right w:val="none" w:sz="0" w:space="0" w:color="auto"/>
              </w:divBdr>
            </w:div>
            <w:div w:id="1944418787">
              <w:marLeft w:val="0"/>
              <w:marRight w:val="0"/>
              <w:marTop w:val="0"/>
              <w:marBottom w:val="0"/>
              <w:divBdr>
                <w:top w:val="none" w:sz="0" w:space="0" w:color="auto"/>
                <w:left w:val="none" w:sz="0" w:space="0" w:color="auto"/>
                <w:bottom w:val="none" w:sz="0" w:space="0" w:color="auto"/>
                <w:right w:val="none" w:sz="0" w:space="0" w:color="auto"/>
              </w:divBdr>
            </w:div>
            <w:div w:id="1992252604">
              <w:marLeft w:val="0"/>
              <w:marRight w:val="0"/>
              <w:marTop w:val="0"/>
              <w:marBottom w:val="0"/>
              <w:divBdr>
                <w:top w:val="none" w:sz="0" w:space="0" w:color="auto"/>
                <w:left w:val="none" w:sz="0" w:space="0" w:color="auto"/>
                <w:bottom w:val="none" w:sz="0" w:space="0" w:color="auto"/>
                <w:right w:val="none" w:sz="0" w:space="0" w:color="auto"/>
              </w:divBdr>
            </w:div>
            <w:div w:id="2010406018">
              <w:marLeft w:val="0"/>
              <w:marRight w:val="0"/>
              <w:marTop w:val="0"/>
              <w:marBottom w:val="0"/>
              <w:divBdr>
                <w:top w:val="none" w:sz="0" w:space="0" w:color="auto"/>
                <w:left w:val="none" w:sz="0" w:space="0" w:color="auto"/>
                <w:bottom w:val="none" w:sz="0" w:space="0" w:color="auto"/>
                <w:right w:val="none" w:sz="0" w:space="0" w:color="auto"/>
              </w:divBdr>
            </w:div>
            <w:div w:id="2015837700">
              <w:marLeft w:val="0"/>
              <w:marRight w:val="0"/>
              <w:marTop w:val="0"/>
              <w:marBottom w:val="0"/>
              <w:divBdr>
                <w:top w:val="none" w:sz="0" w:space="0" w:color="auto"/>
                <w:left w:val="none" w:sz="0" w:space="0" w:color="auto"/>
                <w:bottom w:val="none" w:sz="0" w:space="0" w:color="auto"/>
                <w:right w:val="none" w:sz="0" w:space="0" w:color="auto"/>
              </w:divBdr>
            </w:div>
            <w:div w:id="2035109483">
              <w:marLeft w:val="0"/>
              <w:marRight w:val="0"/>
              <w:marTop w:val="0"/>
              <w:marBottom w:val="0"/>
              <w:divBdr>
                <w:top w:val="none" w:sz="0" w:space="0" w:color="auto"/>
                <w:left w:val="none" w:sz="0" w:space="0" w:color="auto"/>
                <w:bottom w:val="none" w:sz="0" w:space="0" w:color="auto"/>
                <w:right w:val="none" w:sz="0" w:space="0" w:color="auto"/>
              </w:divBdr>
            </w:div>
            <w:div w:id="2038308197">
              <w:marLeft w:val="0"/>
              <w:marRight w:val="0"/>
              <w:marTop w:val="0"/>
              <w:marBottom w:val="0"/>
              <w:divBdr>
                <w:top w:val="none" w:sz="0" w:space="0" w:color="auto"/>
                <w:left w:val="none" w:sz="0" w:space="0" w:color="auto"/>
                <w:bottom w:val="none" w:sz="0" w:space="0" w:color="auto"/>
                <w:right w:val="none" w:sz="0" w:space="0" w:color="auto"/>
              </w:divBdr>
            </w:div>
            <w:div w:id="2102604452">
              <w:marLeft w:val="0"/>
              <w:marRight w:val="0"/>
              <w:marTop w:val="0"/>
              <w:marBottom w:val="0"/>
              <w:divBdr>
                <w:top w:val="none" w:sz="0" w:space="0" w:color="auto"/>
                <w:left w:val="none" w:sz="0" w:space="0" w:color="auto"/>
                <w:bottom w:val="none" w:sz="0" w:space="0" w:color="auto"/>
                <w:right w:val="none" w:sz="0" w:space="0" w:color="auto"/>
              </w:divBdr>
            </w:div>
            <w:div w:id="210934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297494">
      <w:bodyDiv w:val="1"/>
      <w:marLeft w:val="0"/>
      <w:marRight w:val="0"/>
      <w:marTop w:val="0"/>
      <w:marBottom w:val="0"/>
      <w:divBdr>
        <w:top w:val="none" w:sz="0" w:space="0" w:color="auto"/>
        <w:left w:val="none" w:sz="0" w:space="0" w:color="auto"/>
        <w:bottom w:val="none" w:sz="0" w:space="0" w:color="auto"/>
        <w:right w:val="none" w:sz="0" w:space="0" w:color="auto"/>
      </w:divBdr>
    </w:div>
    <w:div w:id="725880975">
      <w:bodyDiv w:val="1"/>
      <w:marLeft w:val="0"/>
      <w:marRight w:val="0"/>
      <w:marTop w:val="0"/>
      <w:marBottom w:val="0"/>
      <w:divBdr>
        <w:top w:val="none" w:sz="0" w:space="0" w:color="auto"/>
        <w:left w:val="none" w:sz="0" w:space="0" w:color="auto"/>
        <w:bottom w:val="none" w:sz="0" w:space="0" w:color="auto"/>
        <w:right w:val="none" w:sz="0" w:space="0" w:color="auto"/>
      </w:divBdr>
      <w:divsChild>
        <w:div w:id="501161056">
          <w:marLeft w:val="0"/>
          <w:marRight w:val="0"/>
          <w:marTop w:val="0"/>
          <w:marBottom w:val="0"/>
          <w:divBdr>
            <w:top w:val="none" w:sz="0" w:space="0" w:color="auto"/>
            <w:left w:val="none" w:sz="0" w:space="0" w:color="auto"/>
            <w:bottom w:val="none" w:sz="0" w:space="0" w:color="auto"/>
            <w:right w:val="none" w:sz="0" w:space="0" w:color="auto"/>
          </w:divBdr>
          <w:divsChild>
            <w:div w:id="1187596302">
              <w:marLeft w:val="0"/>
              <w:marRight w:val="0"/>
              <w:marTop w:val="0"/>
              <w:marBottom w:val="0"/>
              <w:divBdr>
                <w:top w:val="none" w:sz="0" w:space="0" w:color="auto"/>
                <w:left w:val="none" w:sz="0" w:space="0" w:color="auto"/>
                <w:bottom w:val="none" w:sz="0" w:space="0" w:color="auto"/>
                <w:right w:val="none" w:sz="0" w:space="0" w:color="auto"/>
              </w:divBdr>
            </w:div>
            <w:div w:id="1818494339">
              <w:marLeft w:val="0"/>
              <w:marRight w:val="0"/>
              <w:marTop w:val="0"/>
              <w:marBottom w:val="0"/>
              <w:divBdr>
                <w:top w:val="none" w:sz="0" w:space="0" w:color="auto"/>
                <w:left w:val="none" w:sz="0" w:space="0" w:color="auto"/>
                <w:bottom w:val="none" w:sz="0" w:space="0" w:color="auto"/>
                <w:right w:val="none" w:sz="0" w:space="0" w:color="auto"/>
              </w:divBdr>
            </w:div>
            <w:div w:id="204860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162598">
      <w:bodyDiv w:val="1"/>
      <w:marLeft w:val="0"/>
      <w:marRight w:val="0"/>
      <w:marTop w:val="0"/>
      <w:marBottom w:val="0"/>
      <w:divBdr>
        <w:top w:val="none" w:sz="0" w:space="0" w:color="auto"/>
        <w:left w:val="none" w:sz="0" w:space="0" w:color="auto"/>
        <w:bottom w:val="none" w:sz="0" w:space="0" w:color="auto"/>
        <w:right w:val="none" w:sz="0" w:space="0" w:color="auto"/>
      </w:divBdr>
    </w:div>
    <w:div w:id="755787502">
      <w:bodyDiv w:val="1"/>
      <w:marLeft w:val="0"/>
      <w:marRight w:val="0"/>
      <w:marTop w:val="0"/>
      <w:marBottom w:val="0"/>
      <w:divBdr>
        <w:top w:val="none" w:sz="0" w:space="0" w:color="auto"/>
        <w:left w:val="none" w:sz="0" w:space="0" w:color="auto"/>
        <w:bottom w:val="none" w:sz="0" w:space="0" w:color="auto"/>
        <w:right w:val="none" w:sz="0" w:space="0" w:color="auto"/>
      </w:divBdr>
    </w:div>
    <w:div w:id="757024656">
      <w:bodyDiv w:val="1"/>
      <w:marLeft w:val="0"/>
      <w:marRight w:val="0"/>
      <w:marTop w:val="0"/>
      <w:marBottom w:val="0"/>
      <w:divBdr>
        <w:top w:val="none" w:sz="0" w:space="0" w:color="auto"/>
        <w:left w:val="none" w:sz="0" w:space="0" w:color="auto"/>
        <w:bottom w:val="none" w:sz="0" w:space="0" w:color="auto"/>
        <w:right w:val="none" w:sz="0" w:space="0" w:color="auto"/>
      </w:divBdr>
    </w:div>
    <w:div w:id="763115289">
      <w:bodyDiv w:val="1"/>
      <w:marLeft w:val="0"/>
      <w:marRight w:val="0"/>
      <w:marTop w:val="0"/>
      <w:marBottom w:val="0"/>
      <w:divBdr>
        <w:top w:val="none" w:sz="0" w:space="0" w:color="auto"/>
        <w:left w:val="none" w:sz="0" w:space="0" w:color="auto"/>
        <w:bottom w:val="none" w:sz="0" w:space="0" w:color="auto"/>
        <w:right w:val="none" w:sz="0" w:space="0" w:color="auto"/>
      </w:divBdr>
      <w:divsChild>
        <w:div w:id="1917088897">
          <w:marLeft w:val="0"/>
          <w:marRight w:val="0"/>
          <w:marTop w:val="0"/>
          <w:marBottom w:val="0"/>
          <w:divBdr>
            <w:top w:val="none" w:sz="0" w:space="0" w:color="auto"/>
            <w:left w:val="none" w:sz="0" w:space="0" w:color="auto"/>
            <w:bottom w:val="none" w:sz="0" w:space="0" w:color="auto"/>
            <w:right w:val="none" w:sz="0" w:space="0" w:color="auto"/>
          </w:divBdr>
          <w:divsChild>
            <w:div w:id="11496349">
              <w:marLeft w:val="0"/>
              <w:marRight w:val="0"/>
              <w:marTop w:val="0"/>
              <w:marBottom w:val="0"/>
              <w:divBdr>
                <w:top w:val="none" w:sz="0" w:space="0" w:color="auto"/>
                <w:left w:val="none" w:sz="0" w:space="0" w:color="auto"/>
                <w:bottom w:val="none" w:sz="0" w:space="0" w:color="auto"/>
                <w:right w:val="none" w:sz="0" w:space="0" w:color="auto"/>
              </w:divBdr>
            </w:div>
            <w:div w:id="40716828">
              <w:marLeft w:val="0"/>
              <w:marRight w:val="0"/>
              <w:marTop w:val="0"/>
              <w:marBottom w:val="0"/>
              <w:divBdr>
                <w:top w:val="none" w:sz="0" w:space="0" w:color="auto"/>
                <w:left w:val="none" w:sz="0" w:space="0" w:color="auto"/>
                <w:bottom w:val="none" w:sz="0" w:space="0" w:color="auto"/>
                <w:right w:val="none" w:sz="0" w:space="0" w:color="auto"/>
              </w:divBdr>
            </w:div>
            <w:div w:id="110513530">
              <w:marLeft w:val="0"/>
              <w:marRight w:val="0"/>
              <w:marTop w:val="0"/>
              <w:marBottom w:val="0"/>
              <w:divBdr>
                <w:top w:val="none" w:sz="0" w:space="0" w:color="auto"/>
                <w:left w:val="none" w:sz="0" w:space="0" w:color="auto"/>
                <w:bottom w:val="none" w:sz="0" w:space="0" w:color="auto"/>
                <w:right w:val="none" w:sz="0" w:space="0" w:color="auto"/>
              </w:divBdr>
            </w:div>
            <w:div w:id="155149145">
              <w:marLeft w:val="0"/>
              <w:marRight w:val="0"/>
              <w:marTop w:val="0"/>
              <w:marBottom w:val="0"/>
              <w:divBdr>
                <w:top w:val="none" w:sz="0" w:space="0" w:color="auto"/>
                <w:left w:val="none" w:sz="0" w:space="0" w:color="auto"/>
                <w:bottom w:val="none" w:sz="0" w:space="0" w:color="auto"/>
                <w:right w:val="none" w:sz="0" w:space="0" w:color="auto"/>
              </w:divBdr>
            </w:div>
            <w:div w:id="191575501">
              <w:marLeft w:val="0"/>
              <w:marRight w:val="0"/>
              <w:marTop w:val="0"/>
              <w:marBottom w:val="0"/>
              <w:divBdr>
                <w:top w:val="none" w:sz="0" w:space="0" w:color="auto"/>
                <w:left w:val="none" w:sz="0" w:space="0" w:color="auto"/>
                <w:bottom w:val="none" w:sz="0" w:space="0" w:color="auto"/>
                <w:right w:val="none" w:sz="0" w:space="0" w:color="auto"/>
              </w:divBdr>
            </w:div>
            <w:div w:id="201332795">
              <w:marLeft w:val="0"/>
              <w:marRight w:val="0"/>
              <w:marTop w:val="0"/>
              <w:marBottom w:val="0"/>
              <w:divBdr>
                <w:top w:val="none" w:sz="0" w:space="0" w:color="auto"/>
                <w:left w:val="none" w:sz="0" w:space="0" w:color="auto"/>
                <w:bottom w:val="none" w:sz="0" w:space="0" w:color="auto"/>
                <w:right w:val="none" w:sz="0" w:space="0" w:color="auto"/>
              </w:divBdr>
            </w:div>
            <w:div w:id="429471312">
              <w:marLeft w:val="0"/>
              <w:marRight w:val="0"/>
              <w:marTop w:val="0"/>
              <w:marBottom w:val="0"/>
              <w:divBdr>
                <w:top w:val="none" w:sz="0" w:space="0" w:color="auto"/>
                <w:left w:val="none" w:sz="0" w:space="0" w:color="auto"/>
                <w:bottom w:val="none" w:sz="0" w:space="0" w:color="auto"/>
                <w:right w:val="none" w:sz="0" w:space="0" w:color="auto"/>
              </w:divBdr>
            </w:div>
            <w:div w:id="444933287">
              <w:marLeft w:val="0"/>
              <w:marRight w:val="0"/>
              <w:marTop w:val="0"/>
              <w:marBottom w:val="0"/>
              <w:divBdr>
                <w:top w:val="none" w:sz="0" w:space="0" w:color="auto"/>
                <w:left w:val="none" w:sz="0" w:space="0" w:color="auto"/>
                <w:bottom w:val="none" w:sz="0" w:space="0" w:color="auto"/>
                <w:right w:val="none" w:sz="0" w:space="0" w:color="auto"/>
              </w:divBdr>
            </w:div>
            <w:div w:id="505021178">
              <w:marLeft w:val="0"/>
              <w:marRight w:val="0"/>
              <w:marTop w:val="0"/>
              <w:marBottom w:val="0"/>
              <w:divBdr>
                <w:top w:val="none" w:sz="0" w:space="0" w:color="auto"/>
                <w:left w:val="none" w:sz="0" w:space="0" w:color="auto"/>
                <w:bottom w:val="none" w:sz="0" w:space="0" w:color="auto"/>
                <w:right w:val="none" w:sz="0" w:space="0" w:color="auto"/>
              </w:divBdr>
            </w:div>
            <w:div w:id="528221318">
              <w:marLeft w:val="0"/>
              <w:marRight w:val="0"/>
              <w:marTop w:val="0"/>
              <w:marBottom w:val="0"/>
              <w:divBdr>
                <w:top w:val="none" w:sz="0" w:space="0" w:color="auto"/>
                <w:left w:val="none" w:sz="0" w:space="0" w:color="auto"/>
                <w:bottom w:val="none" w:sz="0" w:space="0" w:color="auto"/>
                <w:right w:val="none" w:sz="0" w:space="0" w:color="auto"/>
              </w:divBdr>
            </w:div>
            <w:div w:id="535579278">
              <w:marLeft w:val="0"/>
              <w:marRight w:val="0"/>
              <w:marTop w:val="0"/>
              <w:marBottom w:val="0"/>
              <w:divBdr>
                <w:top w:val="none" w:sz="0" w:space="0" w:color="auto"/>
                <w:left w:val="none" w:sz="0" w:space="0" w:color="auto"/>
                <w:bottom w:val="none" w:sz="0" w:space="0" w:color="auto"/>
                <w:right w:val="none" w:sz="0" w:space="0" w:color="auto"/>
              </w:divBdr>
            </w:div>
            <w:div w:id="543518167">
              <w:marLeft w:val="0"/>
              <w:marRight w:val="0"/>
              <w:marTop w:val="0"/>
              <w:marBottom w:val="0"/>
              <w:divBdr>
                <w:top w:val="none" w:sz="0" w:space="0" w:color="auto"/>
                <w:left w:val="none" w:sz="0" w:space="0" w:color="auto"/>
                <w:bottom w:val="none" w:sz="0" w:space="0" w:color="auto"/>
                <w:right w:val="none" w:sz="0" w:space="0" w:color="auto"/>
              </w:divBdr>
            </w:div>
            <w:div w:id="553660323">
              <w:marLeft w:val="0"/>
              <w:marRight w:val="0"/>
              <w:marTop w:val="0"/>
              <w:marBottom w:val="0"/>
              <w:divBdr>
                <w:top w:val="none" w:sz="0" w:space="0" w:color="auto"/>
                <w:left w:val="none" w:sz="0" w:space="0" w:color="auto"/>
                <w:bottom w:val="none" w:sz="0" w:space="0" w:color="auto"/>
                <w:right w:val="none" w:sz="0" w:space="0" w:color="auto"/>
              </w:divBdr>
            </w:div>
            <w:div w:id="561142619">
              <w:marLeft w:val="0"/>
              <w:marRight w:val="0"/>
              <w:marTop w:val="0"/>
              <w:marBottom w:val="0"/>
              <w:divBdr>
                <w:top w:val="none" w:sz="0" w:space="0" w:color="auto"/>
                <w:left w:val="none" w:sz="0" w:space="0" w:color="auto"/>
                <w:bottom w:val="none" w:sz="0" w:space="0" w:color="auto"/>
                <w:right w:val="none" w:sz="0" w:space="0" w:color="auto"/>
              </w:divBdr>
            </w:div>
            <w:div w:id="647365908">
              <w:marLeft w:val="0"/>
              <w:marRight w:val="0"/>
              <w:marTop w:val="0"/>
              <w:marBottom w:val="0"/>
              <w:divBdr>
                <w:top w:val="none" w:sz="0" w:space="0" w:color="auto"/>
                <w:left w:val="none" w:sz="0" w:space="0" w:color="auto"/>
                <w:bottom w:val="none" w:sz="0" w:space="0" w:color="auto"/>
                <w:right w:val="none" w:sz="0" w:space="0" w:color="auto"/>
              </w:divBdr>
            </w:div>
            <w:div w:id="792023065">
              <w:marLeft w:val="0"/>
              <w:marRight w:val="0"/>
              <w:marTop w:val="0"/>
              <w:marBottom w:val="0"/>
              <w:divBdr>
                <w:top w:val="none" w:sz="0" w:space="0" w:color="auto"/>
                <w:left w:val="none" w:sz="0" w:space="0" w:color="auto"/>
                <w:bottom w:val="none" w:sz="0" w:space="0" w:color="auto"/>
                <w:right w:val="none" w:sz="0" w:space="0" w:color="auto"/>
              </w:divBdr>
            </w:div>
            <w:div w:id="895160254">
              <w:marLeft w:val="0"/>
              <w:marRight w:val="0"/>
              <w:marTop w:val="0"/>
              <w:marBottom w:val="0"/>
              <w:divBdr>
                <w:top w:val="none" w:sz="0" w:space="0" w:color="auto"/>
                <w:left w:val="none" w:sz="0" w:space="0" w:color="auto"/>
                <w:bottom w:val="none" w:sz="0" w:space="0" w:color="auto"/>
                <w:right w:val="none" w:sz="0" w:space="0" w:color="auto"/>
              </w:divBdr>
            </w:div>
            <w:div w:id="917863018">
              <w:marLeft w:val="0"/>
              <w:marRight w:val="0"/>
              <w:marTop w:val="0"/>
              <w:marBottom w:val="0"/>
              <w:divBdr>
                <w:top w:val="none" w:sz="0" w:space="0" w:color="auto"/>
                <w:left w:val="none" w:sz="0" w:space="0" w:color="auto"/>
                <w:bottom w:val="none" w:sz="0" w:space="0" w:color="auto"/>
                <w:right w:val="none" w:sz="0" w:space="0" w:color="auto"/>
              </w:divBdr>
            </w:div>
            <w:div w:id="965349975">
              <w:marLeft w:val="0"/>
              <w:marRight w:val="0"/>
              <w:marTop w:val="0"/>
              <w:marBottom w:val="0"/>
              <w:divBdr>
                <w:top w:val="none" w:sz="0" w:space="0" w:color="auto"/>
                <w:left w:val="none" w:sz="0" w:space="0" w:color="auto"/>
                <w:bottom w:val="none" w:sz="0" w:space="0" w:color="auto"/>
                <w:right w:val="none" w:sz="0" w:space="0" w:color="auto"/>
              </w:divBdr>
            </w:div>
            <w:div w:id="982930341">
              <w:marLeft w:val="0"/>
              <w:marRight w:val="0"/>
              <w:marTop w:val="0"/>
              <w:marBottom w:val="0"/>
              <w:divBdr>
                <w:top w:val="none" w:sz="0" w:space="0" w:color="auto"/>
                <w:left w:val="none" w:sz="0" w:space="0" w:color="auto"/>
                <w:bottom w:val="none" w:sz="0" w:space="0" w:color="auto"/>
                <w:right w:val="none" w:sz="0" w:space="0" w:color="auto"/>
              </w:divBdr>
            </w:div>
            <w:div w:id="993487756">
              <w:marLeft w:val="0"/>
              <w:marRight w:val="0"/>
              <w:marTop w:val="0"/>
              <w:marBottom w:val="0"/>
              <w:divBdr>
                <w:top w:val="none" w:sz="0" w:space="0" w:color="auto"/>
                <w:left w:val="none" w:sz="0" w:space="0" w:color="auto"/>
                <w:bottom w:val="none" w:sz="0" w:space="0" w:color="auto"/>
                <w:right w:val="none" w:sz="0" w:space="0" w:color="auto"/>
              </w:divBdr>
            </w:div>
            <w:div w:id="1090736944">
              <w:marLeft w:val="0"/>
              <w:marRight w:val="0"/>
              <w:marTop w:val="0"/>
              <w:marBottom w:val="0"/>
              <w:divBdr>
                <w:top w:val="none" w:sz="0" w:space="0" w:color="auto"/>
                <w:left w:val="none" w:sz="0" w:space="0" w:color="auto"/>
                <w:bottom w:val="none" w:sz="0" w:space="0" w:color="auto"/>
                <w:right w:val="none" w:sz="0" w:space="0" w:color="auto"/>
              </w:divBdr>
            </w:div>
            <w:div w:id="1171219021">
              <w:marLeft w:val="0"/>
              <w:marRight w:val="0"/>
              <w:marTop w:val="0"/>
              <w:marBottom w:val="0"/>
              <w:divBdr>
                <w:top w:val="none" w:sz="0" w:space="0" w:color="auto"/>
                <w:left w:val="none" w:sz="0" w:space="0" w:color="auto"/>
                <w:bottom w:val="none" w:sz="0" w:space="0" w:color="auto"/>
                <w:right w:val="none" w:sz="0" w:space="0" w:color="auto"/>
              </w:divBdr>
            </w:div>
            <w:div w:id="1205560008">
              <w:marLeft w:val="0"/>
              <w:marRight w:val="0"/>
              <w:marTop w:val="0"/>
              <w:marBottom w:val="0"/>
              <w:divBdr>
                <w:top w:val="none" w:sz="0" w:space="0" w:color="auto"/>
                <w:left w:val="none" w:sz="0" w:space="0" w:color="auto"/>
                <w:bottom w:val="none" w:sz="0" w:space="0" w:color="auto"/>
                <w:right w:val="none" w:sz="0" w:space="0" w:color="auto"/>
              </w:divBdr>
            </w:div>
            <w:div w:id="1367219098">
              <w:marLeft w:val="0"/>
              <w:marRight w:val="0"/>
              <w:marTop w:val="0"/>
              <w:marBottom w:val="0"/>
              <w:divBdr>
                <w:top w:val="none" w:sz="0" w:space="0" w:color="auto"/>
                <w:left w:val="none" w:sz="0" w:space="0" w:color="auto"/>
                <w:bottom w:val="none" w:sz="0" w:space="0" w:color="auto"/>
                <w:right w:val="none" w:sz="0" w:space="0" w:color="auto"/>
              </w:divBdr>
            </w:div>
            <w:div w:id="1388532855">
              <w:marLeft w:val="0"/>
              <w:marRight w:val="0"/>
              <w:marTop w:val="0"/>
              <w:marBottom w:val="0"/>
              <w:divBdr>
                <w:top w:val="none" w:sz="0" w:space="0" w:color="auto"/>
                <w:left w:val="none" w:sz="0" w:space="0" w:color="auto"/>
                <w:bottom w:val="none" w:sz="0" w:space="0" w:color="auto"/>
                <w:right w:val="none" w:sz="0" w:space="0" w:color="auto"/>
              </w:divBdr>
            </w:div>
            <w:div w:id="1479765269">
              <w:marLeft w:val="0"/>
              <w:marRight w:val="0"/>
              <w:marTop w:val="0"/>
              <w:marBottom w:val="0"/>
              <w:divBdr>
                <w:top w:val="none" w:sz="0" w:space="0" w:color="auto"/>
                <w:left w:val="none" w:sz="0" w:space="0" w:color="auto"/>
                <w:bottom w:val="none" w:sz="0" w:space="0" w:color="auto"/>
                <w:right w:val="none" w:sz="0" w:space="0" w:color="auto"/>
              </w:divBdr>
            </w:div>
            <w:div w:id="1549564102">
              <w:marLeft w:val="0"/>
              <w:marRight w:val="0"/>
              <w:marTop w:val="0"/>
              <w:marBottom w:val="0"/>
              <w:divBdr>
                <w:top w:val="none" w:sz="0" w:space="0" w:color="auto"/>
                <w:left w:val="none" w:sz="0" w:space="0" w:color="auto"/>
                <w:bottom w:val="none" w:sz="0" w:space="0" w:color="auto"/>
                <w:right w:val="none" w:sz="0" w:space="0" w:color="auto"/>
              </w:divBdr>
            </w:div>
            <w:div w:id="1571769898">
              <w:marLeft w:val="0"/>
              <w:marRight w:val="0"/>
              <w:marTop w:val="0"/>
              <w:marBottom w:val="0"/>
              <w:divBdr>
                <w:top w:val="none" w:sz="0" w:space="0" w:color="auto"/>
                <w:left w:val="none" w:sz="0" w:space="0" w:color="auto"/>
                <w:bottom w:val="none" w:sz="0" w:space="0" w:color="auto"/>
                <w:right w:val="none" w:sz="0" w:space="0" w:color="auto"/>
              </w:divBdr>
            </w:div>
            <w:div w:id="1633055428">
              <w:marLeft w:val="0"/>
              <w:marRight w:val="0"/>
              <w:marTop w:val="0"/>
              <w:marBottom w:val="0"/>
              <w:divBdr>
                <w:top w:val="none" w:sz="0" w:space="0" w:color="auto"/>
                <w:left w:val="none" w:sz="0" w:space="0" w:color="auto"/>
                <w:bottom w:val="none" w:sz="0" w:space="0" w:color="auto"/>
                <w:right w:val="none" w:sz="0" w:space="0" w:color="auto"/>
              </w:divBdr>
            </w:div>
            <w:div w:id="1778284290">
              <w:marLeft w:val="0"/>
              <w:marRight w:val="0"/>
              <w:marTop w:val="0"/>
              <w:marBottom w:val="0"/>
              <w:divBdr>
                <w:top w:val="none" w:sz="0" w:space="0" w:color="auto"/>
                <w:left w:val="none" w:sz="0" w:space="0" w:color="auto"/>
                <w:bottom w:val="none" w:sz="0" w:space="0" w:color="auto"/>
                <w:right w:val="none" w:sz="0" w:space="0" w:color="auto"/>
              </w:divBdr>
            </w:div>
            <w:div w:id="1817409121">
              <w:marLeft w:val="0"/>
              <w:marRight w:val="0"/>
              <w:marTop w:val="0"/>
              <w:marBottom w:val="0"/>
              <w:divBdr>
                <w:top w:val="none" w:sz="0" w:space="0" w:color="auto"/>
                <w:left w:val="none" w:sz="0" w:space="0" w:color="auto"/>
                <w:bottom w:val="none" w:sz="0" w:space="0" w:color="auto"/>
                <w:right w:val="none" w:sz="0" w:space="0" w:color="auto"/>
              </w:divBdr>
            </w:div>
            <w:div w:id="1832793157">
              <w:marLeft w:val="0"/>
              <w:marRight w:val="0"/>
              <w:marTop w:val="0"/>
              <w:marBottom w:val="0"/>
              <w:divBdr>
                <w:top w:val="none" w:sz="0" w:space="0" w:color="auto"/>
                <w:left w:val="none" w:sz="0" w:space="0" w:color="auto"/>
                <w:bottom w:val="none" w:sz="0" w:space="0" w:color="auto"/>
                <w:right w:val="none" w:sz="0" w:space="0" w:color="auto"/>
              </w:divBdr>
            </w:div>
            <w:div w:id="1834103634">
              <w:marLeft w:val="0"/>
              <w:marRight w:val="0"/>
              <w:marTop w:val="0"/>
              <w:marBottom w:val="0"/>
              <w:divBdr>
                <w:top w:val="none" w:sz="0" w:space="0" w:color="auto"/>
                <w:left w:val="none" w:sz="0" w:space="0" w:color="auto"/>
                <w:bottom w:val="none" w:sz="0" w:space="0" w:color="auto"/>
                <w:right w:val="none" w:sz="0" w:space="0" w:color="auto"/>
              </w:divBdr>
            </w:div>
            <w:div w:id="1856767261">
              <w:marLeft w:val="0"/>
              <w:marRight w:val="0"/>
              <w:marTop w:val="0"/>
              <w:marBottom w:val="0"/>
              <w:divBdr>
                <w:top w:val="none" w:sz="0" w:space="0" w:color="auto"/>
                <w:left w:val="none" w:sz="0" w:space="0" w:color="auto"/>
                <w:bottom w:val="none" w:sz="0" w:space="0" w:color="auto"/>
                <w:right w:val="none" w:sz="0" w:space="0" w:color="auto"/>
              </w:divBdr>
            </w:div>
            <w:div w:id="1872113134">
              <w:marLeft w:val="0"/>
              <w:marRight w:val="0"/>
              <w:marTop w:val="0"/>
              <w:marBottom w:val="0"/>
              <w:divBdr>
                <w:top w:val="none" w:sz="0" w:space="0" w:color="auto"/>
                <w:left w:val="none" w:sz="0" w:space="0" w:color="auto"/>
                <w:bottom w:val="none" w:sz="0" w:space="0" w:color="auto"/>
                <w:right w:val="none" w:sz="0" w:space="0" w:color="auto"/>
              </w:divBdr>
            </w:div>
            <w:div w:id="1952006416">
              <w:marLeft w:val="0"/>
              <w:marRight w:val="0"/>
              <w:marTop w:val="0"/>
              <w:marBottom w:val="0"/>
              <w:divBdr>
                <w:top w:val="none" w:sz="0" w:space="0" w:color="auto"/>
                <w:left w:val="none" w:sz="0" w:space="0" w:color="auto"/>
                <w:bottom w:val="none" w:sz="0" w:space="0" w:color="auto"/>
                <w:right w:val="none" w:sz="0" w:space="0" w:color="auto"/>
              </w:divBdr>
            </w:div>
            <w:div w:id="1986473997">
              <w:marLeft w:val="0"/>
              <w:marRight w:val="0"/>
              <w:marTop w:val="0"/>
              <w:marBottom w:val="0"/>
              <w:divBdr>
                <w:top w:val="none" w:sz="0" w:space="0" w:color="auto"/>
                <w:left w:val="none" w:sz="0" w:space="0" w:color="auto"/>
                <w:bottom w:val="none" w:sz="0" w:space="0" w:color="auto"/>
                <w:right w:val="none" w:sz="0" w:space="0" w:color="auto"/>
              </w:divBdr>
            </w:div>
            <w:div w:id="1989357312">
              <w:marLeft w:val="0"/>
              <w:marRight w:val="0"/>
              <w:marTop w:val="0"/>
              <w:marBottom w:val="0"/>
              <w:divBdr>
                <w:top w:val="none" w:sz="0" w:space="0" w:color="auto"/>
                <w:left w:val="none" w:sz="0" w:space="0" w:color="auto"/>
                <w:bottom w:val="none" w:sz="0" w:space="0" w:color="auto"/>
                <w:right w:val="none" w:sz="0" w:space="0" w:color="auto"/>
              </w:divBdr>
            </w:div>
            <w:div w:id="2058696810">
              <w:marLeft w:val="0"/>
              <w:marRight w:val="0"/>
              <w:marTop w:val="0"/>
              <w:marBottom w:val="0"/>
              <w:divBdr>
                <w:top w:val="none" w:sz="0" w:space="0" w:color="auto"/>
                <w:left w:val="none" w:sz="0" w:space="0" w:color="auto"/>
                <w:bottom w:val="none" w:sz="0" w:space="0" w:color="auto"/>
                <w:right w:val="none" w:sz="0" w:space="0" w:color="auto"/>
              </w:divBdr>
            </w:div>
            <w:div w:id="2092503008">
              <w:marLeft w:val="0"/>
              <w:marRight w:val="0"/>
              <w:marTop w:val="0"/>
              <w:marBottom w:val="0"/>
              <w:divBdr>
                <w:top w:val="none" w:sz="0" w:space="0" w:color="auto"/>
                <w:left w:val="none" w:sz="0" w:space="0" w:color="auto"/>
                <w:bottom w:val="none" w:sz="0" w:space="0" w:color="auto"/>
                <w:right w:val="none" w:sz="0" w:space="0" w:color="auto"/>
              </w:divBdr>
            </w:div>
            <w:div w:id="2120756378">
              <w:marLeft w:val="0"/>
              <w:marRight w:val="0"/>
              <w:marTop w:val="0"/>
              <w:marBottom w:val="0"/>
              <w:divBdr>
                <w:top w:val="none" w:sz="0" w:space="0" w:color="auto"/>
                <w:left w:val="none" w:sz="0" w:space="0" w:color="auto"/>
                <w:bottom w:val="none" w:sz="0" w:space="0" w:color="auto"/>
                <w:right w:val="none" w:sz="0" w:space="0" w:color="auto"/>
              </w:divBdr>
            </w:div>
            <w:div w:id="212403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70691">
      <w:bodyDiv w:val="1"/>
      <w:marLeft w:val="0"/>
      <w:marRight w:val="0"/>
      <w:marTop w:val="0"/>
      <w:marBottom w:val="0"/>
      <w:divBdr>
        <w:top w:val="none" w:sz="0" w:space="0" w:color="auto"/>
        <w:left w:val="none" w:sz="0" w:space="0" w:color="auto"/>
        <w:bottom w:val="none" w:sz="0" w:space="0" w:color="auto"/>
        <w:right w:val="none" w:sz="0" w:space="0" w:color="auto"/>
      </w:divBdr>
    </w:div>
    <w:div w:id="769474183">
      <w:bodyDiv w:val="1"/>
      <w:marLeft w:val="0"/>
      <w:marRight w:val="0"/>
      <w:marTop w:val="0"/>
      <w:marBottom w:val="0"/>
      <w:divBdr>
        <w:top w:val="none" w:sz="0" w:space="0" w:color="auto"/>
        <w:left w:val="none" w:sz="0" w:space="0" w:color="auto"/>
        <w:bottom w:val="none" w:sz="0" w:space="0" w:color="auto"/>
        <w:right w:val="none" w:sz="0" w:space="0" w:color="auto"/>
      </w:divBdr>
    </w:div>
    <w:div w:id="776296869">
      <w:bodyDiv w:val="1"/>
      <w:marLeft w:val="0"/>
      <w:marRight w:val="0"/>
      <w:marTop w:val="0"/>
      <w:marBottom w:val="0"/>
      <w:divBdr>
        <w:top w:val="none" w:sz="0" w:space="0" w:color="auto"/>
        <w:left w:val="none" w:sz="0" w:space="0" w:color="auto"/>
        <w:bottom w:val="none" w:sz="0" w:space="0" w:color="auto"/>
        <w:right w:val="none" w:sz="0" w:space="0" w:color="auto"/>
      </w:divBdr>
    </w:div>
    <w:div w:id="776407509">
      <w:bodyDiv w:val="1"/>
      <w:marLeft w:val="0"/>
      <w:marRight w:val="0"/>
      <w:marTop w:val="0"/>
      <w:marBottom w:val="0"/>
      <w:divBdr>
        <w:top w:val="none" w:sz="0" w:space="0" w:color="auto"/>
        <w:left w:val="none" w:sz="0" w:space="0" w:color="auto"/>
        <w:bottom w:val="none" w:sz="0" w:space="0" w:color="auto"/>
        <w:right w:val="none" w:sz="0" w:space="0" w:color="auto"/>
      </w:divBdr>
      <w:divsChild>
        <w:div w:id="2039624372">
          <w:marLeft w:val="0"/>
          <w:marRight w:val="0"/>
          <w:marTop w:val="0"/>
          <w:marBottom w:val="0"/>
          <w:divBdr>
            <w:top w:val="none" w:sz="0" w:space="0" w:color="auto"/>
            <w:left w:val="none" w:sz="0" w:space="0" w:color="auto"/>
            <w:bottom w:val="none" w:sz="0" w:space="0" w:color="auto"/>
            <w:right w:val="none" w:sz="0" w:space="0" w:color="auto"/>
          </w:divBdr>
          <w:divsChild>
            <w:div w:id="22632942">
              <w:marLeft w:val="0"/>
              <w:marRight w:val="0"/>
              <w:marTop w:val="0"/>
              <w:marBottom w:val="0"/>
              <w:divBdr>
                <w:top w:val="none" w:sz="0" w:space="0" w:color="auto"/>
                <w:left w:val="none" w:sz="0" w:space="0" w:color="auto"/>
                <w:bottom w:val="none" w:sz="0" w:space="0" w:color="auto"/>
                <w:right w:val="none" w:sz="0" w:space="0" w:color="auto"/>
              </w:divBdr>
            </w:div>
            <w:div w:id="82534163">
              <w:marLeft w:val="0"/>
              <w:marRight w:val="0"/>
              <w:marTop w:val="0"/>
              <w:marBottom w:val="0"/>
              <w:divBdr>
                <w:top w:val="none" w:sz="0" w:space="0" w:color="auto"/>
                <w:left w:val="none" w:sz="0" w:space="0" w:color="auto"/>
                <w:bottom w:val="none" w:sz="0" w:space="0" w:color="auto"/>
                <w:right w:val="none" w:sz="0" w:space="0" w:color="auto"/>
              </w:divBdr>
            </w:div>
            <w:div w:id="86119429">
              <w:marLeft w:val="0"/>
              <w:marRight w:val="0"/>
              <w:marTop w:val="0"/>
              <w:marBottom w:val="0"/>
              <w:divBdr>
                <w:top w:val="none" w:sz="0" w:space="0" w:color="auto"/>
                <w:left w:val="none" w:sz="0" w:space="0" w:color="auto"/>
                <w:bottom w:val="none" w:sz="0" w:space="0" w:color="auto"/>
                <w:right w:val="none" w:sz="0" w:space="0" w:color="auto"/>
              </w:divBdr>
            </w:div>
            <w:div w:id="94060640">
              <w:marLeft w:val="0"/>
              <w:marRight w:val="0"/>
              <w:marTop w:val="0"/>
              <w:marBottom w:val="0"/>
              <w:divBdr>
                <w:top w:val="none" w:sz="0" w:space="0" w:color="auto"/>
                <w:left w:val="none" w:sz="0" w:space="0" w:color="auto"/>
                <w:bottom w:val="none" w:sz="0" w:space="0" w:color="auto"/>
                <w:right w:val="none" w:sz="0" w:space="0" w:color="auto"/>
              </w:divBdr>
            </w:div>
            <w:div w:id="94442136">
              <w:marLeft w:val="0"/>
              <w:marRight w:val="0"/>
              <w:marTop w:val="0"/>
              <w:marBottom w:val="0"/>
              <w:divBdr>
                <w:top w:val="none" w:sz="0" w:space="0" w:color="auto"/>
                <w:left w:val="none" w:sz="0" w:space="0" w:color="auto"/>
                <w:bottom w:val="none" w:sz="0" w:space="0" w:color="auto"/>
                <w:right w:val="none" w:sz="0" w:space="0" w:color="auto"/>
              </w:divBdr>
            </w:div>
            <w:div w:id="102386730">
              <w:marLeft w:val="0"/>
              <w:marRight w:val="0"/>
              <w:marTop w:val="0"/>
              <w:marBottom w:val="0"/>
              <w:divBdr>
                <w:top w:val="none" w:sz="0" w:space="0" w:color="auto"/>
                <w:left w:val="none" w:sz="0" w:space="0" w:color="auto"/>
                <w:bottom w:val="none" w:sz="0" w:space="0" w:color="auto"/>
                <w:right w:val="none" w:sz="0" w:space="0" w:color="auto"/>
              </w:divBdr>
            </w:div>
            <w:div w:id="113062219">
              <w:marLeft w:val="0"/>
              <w:marRight w:val="0"/>
              <w:marTop w:val="0"/>
              <w:marBottom w:val="0"/>
              <w:divBdr>
                <w:top w:val="none" w:sz="0" w:space="0" w:color="auto"/>
                <w:left w:val="none" w:sz="0" w:space="0" w:color="auto"/>
                <w:bottom w:val="none" w:sz="0" w:space="0" w:color="auto"/>
                <w:right w:val="none" w:sz="0" w:space="0" w:color="auto"/>
              </w:divBdr>
            </w:div>
            <w:div w:id="127477405">
              <w:marLeft w:val="0"/>
              <w:marRight w:val="0"/>
              <w:marTop w:val="0"/>
              <w:marBottom w:val="0"/>
              <w:divBdr>
                <w:top w:val="none" w:sz="0" w:space="0" w:color="auto"/>
                <w:left w:val="none" w:sz="0" w:space="0" w:color="auto"/>
                <w:bottom w:val="none" w:sz="0" w:space="0" w:color="auto"/>
                <w:right w:val="none" w:sz="0" w:space="0" w:color="auto"/>
              </w:divBdr>
            </w:div>
            <w:div w:id="142506557">
              <w:marLeft w:val="0"/>
              <w:marRight w:val="0"/>
              <w:marTop w:val="0"/>
              <w:marBottom w:val="0"/>
              <w:divBdr>
                <w:top w:val="none" w:sz="0" w:space="0" w:color="auto"/>
                <w:left w:val="none" w:sz="0" w:space="0" w:color="auto"/>
                <w:bottom w:val="none" w:sz="0" w:space="0" w:color="auto"/>
                <w:right w:val="none" w:sz="0" w:space="0" w:color="auto"/>
              </w:divBdr>
            </w:div>
            <w:div w:id="163984179">
              <w:marLeft w:val="0"/>
              <w:marRight w:val="0"/>
              <w:marTop w:val="0"/>
              <w:marBottom w:val="0"/>
              <w:divBdr>
                <w:top w:val="none" w:sz="0" w:space="0" w:color="auto"/>
                <w:left w:val="none" w:sz="0" w:space="0" w:color="auto"/>
                <w:bottom w:val="none" w:sz="0" w:space="0" w:color="auto"/>
                <w:right w:val="none" w:sz="0" w:space="0" w:color="auto"/>
              </w:divBdr>
            </w:div>
            <w:div w:id="215896960">
              <w:marLeft w:val="0"/>
              <w:marRight w:val="0"/>
              <w:marTop w:val="0"/>
              <w:marBottom w:val="0"/>
              <w:divBdr>
                <w:top w:val="none" w:sz="0" w:space="0" w:color="auto"/>
                <w:left w:val="none" w:sz="0" w:space="0" w:color="auto"/>
                <w:bottom w:val="none" w:sz="0" w:space="0" w:color="auto"/>
                <w:right w:val="none" w:sz="0" w:space="0" w:color="auto"/>
              </w:divBdr>
            </w:div>
            <w:div w:id="246965395">
              <w:marLeft w:val="0"/>
              <w:marRight w:val="0"/>
              <w:marTop w:val="0"/>
              <w:marBottom w:val="0"/>
              <w:divBdr>
                <w:top w:val="none" w:sz="0" w:space="0" w:color="auto"/>
                <w:left w:val="none" w:sz="0" w:space="0" w:color="auto"/>
                <w:bottom w:val="none" w:sz="0" w:space="0" w:color="auto"/>
                <w:right w:val="none" w:sz="0" w:space="0" w:color="auto"/>
              </w:divBdr>
            </w:div>
            <w:div w:id="250237113">
              <w:marLeft w:val="0"/>
              <w:marRight w:val="0"/>
              <w:marTop w:val="0"/>
              <w:marBottom w:val="0"/>
              <w:divBdr>
                <w:top w:val="none" w:sz="0" w:space="0" w:color="auto"/>
                <w:left w:val="none" w:sz="0" w:space="0" w:color="auto"/>
                <w:bottom w:val="none" w:sz="0" w:space="0" w:color="auto"/>
                <w:right w:val="none" w:sz="0" w:space="0" w:color="auto"/>
              </w:divBdr>
            </w:div>
            <w:div w:id="259146564">
              <w:marLeft w:val="0"/>
              <w:marRight w:val="0"/>
              <w:marTop w:val="0"/>
              <w:marBottom w:val="0"/>
              <w:divBdr>
                <w:top w:val="none" w:sz="0" w:space="0" w:color="auto"/>
                <w:left w:val="none" w:sz="0" w:space="0" w:color="auto"/>
                <w:bottom w:val="none" w:sz="0" w:space="0" w:color="auto"/>
                <w:right w:val="none" w:sz="0" w:space="0" w:color="auto"/>
              </w:divBdr>
            </w:div>
            <w:div w:id="269706854">
              <w:marLeft w:val="0"/>
              <w:marRight w:val="0"/>
              <w:marTop w:val="0"/>
              <w:marBottom w:val="0"/>
              <w:divBdr>
                <w:top w:val="none" w:sz="0" w:space="0" w:color="auto"/>
                <w:left w:val="none" w:sz="0" w:space="0" w:color="auto"/>
                <w:bottom w:val="none" w:sz="0" w:space="0" w:color="auto"/>
                <w:right w:val="none" w:sz="0" w:space="0" w:color="auto"/>
              </w:divBdr>
            </w:div>
            <w:div w:id="272788483">
              <w:marLeft w:val="0"/>
              <w:marRight w:val="0"/>
              <w:marTop w:val="0"/>
              <w:marBottom w:val="0"/>
              <w:divBdr>
                <w:top w:val="none" w:sz="0" w:space="0" w:color="auto"/>
                <w:left w:val="none" w:sz="0" w:space="0" w:color="auto"/>
                <w:bottom w:val="none" w:sz="0" w:space="0" w:color="auto"/>
                <w:right w:val="none" w:sz="0" w:space="0" w:color="auto"/>
              </w:divBdr>
            </w:div>
            <w:div w:id="281423220">
              <w:marLeft w:val="0"/>
              <w:marRight w:val="0"/>
              <w:marTop w:val="0"/>
              <w:marBottom w:val="0"/>
              <w:divBdr>
                <w:top w:val="none" w:sz="0" w:space="0" w:color="auto"/>
                <w:left w:val="none" w:sz="0" w:space="0" w:color="auto"/>
                <w:bottom w:val="none" w:sz="0" w:space="0" w:color="auto"/>
                <w:right w:val="none" w:sz="0" w:space="0" w:color="auto"/>
              </w:divBdr>
            </w:div>
            <w:div w:id="313143334">
              <w:marLeft w:val="0"/>
              <w:marRight w:val="0"/>
              <w:marTop w:val="0"/>
              <w:marBottom w:val="0"/>
              <w:divBdr>
                <w:top w:val="none" w:sz="0" w:space="0" w:color="auto"/>
                <w:left w:val="none" w:sz="0" w:space="0" w:color="auto"/>
                <w:bottom w:val="none" w:sz="0" w:space="0" w:color="auto"/>
                <w:right w:val="none" w:sz="0" w:space="0" w:color="auto"/>
              </w:divBdr>
            </w:div>
            <w:div w:id="319771816">
              <w:marLeft w:val="0"/>
              <w:marRight w:val="0"/>
              <w:marTop w:val="0"/>
              <w:marBottom w:val="0"/>
              <w:divBdr>
                <w:top w:val="none" w:sz="0" w:space="0" w:color="auto"/>
                <w:left w:val="none" w:sz="0" w:space="0" w:color="auto"/>
                <w:bottom w:val="none" w:sz="0" w:space="0" w:color="auto"/>
                <w:right w:val="none" w:sz="0" w:space="0" w:color="auto"/>
              </w:divBdr>
            </w:div>
            <w:div w:id="332612851">
              <w:marLeft w:val="0"/>
              <w:marRight w:val="0"/>
              <w:marTop w:val="0"/>
              <w:marBottom w:val="0"/>
              <w:divBdr>
                <w:top w:val="none" w:sz="0" w:space="0" w:color="auto"/>
                <w:left w:val="none" w:sz="0" w:space="0" w:color="auto"/>
                <w:bottom w:val="none" w:sz="0" w:space="0" w:color="auto"/>
                <w:right w:val="none" w:sz="0" w:space="0" w:color="auto"/>
              </w:divBdr>
            </w:div>
            <w:div w:id="341129386">
              <w:marLeft w:val="0"/>
              <w:marRight w:val="0"/>
              <w:marTop w:val="0"/>
              <w:marBottom w:val="0"/>
              <w:divBdr>
                <w:top w:val="none" w:sz="0" w:space="0" w:color="auto"/>
                <w:left w:val="none" w:sz="0" w:space="0" w:color="auto"/>
                <w:bottom w:val="none" w:sz="0" w:space="0" w:color="auto"/>
                <w:right w:val="none" w:sz="0" w:space="0" w:color="auto"/>
              </w:divBdr>
            </w:div>
            <w:div w:id="359287091">
              <w:marLeft w:val="0"/>
              <w:marRight w:val="0"/>
              <w:marTop w:val="0"/>
              <w:marBottom w:val="0"/>
              <w:divBdr>
                <w:top w:val="none" w:sz="0" w:space="0" w:color="auto"/>
                <w:left w:val="none" w:sz="0" w:space="0" w:color="auto"/>
                <w:bottom w:val="none" w:sz="0" w:space="0" w:color="auto"/>
                <w:right w:val="none" w:sz="0" w:space="0" w:color="auto"/>
              </w:divBdr>
            </w:div>
            <w:div w:id="361631977">
              <w:marLeft w:val="0"/>
              <w:marRight w:val="0"/>
              <w:marTop w:val="0"/>
              <w:marBottom w:val="0"/>
              <w:divBdr>
                <w:top w:val="none" w:sz="0" w:space="0" w:color="auto"/>
                <w:left w:val="none" w:sz="0" w:space="0" w:color="auto"/>
                <w:bottom w:val="none" w:sz="0" w:space="0" w:color="auto"/>
                <w:right w:val="none" w:sz="0" w:space="0" w:color="auto"/>
              </w:divBdr>
            </w:div>
            <w:div w:id="385371768">
              <w:marLeft w:val="0"/>
              <w:marRight w:val="0"/>
              <w:marTop w:val="0"/>
              <w:marBottom w:val="0"/>
              <w:divBdr>
                <w:top w:val="none" w:sz="0" w:space="0" w:color="auto"/>
                <w:left w:val="none" w:sz="0" w:space="0" w:color="auto"/>
                <w:bottom w:val="none" w:sz="0" w:space="0" w:color="auto"/>
                <w:right w:val="none" w:sz="0" w:space="0" w:color="auto"/>
              </w:divBdr>
            </w:div>
            <w:div w:id="419376896">
              <w:marLeft w:val="0"/>
              <w:marRight w:val="0"/>
              <w:marTop w:val="0"/>
              <w:marBottom w:val="0"/>
              <w:divBdr>
                <w:top w:val="none" w:sz="0" w:space="0" w:color="auto"/>
                <w:left w:val="none" w:sz="0" w:space="0" w:color="auto"/>
                <w:bottom w:val="none" w:sz="0" w:space="0" w:color="auto"/>
                <w:right w:val="none" w:sz="0" w:space="0" w:color="auto"/>
              </w:divBdr>
            </w:div>
            <w:div w:id="437605424">
              <w:marLeft w:val="0"/>
              <w:marRight w:val="0"/>
              <w:marTop w:val="0"/>
              <w:marBottom w:val="0"/>
              <w:divBdr>
                <w:top w:val="none" w:sz="0" w:space="0" w:color="auto"/>
                <w:left w:val="none" w:sz="0" w:space="0" w:color="auto"/>
                <w:bottom w:val="none" w:sz="0" w:space="0" w:color="auto"/>
                <w:right w:val="none" w:sz="0" w:space="0" w:color="auto"/>
              </w:divBdr>
            </w:div>
            <w:div w:id="483208372">
              <w:marLeft w:val="0"/>
              <w:marRight w:val="0"/>
              <w:marTop w:val="0"/>
              <w:marBottom w:val="0"/>
              <w:divBdr>
                <w:top w:val="none" w:sz="0" w:space="0" w:color="auto"/>
                <w:left w:val="none" w:sz="0" w:space="0" w:color="auto"/>
                <w:bottom w:val="none" w:sz="0" w:space="0" w:color="auto"/>
                <w:right w:val="none" w:sz="0" w:space="0" w:color="auto"/>
              </w:divBdr>
            </w:div>
            <w:div w:id="494539555">
              <w:marLeft w:val="0"/>
              <w:marRight w:val="0"/>
              <w:marTop w:val="0"/>
              <w:marBottom w:val="0"/>
              <w:divBdr>
                <w:top w:val="none" w:sz="0" w:space="0" w:color="auto"/>
                <w:left w:val="none" w:sz="0" w:space="0" w:color="auto"/>
                <w:bottom w:val="none" w:sz="0" w:space="0" w:color="auto"/>
                <w:right w:val="none" w:sz="0" w:space="0" w:color="auto"/>
              </w:divBdr>
            </w:div>
            <w:div w:id="505022815">
              <w:marLeft w:val="0"/>
              <w:marRight w:val="0"/>
              <w:marTop w:val="0"/>
              <w:marBottom w:val="0"/>
              <w:divBdr>
                <w:top w:val="none" w:sz="0" w:space="0" w:color="auto"/>
                <w:left w:val="none" w:sz="0" w:space="0" w:color="auto"/>
                <w:bottom w:val="none" w:sz="0" w:space="0" w:color="auto"/>
                <w:right w:val="none" w:sz="0" w:space="0" w:color="auto"/>
              </w:divBdr>
            </w:div>
            <w:div w:id="522596268">
              <w:marLeft w:val="0"/>
              <w:marRight w:val="0"/>
              <w:marTop w:val="0"/>
              <w:marBottom w:val="0"/>
              <w:divBdr>
                <w:top w:val="none" w:sz="0" w:space="0" w:color="auto"/>
                <w:left w:val="none" w:sz="0" w:space="0" w:color="auto"/>
                <w:bottom w:val="none" w:sz="0" w:space="0" w:color="auto"/>
                <w:right w:val="none" w:sz="0" w:space="0" w:color="auto"/>
              </w:divBdr>
            </w:div>
            <w:div w:id="523598179">
              <w:marLeft w:val="0"/>
              <w:marRight w:val="0"/>
              <w:marTop w:val="0"/>
              <w:marBottom w:val="0"/>
              <w:divBdr>
                <w:top w:val="none" w:sz="0" w:space="0" w:color="auto"/>
                <w:left w:val="none" w:sz="0" w:space="0" w:color="auto"/>
                <w:bottom w:val="none" w:sz="0" w:space="0" w:color="auto"/>
                <w:right w:val="none" w:sz="0" w:space="0" w:color="auto"/>
              </w:divBdr>
            </w:div>
            <w:div w:id="533888951">
              <w:marLeft w:val="0"/>
              <w:marRight w:val="0"/>
              <w:marTop w:val="0"/>
              <w:marBottom w:val="0"/>
              <w:divBdr>
                <w:top w:val="none" w:sz="0" w:space="0" w:color="auto"/>
                <w:left w:val="none" w:sz="0" w:space="0" w:color="auto"/>
                <w:bottom w:val="none" w:sz="0" w:space="0" w:color="auto"/>
                <w:right w:val="none" w:sz="0" w:space="0" w:color="auto"/>
              </w:divBdr>
            </w:div>
            <w:div w:id="594828202">
              <w:marLeft w:val="0"/>
              <w:marRight w:val="0"/>
              <w:marTop w:val="0"/>
              <w:marBottom w:val="0"/>
              <w:divBdr>
                <w:top w:val="none" w:sz="0" w:space="0" w:color="auto"/>
                <w:left w:val="none" w:sz="0" w:space="0" w:color="auto"/>
                <w:bottom w:val="none" w:sz="0" w:space="0" w:color="auto"/>
                <w:right w:val="none" w:sz="0" w:space="0" w:color="auto"/>
              </w:divBdr>
            </w:div>
            <w:div w:id="676229732">
              <w:marLeft w:val="0"/>
              <w:marRight w:val="0"/>
              <w:marTop w:val="0"/>
              <w:marBottom w:val="0"/>
              <w:divBdr>
                <w:top w:val="none" w:sz="0" w:space="0" w:color="auto"/>
                <w:left w:val="none" w:sz="0" w:space="0" w:color="auto"/>
                <w:bottom w:val="none" w:sz="0" w:space="0" w:color="auto"/>
                <w:right w:val="none" w:sz="0" w:space="0" w:color="auto"/>
              </w:divBdr>
            </w:div>
            <w:div w:id="679352623">
              <w:marLeft w:val="0"/>
              <w:marRight w:val="0"/>
              <w:marTop w:val="0"/>
              <w:marBottom w:val="0"/>
              <w:divBdr>
                <w:top w:val="none" w:sz="0" w:space="0" w:color="auto"/>
                <w:left w:val="none" w:sz="0" w:space="0" w:color="auto"/>
                <w:bottom w:val="none" w:sz="0" w:space="0" w:color="auto"/>
                <w:right w:val="none" w:sz="0" w:space="0" w:color="auto"/>
              </w:divBdr>
            </w:div>
            <w:div w:id="767772703">
              <w:marLeft w:val="0"/>
              <w:marRight w:val="0"/>
              <w:marTop w:val="0"/>
              <w:marBottom w:val="0"/>
              <w:divBdr>
                <w:top w:val="none" w:sz="0" w:space="0" w:color="auto"/>
                <w:left w:val="none" w:sz="0" w:space="0" w:color="auto"/>
                <w:bottom w:val="none" w:sz="0" w:space="0" w:color="auto"/>
                <w:right w:val="none" w:sz="0" w:space="0" w:color="auto"/>
              </w:divBdr>
            </w:div>
            <w:div w:id="813179014">
              <w:marLeft w:val="0"/>
              <w:marRight w:val="0"/>
              <w:marTop w:val="0"/>
              <w:marBottom w:val="0"/>
              <w:divBdr>
                <w:top w:val="none" w:sz="0" w:space="0" w:color="auto"/>
                <w:left w:val="none" w:sz="0" w:space="0" w:color="auto"/>
                <w:bottom w:val="none" w:sz="0" w:space="0" w:color="auto"/>
                <w:right w:val="none" w:sz="0" w:space="0" w:color="auto"/>
              </w:divBdr>
            </w:div>
            <w:div w:id="819269530">
              <w:marLeft w:val="0"/>
              <w:marRight w:val="0"/>
              <w:marTop w:val="0"/>
              <w:marBottom w:val="0"/>
              <w:divBdr>
                <w:top w:val="none" w:sz="0" w:space="0" w:color="auto"/>
                <w:left w:val="none" w:sz="0" w:space="0" w:color="auto"/>
                <w:bottom w:val="none" w:sz="0" w:space="0" w:color="auto"/>
                <w:right w:val="none" w:sz="0" w:space="0" w:color="auto"/>
              </w:divBdr>
            </w:div>
            <w:div w:id="819540180">
              <w:marLeft w:val="0"/>
              <w:marRight w:val="0"/>
              <w:marTop w:val="0"/>
              <w:marBottom w:val="0"/>
              <w:divBdr>
                <w:top w:val="none" w:sz="0" w:space="0" w:color="auto"/>
                <w:left w:val="none" w:sz="0" w:space="0" w:color="auto"/>
                <w:bottom w:val="none" w:sz="0" w:space="0" w:color="auto"/>
                <w:right w:val="none" w:sz="0" w:space="0" w:color="auto"/>
              </w:divBdr>
            </w:div>
            <w:div w:id="820583433">
              <w:marLeft w:val="0"/>
              <w:marRight w:val="0"/>
              <w:marTop w:val="0"/>
              <w:marBottom w:val="0"/>
              <w:divBdr>
                <w:top w:val="none" w:sz="0" w:space="0" w:color="auto"/>
                <w:left w:val="none" w:sz="0" w:space="0" w:color="auto"/>
                <w:bottom w:val="none" w:sz="0" w:space="0" w:color="auto"/>
                <w:right w:val="none" w:sz="0" w:space="0" w:color="auto"/>
              </w:divBdr>
            </w:div>
            <w:div w:id="836699034">
              <w:marLeft w:val="0"/>
              <w:marRight w:val="0"/>
              <w:marTop w:val="0"/>
              <w:marBottom w:val="0"/>
              <w:divBdr>
                <w:top w:val="none" w:sz="0" w:space="0" w:color="auto"/>
                <w:left w:val="none" w:sz="0" w:space="0" w:color="auto"/>
                <w:bottom w:val="none" w:sz="0" w:space="0" w:color="auto"/>
                <w:right w:val="none" w:sz="0" w:space="0" w:color="auto"/>
              </w:divBdr>
            </w:div>
            <w:div w:id="880360013">
              <w:marLeft w:val="0"/>
              <w:marRight w:val="0"/>
              <w:marTop w:val="0"/>
              <w:marBottom w:val="0"/>
              <w:divBdr>
                <w:top w:val="none" w:sz="0" w:space="0" w:color="auto"/>
                <w:left w:val="none" w:sz="0" w:space="0" w:color="auto"/>
                <w:bottom w:val="none" w:sz="0" w:space="0" w:color="auto"/>
                <w:right w:val="none" w:sz="0" w:space="0" w:color="auto"/>
              </w:divBdr>
            </w:div>
            <w:div w:id="934097606">
              <w:marLeft w:val="0"/>
              <w:marRight w:val="0"/>
              <w:marTop w:val="0"/>
              <w:marBottom w:val="0"/>
              <w:divBdr>
                <w:top w:val="none" w:sz="0" w:space="0" w:color="auto"/>
                <w:left w:val="none" w:sz="0" w:space="0" w:color="auto"/>
                <w:bottom w:val="none" w:sz="0" w:space="0" w:color="auto"/>
                <w:right w:val="none" w:sz="0" w:space="0" w:color="auto"/>
              </w:divBdr>
            </w:div>
            <w:div w:id="988247578">
              <w:marLeft w:val="0"/>
              <w:marRight w:val="0"/>
              <w:marTop w:val="0"/>
              <w:marBottom w:val="0"/>
              <w:divBdr>
                <w:top w:val="none" w:sz="0" w:space="0" w:color="auto"/>
                <w:left w:val="none" w:sz="0" w:space="0" w:color="auto"/>
                <w:bottom w:val="none" w:sz="0" w:space="0" w:color="auto"/>
                <w:right w:val="none" w:sz="0" w:space="0" w:color="auto"/>
              </w:divBdr>
            </w:div>
            <w:div w:id="991104353">
              <w:marLeft w:val="0"/>
              <w:marRight w:val="0"/>
              <w:marTop w:val="0"/>
              <w:marBottom w:val="0"/>
              <w:divBdr>
                <w:top w:val="none" w:sz="0" w:space="0" w:color="auto"/>
                <w:left w:val="none" w:sz="0" w:space="0" w:color="auto"/>
                <w:bottom w:val="none" w:sz="0" w:space="0" w:color="auto"/>
                <w:right w:val="none" w:sz="0" w:space="0" w:color="auto"/>
              </w:divBdr>
            </w:div>
            <w:div w:id="1008289374">
              <w:marLeft w:val="0"/>
              <w:marRight w:val="0"/>
              <w:marTop w:val="0"/>
              <w:marBottom w:val="0"/>
              <w:divBdr>
                <w:top w:val="none" w:sz="0" w:space="0" w:color="auto"/>
                <w:left w:val="none" w:sz="0" w:space="0" w:color="auto"/>
                <w:bottom w:val="none" w:sz="0" w:space="0" w:color="auto"/>
                <w:right w:val="none" w:sz="0" w:space="0" w:color="auto"/>
              </w:divBdr>
            </w:div>
            <w:div w:id="1014114862">
              <w:marLeft w:val="0"/>
              <w:marRight w:val="0"/>
              <w:marTop w:val="0"/>
              <w:marBottom w:val="0"/>
              <w:divBdr>
                <w:top w:val="none" w:sz="0" w:space="0" w:color="auto"/>
                <w:left w:val="none" w:sz="0" w:space="0" w:color="auto"/>
                <w:bottom w:val="none" w:sz="0" w:space="0" w:color="auto"/>
                <w:right w:val="none" w:sz="0" w:space="0" w:color="auto"/>
              </w:divBdr>
            </w:div>
            <w:div w:id="1031302747">
              <w:marLeft w:val="0"/>
              <w:marRight w:val="0"/>
              <w:marTop w:val="0"/>
              <w:marBottom w:val="0"/>
              <w:divBdr>
                <w:top w:val="none" w:sz="0" w:space="0" w:color="auto"/>
                <w:left w:val="none" w:sz="0" w:space="0" w:color="auto"/>
                <w:bottom w:val="none" w:sz="0" w:space="0" w:color="auto"/>
                <w:right w:val="none" w:sz="0" w:space="0" w:color="auto"/>
              </w:divBdr>
            </w:div>
            <w:div w:id="1032413957">
              <w:marLeft w:val="0"/>
              <w:marRight w:val="0"/>
              <w:marTop w:val="0"/>
              <w:marBottom w:val="0"/>
              <w:divBdr>
                <w:top w:val="none" w:sz="0" w:space="0" w:color="auto"/>
                <w:left w:val="none" w:sz="0" w:space="0" w:color="auto"/>
                <w:bottom w:val="none" w:sz="0" w:space="0" w:color="auto"/>
                <w:right w:val="none" w:sz="0" w:space="0" w:color="auto"/>
              </w:divBdr>
            </w:div>
            <w:div w:id="1054963943">
              <w:marLeft w:val="0"/>
              <w:marRight w:val="0"/>
              <w:marTop w:val="0"/>
              <w:marBottom w:val="0"/>
              <w:divBdr>
                <w:top w:val="none" w:sz="0" w:space="0" w:color="auto"/>
                <w:left w:val="none" w:sz="0" w:space="0" w:color="auto"/>
                <w:bottom w:val="none" w:sz="0" w:space="0" w:color="auto"/>
                <w:right w:val="none" w:sz="0" w:space="0" w:color="auto"/>
              </w:divBdr>
            </w:div>
            <w:div w:id="1062218657">
              <w:marLeft w:val="0"/>
              <w:marRight w:val="0"/>
              <w:marTop w:val="0"/>
              <w:marBottom w:val="0"/>
              <w:divBdr>
                <w:top w:val="none" w:sz="0" w:space="0" w:color="auto"/>
                <w:left w:val="none" w:sz="0" w:space="0" w:color="auto"/>
                <w:bottom w:val="none" w:sz="0" w:space="0" w:color="auto"/>
                <w:right w:val="none" w:sz="0" w:space="0" w:color="auto"/>
              </w:divBdr>
            </w:div>
            <w:div w:id="1072696935">
              <w:marLeft w:val="0"/>
              <w:marRight w:val="0"/>
              <w:marTop w:val="0"/>
              <w:marBottom w:val="0"/>
              <w:divBdr>
                <w:top w:val="none" w:sz="0" w:space="0" w:color="auto"/>
                <w:left w:val="none" w:sz="0" w:space="0" w:color="auto"/>
                <w:bottom w:val="none" w:sz="0" w:space="0" w:color="auto"/>
                <w:right w:val="none" w:sz="0" w:space="0" w:color="auto"/>
              </w:divBdr>
            </w:div>
            <w:div w:id="1103263824">
              <w:marLeft w:val="0"/>
              <w:marRight w:val="0"/>
              <w:marTop w:val="0"/>
              <w:marBottom w:val="0"/>
              <w:divBdr>
                <w:top w:val="none" w:sz="0" w:space="0" w:color="auto"/>
                <w:left w:val="none" w:sz="0" w:space="0" w:color="auto"/>
                <w:bottom w:val="none" w:sz="0" w:space="0" w:color="auto"/>
                <w:right w:val="none" w:sz="0" w:space="0" w:color="auto"/>
              </w:divBdr>
            </w:div>
            <w:div w:id="1115904323">
              <w:marLeft w:val="0"/>
              <w:marRight w:val="0"/>
              <w:marTop w:val="0"/>
              <w:marBottom w:val="0"/>
              <w:divBdr>
                <w:top w:val="none" w:sz="0" w:space="0" w:color="auto"/>
                <w:left w:val="none" w:sz="0" w:space="0" w:color="auto"/>
                <w:bottom w:val="none" w:sz="0" w:space="0" w:color="auto"/>
                <w:right w:val="none" w:sz="0" w:space="0" w:color="auto"/>
              </w:divBdr>
            </w:div>
            <w:div w:id="1126463261">
              <w:marLeft w:val="0"/>
              <w:marRight w:val="0"/>
              <w:marTop w:val="0"/>
              <w:marBottom w:val="0"/>
              <w:divBdr>
                <w:top w:val="none" w:sz="0" w:space="0" w:color="auto"/>
                <w:left w:val="none" w:sz="0" w:space="0" w:color="auto"/>
                <w:bottom w:val="none" w:sz="0" w:space="0" w:color="auto"/>
                <w:right w:val="none" w:sz="0" w:space="0" w:color="auto"/>
              </w:divBdr>
            </w:div>
            <w:div w:id="1127429604">
              <w:marLeft w:val="0"/>
              <w:marRight w:val="0"/>
              <w:marTop w:val="0"/>
              <w:marBottom w:val="0"/>
              <w:divBdr>
                <w:top w:val="none" w:sz="0" w:space="0" w:color="auto"/>
                <w:left w:val="none" w:sz="0" w:space="0" w:color="auto"/>
                <w:bottom w:val="none" w:sz="0" w:space="0" w:color="auto"/>
                <w:right w:val="none" w:sz="0" w:space="0" w:color="auto"/>
              </w:divBdr>
            </w:div>
            <w:div w:id="1132866578">
              <w:marLeft w:val="0"/>
              <w:marRight w:val="0"/>
              <w:marTop w:val="0"/>
              <w:marBottom w:val="0"/>
              <w:divBdr>
                <w:top w:val="none" w:sz="0" w:space="0" w:color="auto"/>
                <w:left w:val="none" w:sz="0" w:space="0" w:color="auto"/>
                <w:bottom w:val="none" w:sz="0" w:space="0" w:color="auto"/>
                <w:right w:val="none" w:sz="0" w:space="0" w:color="auto"/>
              </w:divBdr>
            </w:div>
            <w:div w:id="1137064197">
              <w:marLeft w:val="0"/>
              <w:marRight w:val="0"/>
              <w:marTop w:val="0"/>
              <w:marBottom w:val="0"/>
              <w:divBdr>
                <w:top w:val="none" w:sz="0" w:space="0" w:color="auto"/>
                <w:left w:val="none" w:sz="0" w:space="0" w:color="auto"/>
                <w:bottom w:val="none" w:sz="0" w:space="0" w:color="auto"/>
                <w:right w:val="none" w:sz="0" w:space="0" w:color="auto"/>
              </w:divBdr>
            </w:div>
            <w:div w:id="1138230087">
              <w:marLeft w:val="0"/>
              <w:marRight w:val="0"/>
              <w:marTop w:val="0"/>
              <w:marBottom w:val="0"/>
              <w:divBdr>
                <w:top w:val="none" w:sz="0" w:space="0" w:color="auto"/>
                <w:left w:val="none" w:sz="0" w:space="0" w:color="auto"/>
                <w:bottom w:val="none" w:sz="0" w:space="0" w:color="auto"/>
                <w:right w:val="none" w:sz="0" w:space="0" w:color="auto"/>
              </w:divBdr>
            </w:div>
            <w:div w:id="1143933239">
              <w:marLeft w:val="0"/>
              <w:marRight w:val="0"/>
              <w:marTop w:val="0"/>
              <w:marBottom w:val="0"/>
              <w:divBdr>
                <w:top w:val="none" w:sz="0" w:space="0" w:color="auto"/>
                <w:left w:val="none" w:sz="0" w:space="0" w:color="auto"/>
                <w:bottom w:val="none" w:sz="0" w:space="0" w:color="auto"/>
                <w:right w:val="none" w:sz="0" w:space="0" w:color="auto"/>
              </w:divBdr>
            </w:div>
            <w:div w:id="1152602577">
              <w:marLeft w:val="0"/>
              <w:marRight w:val="0"/>
              <w:marTop w:val="0"/>
              <w:marBottom w:val="0"/>
              <w:divBdr>
                <w:top w:val="none" w:sz="0" w:space="0" w:color="auto"/>
                <w:left w:val="none" w:sz="0" w:space="0" w:color="auto"/>
                <w:bottom w:val="none" w:sz="0" w:space="0" w:color="auto"/>
                <w:right w:val="none" w:sz="0" w:space="0" w:color="auto"/>
              </w:divBdr>
            </w:div>
            <w:div w:id="1169491512">
              <w:marLeft w:val="0"/>
              <w:marRight w:val="0"/>
              <w:marTop w:val="0"/>
              <w:marBottom w:val="0"/>
              <w:divBdr>
                <w:top w:val="none" w:sz="0" w:space="0" w:color="auto"/>
                <w:left w:val="none" w:sz="0" w:space="0" w:color="auto"/>
                <w:bottom w:val="none" w:sz="0" w:space="0" w:color="auto"/>
                <w:right w:val="none" w:sz="0" w:space="0" w:color="auto"/>
              </w:divBdr>
            </w:div>
            <w:div w:id="1192958956">
              <w:marLeft w:val="0"/>
              <w:marRight w:val="0"/>
              <w:marTop w:val="0"/>
              <w:marBottom w:val="0"/>
              <w:divBdr>
                <w:top w:val="none" w:sz="0" w:space="0" w:color="auto"/>
                <w:left w:val="none" w:sz="0" w:space="0" w:color="auto"/>
                <w:bottom w:val="none" w:sz="0" w:space="0" w:color="auto"/>
                <w:right w:val="none" w:sz="0" w:space="0" w:color="auto"/>
              </w:divBdr>
            </w:div>
            <w:div w:id="1248921015">
              <w:marLeft w:val="0"/>
              <w:marRight w:val="0"/>
              <w:marTop w:val="0"/>
              <w:marBottom w:val="0"/>
              <w:divBdr>
                <w:top w:val="none" w:sz="0" w:space="0" w:color="auto"/>
                <w:left w:val="none" w:sz="0" w:space="0" w:color="auto"/>
                <w:bottom w:val="none" w:sz="0" w:space="0" w:color="auto"/>
                <w:right w:val="none" w:sz="0" w:space="0" w:color="auto"/>
              </w:divBdr>
            </w:div>
            <w:div w:id="1270812920">
              <w:marLeft w:val="0"/>
              <w:marRight w:val="0"/>
              <w:marTop w:val="0"/>
              <w:marBottom w:val="0"/>
              <w:divBdr>
                <w:top w:val="none" w:sz="0" w:space="0" w:color="auto"/>
                <w:left w:val="none" w:sz="0" w:space="0" w:color="auto"/>
                <w:bottom w:val="none" w:sz="0" w:space="0" w:color="auto"/>
                <w:right w:val="none" w:sz="0" w:space="0" w:color="auto"/>
              </w:divBdr>
            </w:div>
            <w:div w:id="1296989027">
              <w:marLeft w:val="0"/>
              <w:marRight w:val="0"/>
              <w:marTop w:val="0"/>
              <w:marBottom w:val="0"/>
              <w:divBdr>
                <w:top w:val="none" w:sz="0" w:space="0" w:color="auto"/>
                <w:left w:val="none" w:sz="0" w:space="0" w:color="auto"/>
                <w:bottom w:val="none" w:sz="0" w:space="0" w:color="auto"/>
                <w:right w:val="none" w:sz="0" w:space="0" w:color="auto"/>
              </w:divBdr>
            </w:div>
            <w:div w:id="1306855318">
              <w:marLeft w:val="0"/>
              <w:marRight w:val="0"/>
              <w:marTop w:val="0"/>
              <w:marBottom w:val="0"/>
              <w:divBdr>
                <w:top w:val="none" w:sz="0" w:space="0" w:color="auto"/>
                <w:left w:val="none" w:sz="0" w:space="0" w:color="auto"/>
                <w:bottom w:val="none" w:sz="0" w:space="0" w:color="auto"/>
                <w:right w:val="none" w:sz="0" w:space="0" w:color="auto"/>
              </w:divBdr>
            </w:div>
            <w:div w:id="1323237572">
              <w:marLeft w:val="0"/>
              <w:marRight w:val="0"/>
              <w:marTop w:val="0"/>
              <w:marBottom w:val="0"/>
              <w:divBdr>
                <w:top w:val="none" w:sz="0" w:space="0" w:color="auto"/>
                <w:left w:val="none" w:sz="0" w:space="0" w:color="auto"/>
                <w:bottom w:val="none" w:sz="0" w:space="0" w:color="auto"/>
                <w:right w:val="none" w:sz="0" w:space="0" w:color="auto"/>
              </w:divBdr>
            </w:div>
            <w:div w:id="1329409356">
              <w:marLeft w:val="0"/>
              <w:marRight w:val="0"/>
              <w:marTop w:val="0"/>
              <w:marBottom w:val="0"/>
              <w:divBdr>
                <w:top w:val="none" w:sz="0" w:space="0" w:color="auto"/>
                <w:left w:val="none" w:sz="0" w:space="0" w:color="auto"/>
                <w:bottom w:val="none" w:sz="0" w:space="0" w:color="auto"/>
                <w:right w:val="none" w:sz="0" w:space="0" w:color="auto"/>
              </w:divBdr>
            </w:div>
            <w:div w:id="1346325432">
              <w:marLeft w:val="0"/>
              <w:marRight w:val="0"/>
              <w:marTop w:val="0"/>
              <w:marBottom w:val="0"/>
              <w:divBdr>
                <w:top w:val="none" w:sz="0" w:space="0" w:color="auto"/>
                <w:left w:val="none" w:sz="0" w:space="0" w:color="auto"/>
                <w:bottom w:val="none" w:sz="0" w:space="0" w:color="auto"/>
                <w:right w:val="none" w:sz="0" w:space="0" w:color="auto"/>
              </w:divBdr>
            </w:div>
            <w:div w:id="1371370964">
              <w:marLeft w:val="0"/>
              <w:marRight w:val="0"/>
              <w:marTop w:val="0"/>
              <w:marBottom w:val="0"/>
              <w:divBdr>
                <w:top w:val="none" w:sz="0" w:space="0" w:color="auto"/>
                <w:left w:val="none" w:sz="0" w:space="0" w:color="auto"/>
                <w:bottom w:val="none" w:sz="0" w:space="0" w:color="auto"/>
                <w:right w:val="none" w:sz="0" w:space="0" w:color="auto"/>
              </w:divBdr>
            </w:div>
            <w:div w:id="1415012079">
              <w:marLeft w:val="0"/>
              <w:marRight w:val="0"/>
              <w:marTop w:val="0"/>
              <w:marBottom w:val="0"/>
              <w:divBdr>
                <w:top w:val="none" w:sz="0" w:space="0" w:color="auto"/>
                <w:left w:val="none" w:sz="0" w:space="0" w:color="auto"/>
                <w:bottom w:val="none" w:sz="0" w:space="0" w:color="auto"/>
                <w:right w:val="none" w:sz="0" w:space="0" w:color="auto"/>
              </w:divBdr>
            </w:div>
            <w:div w:id="1419405883">
              <w:marLeft w:val="0"/>
              <w:marRight w:val="0"/>
              <w:marTop w:val="0"/>
              <w:marBottom w:val="0"/>
              <w:divBdr>
                <w:top w:val="none" w:sz="0" w:space="0" w:color="auto"/>
                <w:left w:val="none" w:sz="0" w:space="0" w:color="auto"/>
                <w:bottom w:val="none" w:sz="0" w:space="0" w:color="auto"/>
                <w:right w:val="none" w:sz="0" w:space="0" w:color="auto"/>
              </w:divBdr>
            </w:div>
            <w:div w:id="1432512853">
              <w:marLeft w:val="0"/>
              <w:marRight w:val="0"/>
              <w:marTop w:val="0"/>
              <w:marBottom w:val="0"/>
              <w:divBdr>
                <w:top w:val="none" w:sz="0" w:space="0" w:color="auto"/>
                <w:left w:val="none" w:sz="0" w:space="0" w:color="auto"/>
                <w:bottom w:val="none" w:sz="0" w:space="0" w:color="auto"/>
                <w:right w:val="none" w:sz="0" w:space="0" w:color="auto"/>
              </w:divBdr>
            </w:div>
            <w:div w:id="1451509473">
              <w:marLeft w:val="0"/>
              <w:marRight w:val="0"/>
              <w:marTop w:val="0"/>
              <w:marBottom w:val="0"/>
              <w:divBdr>
                <w:top w:val="none" w:sz="0" w:space="0" w:color="auto"/>
                <w:left w:val="none" w:sz="0" w:space="0" w:color="auto"/>
                <w:bottom w:val="none" w:sz="0" w:space="0" w:color="auto"/>
                <w:right w:val="none" w:sz="0" w:space="0" w:color="auto"/>
              </w:divBdr>
            </w:div>
            <w:div w:id="1506364042">
              <w:marLeft w:val="0"/>
              <w:marRight w:val="0"/>
              <w:marTop w:val="0"/>
              <w:marBottom w:val="0"/>
              <w:divBdr>
                <w:top w:val="none" w:sz="0" w:space="0" w:color="auto"/>
                <w:left w:val="none" w:sz="0" w:space="0" w:color="auto"/>
                <w:bottom w:val="none" w:sz="0" w:space="0" w:color="auto"/>
                <w:right w:val="none" w:sz="0" w:space="0" w:color="auto"/>
              </w:divBdr>
            </w:div>
            <w:div w:id="1577588052">
              <w:marLeft w:val="0"/>
              <w:marRight w:val="0"/>
              <w:marTop w:val="0"/>
              <w:marBottom w:val="0"/>
              <w:divBdr>
                <w:top w:val="none" w:sz="0" w:space="0" w:color="auto"/>
                <w:left w:val="none" w:sz="0" w:space="0" w:color="auto"/>
                <w:bottom w:val="none" w:sz="0" w:space="0" w:color="auto"/>
                <w:right w:val="none" w:sz="0" w:space="0" w:color="auto"/>
              </w:divBdr>
            </w:div>
            <w:div w:id="1592464695">
              <w:marLeft w:val="0"/>
              <w:marRight w:val="0"/>
              <w:marTop w:val="0"/>
              <w:marBottom w:val="0"/>
              <w:divBdr>
                <w:top w:val="none" w:sz="0" w:space="0" w:color="auto"/>
                <w:left w:val="none" w:sz="0" w:space="0" w:color="auto"/>
                <w:bottom w:val="none" w:sz="0" w:space="0" w:color="auto"/>
                <w:right w:val="none" w:sz="0" w:space="0" w:color="auto"/>
              </w:divBdr>
            </w:div>
            <w:div w:id="1596132090">
              <w:marLeft w:val="0"/>
              <w:marRight w:val="0"/>
              <w:marTop w:val="0"/>
              <w:marBottom w:val="0"/>
              <w:divBdr>
                <w:top w:val="none" w:sz="0" w:space="0" w:color="auto"/>
                <w:left w:val="none" w:sz="0" w:space="0" w:color="auto"/>
                <w:bottom w:val="none" w:sz="0" w:space="0" w:color="auto"/>
                <w:right w:val="none" w:sz="0" w:space="0" w:color="auto"/>
              </w:divBdr>
            </w:div>
            <w:div w:id="1617516529">
              <w:marLeft w:val="0"/>
              <w:marRight w:val="0"/>
              <w:marTop w:val="0"/>
              <w:marBottom w:val="0"/>
              <w:divBdr>
                <w:top w:val="none" w:sz="0" w:space="0" w:color="auto"/>
                <w:left w:val="none" w:sz="0" w:space="0" w:color="auto"/>
                <w:bottom w:val="none" w:sz="0" w:space="0" w:color="auto"/>
                <w:right w:val="none" w:sz="0" w:space="0" w:color="auto"/>
              </w:divBdr>
            </w:div>
            <w:div w:id="1632436990">
              <w:marLeft w:val="0"/>
              <w:marRight w:val="0"/>
              <w:marTop w:val="0"/>
              <w:marBottom w:val="0"/>
              <w:divBdr>
                <w:top w:val="none" w:sz="0" w:space="0" w:color="auto"/>
                <w:left w:val="none" w:sz="0" w:space="0" w:color="auto"/>
                <w:bottom w:val="none" w:sz="0" w:space="0" w:color="auto"/>
                <w:right w:val="none" w:sz="0" w:space="0" w:color="auto"/>
              </w:divBdr>
            </w:div>
            <w:div w:id="1638073955">
              <w:marLeft w:val="0"/>
              <w:marRight w:val="0"/>
              <w:marTop w:val="0"/>
              <w:marBottom w:val="0"/>
              <w:divBdr>
                <w:top w:val="none" w:sz="0" w:space="0" w:color="auto"/>
                <w:left w:val="none" w:sz="0" w:space="0" w:color="auto"/>
                <w:bottom w:val="none" w:sz="0" w:space="0" w:color="auto"/>
                <w:right w:val="none" w:sz="0" w:space="0" w:color="auto"/>
              </w:divBdr>
            </w:div>
            <w:div w:id="1642033905">
              <w:marLeft w:val="0"/>
              <w:marRight w:val="0"/>
              <w:marTop w:val="0"/>
              <w:marBottom w:val="0"/>
              <w:divBdr>
                <w:top w:val="none" w:sz="0" w:space="0" w:color="auto"/>
                <w:left w:val="none" w:sz="0" w:space="0" w:color="auto"/>
                <w:bottom w:val="none" w:sz="0" w:space="0" w:color="auto"/>
                <w:right w:val="none" w:sz="0" w:space="0" w:color="auto"/>
              </w:divBdr>
            </w:div>
            <w:div w:id="1651980491">
              <w:marLeft w:val="0"/>
              <w:marRight w:val="0"/>
              <w:marTop w:val="0"/>
              <w:marBottom w:val="0"/>
              <w:divBdr>
                <w:top w:val="none" w:sz="0" w:space="0" w:color="auto"/>
                <w:left w:val="none" w:sz="0" w:space="0" w:color="auto"/>
                <w:bottom w:val="none" w:sz="0" w:space="0" w:color="auto"/>
                <w:right w:val="none" w:sz="0" w:space="0" w:color="auto"/>
              </w:divBdr>
            </w:div>
            <w:div w:id="1710688439">
              <w:marLeft w:val="0"/>
              <w:marRight w:val="0"/>
              <w:marTop w:val="0"/>
              <w:marBottom w:val="0"/>
              <w:divBdr>
                <w:top w:val="none" w:sz="0" w:space="0" w:color="auto"/>
                <w:left w:val="none" w:sz="0" w:space="0" w:color="auto"/>
                <w:bottom w:val="none" w:sz="0" w:space="0" w:color="auto"/>
                <w:right w:val="none" w:sz="0" w:space="0" w:color="auto"/>
              </w:divBdr>
            </w:div>
            <w:div w:id="1713266935">
              <w:marLeft w:val="0"/>
              <w:marRight w:val="0"/>
              <w:marTop w:val="0"/>
              <w:marBottom w:val="0"/>
              <w:divBdr>
                <w:top w:val="none" w:sz="0" w:space="0" w:color="auto"/>
                <w:left w:val="none" w:sz="0" w:space="0" w:color="auto"/>
                <w:bottom w:val="none" w:sz="0" w:space="0" w:color="auto"/>
                <w:right w:val="none" w:sz="0" w:space="0" w:color="auto"/>
              </w:divBdr>
            </w:div>
            <w:div w:id="1725710483">
              <w:marLeft w:val="0"/>
              <w:marRight w:val="0"/>
              <w:marTop w:val="0"/>
              <w:marBottom w:val="0"/>
              <w:divBdr>
                <w:top w:val="none" w:sz="0" w:space="0" w:color="auto"/>
                <w:left w:val="none" w:sz="0" w:space="0" w:color="auto"/>
                <w:bottom w:val="none" w:sz="0" w:space="0" w:color="auto"/>
                <w:right w:val="none" w:sz="0" w:space="0" w:color="auto"/>
              </w:divBdr>
            </w:div>
            <w:div w:id="1780684484">
              <w:marLeft w:val="0"/>
              <w:marRight w:val="0"/>
              <w:marTop w:val="0"/>
              <w:marBottom w:val="0"/>
              <w:divBdr>
                <w:top w:val="none" w:sz="0" w:space="0" w:color="auto"/>
                <w:left w:val="none" w:sz="0" w:space="0" w:color="auto"/>
                <w:bottom w:val="none" w:sz="0" w:space="0" w:color="auto"/>
                <w:right w:val="none" w:sz="0" w:space="0" w:color="auto"/>
              </w:divBdr>
            </w:div>
            <w:div w:id="1816332484">
              <w:marLeft w:val="0"/>
              <w:marRight w:val="0"/>
              <w:marTop w:val="0"/>
              <w:marBottom w:val="0"/>
              <w:divBdr>
                <w:top w:val="none" w:sz="0" w:space="0" w:color="auto"/>
                <w:left w:val="none" w:sz="0" w:space="0" w:color="auto"/>
                <w:bottom w:val="none" w:sz="0" w:space="0" w:color="auto"/>
                <w:right w:val="none" w:sz="0" w:space="0" w:color="auto"/>
              </w:divBdr>
            </w:div>
            <w:div w:id="1854222169">
              <w:marLeft w:val="0"/>
              <w:marRight w:val="0"/>
              <w:marTop w:val="0"/>
              <w:marBottom w:val="0"/>
              <w:divBdr>
                <w:top w:val="none" w:sz="0" w:space="0" w:color="auto"/>
                <w:left w:val="none" w:sz="0" w:space="0" w:color="auto"/>
                <w:bottom w:val="none" w:sz="0" w:space="0" w:color="auto"/>
                <w:right w:val="none" w:sz="0" w:space="0" w:color="auto"/>
              </w:divBdr>
            </w:div>
            <w:div w:id="1860509950">
              <w:marLeft w:val="0"/>
              <w:marRight w:val="0"/>
              <w:marTop w:val="0"/>
              <w:marBottom w:val="0"/>
              <w:divBdr>
                <w:top w:val="none" w:sz="0" w:space="0" w:color="auto"/>
                <w:left w:val="none" w:sz="0" w:space="0" w:color="auto"/>
                <w:bottom w:val="none" w:sz="0" w:space="0" w:color="auto"/>
                <w:right w:val="none" w:sz="0" w:space="0" w:color="auto"/>
              </w:divBdr>
            </w:div>
            <w:div w:id="1861238088">
              <w:marLeft w:val="0"/>
              <w:marRight w:val="0"/>
              <w:marTop w:val="0"/>
              <w:marBottom w:val="0"/>
              <w:divBdr>
                <w:top w:val="none" w:sz="0" w:space="0" w:color="auto"/>
                <w:left w:val="none" w:sz="0" w:space="0" w:color="auto"/>
                <w:bottom w:val="none" w:sz="0" w:space="0" w:color="auto"/>
                <w:right w:val="none" w:sz="0" w:space="0" w:color="auto"/>
              </w:divBdr>
            </w:div>
            <w:div w:id="1884516943">
              <w:marLeft w:val="0"/>
              <w:marRight w:val="0"/>
              <w:marTop w:val="0"/>
              <w:marBottom w:val="0"/>
              <w:divBdr>
                <w:top w:val="none" w:sz="0" w:space="0" w:color="auto"/>
                <w:left w:val="none" w:sz="0" w:space="0" w:color="auto"/>
                <w:bottom w:val="none" w:sz="0" w:space="0" w:color="auto"/>
                <w:right w:val="none" w:sz="0" w:space="0" w:color="auto"/>
              </w:divBdr>
            </w:div>
            <w:div w:id="1908302228">
              <w:marLeft w:val="0"/>
              <w:marRight w:val="0"/>
              <w:marTop w:val="0"/>
              <w:marBottom w:val="0"/>
              <w:divBdr>
                <w:top w:val="none" w:sz="0" w:space="0" w:color="auto"/>
                <w:left w:val="none" w:sz="0" w:space="0" w:color="auto"/>
                <w:bottom w:val="none" w:sz="0" w:space="0" w:color="auto"/>
                <w:right w:val="none" w:sz="0" w:space="0" w:color="auto"/>
              </w:divBdr>
            </w:div>
            <w:div w:id="1911691146">
              <w:marLeft w:val="0"/>
              <w:marRight w:val="0"/>
              <w:marTop w:val="0"/>
              <w:marBottom w:val="0"/>
              <w:divBdr>
                <w:top w:val="none" w:sz="0" w:space="0" w:color="auto"/>
                <w:left w:val="none" w:sz="0" w:space="0" w:color="auto"/>
                <w:bottom w:val="none" w:sz="0" w:space="0" w:color="auto"/>
                <w:right w:val="none" w:sz="0" w:space="0" w:color="auto"/>
              </w:divBdr>
            </w:div>
            <w:div w:id="1918006753">
              <w:marLeft w:val="0"/>
              <w:marRight w:val="0"/>
              <w:marTop w:val="0"/>
              <w:marBottom w:val="0"/>
              <w:divBdr>
                <w:top w:val="none" w:sz="0" w:space="0" w:color="auto"/>
                <w:left w:val="none" w:sz="0" w:space="0" w:color="auto"/>
                <w:bottom w:val="none" w:sz="0" w:space="0" w:color="auto"/>
                <w:right w:val="none" w:sz="0" w:space="0" w:color="auto"/>
              </w:divBdr>
            </w:div>
            <w:div w:id="1934512988">
              <w:marLeft w:val="0"/>
              <w:marRight w:val="0"/>
              <w:marTop w:val="0"/>
              <w:marBottom w:val="0"/>
              <w:divBdr>
                <w:top w:val="none" w:sz="0" w:space="0" w:color="auto"/>
                <w:left w:val="none" w:sz="0" w:space="0" w:color="auto"/>
                <w:bottom w:val="none" w:sz="0" w:space="0" w:color="auto"/>
                <w:right w:val="none" w:sz="0" w:space="0" w:color="auto"/>
              </w:divBdr>
            </w:div>
            <w:div w:id="1941836758">
              <w:marLeft w:val="0"/>
              <w:marRight w:val="0"/>
              <w:marTop w:val="0"/>
              <w:marBottom w:val="0"/>
              <w:divBdr>
                <w:top w:val="none" w:sz="0" w:space="0" w:color="auto"/>
                <w:left w:val="none" w:sz="0" w:space="0" w:color="auto"/>
                <w:bottom w:val="none" w:sz="0" w:space="0" w:color="auto"/>
                <w:right w:val="none" w:sz="0" w:space="0" w:color="auto"/>
              </w:divBdr>
            </w:div>
            <w:div w:id="1960406943">
              <w:marLeft w:val="0"/>
              <w:marRight w:val="0"/>
              <w:marTop w:val="0"/>
              <w:marBottom w:val="0"/>
              <w:divBdr>
                <w:top w:val="none" w:sz="0" w:space="0" w:color="auto"/>
                <w:left w:val="none" w:sz="0" w:space="0" w:color="auto"/>
                <w:bottom w:val="none" w:sz="0" w:space="0" w:color="auto"/>
                <w:right w:val="none" w:sz="0" w:space="0" w:color="auto"/>
              </w:divBdr>
            </w:div>
            <w:div w:id="1972439978">
              <w:marLeft w:val="0"/>
              <w:marRight w:val="0"/>
              <w:marTop w:val="0"/>
              <w:marBottom w:val="0"/>
              <w:divBdr>
                <w:top w:val="none" w:sz="0" w:space="0" w:color="auto"/>
                <w:left w:val="none" w:sz="0" w:space="0" w:color="auto"/>
                <w:bottom w:val="none" w:sz="0" w:space="0" w:color="auto"/>
                <w:right w:val="none" w:sz="0" w:space="0" w:color="auto"/>
              </w:divBdr>
            </w:div>
            <w:div w:id="2017224757">
              <w:marLeft w:val="0"/>
              <w:marRight w:val="0"/>
              <w:marTop w:val="0"/>
              <w:marBottom w:val="0"/>
              <w:divBdr>
                <w:top w:val="none" w:sz="0" w:space="0" w:color="auto"/>
                <w:left w:val="none" w:sz="0" w:space="0" w:color="auto"/>
                <w:bottom w:val="none" w:sz="0" w:space="0" w:color="auto"/>
                <w:right w:val="none" w:sz="0" w:space="0" w:color="auto"/>
              </w:divBdr>
            </w:div>
            <w:div w:id="2020886212">
              <w:marLeft w:val="0"/>
              <w:marRight w:val="0"/>
              <w:marTop w:val="0"/>
              <w:marBottom w:val="0"/>
              <w:divBdr>
                <w:top w:val="none" w:sz="0" w:space="0" w:color="auto"/>
                <w:left w:val="none" w:sz="0" w:space="0" w:color="auto"/>
                <w:bottom w:val="none" w:sz="0" w:space="0" w:color="auto"/>
                <w:right w:val="none" w:sz="0" w:space="0" w:color="auto"/>
              </w:divBdr>
            </w:div>
            <w:div w:id="2032609564">
              <w:marLeft w:val="0"/>
              <w:marRight w:val="0"/>
              <w:marTop w:val="0"/>
              <w:marBottom w:val="0"/>
              <w:divBdr>
                <w:top w:val="none" w:sz="0" w:space="0" w:color="auto"/>
                <w:left w:val="none" w:sz="0" w:space="0" w:color="auto"/>
                <w:bottom w:val="none" w:sz="0" w:space="0" w:color="auto"/>
                <w:right w:val="none" w:sz="0" w:space="0" w:color="auto"/>
              </w:divBdr>
            </w:div>
            <w:div w:id="2045518908">
              <w:marLeft w:val="0"/>
              <w:marRight w:val="0"/>
              <w:marTop w:val="0"/>
              <w:marBottom w:val="0"/>
              <w:divBdr>
                <w:top w:val="none" w:sz="0" w:space="0" w:color="auto"/>
                <w:left w:val="none" w:sz="0" w:space="0" w:color="auto"/>
                <w:bottom w:val="none" w:sz="0" w:space="0" w:color="auto"/>
                <w:right w:val="none" w:sz="0" w:space="0" w:color="auto"/>
              </w:divBdr>
            </w:div>
            <w:div w:id="2051109673">
              <w:marLeft w:val="0"/>
              <w:marRight w:val="0"/>
              <w:marTop w:val="0"/>
              <w:marBottom w:val="0"/>
              <w:divBdr>
                <w:top w:val="none" w:sz="0" w:space="0" w:color="auto"/>
                <w:left w:val="none" w:sz="0" w:space="0" w:color="auto"/>
                <w:bottom w:val="none" w:sz="0" w:space="0" w:color="auto"/>
                <w:right w:val="none" w:sz="0" w:space="0" w:color="auto"/>
              </w:divBdr>
            </w:div>
            <w:div w:id="2087070384">
              <w:marLeft w:val="0"/>
              <w:marRight w:val="0"/>
              <w:marTop w:val="0"/>
              <w:marBottom w:val="0"/>
              <w:divBdr>
                <w:top w:val="none" w:sz="0" w:space="0" w:color="auto"/>
                <w:left w:val="none" w:sz="0" w:space="0" w:color="auto"/>
                <w:bottom w:val="none" w:sz="0" w:space="0" w:color="auto"/>
                <w:right w:val="none" w:sz="0" w:space="0" w:color="auto"/>
              </w:divBdr>
            </w:div>
            <w:div w:id="2092194870">
              <w:marLeft w:val="0"/>
              <w:marRight w:val="0"/>
              <w:marTop w:val="0"/>
              <w:marBottom w:val="0"/>
              <w:divBdr>
                <w:top w:val="none" w:sz="0" w:space="0" w:color="auto"/>
                <w:left w:val="none" w:sz="0" w:space="0" w:color="auto"/>
                <w:bottom w:val="none" w:sz="0" w:space="0" w:color="auto"/>
                <w:right w:val="none" w:sz="0" w:space="0" w:color="auto"/>
              </w:divBdr>
            </w:div>
            <w:div w:id="2099904991">
              <w:marLeft w:val="0"/>
              <w:marRight w:val="0"/>
              <w:marTop w:val="0"/>
              <w:marBottom w:val="0"/>
              <w:divBdr>
                <w:top w:val="none" w:sz="0" w:space="0" w:color="auto"/>
                <w:left w:val="none" w:sz="0" w:space="0" w:color="auto"/>
                <w:bottom w:val="none" w:sz="0" w:space="0" w:color="auto"/>
                <w:right w:val="none" w:sz="0" w:space="0" w:color="auto"/>
              </w:divBdr>
            </w:div>
            <w:div w:id="2124107616">
              <w:marLeft w:val="0"/>
              <w:marRight w:val="0"/>
              <w:marTop w:val="0"/>
              <w:marBottom w:val="0"/>
              <w:divBdr>
                <w:top w:val="none" w:sz="0" w:space="0" w:color="auto"/>
                <w:left w:val="none" w:sz="0" w:space="0" w:color="auto"/>
                <w:bottom w:val="none" w:sz="0" w:space="0" w:color="auto"/>
                <w:right w:val="none" w:sz="0" w:space="0" w:color="auto"/>
              </w:divBdr>
            </w:div>
            <w:div w:id="212738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98246">
      <w:bodyDiv w:val="1"/>
      <w:marLeft w:val="0"/>
      <w:marRight w:val="0"/>
      <w:marTop w:val="0"/>
      <w:marBottom w:val="0"/>
      <w:divBdr>
        <w:top w:val="none" w:sz="0" w:space="0" w:color="auto"/>
        <w:left w:val="none" w:sz="0" w:space="0" w:color="auto"/>
        <w:bottom w:val="none" w:sz="0" w:space="0" w:color="auto"/>
        <w:right w:val="none" w:sz="0" w:space="0" w:color="auto"/>
      </w:divBdr>
    </w:div>
    <w:div w:id="777139222">
      <w:bodyDiv w:val="1"/>
      <w:marLeft w:val="0"/>
      <w:marRight w:val="0"/>
      <w:marTop w:val="0"/>
      <w:marBottom w:val="0"/>
      <w:divBdr>
        <w:top w:val="none" w:sz="0" w:space="0" w:color="auto"/>
        <w:left w:val="none" w:sz="0" w:space="0" w:color="auto"/>
        <w:bottom w:val="none" w:sz="0" w:space="0" w:color="auto"/>
        <w:right w:val="none" w:sz="0" w:space="0" w:color="auto"/>
      </w:divBdr>
      <w:divsChild>
        <w:div w:id="1479767516">
          <w:marLeft w:val="0"/>
          <w:marRight w:val="0"/>
          <w:marTop w:val="0"/>
          <w:marBottom w:val="0"/>
          <w:divBdr>
            <w:top w:val="none" w:sz="0" w:space="0" w:color="auto"/>
            <w:left w:val="none" w:sz="0" w:space="0" w:color="auto"/>
            <w:bottom w:val="none" w:sz="0" w:space="0" w:color="auto"/>
            <w:right w:val="none" w:sz="0" w:space="0" w:color="auto"/>
          </w:divBdr>
          <w:divsChild>
            <w:div w:id="103307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061211">
      <w:bodyDiv w:val="1"/>
      <w:marLeft w:val="0"/>
      <w:marRight w:val="0"/>
      <w:marTop w:val="0"/>
      <w:marBottom w:val="0"/>
      <w:divBdr>
        <w:top w:val="none" w:sz="0" w:space="0" w:color="auto"/>
        <w:left w:val="none" w:sz="0" w:space="0" w:color="auto"/>
        <w:bottom w:val="none" w:sz="0" w:space="0" w:color="auto"/>
        <w:right w:val="none" w:sz="0" w:space="0" w:color="auto"/>
      </w:divBdr>
      <w:divsChild>
        <w:div w:id="789209580">
          <w:marLeft w:val="0"/>
          <w:marRight w:val="0"/>
          <w:marTop w:val="0"/>
          <w:marBottom w:val="0"/>
          <w:divBdr>
            <w:top w:val="none" w:sz="0" w:space="0" w:color="auto"/>
            <w:left w:val="none" w:sz="0" w:space="0" w:color="auto"/>
            <w:bottom w:val="none" w:sz="0" w:space="0" w:color="auto"/>
            <w:right w:val="none" w:sz="0" w:space="0" w:color="auto"/>
          </w:divBdr>
          <w:divsChild>
            <w:div w:id="587809357">
              <w:marLeft w:val="0"/>
              <w:marRight w:val="0"/>
              <w:marTop w:val="0"/>
              <w:marBottom w:val="0"/>
              <w:divBdr>
                <w:top w:val="none" w:sz="0" w:space="0" w:color="auto"/>
                <w:left w:val="none" w:sz="0" w:space="0" w:color="auto"/>
                <w:bottom w:val="none" w:sz="0" w:space="0" w:color="auto"/>
                <w:right w:val="none" w:sz="0" w:space="0" w:color="auto"/>
              </w:divBdr>
            </w:div>
            <w:div w:id="878660545">
              <w:marLeft w:val="0"/>
              <w:marRight w:val="0"/>
              <w:marTop w:val="0"/>
              <w:marBottom w:val="0"/>
              <w:divBdr>
                <w:top w:val="none" w:sz="0" w:space="0" w:color="auto"/>
                <w:left w:val="none" w:sz="0" w:space="0" w:color="auto"/>
                <w:bottom w:val="none" w:sz="0" w:space="0" w:color="auto"/>
                <w:right w:val="none" w:sz="0" w:space="0" w:color="auto"/>
              </w:divBdr>
            </w:div>
            <w:div w:id="994800011">
              <w:marLeft w:val="0"/>
              <w:marRight w:val="0"/>
              <w:marTop w:val="0"/>
              <w:marBottom w:val="0"/>
              <w:divBdr>
                <w:top w:val="none" w:sz="0" w:space="0" w:color="auto"/>
                <w:left w:val="none" w:sz="0" w:space="0" w:color="auto"/>
                <w:bottom w:val="none" w:sz="0" w:space="0" w:color="auto"/>
                <w:right w:val="none" w:sz="0" w:space="0" w:color="auto"/>
              </w:divBdr>
            </w:div>
            <w:div w:id="211015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1380">
      <w:bodyDiv w:val="1"/>
      <w:marLeft w:val="0"/>
      <w:marRight w:val="0"/>
      <w:marTop w:val="0"/>
      <w:marBottom w:val="0"/>
      <w:divBdr>
        <w:top w:val="none" w:sz="0" w:space="0" w:color="auto"/>
        <w:left w:val="none" w:sz="0" w:space="0" w:color="auto"/>
        <w:bottom w:val="none" w:sz="0" w:space="0" w:color="auto"/>
        <w:right w:val="none" w:sz="0" w:space="0" w:color="auto"/>
      </w:divBdr>
      <w:divsChild>
        <w:div w:id="916476304">
          <w:marLeft w:val="300"/>
          <w:marRight w:val="0"/>
          <w:marTop w:val="0"/>
          <w:marBottom w:val="0"/>
          <w:divBdr>
            <w:top w:val="none" w:sz="0" w:space="0" w:color="auto"/>
            <w:left w:val="none" w:sz="0" w:space="0" w:color="auto"/>
            <w:bottom w:val="none" w:sz="0" w:space="0" w:color="auto"/>
            <w:right w:val="none" w:sz="0" w:space="0" w:color="auto"/>
          </w:divBdr>
        </w:div>
      </w:divsChild>
    </w:div>
    <w:div w:id="781647982">
      <w:bodyDiv w:val="1"/>
      <w:marLeft w:val="0"/>
      <w:marRight w:val="0"/>
      <w:marTop w:val="0"/>
      <w:marBottom w:val="0"/>
      <w:divBdr>
        <w:top w:val="none" w:sz="0" w:space="0" w:color="auto"/>
        <w:left w:val="none" w:sz="0" w:space="0" w:color="auto"/>
        <w:bottom w:val="none" w:sz="0" w:space="0" w:color="auto"/>
        <w:right w:val="none" w:sz="0" w:space="0" w:color="auto"/>
      </w:divBdr>
    </w:div>
    <w:div w:id="788210044">
      <w:bodyDiv w:val="1"/>
      <w:marLeft w:val="0"/>
      <w:marRight w:val="0"/>
      <w:marTop w:val="0"/>
      <w:marBottom w:val="0"/>
      <w:divBdr>
        <w:top w:val="none" w:sz="0" w:space="0" w:color="auto"/>
        <w:left w:val="none" w:sz="0" w:space="0" w:color="auto"/>
        <w:bottom w:val="none" w:sz="0" w:space="0" w:color="auto"/>
        <w:right w:val="none" w:sz="0" w:space="0" w:color="auto"/>
      </w:divBdr>
    </w:div>
    <w:div w:id="789709048">
      <w:bodyDiv w:val="1"/>
      <w:marLeft w:val="0"/>
      <w:marRight w:val="0"/>
      <w:marTop w:val="0"/>
      <w:marBottom w:val="0"/>
      <w:divBdr>
        <w:top w:val="none" w:sz="0" w:space="0" w:color="auto"/>
        <w:left w:val="none" w:sz="0" w:space="0" w:color="auto"/>
        <w:bottom w:val="none" w:sz="0" w:space="0" w:color="auto"/>
        <w:right w:val="none" w:sz="0" w:space="0" w:color="auto"/>
      </w:divBdr>
    </w:div>
    <w:div w:id="793253111">
      <w:bodyDiv w:val="1"/>
      <w:marLeft w:val="0"/>
      <w:marRight w:val="0"/>
      <w:marTop w:val="0"/>
      <w:marBottom w:val="0"/>
      <w:divBdr>
        <w:top w:val="none" w:sz="0" w:space="0" w:color="auto"/>
        <w:left w:val="none" w:sz="0" w:space="0" w:color="auto"/>
        <w:bottom w:val="none" w:sz="0" w:space="0" w:color="auto"/>
        <w:right w:val="none" w:sz="0" w:space="0" w:color="auto"/>
      </w:divBdr>
    </w:div>
    <w:div w:id="796606041">
      <w:bodyDiv w:val="1"/>
      <w:marLeft w:val="0"/>
      <w:marRight w:val="0"/>
      <w:marTop w:val="0"/>
      <w:marBottom w:val="0"/>
      <w:divBdr>
        <w:top w:val="none" w:sz="0" w:space="0" w:color="auto"/>
        <w:left w:val="none" w:sz="0" w:space="0" w:color="auto"/>
        <w:bottom w:val="none" w:sz="0" w:space="0" w:color="auto"/>
        <w:right w:val="none" w:sz="0" w:space="0" w:color="auto"/>
      </w:divBdr>
    </w:div>
    <w:div w:id="797647413">
      <w:bodyDiv w:val="1"/>
      <w:marLeft w:val="0"/>
      <w:marRight w:val="0"/>
      <w:marTop w:val="0"/>
      <w:marBottom w:val="0"/>
      <w:divBdr>
        <w:top w:val="none" w:sz="0" w:space="0" w:color="auto"/>
        <w:left w:val="none" w:sz="0" w:space="0" w:color="auto"/>
        <w:bottom w:val="none" w:sz="0" w:space="0" w:color="auto"/>
        <w:right w:val="none" w:sz="0" w:space="0" w:color="auto"/>
      </w:divBdr>
    </w:div>
    <w:div w:id="798840585">
      <w:bodyDiv w:val="1"/>
      <w:marLeft w:val="0"/>
      <w:marRight w:val="0"/>
      <w:marTop w:val="0"/>
      <w:marBottom w:val="0"/>
      <w:divBdr>
        <w:top w:val="none" w:sz="0" w:space="0" w:color="auto"/>
        <w:left w:val="none" w:sz="0" w:space="0" w:color="auto"/>
        <w:bottom w:val="none" w:sz="0" w:space="0" w:color="auto"/>
        <w:right w:val="none" w:sz="0" w:space="0" w:color="auto"/>
      </w:divBdr>
      <w:divsChild>
        <w:div w:id="1689484915">
          <w:marLeft w:val="0"/>
          <w:marRight w:val="0"/>
          <w:marTop w:val="0"/>
          <w:marBottom w:val="0"/>
          <w:divBdr>
            <w:top w:val="none" w:sz="0" w:space="0" w:color="auto"/>
            <w:left w:val="none" w:sz="0" w:space="0" w:color="auto"/>
            <w:bottom w:val="none" w:sz="0" w:space="0" w:color="auto"/>
            <w:right w:val="none" w:sz="0" w:space="0" w:color="auto"/>
          </w:divBdr>
          <w:divsChild>
            <w:div w:id="128790019">
              <w:marLeft w:val="0"/>
              <w:marRight w:val="0"/>
              <w:marTop w:val="0"/>
              <w:marBottom w:val="0"/>
              <w:divBdr>
                <w:top w:val="none" w:sz="0" w:space="0" w:color="auto"/>
                <w:left w:val="none" w:sz="0" w:space="0" w:color="auto"/>
                <w:bottom w:val="none" w:sz="0" w:space="0" w:color="auto"/>
                <w:right w:val="none" w:sz="0" w:space="0" w:color="auto"/>
              </w:divBdr>
            </w:div>
            <w:div w:id="325669843">
              <w:marLeft w:val="0"/>
              <w:marRight w:val="0"/>
              <w:marTop w:val="0"/>
              <w:marBottom w:val="0"/>
              <w:divBdr>
                <w:top w:val="none" w:sz="0" w:space="0" w:color="auto"/>
                <w:left w:val="none" w:sz="0" w:space="0" w:color="auto"/>
                <w:bottom w:val="none" w:sz="0" w:space="0" w:color="auto"/>
                <w:right w:val="none" w:sz="0" w:space="0" w:color="auto"/>
              </w:divBdr>
            </w:div>
            <w:div w:id="609825500">
              <w:marLeft w:val="0"/>
              <w:marRight w:val="0"/>
              <w:marTop w:val="0"/>
              <w:marBottom w:val="0"/>
              <w:divBdr>
                <w:top w:val="none" w:sz="0" w:space="0" w:color="auto"/>
                <w:left w:val="none" w:sz="0" w:space="0" w:color="auto"/>
                <w:bottom w:val="none" w:sz="0" w:space="0" w:color="auto"/>
                <w:right w:val="none" w:sz="0" w:space="0" w:color="auto"/>
              </w:divBdr>
            </w:div>
            <w:div w:id="751897594">
              <w:marLeft w:val="0"/>
              <w:marRight w:val="0"/>
              <w:marTop w:val="0"/>
              <w:marBottom w:val="0"/>
              <w:divBdr>
                <w:top w:val="none" w:sz="0" w:space="0" w:color="auto"/>
                <w:left w:val="none" w:sz="0" w:space="0" w:color="auto"/>
                <w:bottom w:val="none" w:sz="0" w:space="0" w:color="auto"/>
                <w:right w:val="none" w:sz="0" w:space="0" w:color="auto"/>
              </w:divBdr>
            </w:div>
            <w:div w:id="846793775">
              <w:marLeft w:val="0"/>
              <w:marRight w:val="0"/>
              <w:marTop w:val="0"/>
              <w:marBottom w:val="0"/>
              <w:divBdr>
                <w:top w:val="none" w:sz="0" w:space="0" w:color="auto"/>
                <w:left w:val="none" w:sz="0" w:space="0" w:color="auto"/>
                <w:bottom w:val="none" w:sz="0" w:space="0" w:color="auto"/>
                <w:right w:val="none" w:sz="0" w:space="0" w:color="auto"/>
              </w:divBdr>
            </w:div>
            <w:div w:id="873998844">
              <w:marLeft w:val="0"/>
              <w:marRight w:val="0"/>
              <w:marTop w:val="0"/>
              <w:marBottom w:val="0"/>
              <w:divBdr>
                <w:top w:val="none" w:sz="0" w:space="0" w:color="auto"/>
                <w:left w:val="none" w:sz="0" w:space="0" w:color="auto"/>
                <w:bottom w:val="none" w:sz="0" w:space="0" w:color="auto"/>
                <w:right w:val="none" w:sz="0" w:space="0" w:color="auto"/>
              </w:divBdr>
            </w:div>
            <w:div w:id="1202092721">
              <w:marLeft w:val="0"/>
              <w:marRight w:val="0"/>
              <w:marTop w:val="0"/>
              <w:marBottom w:val="0"/>
              <w:divBdr>
                <w:top w:val="none" w:sz="0" w:space="0" w:color="auto"/>
                <w:left w:val="none" w:sz="0" w:space="0" w:color="auto"/>
                <w:bottom w:val="none" w:sz="0" w:space="0" w:color="auto"/>
                <w:right w:val="none" w:sz="0" w:space="0" w:color="auto"/>
              </w:divBdr>
            </w:div>
            <w:div w:id="1343505889">
              <w:marLeft w:val="0"/>
              <w:marRight w:val="0"/>
              <w:marTop w:val="0"/>
              <w:marBottom w:val="0"/>
              <w:divBdr>
                <w:top w:val="none" w:sz="0" w:space="0" w:color="auto"/>
                <w:left w:val="none" w:sz="0" w:space="0" w:color="auto"/>
                <w:bottom w:val="none" w:sz="0" w:space="0" w:color="auto"/>
                <w:right w:val="none" w:sz="0" w:space="0" w:color="auto"/>
              </w:divBdr>
            </w:div>
            <w:div w:id="1352760605">
              <w:marLeft w:val="0"/>
              <w:marRight w:val="0"/>
              <w:marTop w:val="0"/>
              <w:marBottom w:val="0"/>
              <w:divBdr>
                <w:top w:val="none" w:sz="0" w:space="0" w:color="auto"/>
                <w:left w:val="none" w:sz="0" w:space="0" w:color="auto"/>
                <w:bottom w:val="none" w:sz="0" w:space="0" w:color="auto"/>
                <w:right w:val="none" w:sz="0" w:space="0" w:color="auto"/>
              </w:divBdr>
            </w:div>
            <w:div w:id="1705522768">
              <w:marLeft w:val="0"/>
              <w:marRight w:val="0"/>
              <w:marTop w:val="0"/>
              <w:marBottom w:val="0"/>
              <w:divBdr>
                <w:top w:val="none" w:sz="0" w:space="0" w:color="auto"/>
                <w:left w:val="none" w:sz="0" w:space="0" w:color="auto"/>
                <w:bottom w:val="none" w:sz="0" w:space="0" w:color="auto"/>
                <w:right w:val="none" w:sz="0" w:space="0" w:color="auto"/>
              </w:divBdr>
            </w:div>
            <w:div w:id="1903128608">
              <w:marLeft w:val="0"/>
              <w:marRight w:val="0"/>
              <w:marTop w:val="0"/>
              <w:marBottom w:val="0"/>
              <w:divBdr>
                <w:top w:val="none" w:sz="0" w:space="0" w:color="auto"/>
                <w:left w:val="none" w:sz="0" w:space="0" w:color="auto"/>
                <w:bottom w:val="none" w:sz="0" w:space="0" w:color="auto"/>
                <w:right w:val="none" w:sz="0" w:space="0" w:color="auto"/>
              </w:divBdr>
            </w:div>
            <w:div w:id="2026707269">
              <w:marLeft w:val="0"/>
              <w:marRight w:val="0"/>
              <w:marTop w:val="0"/>
              <w:marBottom w:val="0"/>
              <w:divBdr>
                <w:top w:val="none" w:sz="0" w:space="0" w:color="auto"/>
                <w:left w:val="none" w:sz="0" w:space="0" w:color="auto"/>
                <w:bottom w:val="none" w:sz="0" w:space="0" w:color="auto"/>
                <w:right w:val="none" w:sz="0" w:space="0" w:color="auto"/>
              </w:divBdr>
            </w:div>
            <w:div w:id="2112891709">
              <w:marLeft w:val="0"/>
              <w:marRight w:val="0"/>
              <w:marTop w:val="0"/>
              <w:marBottom w:val="0"/>
              <w:divBdr>
                <w:top w:val="none" w:sz="0" w:space="0" w:color="auto"/>
                <w:left w:val="none" w:sz="0" w:space="0" w:color="auto"/>
                <w:bottom w:val="none" w:sz="0" w:space="0" w:color="auto"/>
                <w:right w:val="none" w:sz="0" w:space="0" w:color="auto"/>
              </w:divBdr>
            </w:div>
            <w:div w:id="211663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31645">
      <w:bodyDiv w:val="1"/>
      <w:marLeft w:val="0"/>
      <w:marRight w:val="0"/>
      <w:marTop w:val="0"/>
      <w:marBottom w:val="0"/>
      <w:divBdr>
        <w:top w:val="none" w:sz="0" w:space="0" w:color="auto"/>
        <w:left w:val="none" w:sz="0" w:space="0" w:color="auto"/>
        <w:bottom w:val="none" w:sz="0" w:space="0" w:color="auto"/>
        <w:right w:val="none" w:sz="0" w:space="0" w:color="auto"/>
      </w:divBdr>
    </w:div>
    <w:div w:id="804473532">
      <w:bodyDiv w:val="1"/>
      <w:marLeft w:val="0"/>
      <w:marRight w:val="0"/>
      <w:marTop w:val="0"/>
      <w:marBottom w:val="0"/>
      <w:divBdr>
        <w:top w:val="none" w:sz="0" w:space="0" w:color="auto"/>
        <w:left w:val="none" w:sz="0" w:space="0" w:color="auto"/>
        <w:bottom w:val="none" w:sz="0" w:space="0" w:color="auto"/>
        <w:right w:val="none" w:sz="0" w:space="0" w:color="auto"/>
      </w:divBdr>
      <w:divsChild>
        <w:div w:id="2026011324">
          <w:marLeft w:val="0"/>
          <w:marRight w:val="0"/>
          <w:marTop w:val="0"/>
          <w:marBottom w:val="0"/>
          <w:divBdr>
            <w:top w:val="none" w:sz="0" w:space="0" w:color="auto"/>
            <w:left w:val="none" w:sz="0" w:space="0" w:color="auto"/>
            <w:bottom w:val="none" w:sz="0" w:space="0" w:color="auto"/>
            <w:right w:val="none" w:sz="0" w:space="0" w:color="auto"/>
          </w:divBdr>
          <w:divsChild>
            <w:div w:id="8219107">
              <w:marLeft w:val="0"/>
              <w:marRight w:val="0"/>
              <w:marTop w:val="0"/>
              <w:marBottom w:val="0"/>
              <w:divBdr>
                <w:top w:val="none" w:sz="0" w:space="0" w:color="auto"/>
                <w:left w:val="none" w:sz="0" w:space="0" w:color="auto"/>
                <w:bottom w:val="none" w:sz="0" w:space="0" w:color="auto"/>
                <w:right w:val="none" w:sz="0" w:space="0" w:color="auto"/>
              </w:divBdr>
            </w:div>
            <w:div w:id="248855952">
              <w:marLeft w:val="0"/>
              <w:marRight w:val="0"/>
              <w:marTop w:val="0"/>
              <w:marBottom w:val="0"/>
              <w:divBdr>
                <w:top w:val="none" w:sz="0" w:space="0" w:color="auto"/>
                <w:left w:val="none" w:sz="0" w:space="0" w:color="auto"/>
                <w:bottom w:val="none" w:sz="0" w:space="0" w:color="auto"/>
                <w:right w:val="none" w:sz="0" w:space="0" w:color="auto"/>
              </w:divBdr>
            </w:div>
            <w:div w:id="501892551">
              <w:marLeft w:val="0"/>
              <w:marRight w:val="0"/>
              <w:marTop w:val="0"/>
              <w:marBottom w:val="0"/>
              <w:divBdr>
                <w:top w:val="none" w:sz="0" w:space="0" w:color="auto"/>
                <w:left w:val="none" w:sz="0" w:space="0" w:color="auto"/>
                <w:bottom w:val="none" w:sz="0" w:space="0" w:color="auto"/>
                <w:right w:val="none" w:sz="0" w:space="0" w:color="auto"/>
              </w:divBdr>
            </w:div>
            <w:div w:id="658341031">
              <w:marLeft w:val="0"/>
              <w:marRight w:val="0"/>
              <w:marTop w:val="0"/>
              <w:marBottom w:val="0"/>
              <w:divBdr>
                <w:top w:val="none" w:sz="0" w:space="0" w:color="auto"/>
                <w:left w:val="none" w:sz="0" w:space="0" w:color="auto"/>
                <w:bottom w:val="none" w:sz="0" w:space="0" w:color="auto"/>
                <w:right w:val="none" w:sz="0" w:space="0" w:color="auto"/>
              </w:divBdr>
            </w:div>
            <w:div w:id="671640356">
              <w:marLeft w:val="0"/>
              <w:marRight w:val="0"/>
              <w:marTop w:val="0"/>
              <w:marBottom w:val="0"/>
              <w:divBdr>
                <w:top w:val="none" w:sz="0" w:space="0" w:color="auto"/>
                <w:left w:val="none" w:sz="0" w:space="0" w:color="auto"/>
                <w:bottom w:val="none" w:sz="0" w:space="0" w:color="auto"/>
                <w:right w:val="none" w:sz="0" w:space="0" w:color="auto"/>
              </w:divBdr>
            </w:div>
            <w:div w:id="794568040">
              <w:marLeft w:val="0"/>
              <w:marRight w:val="0"/>
              <w:marTop w:val="0"/>
              <w:marBottom w:val="0"/>
              <w:divBdr>
                <w:top w:val="none" w:sz="0" w:space="0" w:color="auto"/>
                <w:left w:val="none" w:sz="0" w:space="0" w:color="auto"/>
                <w:bottom w:val="none" w:sz="0" w:space="0" w:color="auto"/>
                <w:right w:val="none" w:sz="0" w:space="0" w:color="auto"/>
              </w:divBdr>
            </w:div>
            <w:div w:id="889609847">
              <w:marLeft w:val="0"/>
              <w:marRight w:val="0"/>
              <w:marTop w:val="0"/>
              <w:marBottom w:val="0"/>
              <w:divBdr>
                <w:top w:val="none" w:sz="0" w:space="0" w:color="auto"/>
                <w:left w:val="none" w:sz="0" w:space="0" w:color="auto"/>
                <w:bottom w:val="none" w:sz="0" w:space="0" w:color="auto"/>
                <w:right w:val="none" w:sz="0" w:space="0" w:color="auto"/>
              </w:divBdr>
            </w:div>
            <w:div w:id="1080716407">
              <w:marLeft w:val="0"/>
              <w:marRight w:val="0"/>
              <w:marTop w:val="0"/>
              <w:marBottom w:val="0"/>
              <w:divBdr>
                <w:top w:val="none" w:sz="0" w:space="0" w:color="auto"/>
                <w:left w:val="none" w:sz="0" w:space="0" w:color="auto"/>
                <w:bottom w:val="none" w:sz="0" w:space="0" w:color="auto"/>
                <w:right w:val="none" w:sz="0" w:space="0" w:color="auto"/>
              </w:divBdr>
            </w:div>
            <w:div w:id="1176771282">
              <w:marLeft w:val="0"/>
              <w:marRight w:val="0"/>
              <w:marTop w:val="0"/>
              <w:marBottom w:val="0"/>
              <w:divBdr>
                <w:top w:val="none" w:sz="0" w:space="0" w:color="auto"/>
                <w:left w:val="none" w:sz="0" w:space="0" w:color="auto"/>
                <w:bottom w:val="none" w:sz="0" w:space="0" w:color="auto"/>
                <w:right w:val="none" w:sz="0" w:space="0" w:color="auto"/>
              </w:divBdr>
            </w:div>
            <w:div w:id="1394544844">
              <w:marLeft w:val="0"/>
              <w:marRight w:val="0"/>
              <w:marTop w:val="0"/>
              <w:marBottom w:val="0"/>
              <w:divBdr>
                <w:top w:val="none" w:sz="0" w:space="0" w:color="auto"/>
                <w:left w:val="none" w:sz="0" w:space="0" w:color="auto"/>
                <w:bottom w:val="none" w:sz="0" w:space="0" w:color="auto"/>
                <w:right w:val="none" w:sz="0" w:space="0" w:color="auto"/>
              </w:divBdr>
            </w:div>
            <w:div w:id="1637837659">
              <w:marLeft w:val="0"/>
              <w:marRight w:val="0"/>
              <w:marTop w:val="0"/>
              <w:marBottom w:val="0"/>
              <w:divBdr>
                <w:top w:val="none" w:sz="0" w:space="0" w:color="auto"/>
                <w:left w:val="none" w:sz="0" w:space="0" w:color="auto"/>
                <w:bottom w:val="none" w:sz="0" w:space="0" w:color="auto"/>
                <w:right w:val="none" w:sz="0" w:space="0" w:color="auto"/>
              </w:divBdr>
            </w:div>
            <w:div w:id="1759446017">
              <w:marLeft w:val="0"/>
              <w:marRight w:val="0"/>
              <w:marTop w:val="0"/>
              <w:marBottom w:val="0"/>
              <w:divBdr>
                <w:top w:val="none" w:sz="0" w:space="0" w:color="auto"/>
                <w:left w:val="none" w:sz="0" w:space="0" w:color="auto"/>
                <w:bottom w:val="none" w:sz="0" w:space="0" w:color="auto"/>
                <w:right w:val="none" w:sz="0" w:space="0" w:color="auto"/>
              </w:divBdr>
            </w:div>
            <w:div w:id="186424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69657">
      <w:bodyDiv w:val="1"/>
      <w:marLeft w:val="0"/>
      <w:marRight w:val="0"/>
      <w:marTop w:val="0"/>
      <w:marBottom w:val="0"/>
      <w:divBdr>
        <w:top w:val="none" w:sz="0" w:space="0" w:color="auto"/>
        <w:left w:val="none" w:sz="0" w:space="0" w:color="auto"/>
        <w:bottom w:val="none" w:sz="0" w:space="0" w:color="auto"/>
        <w:right w:val="none" w:sz="0" w:space="0" w:color="auto"/>
      </w:divBdr>
    </w:div>
    <w:div w:id="813452742">
      <w:bodyDiv w:val="1"/>
      <w:marLeft w:val="0"/>
      <w:marRight w:val="0"/>
      <w:marTop w:val="0"/>
      <w:marBottom w:val="0"/>
      <w:divBdr>
        <w:top w:val="none" w:sz="0" w:space="0" w:color="auto"/>
        <w:left w:val="none" w:sz="0" w:space="0" w:color="auto"/>
        <w:bottom w:val="none" w:sz="0" w:space="0" w:color="auto"/>
        <w:right w:val="none" w:sz="0" w:space="0" w:color="auto"/>
      </w:divBdr>
    </w:div>
    <w:div w:id="822040788">
      <w:bodyDiv w:val="1"/>
      <w:marLeft w:val="0"/>
      <w:marRight w:val="0"/>
      <w:marTop w:val="0"/>
      <w:marBottom w:val="0"/>
      <w:divBdr>
        <w:top w:val="none" w:sz="0" w:space="0" w:color="auto"/>
        <w:left w:val="none" w:sz="0" w:space="0" w:color="auto"/>
        <w:bottom w:val="none" w:sz="0" w:space="0" w:color="auto"/>
        <w:right w:val="none" w:sz="0" w:space="0" w:color="auto"/>
      </w:divBdr>
      <w:divsChild>
        <w:div w:id="1576084360">
          <w:marLeft w:val="0"/>
          <w:marRight w:val="0"/>
          <w:marTop w:val="0"/>
          <w:marBottom w:val="0"/>
          <w:divBdr>
            <w:top w:val="none" w:sz="0" w:space="0" w:color="auto"/>
            <w:left w:val="none" w:sz="0" w:space="0" w:color="auto"/>
            <w:bottom w:val="none" w:sz="0" w:space="0" w:color="auto"/>
            <w:right w:val="none" w:sz="0" w:space="0" w:color="auto"/>
          </w:divBdr>
          <w:divsChild>
            <w:div w:id="90703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60055">
      <w:bodyDiv w:val="1"/>
      <w:marLeft w:val="0"/>
      <w:marRight w:val="0"/>
      <w:marTop w:val="0"/>
      <w:marBottom w:val="0"/>
      <w:divBdr>
        <w:top w:val="none" w:sz="0" w:space="0" w:color="auto"/>
        <w:left w:val="none" w:sz="0" w:space="0" w:color="auto"/>
        <w:bottom w:val="none" w:sz="0" w:space="0" w:color="auto"/>
        <w:right w:val="none" w:sz="0" w:space="0" w:color="auto"/>
      </w:divBdr>
    </w:div>
    <w:div w:id="832337147">
      <w:bodyDiv w:val="1"/>
      <w:marLeft w:val="0"/>
      <w:marRight w:val="0"/>
      <w:marTop w:val="0"/>
      <w:marBottom w:val="0"/>
      <w:divBdr>
        <w:top w:val="none" w:sz="0" w:space="0" w:color="auto"/>
        <w:left w:val="none" w:sz="0" w:space="0" w:color="auto"/>
        <w:bottom w:val="none" w:sz="0" w:space="0" w:color="auto"/>
        <w:right w:val="none" w:sz="0" w:space="0" w:color="auto"/>
      </w:divBdr>
    </w:div>
    <w:div w:id="845096964">
      <w:bodyDiv w:val="1"/>
      <w:marLeft w:val="0"/>
      <w:marRight w:val="0"/>
      <w:marTop w:val="0"/>
      <w:marBottom w:val="0"/>
      <w:divBdr>
        <w:top w:val="none" w:sz="0" w:space="0" w:color="auto"/>
        <w:left w:val="none" w:sz="0" w:space="0" w:color="auto"/>
        <w:bottom w:val="none" w:sz="0" w:space="0" w:color="auto"/>
        <w:right w:val="none" w:sz="0" w:space="0" w:color="auto"/>
      </w:divBdr>
    </w:div>
    <w:div w:id="849493958">
      <w:bodyDiv w:val="1"/>
      <w:marLeft w:val="0"/>
      <w:marRight w:val="0"/>
      <w:marTop w:val="0"/>
      <w:marBottom w:val="0"/>
      <w:divBdr>
        <w:top w:val="none" w:sz="0" w:space="0" w:color="auto"/>
        <w:left w:val="none" w:sz="0" w:space="0" w:color="auto"/>
        <w:bottom w:val="none" w:sz="0" w:space="0" w:color="auto"/>
        <w:right w:val="none" w:sz="0" w:space="0" w:color="auto"/>
      </w:divBdr>
      <w:divsChild>
        <w:div w:id="762192122">
          <w:marLeft w:val="75"/>
          <w:marRight w:val="0"/>
          <w:marTop w:val="0"/>
          <w:marBottom w:val="0"/>
          <w:divBdr>
            <w:top w:val="none" w:sz="0" w:space="0" w:color="auto"/>
            <w:left w:val="none" w:sz="0" w:space="0" w:color="auto"/>
            <w:bottom w:val="none" w:sz="0" w:space="0" w:color="auto"/>
            <w:right w:val="none" w:sz="0" w:space="0" w:color="auto"/>
          </w:divBdr>
          <w:divsChild>
            <w:div w:id="210847577">
              <w:marLeft w:val="0"/>
              <w:marRight w:val="0"/>
              <w:marTop w:val="0"/>
              <w:marBottom w:val="0"/>
              <w:divBdr>
                <w:top w:val="none" w:sz="0" w:space="0" w:color="auto"/>
                <w:left w:val="none" w:sz="0" w:space="0" w:color="auto"/>
                <w:bottom w:val="none" w:sz="0" w:space="0" w:color="auto"/>
                <w:right w:val="none" w:sz="0" w:space="0" w:color="auto"/>
              </w:divBdr>
              <w:divsChild>
                <w:div w:id="66146774">
                  <w:marLeft w:val="36"/>
                  <w:marRight w:val="0"/>
                  <w:marTop w:val="0"/>
                  <w:marBottom w:val="0"/>
                  <w:divBdr>
                    <w:top w:val="none" w:sz="0" w:space="0" w:color="auto"/>
                    <w:left w:val="none" w:sz="0" w:space="0" w:color="auto"/>
                    <w:bottom w:val="none" w:sz="0" w:space="0" w:color="auto"/>
                    <w:right w:val="none" w:sz="0" w:space="0" w:color="auto"/>
                  </w:divBdr>
                </w:div>
                <w:div w:id="205871611">
                  <w:marLeft w:val="-60"/>
                  <w:marRight w:val="-60"/>
                  <w:marTop w:val="0"/>
                  <w:marBottom w:val="0"/>
                  <w:divBdr>
                    <w:top w:val="none" w:sz="0" w:space="0" w:color="auto"/>
                    <w:left w:val="none" w:sz="0" w:space="0" w:color="auto"/>
                    <w:bottom w:val="none" w:sz="0" w:space="0" w:color="auto"/>
                    <w:right w:val="none" w:sz="0" w:space="0" w:color="auto"/>
                  </w:divBdr>
                </w:div>
              </w:divsChild>
            </w:div>
            <w:div w:id="427430603">
              <w:marLeft w:val="0"/>
              <w:marRight w:val="0"/>
              <w:marTop w:val="0"/>
              <w:marBottom w:val="0"/>
              <w:divBdr>
                <w:top w:val="none" w:sz="0" w:space="0" w:color="auto"/>
                <w:left w:val="none" w:sz="0" w:space="0" w:color="auto"/>
                <w:bottom w:val="none" w:sz="0" w:space="0" w:color="auto"/>
                <w:right w:val="none" w:sz="0" w:space="0" w:color="auto"/>
              </w:divBdr>
              <w:divsChild>
                <w:div w:id="619721406">
                  <w:marLeft w:val="0"/>
                  <w:marRight w:val="0"/>
                  <w:marTop w:val="0"/>
                  <w:marBottom w:val="0"/>
                  <w:divBdr>
                    <w:top w:val="none" w:sz="0" w:space="0" w:color="auto"/>
                    <w:left w:val="none" w:sz="0" w:space="0" w:color="auto"/>
                    <w:bottom w:val="none" w:sz="0" w:space="0" w:color="auto"/>
                    <w:right w:val="none" w:sz="0" w:space="0" w:color="auto"/>
                  </w:divBdr>
                </w:div>
                <w:div w:id="742989729">
                  <w:marLeft w:val="0"/>
                  <w:marRight w:val="0"/>
                  <w:marTop w:val="0"/>
                  <w:marBottom w:val="0"/>
                  <w:divBdr>
                    <w:top w:val="none" w:sz="0" w:space="0" w:color="auto"/>
                    <w:left w:val="none" w:sz="0" w:space="0" w:color="auto"/>
                    <w:bottom w:val="none" w:sz="0" w:space="0" w:color="auto"/>
                    <w:right w:val="none" w:sz="0" w:space="0" w:color="auto"/>
                  </w:divBdr>
                </w:div>
                <w:div w:id="209920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94810">
          <w:marLeft w:val="48"/>
          <w:marRight w:val="48"/>
          <w:marTop w:val="0"/>
          <w:marBottom w:val="0"/>
          <w:divBdr>
            <w:top w:val="none" w:sz="0" w:space="0" w:color="auto"/>
            <w:left w:val="none" w:sz="0" w:space="0" w:color="auto"/>
            <w:bottom w:val="none" w:sz="0" w:space="0" w:color="auto"/>
            <w:right w:val="none" w:sz="0" w:space="0" w:color="auto"/>
          </w:divBdr>
        </w:div>
        <w:div w:id="960384644">
          <w:marLeft w:val="0"/>
          <w:marRight w:val="150"/>
          <w:marTop w:val="0"/>
          <w:marBottom w:val="0"/>
          <w:divBdr>
            <w:top w:val="none" w:sz="0" w:space="0" w:color="auto"/>
            <w:left w:val="none" w:sz="0" w:space="0" w:color="auto"/>
            <w:bottom w:val="none" w:sz="0" w:space="0" w:color="auto"/>
            <w:right w:val="none" w:sz="0" w:space="0" w:color="auto"/>
          </w:divBdr>
        </w:div>
      </w:divsChild>
    </w:div>
    <w:div w:id="853108793">
      <w:bodyDiv w:val="1"/>
      <w:marLeft w:val="0"/>
      <w:marRight w:val="0"/>
      <w:marTop w:val="0"/>
      <w:marBottom w:val="0"/>
      <w:divBdr>
        <w:top w:val="none" w:sz="0" w:space="0" w:color="auto"/>
        <w:left w:val="none" w:sz="0" w:space="0" w:color="auto"/>
        <w:bottom w:val="none" w:sz="0" w:space="0" w:color="auto"/>
        <w:right w:val="none" w:sz="0" w:space="0" w:color="auto"/>
      </w:divBdr>
      <w:divsChild>
        <w:div w:id="2069719058">
          <w:marLeft w:val="0"/>
          <w:marRight w:val="0"/>
          <w:marTop w:val="0"/>
          <w:marBottom w:val="0"/>
          <w:divBdr>
            <w:top w:val="none" w:sz="0" w:space="0" w:color="auto"/>
            <w:left w:val="none" w:sz="0" w:space="0" w:color="auto"/>
            <w:bottom w:val="none" w:sz="0" w:space="0" w:color="auto"/>
            <w:right w:val="none" w:sz="0" w:space="0" w:color="auto"/>
          </w:divBdr>
          <w:divsChild>
            <w:div w:id="114715695">
              <w:marLeft w:val="0"/>
              <w:marRight w:val="0"/>
              <w:marTop w:val="0"/>
              <w:marBottom w:val="0"/>
              <w:divBdr>
                <w:top w:val="none" w:sz="0" w:space="0" w:color="auto"/>
                <w:left w:val="none" w:sz="0" w:space="0" w:color="auto"/>
                <w:bottom w:val="none" w:sz="0" w:space="0" w:color="auto"/>
                <w:right w:val="none" w:sz="0" w:space="0" w:color="auto"/>
              </w:divBdr>
            </w:div>
            <w:div w:id="174271680">
              <w:marLeft w:val="0"/>
              <w:marRight w:val="0"/>
              <w:marTop w:val="0"/>
              <w:marBottom w:val="0"/>
              <w:divBdr>
                <w:top w:val="none" w:sz="0" w:space="0" w:color="auto"/>
                <w:left w:val="none" w:sz="0" w:space="0" w:color="auto"/>
                <w:bottom w:val="none" w:sz="0" w:space="0" w:color="auto"/>
                <w:right w:val="none" w:sz="0" w:space="0" w:color="auto"/>
              </w:divBdr>
            </w:div>
            <w:div w:id="322316341">
              <w:marLeft w:val="0"/>
              <w:marRight w:val="0"/>
              <w:marTop w:val="0"/>
              <w:marBottom w:val="0"/>
              <w:divBdr>
                <w:top w:val="none" w:sz="0" w:space="0" w:color="auto"/>
                <w:left w:val="none" w:sz="0" w:space="0" w:color="auto"/>
                <w:bottom w:val="none" w:sz="0" w:space="0" w:color="auto"/>
                <w:right w:val="none" w:sz="0" w:space="0" w:color="auto"/>
              </w:divBdr>
            </w:div>
            <w:div w:id="353848968">
              <w:marLeft w:val="0"/>
              <w:marRight w:val="0"/>
              <w:marTop w:val="0"/>
              <w:marBottom w:val="0"/>
              <w:divBdr>
                <w:top w:val="none" w:sz="0" w:space="0" w:color="auto"/>
                <w:left w:val="none" w:sz="0" w:space="0" w:color="auto"/>
                <w:bottom w:val="none" w:sz="0" w:space="0" w:color="auto"/>
                <w:right w:val="none" w:sz="0" w:space="0" w:color="auto"/>
              </w:divBdr>
            </w:div>
            <w:div w:id="462231823">
              <w:marLeft w:val="0"/>
              <w:marRight w:val="0"/>
              <w:marTop w:val="0"/>
              <w:marBottom w:val="0"/>
              <w:divBdr>
                <w:top w:val="none" w:sz="0" w:space="0" w:color="auto"/>
                <w:left w:val="none" w:sz="0" w:space="0" w:color="auto"/>
                <w:bottom w:val="none" w:sz="0" w:space="0" w:color="auto"/>
                <w:right w:val="none" w:sz="0" w:space="0" w:color="auto"/>
              </w:divBdr>
            </w:div>
            <w:div w:id="467748512">
              <w:marLeft w:val="0"/>
              <w:marRight w:val="0"/>
              <w:marTop w:val="0"/>
              <w:marBottom w:val="0"/>
              <w:divBdr>
                <w:top w:val="none" w:sz="0" w:space="0" w:color="auto"/>
                <w:left w:val="none" w:sz="0" w:space="0" w:color="auto"/>
                <w:bottom w:val="none" w:sz="0" w:space="0" w:color="auto"/>
                <w:right w:val="none" w:sz="0" w:space="0" w:color="auto"/>
              </w:divBdr>
            </w:div>
            <w:div w:id="476921558">
              <w:marLeft w:val="0"/>
              <w:marRight w:val="0"/>
              <w:marTop w:val="0"/>
              <w:marBottom w:val="0"/>
              <w:divBdr>
                <w:top w:val="none" w:sz="0" w:space="0" w:color="auto"/>
                <w:left w:val="none" w:sz="0" w:space="0" w:color="auto"/>
                <w:bottom w:val="none" w:sz="0" w:space="0" w:color="auto"/>
                <w:right w:val="none" w:sz="0" w:space="0" w:color="auto"/>
              </w:divBdr>
            </w:div>
            <w:div w:id="556278559">
              <w:marLeft w:val="0"/>
              <w:marRight w:val="0"/>
              <w:marTop w:val="0"/>
              <w:marBottom w:val="0"/>
              <w:divBdr>
                <w:top w:val="none" w:sz="0" w:space="0" w:color="auto"/>
                <w:left w:val="none" w:sz="0" w:space="0" w:color="auto"/>
                <w:bottom w:val="none" w:sz="0" w:space="0" w:color="auto"/>
                <w:right w:val="none" w:sz="0" w:space="0" w:color="auto"/>
              </w:divBdr>
            </w:div>
            <w:div w:id="923415262">
              <w:marLeft w:val="0"/>
              <w:marRight w:val="0"/>
              <w:marTop w:val="0"/>
              <w:marBottom w:val="0"/>
              <w:divBdr>
                <w:top w:val="none" w:sz="0" w:space="0" w:color="auto"/>
                <w:left w:val="none" w:sz="0" w:space="0" w:color="auto"/>
                <w:bottom w:val="none" w:sz="0" w:space="0" w:color="auto"/>
                <w:right w:val="none" w:sz="0" w:space="0" w:color="auto"/>
              </w:divBdr>
            </w:div>
            <w:div w:id="958030832">
              <w:marLeft w:val="0"/>
              <w:marRight w:val="0"/>
              <w:marTop w:val="0"/>
              <w:marBottom w:val="0"/>
              <w:divBdr>
                <w:top w:val="none" w:sz="0" w:space="0" w:color="auto"/>
                <w:left w:val="none" w:sz="0" w:space="0" w:color="auto"/>
                <w:bottom w:val="none" w:sz="0" w:space="0" w:color="auto"/>
                <w:right w:val="none" w:sz="0" w:space="0" w:color="auto"/>
              </w:divBdr>
            </w:div>
            <w:div w:id="1154370379">
              <w:marLeft w:val="0"/>
              <w:marRight w:val="0"/>
              <w:marTop w:val="0"/>
              <w:marBottom w:val="0"/>
              <w:divBdr>
                <w:top w:val="none" w:sz="0" w:space="0" w:color="auto"/>
                <w:left w:val="none" w:sz="0" w:space="0" w:color="auto"/>
                <w:bottom w:val="none" w:sz="0" w:space="0" w:color="auto"/>
                <w:right w:val="none" w:sz="0" w:space="0" w:color="auto"/>
              </w:divBdr>
            </w:div>
            <w:div w:id="1186940578">
              <w:marLeft w:val="0"/>
              <w:marRight w:val="0"/>
              <w:marTop w:val="0"/>
              <w:marBottom w:val="0"/>
              <w:divBdr>
                <w:top w:val="none" w:sz="0" w:space="0" w:color="auto"/>
                <w:left w:val="none" w:sz="0" w:space="0" w:color="auto"/>
                <w:bottom w:val="none" w:sz="0" w:space="0" w:color="auto"/>
                <w:right w:val="none" w:sz="0" w:space="0" w:color="auto"/>
              </w:divBdr>
            </w:div>
            <w:div w:id="1418868159">
              <w:marLeft w:val="0"/>
              <w:marRight w:val="0"/>
              <w:marTop w:val="0"/>
              <w:marBottom w:val="0"/>
              <w:divBdr>
                <w:top w:val="none" w:sz="0" w:space="0" w:color="auto"/>
                <w:left w:val="none" w:sz="0" w:space="0" w:color="auto"/>
                <w:bottom w:val="none" w:sz="0" w:space="0" w:color="auto"/>
                <w:right w:val="none" w:sz="0" w:space="0" w:color="auto"/>
              </w:divBdr>
            </w:div>
            <w:div w:id="1431660030">
              <w:marLeft w:val="0"/>
              <w:marRight w:val="0"/>
              <w:marTop w:val="0"/>
              <w:marBottom w:val="0"/>
              <w:divBdr>
                <w:top w:val="none" w:sz="0" w:space="0" w:color="auto"/>
                <w:left w:val="none" w:sz="0" w:space="0" w:color="auto"/>
                <w:bottom w:val="none" w:sz="0" w:space="0" w:color="auto"/>
                <w:right w:val="none" w:sz="0" w:space="0" w:color="auto"/>
              </w:divBdr>
            </w:div>
            <w:div w:id="1437558944">
              <w:marLeft w:val="0"/>
              <w:marRight w:val="0"/>
              <w:marTop w:val="0"/>
              <w:marBottom w:val="0"/>
              <w:divBdr>
                <w:top w:val="none" w:sz="0" w:space="0" w:color="auto"/>
                <w:left w:val="none" w:sz="0" w:space="0" w:color="auto"/>
                <w:bottom w:val="none" w:sz="0" w:space="0" w:color="auto"/>
                <w:right w:val="none" w:sz="0" w:space="0" w:color="auto"/>
              </w:divBdr>
            </w:div>
            <w:div w:id="1520311279">
              <w:marLeft w:val="0"/>
              <w:marRight w:val="0"/>
              <w:marTop w:val="0"/>
              <w:marBottom w:val="0"/>
              <w:divBdr>
                <w:top w:val="none" w:sz="0" w:space="0" w:color="auto"/>
                <w:left w:val="none" w:sz="0" w:space="0" w:color="auto"/>
                <w:bottom w:val="none" w:sz="0" w:space="0" w:color="auto"/>
                <w:right w:val="none" w:sz="0" w:space="0" w:color="auto"/>
              </w:divBdr>
            </w:div>
            <w:div w:id="1727340271">
              <w:marLeft w:val="0"/>
              <w:marRight w:val="0"/>
              <w:marTop w:val="0"/>
              <w:marBottom w:val="0"/>
              <w:divBdr>
                <w:top w:val="none" w:sz="0" w:space="0" w:color="auto"/>
                <w:left w:val="none" w:sz="0" w:space="0" w:color="auto"/>
                <w:bottom w:val="none" w:sz="0" w:space="0" w:color="auto"/>
                <w:right w:val="none" w:sz="0" w:space="0" w:color="auto"/>
              </w:divBdr>
            </w:div>
            <w:div w:id="1753115239">
              <w:marLeft w:val="0"/>
              <w:marRight w:val="0"/>
              <w:marTop w:val="0"/>
              <w:marBottom w:val="0"/>
              <w:divBdr>
                <w:top w:val="none" w:sz="0" w:space="0" w:color="auto"/>
                <w:left w:val="none" w:sz="0" w:space="0" w:color="auto"/>
                <w:bottom w:val="none" w:sz="0" w:space="0" w:color="auto"/>
                <w:right w:val="none" w:sz="0" w:space="0" w:color="auto"/>
              </w:divBdr>
            </w:div>
            <w:div w:id="1871795330">
              <w:marLeft w:val="0"/>
              <w:marRight w:val="0"/>
              <w:marTop w:val="0"/>
              <w:marBottom w:val="0"/>
              <w:divBdr>
                <w:top w:val="none" w:sz="0" w:space="0" w:color="auto"/>
                <w:left w:val="none" w:sz="0" w:space="0" w:color="auto"/>
                <w:bottom w:val="none" w:sz="0" w:space="0" w:color="auto"/>
                <w:right w:val="none" w:sz="0" w:space="0" w:color="auto"/>
              </w:divBdr>
            </w:div>
            <w:div w:id="1902598708">
              <w:marLeft w:val="0"/>
              <w:marRight w:val="0"/>
              <w:marTop w:val="0"/>
              <w:marBottom w:val="0"/>
              <w:divBdr>
                <w:top w:val="none" w:sz="0" w:space="0" w:color="auto"/>
                <w:left w:val="none" w:sz="0" w:space="0" w:color="auto"/>
                <w:bottom w:val="none" w:sz="0" w:space="0" w:color="auto"/>
                <w:right w:val="none" w:sz="0" w:space="0" w:color="auto"/>
              </w:divBdr>
            </w:div>
            <w:div w:id="1972051326">
              <w:marLeft w:val="0"/>
              <w:marRight w:val="0"/>
              <w:marTop w:val="0"/>
              <w:marBottom w:val="0"/>
              <w:divBdr>
                <w:top w:val="none" w:sz="0" w:space="0" w:color="auto"/>
                <w:left w:val="none" w:sz="0" w:space="0" w:color="auto"/>
                <w:bottom w:val="none" w:sz="0" w:space="0" w:color="auto"/>
                <w:right w:val="none" w:sz="0" w:space="0" w:color="auto"/>
              </w:divBdr>
            </w:div>
            <w:div w:id="2056544387">
              <w:marLeft w:val="0"/>
              <w:marRight w:val="0"/>
              <w:marTop w:val="0"/>
              <w:marBottom w:val="0"/>
              <w:divBdr>
                <w:top w:val="none" w:sz="0" w:space="0" w:color="auto"/>
                <w:left w:val="none" w:sz="0" w:space="0" w:color="auto"/>
                <w:bottom w:val="none" w:sz="0" w:space="0" w:color="auto"/>
                <w:right w:val="none" w:sz="0" w:space="0" w:color="auto"/>
              </w:divBdr>
            </w:div>
            <w:div w:id="207034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03744">
      <w:bodyDiv w:val="1"/>
      <w:marLeft w:val="0"/>
      <w:marRight w:val="0"/>
      <w:marTop w:val="0"/>
      <w:marBottom w:val="0"/>
      <w:divBdr>
        <w:top w:val="none" w:sz="0" w:space="0" w:color="auto"/>
        <w:left w:val="none" w:sz="0" w:space="0" w:color="auto"/>
        <w:bottom w:val="none" w:sz="0" w:space="0" w:color="auto"/>
        <w:right w:val="none" w:sz="0" w:space="0" w:color="auto"/>
      </w:divBdr>
      <w:divsChild>
        <w:div w:id="108858887">
          <w:marLeft w:val="0"/>
          <w:marRight w:val="0"/>
          <w:marTop w:val="0"/>
          <w:marBottom w:val="0"/>
          <w:divBdr>
            <w:top w:val="none" w:sz="0" w:space="0" w:color="auto"/>
            <w:left w:val="none" w:sz="0" w:space="0" w:color="auto"/>
            <w:bottom w:val="none" w:sz="0" w:space="0" w:color="auto"/>
            <w:right w:val="none" w:sz="0" w:space="0" w:color="auto"/>
          </w:divBdr>
        </w:div>
        <w:div w:id="605894443">
          <w:marLeft w:val="0"/>
          <w:marRight w:val="0"/>
          <w:marTop w:val="0"/>
          <w:marBottom w:val="0"/>
          <w:divBdr>
            <w:top w:val="none" w:sz="0" w:space="0" w:color="auto"/>
            <w:left w:val="none" w:sz="0" w:space="0" w:color="auto"/>
            <w:bottom w:val="none" w:sz="0" w:space="0" w:color="auto"/>
            <w:right w:val="none" w:sz="0" w:space="0" w:color="auto"/>
          </w:divBdr>
        </w:div>
        <w:div w:id="705446535">
          <w:marLeft w:val="0"/>
          <w:marRight w:val="0"/>
          <w:marTop w:val="0"/>
          <w:marBottom w:val="0"/>
          <w:divBdr>
            <w:top w:val="none" w:sz="0" w:space="0" w:color="auto"/>
            <w:left w:val="none" w:sz="0" w:space="0" w:color="auto"/>
            <w:bottom w:val="none" w:sz="0" w:space="0" w:color="auto"/>
            <w:right w:val="none" w:sz="0" w:space="0" w:color="auto"/>
          </w:divBdr>
        </w:div>
        <w:div w:id="1094936819">
          <w:marLeft w:val="0"/>
          <w:marRight w:val="0"/>
          <w:marTop w:val="0"/>
          <w:marBottom w:val="0"/>
          <w:divBdr>
            <w:top w:val="none" w:sz="0" w:space="0" w:color="auto"/>
            <w:left w:val="none" w:sz="0" w:space="0" w:color="auto"/>
            <w:bottom w:val="none" w:sz="0" w:space="0" w:color="auto"/>
            <w:right w:val="none" w:sz="0" w:space="0" w:color="auto"/>
          </w:divBdr>
        </w:div>
        <w:div w:id="1284340519">
          <w:marLeft w:val="0"/>
          <w:marRight w:val="0"/>
          <w:marTop w:val="0"/>
          <w:marBottom w:val="0"/>
          <w:divBdr>
            <w:top w:val="none" w:sz="0" w:space="0" w:color="auto"/>
            <w:left w:val="none" w:sz="0" w:space="0" w:color="auto"/>
            <w:bottom w:val="none" w:sz="0" w:space="0" w:color="auto"/>
            <w:right w:val="none" w:sz="0" w:space="0" w:color="auto"/>
          </w:divBdr>
        </w:div>
        <w:div w:id="1607690016">
          <w:marLeft w:val="0"/>
          <w:marRight w:val="0"/>
          <w:marTop w:val="0"/>
          <w:marBottom w:val="0"/>
          <w:divBdr>
            <w:top w:val="none" w:sz="0" w:space="0" w:color="auto"/>
            <w:left w:val="none" w:sz="0" w:space="0" w:color="auto"/>
            <w:bottom w:val="none" w:sz="0" w:space="0" w:color="auto"/>
            <w:right w:val="none" w:sz="0" w:space="0" w:color="auto"/>
          </w:divBdr>
        </w:div>
        <w:div w:id="2028173292">
          <w:marLeft w:val="0"/>
          <w:marRight w:val="0"/>
          <w:marTop w:val="0"/>
          <w:marBottom w:val="0"/>
          <w:divBdr>
            <w:top w:val="none" w:sz="0" w:space="0" w:color="auto"/>
            <w:left w:val="none" w:sz="0" w:space="0" w:color="auto"/>
            <w:bottom w:val="none" w:sz="0" w:space="0" w:color="auto"/>
            <w:right w:val="none" w:sz="0" w:space="0" w:color="auto"/>
          </w:divBdr>
        </w:div>
      </w:divsChild>
    </w:div>
    <w:div w:id="867792537">
      <w:bodyDiv w:val="1"/>
      <w:marLeft w:val="0"/>
      <w:marRight w:val="0"/>
      <w:marTop w:val="0"/>
      <w:marBottom w:val="0"/>
      <w:divBdr>
        <w:top w:val="none" w:sz="0" w:space="0" w:color="auto"/>
        <w:left w:val="none" w:sz="0" w:space="0" w:color="auto"/>
        <w:bottom w:val="none" w:sz="0" w:space="0" w:color="auto"/>
        <w:right w:val="none" w:sz="0" w:space="0" w:color="auto"/>
      </w:divBdr>
    </w:div>
    <w:div w:id="873495000">
      <w:bodyDiv w:val="1"/>
      <w:marLeft w:val="0"/>
      <w:marRight w:val="0"/>
      <w:marTop w:val="0"/>
      <w:marBottom w:val="0"/>
      <w:divBdr>
        <w:top w:val="none" w:sz="0" w:space="0" w:color="auto"/>
        <w:left w:val="none" w:sz="0" w:space="0" w:color="auto"/>
        <w:bottom w:val="none" w:sz="0" w:space="0" w:color="auto"/>
        <w:right w:val="none" w:sz="0" w:space="0" w:color="auto"/>
      </w:divBdr>
    </w:div>
    <w:div w:id="874394460">
      <w:bodyDiv w:val="1"/>
      <w:marLeft w:val="0"/>
      <w:marRight w:val="0"/>
      <w:marTop w:val="0"/>
      <w:marBottom w:val="0"/>
      <w:divBdr>
        <w:top w:val="none" w:sz="0" w:space="0" w:color="auto"/>
        <w:left w:val="none" w:sz="0" w:space="0" w:color="auto"/>
        <w:bottom w:val="none" w:sz="0" w:space="0" w:color="auto"/>
        <w:right w:val="none" w:sz="0" w:space="0" w:color="auto"/>
      </w:divBdr>
    </w:div>
    <w:div w:id="875461229">
      <w:bodyDiv w:val="1"/>
      <w:marLeft w:val="0"/>
      <w:marRight w:val="0"/>
      <w:marTop w:val="0"/>
      <w:marBottom w:val="0"/>
      <w:divBdr>
        <w:top w:val="none" w:sz="0" w:space="0" w:color="auto"/>
        <w:left w:val="none" w:sz="0" w:space="0" w:color="auto"/>
        <w:bottom w:val="none" w:sz="0" w:space="0" w:color="auto"/>
        <w:right w:val="none" w:sz="0" w:space="0" w:color="auto"/>
      </w:divBdr>
    </w:div>
    <w:div w:id="876237383">
      <w:bodyDiv w:val="1"/>
      <w:marLeft w:val="0"/>
      <w:marRight w:val="0"/>
      <w:marTop w:val="0"/>
      <w:marBottom w:val="0"/>
      <w:divBdr>
        <w:top w:val="none" w:sz="0" w:space="0" w:color="auto"/>
        <w:left w:val="none" w:sz="0" w:space="0" w:color="auto"/>
        <w:bottom w:val="none" w:sz="0" w:space="0" w:color="auto"/>
        <w:right w:val="none" w:sz="0" w:space="0" w:color="auto"/>
      </w:divBdr>
    </w:div>
    <w:div w:id="878393891">
      <w:bodyDiv w:val="1"/>
      <w:marLeft w:val="0"/>
      <w:marRight w:val="0"/>
      <w:marTop w:val="0"/>
      <w:marBottom w:val="0"/>
      <w:divBdr>
        <w:top w:val="none" w:sz="0" w:space="0" w:color="auto"/>
        <w:left w:val="none" w:sz="0" w:space="0" w:color="auto"/>
        <w:bottom w:val="none" w:sz="0" w:space="0" w:color="auto"/>
        <w:right w:val="none" w:sz="0" w:space="0" w:color="auto"/>
      </w:divBdr>
    </w:div>
    <w:div w:id="883491835">
      <w:bodyDiv w:val="1"/>
      <w:marLeft w:val="0"/>
      <w:marRight w:val="0"/>
      <w:marTop w:val="0"/>
      <w:marBottom w:val="0"/>
      <w:divBdr>
        <w:top w:val="none" w:sz="0" w:space="0" w:color="auto"/>
        <w:left w:val="none" w:sz="0" w:space="0" w:color="auto"/>
        <w:bottom w:val="none" w:sz="0" w:space="0" w:color="auto"/>
        <w:right w:val="none" w:sz="0" w:space="0" w:color="auto"/>
      </w:divBdr>
    </w:div>
    <w:div w:id="884371844">
      <w:bodyDiv w:val="1"/>
      <w:marLeft w:val="0"/>
      <w:marRight w:val="0"/>
      <w:marTop w:val="0"/>
      <w:marBottom w:val="0"/>
      <w:divBdr>
        <w:top w:val="none" w:sz="0" w:space="0" w:color="auto"/>
        <w:left w:val="none" w:sz="0" w:space="0" w:color="auto"/>
        <w:bottom w:val="none" w:sz="0" w:space="0" w:color="auto"/>
        <w:right w:val="none" w:sz="0" w:space="0" w:color="auto"/>
      </w:divBdr>
      <w:divsChild>
        <w:div w:id="796876067">
          <w:marLeft w:val="0"/>
          <w:marRight w:val="0"/>
          <w:marTop w:val="0"/>
          <w:marBottom w:val="0"/>
          <w:divBdr>
            <w:top w:val="none" w:sz="0" w:space="0" w:color="auto"/>
            <w:left w:val="none" w:sz="0" w:space="0" w:color="auto"/>
            <w:bottom w:val="none" w:sz="0" w:space="0" w:color="auto"/>
            <w:right w:val="none" w:sz="0" w:space="0" w:color="auto"/>
          </w:divBdr>
          <w:divsChild>
            <w:div w:id="153767416">
              <w:marLeft w:val="0"/>
              <w:marRight w:val="0"/>
              <w:marTop w:val="0"/>
              <w:marBottom w:val="0"/>
              <w:divBdr>
                <w:top w:val="none" w:sz="0" w:space="0" w:color="auto"/>
                <w:left w:val="none" w:sz="0" w:space="0" w:color="auto"/>
                <w:bottom w:val="none" w:sz="0" w:space="0" w:color="auto"/>
                <w:right w:val="none" w:sz="0" w:space="0" w:color="auto"/>
              </w:divBdr>
            </w:div>
            <w:div w:id="405538812">
              <w:marLeft w:val="0"/>
              <w:marRight w:val="0"/>
              <w:marTop w:val="0"/>
              <w:marBottom w:val="0"/>
              <w:divBdr>
                <w:top w:val="none" w:sz="0" w:space="0" w:color="auto"/>
                <w:left w:val="none" w:sz="0" w:space="0" w:color="auto"/>
                <w:bottom w:val="none" w:sz="0" w:space="0" w:color="auto"/>
                <w:right w:val="none" w:sz="0" w:space="0" w:color="auto"/>
              </w:divBdr>
            </w:div>
            <w:div w:id="1144616925">
              <w:marLeft w:val="0"/>
              <w:marRight w:val="0"/>
              <w:marTop w:val="0"/>
              <w:marBottom w:val="0"/>
              <w:divBdr>
                <w:top w:val="none" w:sz="0" w:space="0" w:color="auto"/>
                <w:left w:val="none" w:sz="0" w:space="0" w:color="auto"/>
                <w:bottom w:val="none" w:sz="0" w:space="0" w:color="auto"/>
                <w:right w:val="none" w:sz="0" w:space="0" w:color="auto"/>
              </w:divBdr>
            </w:div>
            <w:div w:id="1549534344">
              <w:marLeft w:val="0"/>
              <w:marRight w:val="0"/>
              <w:marTop w:val="0"/>
              <w:marBottom w:val="0"/>
              <w:divBdr>
                <w:top w:val="none" w:sz="0" w:space="0" w:color="auto"/>
                <w:left w:val="none" w:sz="0" w:space="0" w:color="auto"/>
                <w:bottom w:val="none" w:sz="0" w:space="0" w:color="auto"/>
                <w:right w:val="none" w:sz="0" w:space="0" w:color="auto"/>
              </w:divBdr>
            </w:div>
            <w:div w:id="175403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96018">
      <w:bodyDiv w:val="1"/>
      <w:marLeft w:val="0"/>
      <w:marRight w:val="0"/>
      <w:marTop w:val="0"/>
      <w:marBottom w:val="0"/>
      <w:divBdr>
        <w:top w:val="none" w:sz="0" w:space="0" w:color="auto"/>
        <w:left w:val="none" w:sz="0" w:space="0" w:color="auto"/>
        <w:bottom w:val="none" w:sz="0" w:space="0" w:color="auto"/>
        <w:right w:val="none" w:sz="0" w:space="0" w:color="auto"/>
      </w:divBdr>
    </w:div>
    <w:div w:id="901791953">
      <w:bodyDiv w:val="1"/>
      <w:marLeft w:val="0"/>
      <w:marRight w:val="0"/>
      <w:marTop w:val="0"/>
      <w:marBottom w:val="0"/>
      <w:divBdr>
        <w:top w:val="none" w:sz="0" w:space="0" w:color="auto"/>
        <w:left w:val="none" w:sz="0" w:space="0" w:color="auto"/>
        <w:bottom w:val="none" w:sz="0" w:space="0" w:color="auto"/>
        <w:right w:val="none" w:sz="0" w:space="0" w:color="auto"/>
      </w:divBdr>
    </w:div>
    <w:div w:id="902180729">
      <w:bodyDiv w:val="1"/>
      <w:marLeft w:val="0"/>
      <w:marRight w:val="0"/>
      <w:marTop w:val="0"/>
      <w:marBottom w:val="0"/>
      <w:divBdr>
        <w:top w:val="none" w:sz="0" w:space="0" w:color="auto"/>
        <w:left w:val="none" w:sz="0" w:space="0" w:color="auto"/>
        <w:bottom w:val="none" w:sz="0" w:space="0" w:color="auto"/>
        <w:right w:val="none" w:sz="0" w:space="0" w:color="auto"/>
      </w:divBdr>
    </w:div>
    <w:div w:id="902760235">
      <w:bodyDiv w:val="1"/>
      <w:marLeft w:val="0"/>
      <w:marRight w:val="0"/>
      <w:marTop w:val="0"/>
      <w:marBottom w:val="0"/>
      <w:divBdr>
        <w:top w:val="none" w:sz="0" w:space="0" w:color="auto"/>
        <w:left w:val="none" w:sz="0" w:space="0" w:color="auto"/>
        <w:bottom w:val="none" w:sz="0" w:space="0" w:color="auto"/>
        <w:right w:val="none" w:sz="0" w:space="0" w:color="auto"/>
      </w:divBdr>
    </w:div>
    <w:div w:id="903836743">
      <w:bodyDiv w:val="1"/>
      <w:marLeft w:val="0"/>
      <w:marRight w:val="0"/>
      <w:marTop w:val="0"/>
      <w:marBottom w:val="0"/>
      <w:divBdr>
        <w:top w:val="none" w:sz="0" w:space="0" w:color="auto"/>
        <w:left w:val="none" w:sz="0" w:space="0" w:color="auto"/>
        <w:bottom w:val="none" w:sz="0" w:space="0" w:color="auto"/>
        <w:right w:val="none" w:sz="0" w:space="0" w:color="auto"/>
      </w:divBdr>
    </w:div>
    <w:div w:id="904099243">
      <w:bodyDiv w:val="1"/>
      <w:marLeft w:val="0"/>
      <w:marRight w:val="0"/>
      <w:marTop w:val="0"/>
      <w:marBottom w:val="0"/>
      <w:divBdr>
        <w:top w:val="none" w:sz="0" w:space="0" w:color="auto"/>
        <w:left w:val="none" w:sz="0" w:space="0" w:color="auto"/>
        <w:bottom w:val="none" w:sz="0" w:space="0" w:color="auto"/>
        <w:right w:val="none" w:sz="0" w:space="0" w:color="auto"/>
      </w:divBdr>
      <w:divsChild>
        <w:div w:id="132329553">
          <w:marLeft w:val="0"/>
          <w:marRight w:val="0"/>
          <w:marTop w:val="0"/>
          <w:marBottom w:val="0"/>
          <w:divBdr>
            <w:top w:val="none" w:sz="0" w:space="0" w:color="auto"/>
            <w:left w:val="none" w:sz="0" w:space="0" w:color="auto"/>
            <w:bottom w:val="none" w:sz="0" w:space="0" w:color="auto"/>
            <w:right w:val="none" w:sz="0" w:space="0" w:color="auto"/>
          </w:divBdr>
          <w:divsChild>
            <w:div w:id="174001468">
              <w:marLeft w:val="0"/>
              <w:marRight w:val="0"/>
              <w:marTop w:val="0"/>
              <w:marBottom w:val="0"/>
              <w:divBdr>
                <w:top w:val="none" w:sz="0" w:space="0" w:color="auto"/>
                <w:left w:val="none" w:sz="0" w:space="0" w:color="auto"/>
                <w:bottom w:val="none" w:sz="0" w:space="0" w:color="auto"/>
                <w:right w:val="none" w:sz="0" w:space="0" w:color="auto"/>
              </w:divBdr>
            </w:div>
            <w:div w:id="274337689">
              <w:marLeft w:val="0"/>
              <w:marRight w:val="0"/>
              <w:marTop w:val="0"/>
              <w:marBottom w:val="0"/>
              <w:divBdr>
                <w:top w:val="none" w:sz="0" w:space="0" w:color="auto"/>
                <w:left w:val="none" w:sz="0" w:space="0" w:color="auto"/>
                <w:bottom w:val="none" w:sz="0" w:space="0" w:color="auto"/>
                <w:right w:val="none" w:sz="0" w:space="0" w:color="auto"/>
              </w:divBdr>
            </w:div>
            <w:div w:id="418330078">
              <w:marLeft w:val="0"/>
              <w:marRight w:val="0"/>
              <w:marTop w:val="0"/>
              <w:marBottom w:val="0"/>
              <w:divBdr>
                <w:top w:val="none" w:sz="0" w:space="0" w:color="auto"/>
                <w:left w:val="none" w:sz="0" w:space="0" w:color="auto"/>
                <w:bottom w:val="none" w:sz="0" w:space="0" w:color="auto"/>
                <w:right w:val="none" w:sz="0" w:space="0" w:color="auto"/>
              </w:divBdr>
            </w:div>
            <w:div w:id="431633511">
              <w:marLeft w:val="0"/>
              <w:marRight w:val="0"/>
              <w:marTop w:val="0"/>
              <w:marBottom w:val="0"/>
              <w:divBdr>
                <w:top w:val="none" w:sz="0" w:space="0" w:color="auto"/>
                <w:left w:val="none" w:sz="0" w:space="0" w:color="auto"/>
                <w:bottom w:val="none" w:sz="0" w:space="0" w:color="auto"/>
                <w:right w:val="none" w:sz="0" w:space="0" w:color="auto"/>
              </w:divBdr>
            </w:div>
            <w:div w:id="447315612">
              <w:marLeft w:val="0"/>
              <w:marRight w:val="0"/>
              <w:marTop w:val="0"/>
              <w:marBottom w:val="0"/>
              <w:divBdr>
                <w:top w:val="none" w:sz="0" w:space="0" w:color="auto"/>
                <w:left w:val="none" w:sz="0" w:space="0" w:color="auto"/>
                <w:bottom w:val="none" w:sz="0" w:space="0" w:color="auto"/>
                <w:right w:val="none" w:sz="0" w:space="0" w:color="auto"/>
              </w:divBdr>
            </w:div>
            <w:div w:id="588655409">
              <w:marLeft w:val="0"/>
              <w:marRight w:val="0"/>
              <w:marTop w:val="0"/>
              <w:marBottom w:val="0"/>
              <w:divBdr>
                <w:top w:val="none" w:sz="0" w:space="0" w:color="auto"/>
                <w:left w:val="none" w:sz="0" w:space="0" w:color="auto"/>
                <w:bottom w:val="none" w:sz="0" w:space="0" w:color="auto"/>
                <w:right w:val="none" w:sz="0" w:space="0" w:color="auto"/>
              </w:divBdr>
            </w:div>
            <w:div w:id="783424578">
              <w:marLeft w:val="0"/>
              <w:marRight w:val="0"/>
              <w:marTop w:val="0"/>
              <w:marBottom w:val="0"/>
              <w:divBdr>
                <w:top w:val="none" w:sz="0" w:space="0" w:color="auto"/>
                <w:left w:val="none" w:sz="0" w:space="0" w:color="auto"/>
                <w:bottom w:val="none" w:sz="0" w:space="0" w:color="auto"/>
                <w:right w:val="none" w:sz="0" w:space="0" w:color="auto"/>
              </w:divBdr>
            </w:div>
            <w:div w:id="857424364">
              <w:marLeft w:val="0"/>
              <w:marRight w:val="0"/>
              <w:marTop w:val="0"/>
              <w:marBottom w:val="0"/>
              <w:divBdr>
                <w:top w:val="none" w:sz="0" w:space="0" w:color="auto"/>
                <w:left w:val="none" w:sz="0" w:space="0" w:color="auto"/>
                <w:bottom w:val="none" w:sz="0" w:space="0" w:color="auto"/>
                <w:right w:val="none" w:sz="0" w:space="0" w:color="auto"/>
              </w:divBdr>
            </w:div>
            <w:div w:id="923338147">
              <w:marLeft w:val="0"/>
              <w:marRight w:val="0"/>
              <w:marTop w:val="0"/>
              <w:marBottom w:val="0"/>
              <w:divBdr>
                <w:top w:val="none" w:sz="0" w:space="0" w:color="auto"/>
                <w:left w:val="none" w:sz="0" w:space="0" w:color="auto"/>
                <w:bottom w:val="none" w:sz="0" w:space="0" w:color="auto"/>
                <w:right w:val="none" w:sz="0" w:space="0" w:color="auto"/>
              </w:divBdr>
            </w:div>
            <w:div w:id="953289621">
              <w:marLeft w:val="0"/>
              <w:marRight w:val="0"/>
              <w:marTop w:val="0"/>
              <w:marBottom w:val="0"/>
              <w:divBdr>
                <w:top w:val="none" w:sz="0" w:space="0" w:color="auto"/>
                <w:left w:val="none" w:sz="0" w:space="0" w:color="auto"/>
                <w:bottom w:val="none" w:sz="0" w:space="0" w:color="auto"/>
                <w:right w:val="none" w:sz="0" w:space="0" w:color="auto"/>
              </w:divBdr>
            </w:div>
            <w:div w:id="1002313963">
              <w:marLeft w:val="0"/>
              <w:marRight w:val="0"/>
              <w:marTop w:val="0"/>
              <w:marBottom w:val="0"/>
              <w:divBdr>
                <w:top w:val="none" w:sz="0" w:space="0" w:color="auto"/>
                <w:left w:val="none" w:sz="0" w:space="0" w:color="auto"/>
                <w:bottom w:val="none" w:sz="0" w:space="0" w:color="auto"/>
                <w:right w:val="none" w:sz="0" w:space="0" w:color="auto"/>
              </w:divBdr>
            </w:div>
            <w:div w:id="1165705924">
              <w:marLeft w:val="0"/>
              <w:marRight w:val="0"/>
              <w:marTop w:val="0"/>
              <w:marBottom w:val="0"/>
              <w:divBdr>
                <w:top w:val="none" w:sz="0" w:space="0" w:color="auto"/>
                <w:left w:val="none" w:sz="0" w:space="0" w:color="auto"/>
                <w:bottom w:val="none" w:sz="0" w:space="0" w:color="auto"/>
                <w:right w:val="none" w:sz="0" w:space="0" w:color="auto"/>
              </w:divBdr>
            </w:div>
            <w:div w:id="1172524019">
              <w:marLeft w:val="0"/>
              <w:marRight w:val="0"/>
              <w:marTop w:val="0"/>
              <w:marBottom w:val="0"/>
              <w:divBdr>
                <w:top w:val="none" w:sz="0" w:space="0" w:color="auto"/>
                <w:left w:val="none" w:sz="0" w:space="0" w:color="auto"/>
                <w:bottom w:val="none" w:sz="0" w:space="0" w:color="auto"/>
                <w:right w:val="none" w:sz="0" w:space="0" w:color="auto"/>
              </w:divBdr>
            </w:div>
            <w:div w:id="1198346927">
              <w:marLeft w:val="0"/>
              <w:marRight w:val="0"/>
              <w:marTop w:val="0"/>
              <w:marBottom w:val="0"/>
              <w:divBdr>
                <w:top w:val="none" w:sz="0" w:space="0" w:color="auto"/>
                <w:left w:val="none" w:sz="0" w:space="0" w:color="auto"/>
                <w:bottom w:val="none" w:sz="0" w:space="0" w:color="auto"/>
                <w:right w:val="none" w:sz="0" w:space="0" w:color="auto"/>
              </w:divBdr>
            </w:div>
            <w:div w:id="1202590838">
              <w:marLeft w:val="0"/>
              <w:marRight w:val="0"/>
              <w:marTop w:val="0"/>
              <w:marBottom w:val="0"/>
              <w:divBdr>
                <w:top w:val="none" w:sz="0" w:space="0" w:color="auto"/>
                <w:left w:val="none" w:sz="0" w:space="0" w:color="auto"/>
                <w:bottom w:val="none" w:sz="0" w:space="0" w:color="auto"/>
                <w:right w:val="none" w:sz="0" w:space="0" w:color="auto"/>
              </w:divBdr>
            </w:div>
            <w:div w:id="1246718505">
              <w:marLeft w:val="0"/>
              <w:marRight w:val="0"/>
              <w:marTop w:val="0"/>
              <w:marBottom w:val="0"/>
              <w:divBdr>
                <w:top w:val="none" w:sz="0" w:space="0" w:color="auto"/>
                <w:left w:val="none" w:sz="0" w:space="0" w:color="auto"/>
                <w:bottom w:val="none" w:sz="0" w:space="0" w:color="auto"/>
                <w:right w:val="none" w:sz="0" w:space="0" w:color="auto"/>
              </w:divBdr>
            </w:div>
            <w:div w:id="1251307624">
              <w:marLeft w:val="0"/>
              <w:marRight w:val="0"/>
              <w:marTop w:val="0"/>
              <w:marBottom w:val="0"/>
              <w:divBdr>
                <w:top w:val="none" w:sz="0" w:space="0" w:color="auto"/>
                <w:left w:val="none" w:sz="0" w:space="0" w:color="auto"/>
                <w:bottom w:val="none" w:sz="0" w:space="0" w:color="auto"/>
                <w:right w:val="none" w:sz="0" w:space="0" w:color="auto"/>
              </w:divBdr>
            </w:div>
            <w:div w:id="1395080398">
              <w:marLeft w:val="0"/>
              <w:marRight w:val="0"/>
              <w:marTop w:val="0"/>
              <w:marBottom w:val="0"/>
              <w:divBdr>
                <w:top w:val="none" w:sz="0" w:space="0" w:color="auto"/>
                <w:left w:val="none" w:sz="0" w:space="0" w:color="auto"/>
                <w:bottom w:val="none" w:sz="0" w:space="0" w:color="auto"/>
                <w:right w:val="none" w:sz="0" w:space="0" w:color="auto"/>
              </w:divBdr>
            </w:div>
            <w:div w:id="1490946757">
              <w:marLeft w:val="0"/>
              <w:marRight w:val="0"/>
              <w:marTop w:val="0"/>
              <w:marBottom w:val="0"/>
              <w:divBdr>
                <w:top w:val="none" w:sz="0" w:space="0" w:color="auto"/>
                <w:left w:val="none" w:sz="0" w:space="0" w:color="auto"/>
                <w:bottom w:val="none" w:sz="0" w:space="0" w:color="auto"/>
                <w:right w:val="none" w:sz="0" w:space="0" w:color="auto"/>
              </w:divBdr>
            </w:div>
            <w:div w:id="1622492760">
              <w:marLeft w:val="0"/>
              <w:marRight w:val="0"/>
              <w:marTop w:val="0"/>
              <w:marBottom w:val="0"/>
              <w:divBdr>
                <w:top w:val="none" w:sz="0" w:space="0" w:color="auto"/>
                <w:left w:val="none" w:sz="0" w:space="0" w:color="auto"/>
                <w:bottom w:val="none" w:sz="0" w:space="0" w:color="auto"/>
                <w:right w:val="none" w:sz="0" w:space="0" w:color="auto"/>
              </w:divBdr>
            </w:div>
            <w:div w:id="1831554612">
              <w:marLeft w:val="0"/>
              <w:marRight w:val="0"/>
              <w:marTop w:val="0"/>
              <w:marBottom w:val="0"/>
              <w:divBdr>
                <w:top w:val="none" w:sz="0" w:space="0" w:color="auto"/>
                <w:left w:val="none" w:sz="0" w:space="0" w:color="auto"/>
                <w:bottom w:val="none" w:sz="0" w:space="0" w:color="auto"/>
                <w:right w:val="none" w:sz="0" w:space="0" w:color="auto"/>
              </w:divBdr>
            </w:div>
            <w:div w:id="1976717668">
              <w:marLeft w:val="0"/>
              <w:marRight w:val="0"/>
              <w:marTop w:val="0"/>
              <w:marBottom w:val="0"/>
              <w:divBdr>
                <w:top w:val="none" w:sz="0" w:space="0" w:color="auto"/>
                <w:left w:val="none" w:sz="0" w:space="0" w:color="auto"/>
                <w:bottom w:val="none" w:sz="0" w:space="0" w:color="auto"/>
                <w:right w:val="none" w:sz="0" w:space="0" w:color="auto"/>
              </w:divBdr>
            </w:div>
            <w:div w:id="1984237170">
              <w:marLeft w:val="0"/>
              <w:marRight w:val="0"/>
              <w:marTop w:val="0"/>
              <w:marBottom w:val="0"/>
              <w:divBdr>
                <w:top w:val="none" w:sz="0" w:space="0" w:color="auto"/>
                <w:left w:val="none" w:sz="0" w:space="0" w:color="auto"/>
                <w:bottom w:val="none" w:sz="0" w:space="0" w:color="auto"/>
                <w:right w:val="none" w:sz="0" w:space="0" w:color="auto"/>
              </w:divBdr>
            </w:div>
            <w:div w:id="2100826442">
              <w:marLeft w:val="0"/>
              <w:marRight w:val="0"/>
              <w:marTop w:val="0"/>
              <w:marBottom w:val="0"/>
              <w:divBdr>
                <w:top w:val="none" w:sz="0" w:space="0" w:color="auto"/>
                <w:left w:val="none" w:sz="0" w:space="0" w:color="auto"/>
                <w:bottom w:val="none" w:sz="0" w:space="0" w:color="auto"/>
                <w:right w:val="none" w:sz="0" w:space="0" w:color="auto"/>
              </w:divBdr>
            </w:div>
            <w:div w:id="212796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378440">
      <w:bodyDiv w:val="1"/>
      <w:marLeft w:val="0"/>
      <w:marRight w:val="0"/>
      <w:marTop w:val="0"/>
      <w:marBottom w:val="0"/>
      <w:divBdr>
        <w:top w:val="none" w:sz="0" w:space="0" w:color="auto"/>
        <w:left w:val="none" w:sz="0" w:space="0" w:color="auto"/>
        <w:bottom w:val="none" w:sz="0" w:space="0" w:color="auto"/>
        <w:right w:val="none" w:sz="0" w:space="0" w:color="auto"/>
      </w:divBdr>
    </w:div>
    <w:div w:id="907108631">
      <w:bodyDiv w:val="1"/>
      <w:marLeft w:val="0"/>
      <w:marRight w:val="0"/>
      <w:marTop w:val="0"/>
      <w:marBottom w:val="0"/>
      <w:divBdr>
        <w:top w:val="none" w:sz="0" w:space="0" w:color="auto"/>
        <w:left w:val="none" w:sz="0" w:space="0" w:color="auto"/>
        <w:bottom w:val="none" w:sz="0" w:space="0" w:color="auto"/>
        <w:right w:val="none" w:sz="0" w:space="0" w:color="auto"/>
      </w:divBdr>
    </w:div>
    <w:div w:id="911278351">
      <w:bodyDiv w:val="1"/>
      <w:marLeft w:val="0"/>
      <w:marRight w:val="0"/>
      <w:marTop w:val="0"/>
      <w:marBottom w:val="0"/>
      <w:divBdr>
        <w:top w:val="none" w:sz="0" w:space="0" w:color="auto"/>
        <w:left w:val="none" w:sz="0" w:space="0" w:color="auto"/>
        <w:bottom w:val="none" w:sz="0" w:space="0" w:color="auto"/>
        <w:right w:val="none" w:sz="0" w:space="0" w:color="auto"/>
      </w:divBdr>
      <w:divsChild>
        <w:div w:id="2014645841">
          <w:marLeft w:val="0"/>
          <w:marRight w:val="0"/>
          <w:marTop w:val="0"/>
          <w:marBottom w:val="0"/>
          <w:divBdr>
            <w:top w:val="none" w:sz="0" w:space="0" w:color="auto"/>
            <w:left w:val="none" w:sz="0" w:space="0" w:color="auto"/>
            <w:bottom w:val="none" w:sz="0" w:space="0" w:color="auto"/>
            <w:right w:val="none" w:sz="0" w:space="0" w:color="auto"/>
          </w:divBdr>
          <w:divsChild>
            <w:div w:id="29578956">
              <w:marLeft w:val="0"/>
              <w:marRight w:val="0"/>
              <w:marTop w:val="0"/>
              <w:marBottom w:val="0"/>
              <w:divBdr>
                <w:top w:val="none" w:sz="0" w:space="0" w:color="auto"/>
                <w:left w:val="none" w:sz="0" w:space="0" w:color="auto"/>
                <w:bottom w:val="none" w:sz="0" w:space="0" w:color="auto"/>
                <w:right w:val="none" w:sz="0" w:space="0" w:color="auto"/>
              </w:divBdr>
            </w:div>
            <w:div w:id="32461964">
              <w:marLeft w:val="0"/>
              <w:marRight w:val="0"/>
              <w:marTop w:val="0"/>
              <w:marBottom w:val="0"/>
              <w:divBdr>
                <w:top w:val="none" w:sz="0" w:space="0" w:color="auto"/>
                <w:left w:val="none" w:sz="0" w:space="0" w:color="auto"/>
                <w:bottom w:val="none" w:sz="0" w:space="0" w:color="auto"/>
                <w:right w:val="none" w:sz="0" w:space="0" w:color="auto"/>
              </w:divBdr>
            </w:div>
            <w:div w:id="72044649">
              <w:marLeft w:val="0"/>
              <w:marRight w:val="0"/>
              <w:marTop w:val="0"/>
              <w:marBottom w:val="0"/>
              <w:divBdr>
                <w:top w:val="none" w:sz="0" w:space="0" w:color="auto"/>
                <w:left w:val="none" w:sz="0" w:space="0" w:color="auto"/>
                <w:bottom w:val="none" w:sz="0" w:space="0" w:color="auto"/>
                <w:right w:val="none" w:sz="0" w:space="0" w:color="auto"/>
              </w:divBdr>
            </w:div>
            <w:div w:id="81343675">
              <w:marLeft w:val="0"/>
              <w:marRight w:val="0"/>
              <w:marTop w:val="0"/>
              <w:marBottom w:val="0"/>
              <w:divBdr>
                <w:top w:val="none" w:sz="0" w:space="0" w:color="auto"/>
                <w:left w:val="none" w:sz="0" w:space="0" w:color="auto"/>
                <w:bottom w:val="none" w:sz="0" w:space="0" w:color="auto"/>
                <w:right w:val="none" w:sz="0" w:space="0" w:color="auto"/>
              </w:divBdr>
            </w:div>
            <w:div w:id="395519641">
              <w:marLeft w:val="0"/>
              <w:marRight w:val="0"/>
              <w:marTop w:val="0"/>
              <w:marBottom w:val="0"/>
              <w:divBdr>
                <w:top w:val="none" w:sz="0" w:space="0" w:color="auto"/>
                <w:left w:val="none" w:sz="0" w:space="0" w:color="auto"/>
                <w:bottom w:val="none" w:sz="0" w:space="0" w:color="auto"/>
                <w:right w:val="none" w:sz="0" w:space="0" w:color="auto"/>
              </w:divBdr>
            </w:div>
            <w:div w:id="483786995">
              <w:marLeft w:val="0"/>
              <w:marRight w:val="0"/>
              <w:marTop w:val="0"/>
              <w:marBottom w:val="0"/>
              <w:divBdr>
                <w:top w:val="none" w:sz="0" w:space="0" w:color="auto"/>
                <w:left w:val="none" w:sz="0" w:space="0" w:color="auto"/>
                <w:bottom w:val="none" w:sz="0" w:space="0" w:color="auto"/>
                <w:right w:val="none" w:sz="0" w:space="0" w:color="auto"/>
              </w:divBdr>
            </w:div>
            <w:div w:id="573707038">
              <w:marLeft w:val="0"/>
              <w:marRight w:val="0"/>
              <w:marTop w:val="0"/>
              <w:marBottom w:val="0"/>
              <w:divBdr>
                <w:top w:val="none" w:sz="0" w:space="0" w:color="auto"/>
                <w:left w:val="none" w:sz="0" w:space="0" w:color="auto"/>
                <w:bottom w:val="none" w:sz="0" w:space="0" w:color="auto"/>
                <w:right w:val="none" w:sz="0" w:space="0" w:color="auto"/>
              </w:divBdr>
            </w:div>
            <w:div w:id="715276118">
              <w:marLeft w:val="0"/>
              <w:marRight w:val="0"/>
              <w:marTop w:val="0"/>
              <w:marBottom w:val="0"/>
              <w:divBdr>
                <w:top w:val="none" w:sz="0" w:space="0" w:color="auto"/>
                <w:left w:val="none" w:sz="0" w:space="0" w:color="auto"/>
                <w:bottom w:val="none" w:sz="0" w:space="0" w:color="auto"/>
                <w:right w:val="none" w:sz="0" w:space="0" w:color="auto"/>
              </w:divBdr>
            </w:div>
            <w:div w:id="783886357">
              <w:marLeft w:val="0"/>
              <w:marRight w:val="0"/>
              <w:marTop w:val="0"/>
              <w:marBottom w:val="0"/>
              <w:divBdr>
                <w:top w:val="none" w:sz="0" w:space="0" w:color="auto"/>
                <w:left w:val="none" w:sz="0" w:space="0" w:color="auto"/>
                <w:bottom w:val="none" w:sz="0" w:space="0" w:color="auto"/>
                <w:right w:val="none" w:sz="0" w:space="0" w:color="auto"/>
              </w:divBdr>
            </w:div>
            <w:div w:id="977345403">
              <w:marLeft w:val="0"/>
              <w:marRight w:val="0"/>
              <w:marTop w:val="0"/>
              <w:marBottom w:val="0"/>
              <w:divBdr>
                <w:top w:val="none" w:sz="0" w:space="0" w:color="auto"/>
                <w:left w:val="none" w:sz="0" w:space="0" w:color="auto"/>
                <w:bottom w:val="none" w:sz="0" w:space="0" w:color="auto"/>
                <w:right w:val="none" w:sz="0" w:space="0" w:color="auto"/>
              </w:divBdr>
            </w:div>
            <w:div w:id="1063524689">
              <w:marLeft w:val="0"/>
              <w:marRight w:val="0"/>
              <w:marTop w:val="0"/>
              <w:marBottom w:val="0"/>
              <w:divBdr>
                <w:top w:val="none" w:sz="0" w:space="0" w:color="auto"/>
                <w:left w:val="none" w:sz="0" w:space="0" w:color="auto"/>
                <w:bottom w:val="none" w:sz="0" w:space="0" w:color="auto"/>
                <w:right w:val="none" w:sz="0" w:space="0" w:color="auto"/>
              </w:divBdr>
            </w:div>
            <w:div w:id="1114522956">
              <w:marLeft w:val="0"/>
              <w:marRight w:val="0"/>
              <w:marTop w:val="0"/>
              <w:marBottom w:val="0"/>
              <w:divBdr>
                <w:top w:val="none" w:sz="0" w:space="0" w:color="auto"/>
                <w:left w:val="none" w:sz="0" w:space="0" w:color="auto"/>
                <w:bottom w:val="none" w:sz="0" w:space="0" w:color="auto"/>
                <w:right w:val="none" w:sz="0" w:space="0" w:color="auto"/>
              </w:divBdr>
            </w:div>
            <w:div w:id="1228958437">
              <w:marLeft w:val="0"/>
              <w:marRight w:val="0"/>
              <w:marTop w:val="0"/>
              <w:marBottom w:val="0"/>
              <w:divBdr>
                <w:top w:val="none" w:sz="0" w:space="0" w:color="auto"/>
                <w:left w:val="none" w:sz="0" w:space="0" w:color="auto"/>
                <w:bottom w:val="none" w:sz="0" w:space="0" w:color="auto"/>
                <w:right w:val="none" w:sz="0" w:space="0" w:color="auto"/>
              </w:divBdr>
            </w:div>
            <w:div w:id="1408726045">
              <w:marLeft w:val="0"/>
              <w:marRight w:val="0"/>
              <w:marTop w:val="0"/>
              <w:marBottom w:val="0"/>
              <w:divBdr>
                <w:top w:val="none" w:sz="0" w:space="0" w:color="auto"/>
                <w:left w:val="none" w:sz="0" w:space="0" w:color="auto"/>
                <w:bottom w:val="none" w:sz="0" w:space="0" w:color="auto"/>
                <w:right w:val="none" w:sz="0" w:space="0" w:color="auto"/>
              </w:divBdr>
            </w:div>
            <w:div w:id="1507134841">
              <w:marLeft w:val="0"/>
              <w:marRight w:val="0"/>
              <w:marTop w:val="0"/>
              <w:marBottom w:val="0"/>
              <w:divBdr>
                <w:top w:val="none" w:sz="0" w:space="0" w:color="auto"/>
                <w:left w:val="none" w:sz="0" w:space="0" w:color="auto"/>
                <w:bottom w:val="none" w:sz="0" w:space="0" w:color="auto"/>
                <w:right w:val="none" w:sz="0" w:space="0" w:color="auto"/>
              </w:divBdr>
            </w:div>
            <w:div w:id="1519267792">
              <w:marLeft w:val="0"/>
              <w:marRight w:val="0"/>
              <w:marTop w:val="0"/>
              <w:marBottom w:val="0"/>
              <w:divBdr>
                <w:top w:val="none" w:sz="0" w:space="0" w:color="auto"/>
                <w:left w:val="none" w:sz="0" w:space="0" w:color="auto"/>
                <w:bottom w:val="none" w:sz="0" w:space="0" w:color="auto"/>
                <w:right w:val="none" w:sz="0" w:space="0" w:color="auto"/>
              </w:divBdr>
            </w:div>
            <w:div w:id="1542136542">
              <w:marLeft w:val="0"/>
              <w:marRight w:val="0"/>
              <w:marTop w:val="0"/>
              <w:marBottom w:val="0"/>
              <w:divBdr>
                <w:top w:val="none" w:sz="0" w:space="0" w:color="auto"/>
                <w:left w:val="none" w:sz="0" w:space="0" w:color="auto"/>
                <w:bottom w:val="none" w:sz="0" w:space="0" w:color="auto"/>
                <w:right w:val="none" w:sz="0" w:space="0" w:color="auto"/>
              </w:divBdr>
            </w:div>
            <w:div w:id="1579174317">
              <w:marLeft w:val="0"/>
              <w:marRight w:val="0"/>
              <w:marTop w:val="0"/>
              <w:marBottom w:val="0"/>
              <w:divBdr>
                <w:top w:val="none" w:sz="0" w:space="0" w:color="auto"/>
                <w:left w:val="none" w:sz="0" w:space="0" w:color="auto"/>
                <w:bottom w:val="none" w:sz="0" w:space="0" w:color="auto"/>
                <w:right w:val="none" w:sz="0" w:space="0" w:color="auto"/>
              </w:divBdr>
            </w:div>
            <w:div w:id="1614752810">
              <w:marLeft w:val="0"/>
              <w:marRight w:val="0"/>
              <w:marTop w:val="0"/>
              <w:marBottom w:val="0"/>
              <w:divBdr>
                <w:top w:val="none" w:sz="0" w:space="0" w:color="auto"/>
                <w:left w:val="none" w:sz="0" w:space="0" w:color="auto"/>
                <w:bottom w:val="none" w:sz="0" w:space="0" w:color="auto"/>
                <w:right w:val="none" w:sz="0" w:space="0" w:color="auto"/>
              </w:divBdr>
            </w:div>
            <w:div w:id="1719697203">
              <w:marLeft w:val="0"/>
              <w:marRight w:val="0"/>
              <w:marTop w:val="0"/>
              <w:marBottom w:val="0"/>
              <w:divBdr>
                <w:top w:val="none" w:sz="0" w:space="0" w:color="auto"/>
                <w:left w:val="none" w:sz="0" w:space="0" w:color="auto"/>
                <w:bottom w:val="none" w:sz="0" w:space="0" w:color="auto"/>
                <w:right w:val="none" w:sz="0" w:space="0" w:color="auto"/>
              </w:divBdr>
            </w:div>
            <w:div w:id="1724912712">
              <w:marLeft w:val="0"/>
              <w:marRight w:val="0"/>
              <w:marTop w:val="0"/>
              <w:marBottom w:val="0"/>
              <w:divBdr>
                <w:top w:val="none" w:sz="0" w:space="0" w:color="auto"/>
                <w:left w:val="none" w:sz="0" w:space="0" w:color="auto"/>
                <w:bottom w:val="none" w:sz="0" w:space="0" w:color="auto"/>
                <w:right w:val="none" w:sz="0" w:space="0" w:color="auto"/>
              </w:divBdr>
            </w:div>
            <w:div w:id="1747454030">
              <w:marLeft w:val="0"/>
              <w:marRight w:val="0"/>
              <w:marTop w:val="0"/>
              <w:marBottom w:val="0"/>
              <w:divBdr>
                <w:top w:val="none" w:sz="0" w:space="0" w:color="auto"/>
                <w:left w:val="none" w:sz="0" w:space="0" w:color="auto"/>
                <w:bottom w:val="none" w:sz="0" w:space="0" w:color="auto"/>
                <w:right w:val="none" w:sz="0" w:space="0" w:color="auto"/>
              </w:divBdr>
            </w:div>
            <w:div w:id="1802263271">
              <w:marLeft w:val="0"/>
              <w:marRight w:val="0"/>
              <w:marTop w:val="0"/>
              <w:marBottom w:val="0"/>
              <w:divBdr>
                <w:top w:val="none" w:sz="0" w:space="0" w:color="auto"/>
                <w:left w:val="none" w:sz="0" w:space="0" w:color="auto"/>
                <w:bottom w:val="none" w:sz="0" w:space="0" w:color="auto"/>
                <w:right w:val="none" w:sz="0" w:space="0" w:color="auto"/>
              </w:divBdr>
            </w:div>
            <w:div w:id="1812481878">
              <w:marLeft w:val="0"/>
              <w:marRight w:val="0"/>
              <w:marTop w:val="0"/>
              <w:marBottom w:val="0"/>
              <w:divBdr>
                <w:top w:val="none" w:sz="0" w:space="0" w:color="auto"/>
                <w:left w:val="none" w:sz="0" w:space="0" w:color="auto"/>
                <w:bottom w:val="none" w:sz="0" w:space="0" w:color="auto"/>
                <w:right w:val="none" w:sz="0" w:space="0" w:color="auto"/>
              </w:divBdr>
            </w:div>
            <w:div w:id="1864437764">
              <w:marLeft w:val="0"/>
              <w:marRight w:val="0"/>
              <w:marTop w:val="0"/>
              <w:marBottom w:val="0"/>
              <w:divBdr>
                <w:top w:val="none" w:sz="0" w:space="0" w:color="auto"/>
                <w:left w:val="none" w:sz="0" w:space="0" w:color="auto"/>
                <w:bottom w:val="none" w:sz="0" w:space="0" w:color="auto"/>
                <w:right w:val="none" w:sz="0" w:space="0" w:color="auto"/>
              </w:divBdr>
            </w:div>
            <w:div w:id="197802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698404">
      <w:bodyDiv w:val="1"/>
      <w:marLeft w:val="0"/>
      <w:marRight w:val="0"/>
      <w:marTop w:val="0"/>
      <w:marBottom w:val="0"/>
      <w:divBdr>
        <w:top w:val="none" w:sz="0" w:space="0" w:color="auto"/>
        <w:left w:val="none" w:sz="0" w:space="0" w:color="auto"/>
        <w:bottom w:val="none" w:sz="0" w:space="0" w:color="auto"/>
        <w:right w:val="none" w:sz="0" w:space="0" w:color="auto"/>
      </w:divBdr>
    </w:div>
    <w:div w:id="913007888">
      <w:bodyDiv w:val="1"/>
      <w:marLeft w:val="0"/>
      <w:marRight w:val="0"/>
      <w:marTop w:val="0"/>
      <w:marBottom w:val="0"/>
      <w:divBdr>
        <w:top w:val="none" w:sz="0" w:space="0" w:color="auto"/>
        <w:left w:val="none" w:sz="0" w:space="0" w:color="auto"/>
        <w:bottom w:val="none" w:sz="0" w:space="0" w:color="auto"/>
        <w:right w:val="none" w:sz="0" w:space="0" w:color="auto"/>
      </w:divBdr>
    </w:div>
    <w:div w:id="915823673">
      <w:bodyDiv w:val="1"/>
      <w:marLeft w:val="0"/>
      <w:marRight w:val="0"/>
      <w:marTop w:val="0"/>
      <w:marBottom w:val="0"/>
      <w:divBdr>
        <w:top w:val="none" w:sz="0" w:space="0" w:color="auto"/>
        <w:left w:val="none" w:sz="0" w:space="0" w:color="auto"/>
        <w:bottom w:val="none" w:sz="0" w:space="0" w:color="auto"/>
        <w:right w:val="none" w:sz="0" w:space="0" w:color="auto"/>
      </w:divBdr>
    </w:div>
    <w:div w:id="916403489">
      <w:bodyDiv w:val="1"/>
      <w:marLeft w:val="0"/>
      <w:marRight w:val="0"/>
      <w:marTop w:val="0"/>
      <w:marBottom w:val="0"/>
      <w:divBdr>
        <w:top w:val="none" w:sz="0" w:space="0" w:color="auto"/>
        <w:left w:val="none" w:sz="0" w:space="0" w:color="auto"/>
        <w:bottom w:val="none" w:sz="0" w:space="0" w:color="auto"/>
        <w:right w:val="none" w:sz="0" w:space="0" w:color="auto"/>
      </w:divBdr>
    </w:div>
    <w:div w:id="917862373">
      <w:bodyDiv w:val="1"/>
      <w:marLeft w:val="0"/>
      <w:marRight w:val="0"/>
      <w:marTop w:val="0"/>
      <w:marBottom w:val="0"/>
      <w:divBdr>
        <w:top w:val="none" w:sz="0" w:space="0" w:color="auto"/>
        <w:left w:val="none" w:sz="0" w:space="0" w:color="auto"/>
        <w:bottom w:val="none" w:sz="0" w:space="0" w:color="auto"/>
        <w:right w:val="none" w:sz="0" w:space="0" w:color="auto"/>
      </w:divBdr>
      <w:divsChild>
        <w:div w:id="1830630215">
          <w:marLeft w:val="0"/>
          <w:marRight w:val="0"/>
          <w:marTop w:val="0"/>
          <w:marBottom w:val="0"/>
          <w:divBdr>
            <w:top w:val="none" w:sz="0" w:space="0" w:color="auto"/>
            <w:left w:val="none" w:sz="0" w:space="0" w:color="auto"/>
            <w:bottom w:val="none" w:sz="0" w:space="0" w:color="auto"/>
            <w:right w:val="none" w:sz="0" w:space="0" w:color="auto"/>
          </w:divBdr>
          <w:divsChild>
            <w:div w:id="5400309">
              <w:marLeft w:val="0"/>
              <w:marRight w:val="0"/>
              <w:marTop w:val="0"/>
              <w:marBottom w:val="0"/>
              <w:divBdr>
                <w:top w:val="none" w:sz="0" w:space="0" w:color="auto"/>
                <w:left w:val="none" w:sz="0" w:space="0" w:color="auto"/>
                <w:bottom w:val="none" w:sz="0" w:space="0" w:color="auto"/>
                <w:right w:val="none" w:sz="0" w:space="0" w:color="auto"/>
              </w:divBdr>
            </w:div>
            <w:div w:id="17123039">
              <w:marLeft w:val="0"/>
              <w:marRight w:val="0"/>
              <w:marTop w:val="0"/>
              <w:marBottom w:val="0"/>
              <w:divBdr>
                <w:top w:val="none" w:sz="0" w:space="0" w:color="auto"/>
                <w:left w:val="none" w:sz="0" w:space="0" w:color="auto"/>
                <w:bottom w:val="none" w:sz="0" w:space="0" w:color="auto"/>
                <w:right w:val="none" w:sz="0" w:space="0" w:color="auto"/>
              </w:divBdr>
            </w:div>
            <w:div w:id="41366561">
              <w:marLeft w:val="0"/>
              <w:marRight w:val="0"/>
              <w:marTop w:val="0"/>
              <w:marBottom w:val="0"/>
              <w:divBdr>
                <w:top w:val="none" w:sz="0" w:space="0" w:color="auto"/>
                <w:left w:val="none" w:sz="0" w:space="0" w:color="auto"/>
                <w:bottom w:val="none" w:sz="0" w:space="0" w:color="auto"/>
                <w:right w:val="none" w:sz="0" w:space="0" w:color="auto"/>
              </w:divBdr>
            </w:div>
            <w:div w:id="114299736">
              <w:marLeft w:val="0"/>
              <w:marRight w:val="0"/>
              <w:marTop w:val="0"/>
              <w:marBottom w:val="0"/>
              <w:divBdr>
                <w:top w:val="none" w:sz="0" w:space="0" w:color="auto"/>
                <w:left w:val="none" w:sz="0" w:space="0" w:color="auto"/>
                <w:bottom w:val="none" w:sz="0" w:space="0" w:color="auto"/>
                <w:right w:val="none" w:sz="0" w:space="0" w:color="auto"/>
              </w:divBdr>
            </w:div>
            <w:div w:id="131989639">
              <w:marLeft w:val="0"/>
              <w:marRight w:val="0"/>
              <w:marTop w:val="0"/>
              <w:marBottom w:val="0"/>
              <w:divBdr>
                <w:top w:val="none" w:sz="0" w:space="0" w:color="auto"/>
                <w:left w:val="none" w:sz="0" w:space="0" w:color="auto"/>
                <w:bottom w:val="none" w:sz="0" w:space="0" w:color="auto"/>
                <w:right w:val="none" w:sz="0" w:space="0" w:color="auto"/>
              </w:divBdr>
            </w:div>
            <w:div w:id="141428872">
              <w:marLeft w:val="0"/>
              <w:marRight w:val="0"/>
              <w:marTop w:val="0"/>
              <w:marBottom w:val="0"/>
              <w:divBdr>
                <w:top w:val="none" w:sz="0" w:space="0" w:color="auto"/>
                <w:left w:val="none" w:sz="0" w:space="0" w:color="auto"/>
                <w:bottom w:val="none" w:sz="0" w:space="0" w:color="auto"/>
                <w:right w:val="none" w:sz="0" w:space="0" w:color="auto"/>
              </w:divBdr>
            </w:div>
            <w:div w:id="164637050">
              <w:marLeft w:val="0"/>
              <w:marRight w:val="0"/>
              <w:marTop w:val="0"/>
              <w:marBottom w:val="0"/>
              <w:divBdr>
                <w:top w:val="none" w:sz="0" w:space="0" w:color="auto"/>
                <w:left w:val="none" w:sz="0" w:space="0" w:color="auto"/>
                <w:bottom w:val="none" w:sz="0" w:space="0" w:color="auto"/>
                <w:right w:val="none" w:sz="0" w:space="0" w:color="auto"/>
              </w:divBdr>
            </w:div>
            <w:div w:id="263853090">
              <w:marLeft w:val="0"/>
              <w:marRight w:val="0"/>
              <w:marTop w:val="0"/>
              <w:marBottom w:val="0"/>
              <w:divBdr>
                <w:top w:val="none" w:sz="0" w:space="0" w:color="auto"/>
                <w:left w:val="none" w:sz="0" w:space="0" w:color="auto"/>
                <w:bottom w:val="none" w:sz="0" w:space="0" w:color="auto"/>
                <w:right w:val="none" w:sz="0" w:space="0" w:color="auto"/>
              </w:divBdr>
            </w:div>
            <w:div w:id="316232702">
              <w:marLeft w:val="0"/>
              <w:marRight w:val="0"/>
              <w:marTop w:val="0"/>
              <w:marBottom w:val="0"/>
              <w:divBdr>
                <w:top w:val="none" w:sz="0" w:space="0" w:color="auto"/>
                <w:left w:val="none" w:sz="0" w:space="0" w:color="auto"/>
                <w:bottom w:val="none" w:sz="0" w:space="0" w:color="auto"/>
                <w:right w:val="none" w:sz="0" w:space="0" w:color="auto"/>
              </w:divBdr>
            </w:div>
            <w:div w:id="429742794">
              <w:marLeft w:val="0"/>
              <w:marRight w:val="0"/>
              <w:marTop w:val="0"/>
              <w:marBottom w:val="0"/>
              <w:divBdr>
                <w:top w:val="none" w:sz="0" w:space="0" w:color="auto"/>
                <w:left w:val="none" w:sz="0" w:space="0" w:color="auto"/>
                <w:bottom w:val="none" w:sz="0" w:space="0" w:color="auto"/>
                <w:right w:val="none" w:sz="0" w:space="0" w:color="auto"/>
              </w:divBdr>
            </w:div>
            <w:div w:id="903031604">
              <w:marLeft w:val="0"/>
              <w:marRight w:val="0"/>
              <w:marTop w:val="0"/>
              <w:marBottom w:val="0"/>
              <w:divBdr>
                <w:top w:val="none" w:sz="0" w:space="0" w:color="auto"/>
                <w:left w:val="none" w:sz="0" w:space="0" w:color="auto"/>
                <w:bottom w:val="none" w:sz="0" w:space="0" w:color="auto"/>
                <w:right w:val="none" w:sz="0" w:space="0" w:color="auto"/>
              </w:divBdr>
            </w:div>
            <w:div w:id="1199974241">
              <w:marLeft w:val="0"/>
              <w:marRight w:val="0"/>
              <w:marTop w:val="0"/>
              <w:marBottom w:val="0"/>
              <w:divBdr>
                <w:top w:val="none" w:sz="0" w:space="0" w:color="auto"/>
                <w:left w:val="none" w:sz="0" w:space="0" w:color="auto"/>
                <w:bottom w:val="none" w:sz="0" w:space="0" w:color="auto"/>
                <w:right w:val="none" w:sz="0" w:space="0" w:color="auto"/>
              </w:divBdr>
            </w:div>
            <w:div w:id="1236016165">
              <w:marLeft w:val="0"/>
              <w:marRight w:val="0"/>
              <w:marTop w:val="0"/>
              <w:marBottom w:val="0"/>
              <w:divBdr>
                <w:top w:val="none" w:sz="0" w:space="0" w:color="auto"/>
                <w:left w:val="none" w:sz="0" w:space="0" w:color="auto"/>
                <w:bottom w:val="none" w:sz="0" w:space="0" w:color="auto"/>
                <w:right w:val="none" w:sz="0" w:space="0" w:color="auto"/>
              </w:divBdr>
            </w:div>
            <w:div w:id="1240485430">
              <w:marLeft w:val="0"/>
              <w:marRight w:val="0"/>
              <w:marTop w:val="0"/>
              <w:marBottom w:val="0"/>
              <w:divBdr>
                <w:top w:val="none" w:sz="0" w:space="0" w:color="auto"/>
                <w:left w:val="none" w:sz="0" w:space="0" w:color="auto"/>
                <w:bottom w:val="none" w:sz="0" w:space="0" w:color="auto"/>
                <w:right w:val="none" w:sz="0" w:space="0" w:color="auto"/>
              </w:divBdr>
            </w:div>
            <w:div w:id="1403603510">
              <w:marLeft w:val="0"/>
              <w:marRight w:val="0"/>
              <w:marTop w:val="0"/>
              <w:marBottom w:val="0"/>
              <w:divBdr>
                <w:top w:val="none" w:sz="0" w:space="0" w:color="auto"/>
                <w:left w:val="none" w:sz="0" w:space="0" w:color="auto"/>
                <w:bottom w:val="none" w:sz="0" w:space="0" w:color="auto"/>
                <w:right w:val="none" w:sz="0" w:space="0" w:color="auto"/>
              </w:divBdr>
            </w:div>
            <w:div w:id="1423447985">
              <w:marLeft w:val="0"/>
              <w:marRight w:val="0"/>
              <w:marTop w:val="0"/>
              <w:marBottom w:val="0"/>
              <w:divBdr>
                <w:top w:val="none" w:sz="0" w:space="0" w:color="auto"/>
                <w:left w:val="none" w:sz="0" w:space="0" w:color="auto"/>
                <w:bottom w:val="none" w:sz="0" w:space="0" w:color="auto"/>
                <w:right w:val="none" w:sz="0" w:space="0" w:color="auto"/>
              </w:divBdr>
            </w:div>
            <w:div w:id="1443693238">
              <w:marLeft w:val="0"/>
              <w:marRight w:val="0"/>
              <w:marTop w:val="0"/>
              <w:marBottom w:val="0"/>
              <w:divBdr>
                <w:top w:val="none" w:sz="0" w:space="0" w:color="auto"/>
                <w:left w:val="none" w:sz="0" w:space="0" w:color="auto"/>
                <w:bottom w:val="none" w:sz="0" w:space="0" w:color="auto"/>
                <w:right w:val="none" w:sz="0" w:space="0" w:color="auto"/>
              </w:divBdr>
            </w:div>
            <w:div w:id="1540316384">
              <w:marLeft w:val="0"/>
              <w:marRight w:val="0"/>
              <w:marTop w:val="0"/>
              <w:marBottom w:val="0"/>
              <w:divBdr>
                <w:top w:val="none" w:sz="0" w:space="0" w:color="auto"/>
                <w:left w:val="none" w:sz="0" w:space="0" w:color="auto"/>
                <w:bottom w:val="none" w:sz="0" w:space="0" w:color="auto"/>
                <w:right w:val="none" w:sz="0" w:space="0" w:color="auto"/>
              </w:divBdr>
            </w:div>
            <w:div w:id="1559243758">
              <w:marLeft w:val="0"/>
              <w:marRight w:val="0"/>
              <w:marTop w:val="0"/>
              <w:marBottom w:val="0"/>
              <w:divBdr>
                <w:top w:val="none" w:sz="0" w:space="0" w:color="auto"/>
                <w:left w:val="none" w:sz="0" w:space="0" w:color="auto"/>
                <w:bottom w:val="none" w:sz="0" w:space="0" w:color="auto"/>
                <w:right w:val="none" w:sz="0" w:space="0" w:color="auto"/>
              </w:divBdr>
            </w:div>
            <w:div w:id="1631089157">
              <w:marLeft w:val="0"/>
              <w:marRight w:val="0"/>
              <w:marTop w:val="0"/>
              <w:marBottom w:val="0"/>
              <w:divBdr>
                <w:top w:val="none" w:sz="0" w:space="0" w:color="auto"/>
                <w:left w:val="none" w:sz="0" w:space="0" w:color="auto"/>
                <w:bottom w:val="none" w:sz="0" w:space="0" w:color="auto"/>
                <w:right w:val="none" w:sz="0" w:space="0" w:color="auto"/>
              </w:divBdr>
            </w:div>
            <w:div w:id="1927808094">
              <w:marLeft w:val="0"/>
              <w:marRight w:val="0"/>
              <w:marTop w:val="0"/>
              <w:marBottom w:val="0"/>
              <w:divBdr>
                <w:top w:val="none" w:sz="0" w:space="0" w:color="auto"/>
                <w:left w:val="none" w:sz="0" w:space="0" w:color="auto"/>
                <w:bottom w:val="none" w:sz="0" w:space="0" w:color="auto"/>
                <w:right w:val="none" w:sz="0" w:space="0" w:color="auto"/>
              </w:divBdr>
            </w:div>
            <w:div w:id="202547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563068">
      <w:bodyDiv w:val="1"/>
      <w:marLeft w:val="0"/>
      <w:marRight w:val="0"/>
      <w:marTop w:val="0"/>
      <w:marBottom w:val="0"/>
      <w:divBdr>
        <w:top w:val="none" w:sz="0" w:space="0" w:color="auto"/>
        <w:left w:val="none" w:sz="0" w:space="0" w:color="auto"/>
        <w:bottom w:val="none" w:sz="0" w:space="0" w:color="auto"/>
        <w:right w:val="none" w:sz="0" w:space="0" w:color="auto"/>
      </w:divBdr>
      <w:divsChild>
        <w:div w:id="60757403">
          <w:marLeft w:val="0"/>
          <w:marRight w:val="0"/>
          <w:marTop w:val="0"/>
          <w:marBottom w:val="0"/>
          <w:divBdr>
            <w:top w:val="none" w:sz="0" w:space="0" w:color="auto"/>
            <w:left w:val="none" w:sz="0" w:space="0" w:color="auto"/>
            <w:bottom w:val="none" w:sz="0" w:space="0" w:color="auto"/>
            <w:right w:val="none" w:sz="0" w:space="0" w:color="auto"/>
          </w:divBdr>
        </w:div>
        <w:div w:id="297302757">
          <w:marLeft w:val="0"/>
          <w:marRight w:val="0"/>
          <w:marTop w:val="0"/>
          <w:marBottom w:val="0"/>
          <w:divBdr>
            <w:top w:val="none" w:sz="0" w:space="0" w:color="auto"/>
            <w:left w:val="none" w:sz="0" w:space="0" w:color="auto"/>
            <w:bottom w:val="none" w:sz="0" w:space="0" w:color="auto"/>
            <w:right w:val="none" w:sz="0" w:space="0" w:color="auto"/>
          </w:divBdr>
        </w:div>
        <w:div w:id="427388185">
          <w:marLeft w:val="0"/>
          <w:marRight w:val="0"/>
          <w:marTop w:val="0"/>
          <w:marBottom w:val="0"/>
          <w:divBdr>
            <w:top w:val="none" w:sz="0" w:space="0" w:color="auto"/>
            <w:left w:val="none" w:sz="0" w:space="0" w:color="auto"/>
            <w:bottom w:val="none" w:sz="0" w:space="0" w:color="auto"/>
            <w:right w:val="none" w:sz="0" w:space="0" w:color="auto"/>
          </w:divBdr>
        </w:div>
        <w:div w:id="608587529">
          <w:marLeft w:val="0"/>
          <w:marRight w:val="0"/>
          <w:marTop w:val="0"/>
          <w:marBottom w:val="0"/>
          <w:divBdr>
            <w:top w:val="none" w:sz="0" w:space="0" w:color="auto"/>
            <w:left w:val="none" w:sz="0" w:space="0" w:color="auto"/>
            <w:bottom w:val="none" w:sz="0" w:space="0" w:color="auto"/>
            <w:right w:val="none" w:sz="0" w:space="0" w:color="auto"/>
          </w:divBdr>
        </w:div>
        <w:div w:id="1127969069">
          <w:marLeft w:val="0"/>
          <w:marRight w:val="0"/>
          <w:marTop w:val="0"/>
          <w:marBottom w:val="0"/>
          <w:divBdr>
            <w:top w:val="none" w:sz="0" w:space="0" w:color="auto"/>
            <w:left w:val="none" w:sz="0" w:space="0" w:color="auto"/>
            <w:bottom w:val="none" w:sz="0" w:space="0" w:color="auto"/>
            <w:right w:val="none" w:sz="0" w:space="0" w:color="auto"/>
          </w:divBdr>
        </w:div>
        <w:div w:id="1211305299">
          <w:marLeft w:val="0"/>
          <w:marRight w:val="0"/>
          <w:marTop w:val="0"/>
          <w:marBottom w:val="0"/>
          <w:divBdr>
            <w:top w:val="none" w:sz="0" w:space="0" w:color="auto"/>
            <w:left w:val="none" w:sz="0" w:space="0" w:color="auto"/>
            <w:bottom w:val="none" w:sz="0" w:space="0" w:color="auto"/>
            <w:right w:val="none" w:sz="0" w:space="0" w:color="auto"/>
          </w:divBdr>
        </w:div>
        <w:div w:id="1272936098">
          <w:marLeft w:val="0"/>
          <w:marRight w:val="0"/>
          <w:marTop w:val="0"/>
          <w:marBottom w:val="0"/>
          <w:divBdr>
            <w:top w:val="none" w:sz="0" w:space="0" w:color="auto"/>
            <w:left w:val="none" w:sz="0" w:space="0" w:color="auto"/>
            <w:bottom w:val="none" w:sz="0" w:space="0" w:color="auto"/>
            <w:right w:val="none" w:sz="0" w:space="0" w:color="auto"/>
          </w:divBdr>
        </w:div>
        <w:div w:id="1491948126">
          <w:marLeft w:val="0"/>
          <w:marRight w:val="0"/>
          <w:marTop w:val="0"/>
          <w:marBottom w:val="0"/>
          <w:divBdr>
            <w:top w:val="none" w:sz="0" w:space="0" w:color="auto"/>
            <w:left w:val="none" w:sz="0" w:space="0" w:color="auto"/>
            <w:bottom w:val="none" w:sz="0" w:space="0" w:color="auto"/>
            <w:right w:val="none" w:sz="0" w:space="0" w:color="auto"/>
          </w:divBdr>
        </w:div>
        <w:div w:id="1943148991">
          <w:marLeft w:val="0"/>
          <w:marRight w:val="0"/>
          <w:marTop w:val="0"/>
          <w:marBottom w:val="0"/>
          <w:divBdr>
            <w:top w:val="none" w:sz="0" w:space="0" w:color="auto"/>
            <w:left w:val="none" w:sz="0" w:space="0" w:color="auto"/>
            <w:bottom w:val="none" w:sz="0" w:space="0" w:color="auto"/>
            <w:right w:val="none" w:sz="0" w:space="0" w:color="auto"/>
          </w:divBdr>
        </w:div>
        <w:div w:id="1947424664">
          <w:marLeft w:val="0"/>
          <w:marRight w:val="0"/>
          <w:marTop w:val="0"/>
          <w:marBottom w:val="0"/>
          <w:divBdr>
            <w:top w:val="none" w:sz="0" w:space="0" w:color="auto"/>
            <w:left w:val="none" w:sz="0" w:space="0" w:color="auto"/>
            <w:bottom w:val="none" w:sz="0" w:space="0" w:color="auto"/>
            <w:right w:val="none" w:sz="0" w:space="0" w:color="auto"/>
          </w:divBdr>
        </w:div>
        <w:div w:id="2027557673">
          <w:marLeft w:val="0"/>
          <w:marRight w:val="0"/>
          <w:marTop w:val="0"/>
          <w:marBottom w:val="0"/>
          <w:divBdr>
            <w:top w:val="none" w:sz="0" w:space="0" w:color="auto"/>
            <w:left w:val="none" w:sz="0" w:space="0" w:color="auto"/>
            <w:bottom w:val="none" w:sz="0" w:space="0" w:color="auto"/>
            <w:right w:val="none" w:sz="0" w:space="0" w:color="auto"/>
          </w:divBdr>
        </w:div>
      </w:divsChild>
    </w:div>
    <w:div w:id="921573249">
      <w:bodyDiv w:val="1"/>
      <w:marLeft w:val="0"/>
      <w:marRight w:val="0"/>
      <w:marTop w:val="0"/>
      <w:marBottom w:val="0"/>
      <w:divBdr>
        <w:top w:val="none" w:sz="0" w:space="0" w:color="auto"/>
        <w:left w:val="none" w:sz="0" w:space="0" w:color="auto"/>
        <w:bottom w:val="none" w:sz="0" w:space="0" w:color="auto"/>
        <w:right w:val="none" w:sz="0" w:space="0" w:color="auto"/>
      </w:divBdr>
    </w:div>
    <w:div w:id="923998806">
      <w:bodyDiv w:val="1"/>
      <w:marLeft w:val="0"/>
      <w:marRight w:val="0"/>
      <w:marTop w:val="0"/>
      <w:marBottom w:val="0"/>
      <w:divBdr>
        <w:top w:val="none" w:sz="0" w:space="0" w:color="auto"/>
        <w:left w:val="none" w:sz="0" w:space="0" w:color="auto"/>
        <w:bottom w:val="none" w:sz="0" w:space="0" w:color="auto"/>
        <w:right w:val="none" w:sz="0" w:space="0" w:color="auto"/>
      </w:divBdr>
      <w:divsChild>
        <w:div w:id="435371528">
          <w:marLeft w:val="0"/>
          <w:marRight w:val="0"/>
          <w:marTop w:val="0"/>
          <w:marBottom w:val="0"/>
          <w:divBdr>
            <w:top w:val="none" w:sz="0" w:space="0" w:color="auto"/>
            <w:left w:val="none" w:sz="0" w:space="0" w:color="auto"/>
            <w:bottom w:val="none" w:sz="0" w:space="0" w:color="auto"/>
            <w:right w:val="none" w:sz="0" w:space="0" w:color="auto"/>
          </w:divBdr>
        </w:div>
        <w:div w:id="1608272372">
          <w:marLeft w:val="0"/>
          <w:marRight w:val="0"/>
          <w:marTop w:val="0"/>
          <w:marBottom w:val="0"/>
          <w:divBdr>
            <w:top w:val="none" w:sz="0" w:space="0" w:color="auto"/>
            <w:left w:val="none" w:sz="0" w:space="0" w:color="auto"/>
            <w:bottom w:val="none" w:sz="0" w:space="0" w:color="auto"/>
            <w:right w:val="none" w:sz="0" w:space="0" w:color="auto"/>
          </w:divBdr>
        </w:div>
      </w:divsChild>
    </w:div>
    <w:div w:id="932009097">
      <w:bodyDiv w:val="1"/>
      <w:marLeft w:val="0"/>
      <w:marRight w:val="0"/>
      <w:marTop w:val="0"/>
      <w:marBottom w:val="0"/>
      <w:divBdr>
        <w:top w:val="none" w:sz="0" w:space="0" w:color="auto"/>
        <w:left w:val="none" w:sz="0" w:space="0" w:color="auto"/>
        <w:bottom w:val="none" w:sz="0" w:space="0" w:color="auto"/>
        <w:right w:val="none" w:sz="0" w:space="0" w:color="auto"/>
      </w:divBdr>
      <w:divsChild>
        <w:div w:id="216011965">
          <w:marLeft w:val="0"/>
          <w:marRight w:val="0"/>
          <w:marTop w:val="0"/>
          <w:marBottom w:val="0"/>
          <w:divBdr>
            <w:top w:val="none" w:sz="0" w:space="0" w:color="auto"/>
            <w:left w:val="none" w:sz="0" w:space="0" w:color="auto"/>
            <w:bottom w:val="none" w:sz="0" w:space="0" w:color="auto"/>
            <w:right w:val="none" w:sz="0" w:space="0" w:color="auto"/>
          </w:divBdr>
          <w:divsChild>
            <w:div w:id="77531598">
              <w:marLeft w:val="0"/>
              <w:marRight w:val="0"/>
              <w:marTop w:val="0"/>
              <w:marBottom w:val="0"/>
              <w:divBdr>
                <w:top w:val="none" w:sz="0" w:space="0" w:color="auto"/>
                <w:left w:val="none" w:sz="0" w:space="0" w:color="auto"/>
                <w:bottom w:val="none" w:sz="0" w:space="0" w:color="auto"/>
                <w:right w:val="none" w:sz="0" w:space="0" w:color="auto"/>
              </w:divBdr>
            </w:div>
            <w:div w:id="79720670">
              <w:marLeft w:val="0"/>
              <w:marRight w:val="0"/>
              <w:marTop w:val="0"/>
              <w:marBottom w:val="0"/>
              <w:divBdr>
                <w:top w:val="none" w:sz="0" w:space="0" w:color="auto"/>
                <w:left w:val="none" w:sz="0" w:space="0" w:color="auto"/>
                <w:bottom w:val="none" w:sz="0" w:space="0" w:color="auto"/>
                <w:right w:val="none" w:sz="0" w:space="0" w:color="auto"/>
              </w:divBdr>
            </w:div>
            <w:div w:id="177041390">
              <w:marLeft w:val="0"/>
              <w:marRight w:val="0"/>
              <w:marTop w:val="0"/>
              <w:marBottom w:val="0"/>
              <w:divBdr>
                <w:top w:val="none" w:sz="0" w:space="0" w:color="auto"/>
                <w:left w:val="none" w:sz="0" w:space="0" w:color="auto"/>
                <w:bottom w:val="none" w:sz="0" w:space="0" w:color="auto"/>
                <w:right w:val="none" w:sz="0" w:space="0" w:color="auto"/>
              </w:divBdr>
            </w:div>
            <w:div w:id="209074671">
              <w:marLeft w:val="0"/>
              <w:marRight w:val="0"/>
              <w:marTop w:val="0"/>
              <w:marBottom w:val="0"/>
              <w:divBdr>
                <w:top w:val="none" w:sz="0" w:space="0" w:color="auto"/>
                <w:left w:val="none" w:sz="0" w:space="0" w:color="auto"/>
                <w:bottom w:val="none" w:sz="0" w:space="0" w:color="auto"/>
                <w:right w:val="none" w:sz="0" w:space="0" w:color="auto"/>
              </w:divBdr>
            </w:div>
            <w:div w:id="350226325">
              <w:marLeft w:val="0"/>
              <w:marRight w:val="0"/>
              <w:marTop w:val="0"/>
              <w:marBottom w:val="0"/>
              <w:divBdr>
                <w:top w:val="none" w:sz="0" w:space="0" w:color="auto"/>
                <w:left w:val="none" w:sz="0" w:space="0" w:color="auto"/>
                <w:bottom w:val="none" w:sz="0" w:space="0" w:color="auto"/>
                <w:right w:val="none" w:sz="0" w:space="0" w:color="auto"/>
              </w:divBdr>
            </w:div>
            <w:div w:id="397244431">
              <w:marLeft w:val="0"/>
              <w:marRight w:val="0"/>
              <w:marTop w:val="0"/>
              <w:marBottom w:val="0"/>
              <w:divBdr>
                <w:top w:val="none" w:sz="0" w:space="0" w:color="auto"/>
                <w:left w:val="none" w:sz="0" w:space="0" w:color="auto"/>
                <w:bottom w:val="none" w:sz="0" w:space="0" w:color="auto"/>
                <w:right w:val="none" w:sz="0" w:space="0" w:color="auto"/>
              </w:divBdr>
            </w:div>
            <w:div w:id="459155920">
              <w:marLeft w:val="0"/>
              <w:marRight w:val="0"/>
              <w:marTop w:val="0"/>
              <w:marBottom w:val="0"/>
              <w:divBdr>
                <w:top w:val="none" w:sz="0" w:space="0" w:color="auto"/>
                <w:left w:val="none" w:sz="0" w:space="0" w:color="auto"/>
                <w:bottom w:val="none" w:sz="0" w:space="0" w:color="auto"/>
                <w:right w:val="none" w:sz="0" w:space="0" w:color="auto"/>
              </w:divBdr>
            </w:div>
            <w:div w:id="515311604">
              <w:marLeft w:val="0"/>
              <w:marRight w:val="0"/>
              <w:marTop w:val="0"/>
              <w:marBottom w:val="0"/>
              <w:divBdr>
                <w:top w:val="none" w:sz="0" w:space="0" w:color="auto"/>
                <w:left w:val="none" w:sz="0" w:space="0" w:color="auto"/>
                <w:bottom w:val="none" w:sz="0" w:space="0" w:color="auto"/>
                <w:right w:val="none" w:sz="0" w:space="0" w:color="auto"/>
              </w:divBdr>
            </w:div>
            <w:div w:id="574702227">
              <w:marLeft w:val="0"/>
              <w:marRight w:val="0"/>
              <w:marTop w:val="0"/>
              <w:marBottom w:val="0"/>
              <w:divBdr>
                <w:top w:val="none" w:sz="0" w:space="0" w:color="auto"/>
                <w:left w:val="none" w:sz="0" w:space="0" w:color="auto"/>
                <w:bottom w:val="none" w:sz="0" w:space="0" w:color="auto"/>
                <w:right w:val="none" w:sz="0" w:space="0" w:color="auto"/>
              </w:divBdr>
            </w:div>
            <w:div w:id="575742953">
              <w:marLeft w:val="0"/>
              <w:marRight w:val="0"/>
              <w:marTop w:val="0"/>
              <w:marBottom w:val="0"/>
              <w:divBdr>
                <w:top w:val="none" w:sz="0" w:space="0" w:color="auto"/>
                <w:left w:val="none" w:sz="0" w:space="0" w:color="auto"/>
                <w:bottom w:val="none" w:sz="0" w:space="0" w:color="auto"/>
                <w:right w:val="none" w:sz="0" w:space="0" w:color="auto"/>
              </w:divBdr>
            </w:div>
            <w:div w:id="713431072">
              <w:marLeft w:val="0"/>
              <w:marRight w:val="0"/>
              <w:marTop w:val="0"/>
              <w:marBottom w:val="0"/>
              <w:divBdr>
                <w:top w:val="none" w:sz="0" w:space="0" w:color="auto"/>
                <w:left w:val="none" w:sz="0" w:space="0" w:color="auto"/>
                <w:bottom w:val="none" w:sz="0" w:space="0" w:color="auto"/>
                <w:right w:val="none" w:sz="0" w:space="0" w:color="auto"/>
              </w:divBdr>
            </w:div>
            <w:div w:id="718478822">
              <w:marLeft w:val="0"/>
              <w:marRight w:val="0"/>
              <w:marTop w:val="0"/>
              <w:marBottom w:val="0"/>
              <w:divBdr>
                <w:top w:val="none" w:sz="0" w:space="0" w:color="auto"/>
                <w:left w:val="none" w:sz="0" w:space="0" w:color="auto"/>
                <w:bottom w:val="none" w:sz="0" w:space="0" w:color="auto"/>
                <w:right w:val="none" w:sz="0" w:space="0" w:color="auto"/>
              </w:divBdr>
            </w:div>
            <w:div w:id="746728878">
              <w:marLeft w:val="0"/>
              <w:marRight w:val="0"/>
              <w:marTop w:val="0"/>
              <w:marBottom w:val="0"/>
              <w:divBdr>
                <w:top w:val="none" w:sz="0" w:space="0" w:color="auto"/>
                <w:left w:val="none" w:sz="0" w:space="0" w:color="auto"/>
                <w:bottom w:val="none" w:sz="0" w:space="0" w:color="auto"/>
                <w:right w:val="none" w:sz="0" w:space="0" w:color="auto"/>
              </w:divBdr>
            </w:div>
            <w:div w:id="748771339">
              <w:marLeft w:val="0"/>
              <w:marRight w:val="0"/>
              <w:marTop w:val="0"/>
              <w:marBottom w:val="0"/>
              <w:divBdr>
                <w:top w:val="none" w:sz="0" w:space="0" w:color="auto"/>
                <w:left w:val="none" w:sz="0" w:space="0" w:color="auto"/>
                <w:bottom w:val="none" w:sz="0" w:space="0" w:color="auto"/>
                <w:right w:val="none" w:sz="0" w:space="0" w:color="auto"/>
              </w:divBdr>
            </w:div>
            <w:div w:id="761875649">
              <w:marLeft w:val="0"/>
              <w:marRight w:val="0"/>
              <w:marTop w:val="0"/>
              <w:marBottom w:val="0"/>
              <w:divBdr>
                <w:top w:val="none" w:sz="0" w:space="0" w:color="auto"/>
                <w:left w:val="none" w:sz="0" w:space="0" w:color="auto"/>
                <w:bottom w:val="none" w:sz="0" w:space="0" w:color="auto"/>
                <w:right w:val="none" w:sz="0" w:space="0" w:color="auto"/>
              </w:divBdr>
            </w:div>
            <w:div w:id="781805539">
              <w:marLeft w:val="0"/>
              <w:marRight w:val="0"/>
              <w:marTop w:val="0"/>
              <w:marBottom w:val="0"/>
              <w:divBdr>
                <w:top w:val="none" w:sz="0" w:space="0" w:color="auto"/>
                <w:left w:val="none" w:sz="0" w:space="0" w:color="auto"/>
                <w:bottom w:val="none" w:sz="0" w:space="0" w:color="auto"/>
                <w:right w:val="none" w:sz="0" w:space="0" w:color="auto"/>
              </w:divBdr>
            </w:div>
            <w:div w:id="874195061">
              <w:marLeft w:val="0"/>
              <w:marRight w:val="0"/>
              <w:marTop w:val="0"/>
              <w:marBottom w:val="0"/>
              <w:divBdr>
                <w:top w:val="none" w:sz="0" w:space="0" w:color="auto"/>
                <w:left w:val="none" w:sz="0" w:space="0" w:color="auto"/>
                <w:bottom w:val="none" w:sz="0" w:space="0" w:color="auto"/>
                <w:right w:val="none" w:sz="0" w:space="0" w:color="auto"/>
              </w:divBdr>
            </w:div>
            <w:div w:id="981350173">
              <w:marLeft w:val="0"/>
              <w:marRight w:val="0"/>
              <w:marTop w:val="0"/>
              <w:marBottom w:val="0"/>
              <w:divBdr>
                <w:top w:val="none" w:sz="0" w:space="0" w:color="auto"/>
                <w:left w:val="none" w:sz="0" w:space="0" w:color="auto"/>
                <w:bottom w:val="none" w:sz="0" w:space="0" w:color="auto"/>
                <w:right w:val="none" w:sz="0" w:space="0" w:color="auto"/>
              </w:divBdr>
            </w:div>
            <w:div w:id="1059599081">
              <w:marLeft w:val="0"/>
              <w:marRight w:val="0"/>
              <w:marTop w:val="0"/>
              <w:marBottom w:val="0"/>
              <w:divBdr>
                <w:top w:val="none" w:sz="0" w:space="0" w:color="auto"/>
                <w:left w:val="none" w:sz="0" w:space="0" w:color="auto"/>
                <w:bottom w:val="none" w:sz="0" w:space="0" w:color="auto"/>
                <w:right w:val="none" w:sz="0" w:space="0" w:color="auto"/>
              </w:divBdr>
            </w:div>
            <w:div w:id="1146362185">
              <w:marLeft w:val="0"/>
              <w:marRight w:val="0"/>
              <w:marTop w:val="0"/>
              <w:marBottom w:val="0"/>
              <w:divBdr>
                <w:top w:val="none" w:sz="0" w:space="0" w:color="auto"/>
                <w:left w:val="none" w:sz="0" w:space="0" w:color="auto"/>
                <w:bottom w:val="none" w:sz="0" w:space="0" w:color="auto"/>
                <w:right w:val="none" w:sz="0" w:space="0" w:color="auto"/>
              </w:divBdr>
            </w:div>
            <w:div w:id="1146511577">
              <w:marLeft w:val="0"/>
              <w:marRight w:val="0"/>
              <w:marTop w:val="0"/>
              <w:marBottom w:val="0"/>
              <w:divBdr>
                <w:top w:val="none" w:sz="0" w:space="0" w:color="auto"/>
                <w:left w:val="none" w:sz="0" w:space="0" w:color="auto"/>
                <w:bottom w:val="none" w:sz="0" w:space="0" w:color="auto"/>
                <w:right w:val="none" w:sz="0" w:space="0" w:color="auto"/>
              </w:divBdr>
            </w:div>
            <w:div w:id="1552034347">
              <w:marLeft w:val="0"/>
              <w:marRight w:val="0"/>
              <w:marTop w:val="0"/>
              <w:marBottom w:val="0"/>
              <w:divBdr>
                <w:top w:val="none" w:sz="0" w:space="0" w:color="auto"/>
                <w:left w:val="none" w:sz="0" w:space="0" w:color="auto"/>
                <w:bottom w:val="none" w:sz="0" w:space="0" w:color="auto"/>
                <w:right w:val="none" w:sz="0" w:space="0" w:color="auto"/>
              </w:divBdr>
            </w:div>
            <w:div w:id="1723359083">
              <w:marLeft w:val="0"/>
              <w:marRight w:val="0"/>
              <w:marTop w:val="0"/>
              <w:marBottom w:val="0"/>
              <w:divBdr>
                <w:top w:val="none" w:sz="0" w:space="0" w:color="auto"/>
                <w:left w:val="none" w:sz="0" w:space="0" w:color="auto"/>
                <w:bottom w:val="none" w:sz="0" w:space="0" w:color="auto"/>
                <w:right w:val="none" w:sz="0" w:space="0" w:color="auto"/>
              </w:divBdr>
            </w:div>
            <w:div w:id="1890724631">
              <w:marLeft w:val="0"/>
              <w:marRight w:val="0"/>
              <w:marTop w:val="0"/>
              <w:marBottom w:val="0"/>
              <w:divBdr>
                <w:top w:val="none" w:sz="0" w:space="0" w:color="auto"/>
                <w:left w:val="none" w:sz="0" w:space="0" w:color="auto"/>
                <w:bottom w:val="none" w:sz="0" w:space="0" w:color="auto"/>
                <w:right w:val="none" w:sz="0" w:space="0" w:color="auto"/>
              </w:divBdr>
            </w:div>
            <w:div w:id="208964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97893">
      <w:bodyDiv w:val="1"/>
      <w:marLeft w:val="0"/>
      <w:marRight w:val="0"/>
      <w:marTop w:val="0"/>
      <w:marBottom w:val="0"/>
      <w:divBdr>
        <w:top w:val="none" w:sz="0" w:space="0" w:color="auto"/>
        <w:left w:val="none" w:sz="0" w:space="0" w:color="auto"/>
        <w:bottom w:val="none" w:sz="0" w:space="0" w:color="auto"/>
        <w:right w:val="none" w:sz="0" w:space="0" w:color="auto"/>
      </w:divBdr>
    </w:div>
    <w:div w:id="935164896">
      <w:bodyDiv w:val="1"/>
      <w:marLeft w:val="0"/>
      <w:marRight w:val="0"/>
      <w:marTop w:val="0"/>
      <w:marBottom w:val="0"/>
      <w:divBdr>
        <w:top w:val="none" w:sz="0" w:space="0" w:color="auto"/>
        <w:left w:val="none" w:sz="0" w:space="0" w:color="auto"/>
        <w:bottom w:val="none" w:sz="0" w:space="0" w:color="auto"/>
        <w:right w:val="none" w:sz="0" w:space="0" w:color="auto"/>
      </w:divBdr>
    </w:div>
    <w:div w:id="936788706">
      <w:bodyDiv w:val="1"/>
      <w:marLeft w:val="0"/>
      <w:marRight w:val="0"/>
      <w:marTop w:val="0"/>
      <w:marBottom w:val="0"/>
      <w:divBdr>
        <w:top w:val="none" w:sz="0" w:space="0" w:color="auto"/>
        <w:left w:val="none" w:sz="0" w:space="0" w:color="auto"/>
        <w:bottom w:val="none" w:sz="0" w:space="0" w:color="auto"/>
        <w:right w:val="none" w:sz="0" w:space="0" w:color="auto"/>
      </w:divBdr>
    </w:div>
    <w:div w:id="938369929">
      <w:bodyDiv w:val="1"/>
      <w:marLeft w:val="0"/>
      <w:marRight w:val="0"/>
      <w:marTop w:val="0"/>
      <w:marBottom w:val="0"/>
      <w:divBdr>
        <w:top w:val="none" w:sz="0" w:space="0" w:color="auto"/>
        <w:left w:val="none" w:sz="0" w:space="0" w:color="auto"/>
        <w:bottom w:val="none" w:sz="0" w:space="0" w:color="auto"/>
        <w:right w:val="none" w:sz="0" w:space="0" w:color="auto"/>
      </w:divBdr>
    </w:div>
    <w:div w:id="938636696">
      <w:bodyDiv w:val="1"/>
      <w:marLeft w:val="0"/>
      <w:marRight w:val="0"/>
      <w:marTop w:val="0"/>
      <w:marBottom w:val="0"/>
      <w:divBdr>
        <w:top w:val="none" w:sz="0" w:space="0" w:color="auto"/>
        <w:left w:val="none" w:sz="0" w:space="0" w:color="auto"/>
        <w:bottom w:val="none" w:sz="0" w:space="0" w:color="auto"/>
        <w:right w:val="none" w:sz="0" w:space="0" w:color="auto"/>
      </w:divBdr>
    </w:div>
    <w:div w:id="941377858">
      <w:bodyDiv w:val="1"/>
      <w:marLeft w:val="0"/>
      <w:marRight w:val="0"/>
      <w:marTop w:val="0"/>
      <w:marBottom w:val="0"/>
      <w:divBdr>
        <w:top w:val="none" w:sz="0" w:space="0" w:color="auto"/>
        <w:left w:val="none" w:sz="0" w:space="0" w:color="auto"/>
        <w:bottom w:val="none" w:sz="0" w:space="0" w:color="auto"/>
        <w:right w:val="none" w:sz="0" w:space="0" w:color="auto"/>
      </w:divBdr>
    </w:div>
    <w:div w:id="944117315">
      <w:bodyDiv w:val="1"/>
      <w:marLeft w:val="0"/>
      <w:marRight w:val="0"/>
      <w:marTop w:val="0"/>
      <w:marBottom w:val="0"/>
      <w:divBdr>
        <w:top w:val="none" w:sz="0" w:space="0" w:color="auto"/>
        <w:left w:val="none" w:sz="0" w:space="0" w:color="auto"/>
        <w:bottom w:val="none" w:sz="0" w:space="0" w:color="auto"/>
        <w:right w:val="none" w:sz="0" w:space="0" w:color="auto"/>
      </w:divBdr>
    </w:div>
    <w:div w:id="945237061">
      <w:bodyDiv w:val="1"/>
      <w:marLeft w:val="0"/>
      <w:marRight w:val="0"/>
      <w:marTop w:val="0"/>
      <w:marBottom w:val="0"/>
      <w:divBdr>
        <w:top w:val="none" w:sz="0" w:space="0" w:color="auto"/>
        <w:left w:val="none" w:sz="0" w:space="0" w:color="auto"/>
        <w:bottom w:val="none" w:sz="0" w:space="0" w:color="auto"/>
        <w:right w:val="none" w:sz="0" w:space="0" w:color="auto"/>
      </w:divBdr>
    </w:div>
    <w:div w:id="951933320">
      <w:bodyDiv w:val="1"/>
      <w:marLeft w:val="0"/>
      <w:marRight w:val="0"/>
      <w:marTop w:val="0"/>
      <w:marBottom w:val="0"/>
      <w:divBdr>
        <w:top w:val="none" w:sz="0" w:space="0" w:color="auto"/>
        <w:left w:val="none" w:sz="0" w:space="0" w:color="auto"/>
        <w:bottom w:val="none" w:sz="0" w:space="0" w:color="auto"/>
        <w:right w:val="none" w:sz="0" w:space="0" w:color="auto"/>
      </w:divBdr>
    </w:div>
    <w:div w:id="954756191">
      <w:bodyDiv w:val="1"/>
      <w:marLeft w:val="0"/>
      <w:marRight w:val="0"/>
      <w:marTop w:val="0"/>
      <w:marBottom w:val="0"/>
      <w:divBdr>
        <w:top w:val="none" w:sz="0" w:space="0" w:color="auto"/>
        <w:left w:val="none" w:sz="0" w:space="0" w:color="auto"/>
        <w:bottom w:val="none" w:sz="0" w:space="0" w:color="auto"/>
        <w:right w:val="none" w:sz="0" w:space="0" w:color="auto"/>
      </w:divBdr>
      <w:divsChild>
        <w:div w:id="69233418">
          <w:marLeft w:val="0"/>
          <w:marRight w:val="0"/>
          <w:marTop w:val="0"/>
          <w:marBottom w:val="0"/>
          <w:divBdr>
            <w:top w:val="none" w:sz="0" w:space="0" w:color="auto"/>
            <w:left w:val="none" w:sz="0" w:space="0" w:color="auto"/>
            <w:bottom w:val="none" w:sz="0" w:space="0" w:color="auto"/>
            <w:right w:val="none" w:sz="0" w:space="0" w:color="auto"/>
          </w:divBdr>
        </w:div>
        <w:div w:id="73287980">
          <w:marLeft w:val="0"/>
          <w:marRight w:val="0"/>
          <w:marTop w:val="0"/>
          <w:marBottom w:val="0"/>
          <w:divBdr>
            <w:top w:val="none" w:sz="0" w:space="0" w:color="auto"/>
            <w:left w:val="none" w:sz="0" w:space="0" w:color="auto"/>
            <w:bottom w:val="none" w:sz="0" w:space="0" w:color="auto"/>
            <w:right w:val="none" w:sz="0" w:space="0" w:color="auto"/>
          </w:divBdr>
        </w:div>
        <w:div w:id="1597976452">
          <w:marLeft w:val="0"/>
          <w:marRight w:val="0"/>
          <w:marTop w:val="0"/>
          <w:marBottom w:val="0"/>
          <w:divBdr>
            <w:top w:val="none" w:sz="0" w:space="0" w:color="auto"/>
            <w:left w:val="none" w:sz="0" w:space="0" w:color="auto"/>
            <w:bottom w:val="none" w:sz="0" w:space="0" w:color="auto"/>
            <w:right w:val="none" w:sz="0" w:space="0" w:color="auto"/>
          </w:divBdr>
        </w:div>
      </w:divsChild>
    </w:div>
    <w:div w:id="955212282">
      <w:bodyDiv w:val="1"/>
      <w:marLeft w:val="0"/>
      <w:marRight w:val="0"/>
      <w:marTop w:val="0"/>
      <w:marBottom w:val="0"/>
      <w:divBdr>
        <w:top w:val="none" w:sz="0" w:space="0" w:color="auto"/>
        <w:left w:val="none" w:sz="0" w:space="0" w:color="auto"/>
        <w:bottom w:val="none" w:sz="0" w:space="0" w:color="auto"/>
        <w:right w:val="none" w:sz="0" w:space="0" w:color="auto"/>
      </w:divBdr>
    </w:div>
    <w:div w:id="959993261">
      <w:bodyDiv w:val="1"/>
      <w:marLeft w:val="0"/>
      <w:marRight w:val="0"/>
      <w:marTop w:val="0"/>
      <w:marBottom w:val="0"/>
      <w:divBdr>
        <w:top w:val="none" w:sz="0" w:space="0" w:color="auto"/>
        <w:left w:val="none" w:sz="0" w:space="0" w:color="auto"/>
        <w:bottom w:val="none" w:sz="0" w:space="0" w:color="auto"/>
        <w:right w:val="none" w:sz="0" w:space="0" w:color="auto"/>
      </w:divBdr>
    </w:div>
    <w:div w:id="961618057">
      <w:bodyDiv w:val="1"/>
      <w:marLeft w:val="0"/>
      <w:marRight w:val="0"/>
      <w:marTop w:val="0"/>
      <w:marBottom w:val="0"/>
      <w:divBdr>
        <w:top w:val="none" w:sz="0" w:space="0" w:color="auto"/>
        <w:left w:val="none" w:sz="0" w:space="0" w:color="auto"/>
        <w:bottom w:val="none" w:sz="0" w:space="0" w:color="auto"/>
        <w:right w:val="none" w:sz="0" w:space="0" w:color="auto"/>
      </w:divBdr>
    </w:div>
    <w:div w:id="965626875">
      <w:bodyDiv w:val="1"/>
      <w:marLeft w:val="0"/>
      <w:marRight w:val="0"/>
      <w:marTop w:val="0"/>
      <w:marBottom w:val="0"/>
      <w:divBdr>
        <w:top w:val="none" w:sz="0" w:space="0" w:color="auto"/>
        <w:left w:val="none" w:sz="0" w:space="0" w:color="auto"/>
        <w:bottom w:val="none" w:sz="0" w:space="0" w:color="auto"/>
        <w:right w:val="none" w:sz="0" w:space="0" w:color="auto"/>
      </w:divBdr>
    </w:div>
    <w:div w:id="967471066">
      <w:bodyDiv w:val="1"/>
      <w:marLeft w:val="0"/>
      <w:marRight w:val="0"/>
      <w:marTop w:val="0"/>
      <w:marBottom w:val="0"/>
      <w:divBdr>
        <w:top w:val="none" w:sz="0" w:space="0" w:color="auto"/>
        <w:left w:val="none" w:sz="0" w:space="0" w:color="auto"/>
        <w:bottom w:val="none" w:sz="0" w:space="0" w:color="auto"/>
        <w:right w:val="none" w:sz="0" w:space="0" w:color="auto"/>
      </w:divBdr>
    </w:div>
    <w:div w:id="967734860">
      <w:bodyDiv w:val="1"/>
      <w:marLeft w:val="0"/>
      <w:marRight w:val="0"/>
      <w:marTop w:val="0"/>
      <w:marBottom w:val="0"/>
      <w:divBdr>
        <w:top w:val="none" w:sz="0" w:space="0" w:color="auto"/>
        <w:left w:val="none" w:sz="0" w:space="0" w:color="auto"/>
        <w:bottom w:val="none" w:sz="0" w:space="0" w:color="auto"/>
        <w:right w:val="none" w:sz="0" w:space="0" w:color="auto"/>
      </w:divBdr>
    </w:div>
    <w:div w:id="970207015">
      <w:bodyDiv w:val="1"/>
      <w:marLeft w:val="0"/>
      <w:marRight w:val="0"/>
      <w:marTop w:val="0"/>
      <w:marBottom w:val="0"/>
      <w:divBdr>
        <w:top w:val="none" w:sz="0" w:space="0" w:color="auto"/>
        <w:left w:val="none" w:sz="0" w:space="0" w:color="auto"/>
        <w:bottom w:val="none" w:sz="0" w:space="0" w:color="auto"/>
        <w:right w:val="none" w:sz="0" w:space="0" w:color="auto"/>
      </w:divBdr>
    </w:div>
    <w:div w:id="973826444">
      <w:bodyDiv w:val="1"/>
      <w:marLeft w:val="0"/>
      <w:marRight w:val="0"/>
      <w:marTop w:val="0"/>
      <w:marBottom w:val="0"/>
      <w:divBdr>
        <w:top w:val="none" w:sz="0" w:space="0" w:color="auto"/>
        <w:left w:val="none" w:sz="0" w:space="0" w:color="auto"/>
        <w:bottom w:val="none" w:sz="0" w:space="0" w:color="auto"/>
        <w:right w:val="none" w:sz="0" w:space="0" w:color="auto"/>
      </w:divBdr>
    </w:div>
    <w:div w:id="974718380">
      <w:bodyDiv w:val="1"/>
      <w:marLeft w:val="0"/>
      <w:marRight w:val="0"/>
      <w:marTop w:val="0"/>
      <w:marBottom w:val="0"/>
      <w:divBdr>
        <w:top w:val="none" w:sz="0" w:space="0" w:color="auto"/>
        <w:left w:val="none" w:sz="0" w:space="0" w:color="auto"/>
        <w:bottom w:val="none" w:sz="0" w:space="0" w:color="auto"/>
        <w:right w:val="none" w:sz="0" w:space="0" w:color="auto"/>
      </w:divBdr>
    </w:div>
    <w:div w:id="975643188">
      <w:bodyDiv w:val="1"/>
      <w:marLeft w:val="0"/>
      <w:marRight w:val="0"/>
      <w:marTop w:val="0"/>
      <w:marBottom w:val="0"/>
      <w:divBdr>
        <w:top w:val="none" w:sz="0" w:space="0" w:color="auto"/>
        <w:left w:val="none" w:sz="0" w:space="0" w:color="auto"/>
        <w:bottom w:val="none" w:sz="0" w:space="0" w:color="auto"/>
        <w:right w:val="none" w:sz="0" w:space="0" w:color="auto"/>
      </w:divBdr>
    </w:div>
    <w:div w:id="976107872">
      <w:bodyDiv w:val="1"/>
      <w:marLeft w:val="0"/>
      <w:marRight w:val="0"/>
      <w:marTop w:val="0"/>
      <w:marBottom w:val="0"/>
      <w:divBdr>
        <w:top w:val="none" w:sz="0" w:space="0" w:color="auto"/>
        <w:left w:val="none" w:sz="0" w:space="0" w:color="auto"/>
        <w:bottom w:val="none" w:sz="0" w:space="0" w:color="auto"/>
        <w:right w:val="none" w:sz="0" w:space="0" w:color="auto"/>
      </w:divBdr>
    </w:div>
    <w:div w:id="981353365">
      <w:bodyDiv w:val="1"/>
      <w:marLeft w:val="0"/>
      <w:marRight w:val="0"/>
      <w:marTop w:val="0"/>
      <w:marBottom w:val="0"/>
      <w:divBdr>
        <w:top w:val="none" w:sz="0" w:space="0" w:color="auto"/>
        <w:left w:val="none" w:sz="0" w:space="0" w:color="auto"/>
        <w:bottom w:val="none" w:sz="0" w:space="0" w:color="auto"/>
        <w:right w:val="none" w:sz="0" w:space="0" w:color="auto"/>
      </w:divBdr>
    </w:div>
    <w:div w:id="983849988">
      <w:bodyDiv w:val="1"/>
      <w:marLeft w:val="0"/>
      <w:marRight w:val="0"/>
      <w:marTop w:val="0"/>
      <w:marBottom w:val="0"/>
      <w:divBdr>
        <w:top w:val="none" w:sz="0" w:space="0" w:color="auto"/>
        <w:left w:val="none" w:sz="0" w:space="0" w:color="auto"/>
        <w:bottom w:val="none" w:sz="0" w:space="0" w:color="auto"/>
        <w:right w:val="none" w:sz="0" w:space="0" w:color="auto"/>
      </w:divBdr>
    </w:div>
    <w:div w:id="985011342">
      <w:bodyDiv w:val="1"/>
      <w:marLeft w:val="0"/>
      <w:marRight w:val="0"/>
      <w:marTop w:val="0"/>
      <w:marBottom w:val="0"/>
      <w:divBdr>
        <w:top w:val="none" w:sz="0" w:space="0" w:color="auto"/>
        <w:left w:val="none" w:sz="0" w:space="0" w:color="auto"/>
        <w:bottom w:val="none" w:sz="0" w:space="0" w:color="auto"/>
        <w:right w:val="none" w:sz="0" w:space="0" w:color="auto"/>
      </w:divBdr>
    </w:div>
    <w:div w:id="988286543">
      <w:bodyDiv w:val="1"/>
      <w:marLeft w:val="0"/>
      <w:marRight w:val="0"/>
      <w:marTop w:val="0"/>
      <w:marBottom w:val="0"/>
      <w:divBdr>
        <w:top w:val="none" w:sz="0" w:space="0" w:color="auto"/>
        <w:left w:val="none" w:sz="0" w:space="0" w:color="auto"/>
        <w:bottom w:val="none" w:sz="0" w:space="0" w:color="auto"/>
        <w:right w:val="none" w:sz="0" w:space="0" w:color="auto"/>
      </w:divBdr>
    </w:div>
    <w:div w:id="988552359">
      <w:bodyDiv w:val="1"/>
      <w:marLeft w:val="0"/>
      <w:marRight w:val="0"/>
      <w:marTop w:val="0"/>
      <w:marBottom w:val="0"/>
      <w:divBdr>
        <w:top w:val="none" w:sz="0" w:space="0" w:color="auto"/>
        <w:left w:val="none" w:sz="0" w:space="0" w:color="auto"/>
        <w:bottom w:val="none" w:sz="0" w:space="0" w:color="auto"/>
        <w:right w:val="none" w:sz="0" w:space="0" w:color="auto"/>
      </w:divBdr>
      <w:divsChild>
        <w:div w:id="909733320">
          <w:marLeft w:val="0"/>
          <w:marRight w:val="0"/>
          <w:marTop w:val="0"/>
          <w:marBottom w:val="0"/>
          <w:divBdr>
            <w:top w:val="none" w:sz="0" w:space="0" w:color="auto"/>
            <w:left w:val="none" w:sz="0" w:space="0" w:color="auto"/>
            <w:bottom w:val="none" w:sz="0" w:space="0" w:color="auto"/>
            <w:right w:val="none" w:sz="0" w:space="0" w:color="auto"/>
          </w:divBdr>
          <w:divsChild>
            <w:div w:id="37511761">
              <w:marLeft w:val="0"/>
              <w:marRight w:val="0"/>
              <w:marTop w:val="0"/>
              <w:marBottom w:val="0"/>
              <w:divBdr>
                <w:top w:val="none" w:sz="0" w:space="0" w:color="auto"/>
                <w:left w:val="none" w:sz="0" w:space="0" w:color="auto"/>
                <w:bottom w:val="none" w:sz="0" w:space="0" w:color="auto"/>
                <w:right w:val="none" w:sz="0" w:space="0" w:color="auto"/>
              </w:divBdr>
            </w:div>
            <w:div w:id="222833349">
              <w:marLeft w:val="0"/>
              <w:marRight w:val="0"/>
              <w:marTop w:val="0"/>
              <w:marBottom w:val="0"/>
              <w:divBdr>
                <w:top w:val="none" w:sz="0" w:space="0" w:color="auto"/>
                <w:left w:val="none" w:sz="0" w:space="0" w:color="auto"/>
                <w:bottom w:val="none" w:sz="0" w:space="0" w:color="auto"/>
                <w:right w:val="none" w:sz="0" w:space="0" w:color="auto"/>
              </w:divBdr>
            </w:div>
            <w:div w:id="337387820">
              <w:marLeft w:val="0"/>
              <w:marRight w:val="0"/>
              <w:marTop w:val="0"/>
              <w:marBottom w:val="0"/>
              <w:divBdr>
                <w:top w:val="none" w:sz="0" w:space="0" w:color="auto"/>
                <w:left w:val="none" w:sz="0" w:space="0" w:color="auto"/>
                <w:bottom w:val="none" w:sz="0" w:space="0" w:color="auto"/>
                <w:right w:val="none" w:sz="0" w:space="0" w:color="auto"/>
              </w:divBdr>
            </w:div>
            <w:div w:id="399985447">
              <w:marLeft w:val="0"/>
              <w:marRight w:val="0"/>
              <w:marTop w:val="0"/>
              <w:marBottom w:val="0"/>
              <w:divBdr>
                <w:top w:val="none" w:sz="0" w:space="0" w:color="auto"/>
                <w:left w:val="none" w:sz="0" w:space="0" w:color="auto"/>
                <w:bottom w:val="none" w:sz="0" w:space="0" w:color="auto"/>
                <w:right w:val="none" w:sz="0" w:space="0" w:color="auto"/>
              </w:divBdr>
            </w:div>
            <w:div w:id="511648167">
              <w:marLeft w:val="0"/>
              <w:marRight w:val="0"/>
              <w:marTop w:val="0"/>
              <w:marBottom w:val="0"/>
              <w:divBdr>
                <w:top w:val="none" w:sz="0" w:space="0" w:color="auto"/>
                <w:left w:val="none" w:sz="0" w:space="0" w:color="auto"/>
                <w:bottom w:val="none" w:sz="0" w:space="0" w:color="auto"/>
                <w:right w:val="none" w:sz="0" w:space="0" w:color="auto"/>
              </w:divBdr>
            </w:div>
            <w:div w:id="543559126">
              <w:marLeft w:val="0"/>
              <w:marRight w:val="0"/>
              <w:marTop w:val="0"/>
              <w:marBottom w:val="0"/>
              <w:divBdr>
                <w:top w:val="none" w:sz="0" w:space="0" w:color="auto"/>
                <w:left w:val="none" w:sz="0" w:space="0" w:color="auto"/>
                <w:bottom w:val="none" w:sz="0" w:space="0" w:color="auto"/>
                <w:right w:val="none" w:sz="0" w:space="0" w:color="auto"/>
              </w:divBdr>
            </w:div>
            <w:div w:id="657660380">
              <w:marLeft w:val="0"/>
              <w:marRight w:val="0"/>
              <w:marTop w:val="0"/>
              <w:marBottom w:val="0"/>
              <w:divBdr>
                <w:top w:val="none" w:sz="0" w:space="0" w:color="auto"/>
                <w:left w:val="none" w:sz="0" w:space="0" w:color="auto"/>
                <w:bottom w:val="none" w:sz="0" w:space="0" w:color="auto"/>
                <w:right w:val="none" w:sz="0" w:space="0" w:color="auto"/>
              </w:divBdr>
            </w:div>
            <w:div w:id="667900109">
              <w:marLeft w:val="0"/>
              <w:marRight w:val="0"/>
              <w:marTop w:val="0"/>
              <w:marBottom w:val="0"/>
              <w:divBdr>
                <w:top w:val="none" w:sz="0" w:space="0" w:color="auto"/>
                <w:left w:val="none" w:sz="0" w:space="0" w:color="auto"/>
                <w:bottom w:val="none" w:sz="0" w:space="0" w:color="auto"/>
                <w:right w:val="none" w:sz="0" w:space="0" w:color="auto"/>
              </w:divBdr>
            </w:div>
            <w:div w:id="776483463">
              <w:marLeft w:val="0"/>
              <w:marRight w:val="0"/>
              <w:marTop w:val="0"/>
              <w:marBottom w:val="0"/>
              <w:divBdr>
                <w:top w:val="none" w:sz="0" w:space="0" w:color="auto"/>
                <w:left w:val="none" w:sz="0" w:space="0" w:color="auto"/>
                <w:bottom w:val="none" w:sz="0" w:space="0" w:color="auto"/>
                <w:right w:val="none" w:sz="0" w:space="0" w:color="auto"/>
              </w:divBdr>
            </w:div>
            <w:div w:id="788354756">
              <w:marLeft w:val="0"/>
              <w:marRight w:val="0"/>
              <w:marTop w:val="0"/>
              <w:marBottom w:val="0"/>
              <w:divBdr>
                <w:top w:val="none" w:sz="0" w:space="0" w:color="auto"/>
                <w:left w:val="none" w:sz="0" w:space="0" w:color="auto"/>
                <w:bottom w:val="none" w:sz="0" w:space="0" w:color="auto"/>
                <w:right w:val="none" w:sz="0" w:space="0" w:color="auto"/>
              </w:divBdr>
            </w:div>
            <w:div w:id="824054463">
              <w:marLeft w:val="0"/>
              <w:marRight w:val="0"/>
              <w:marTop w:val="0"/>
              <w:marBottom w:val="0"/>
              <w:divBdr>
                <w:top w:val="none" w:sz="0" w:space="0" w:color="auto"/>
                <w:left w:val="none" w:sz="0" w:space="0" w:color="auto"/>
                <w:bottom w:val="none" w:sz="0" w:space="0" w:color="auto"/>
                <w:right w:val="none" w:sz="0" w:space="0" w:color="auto"/>
              </w:divBdr>
            </w:div>
            <w:div w:id="977764166">
              <w:marLeft w:val="0"/>
              <w:marRight w:val="0"/>
              <w:marTop w:val="0"/>
              <w:marBottom w:val="0"/>
              <w:divBdr>
                <w:top w:val="none" w:sz="0" w:space="0" w:color="auto"/>
                <w:left w:val="none" w:sz="0" w:space="0" w:color="auto"/>
                <w:bottom w:val="none" w:sz="0" w:space="0" w:color="auto"/>
                <w:right w:val="none" w:sz="0" w:space="0" w:color="auto"/>
              </w:divBdr>
            </w:div>
            <w:div w:id="1123037087">
              <w:marLeft w:val="0"/>
              <w:marRight w:val="0"/>
              <w:marTop w:val="0"/>
              <w:marBottom w:val="0"/>
              <w:divBdr>
                <w:top w:val="none" w:sz="0" w:space="0" w:color="auto"/>
                <w:left w:val="none" w:sz="0" w:space="0" w:color="auto"/>
                <w:bottom w:val="none" w:sz="0" w:space="0" w:color="auto"/>
                <w:right w:val="none" w:sz="0" w:space="0" w:color="auto"/>
              </w:divBdr>
            </w:div>
            <w:div w:id="1133327358">
              <w:marLeft w:val="0"/>
              <w:marRight w:val="0"/>
              <w:marTop w:val="0"/>
              <w:marBottom w:val="0"/>
              <w:divBdr>
                <w:top w:val="none" w:sz="0" w:space="0" w:color="auto"/>
                <w:left w:val="none" w:sz="0" w:space="0" w:color="auto"/>
                <w:bottom w:val="none" w:sz="0" w:space="0" w:color="auto"/>
                <w:right w:val="none" w:sz="0" w:space="0" w:color="auto"/>
              </w:divBdr>
            </w:div>
            <w:div w:id="1200900334">
              <w:marLeft w:val="0"/>
              <w:marRight w:val="0"/>
              <w:marTop w:val="0"/>
              <w:marBottom w:val="0"/>
              <w:divBdr>
                <w:top w:val="none" w:sz="0" w:space="0" w:color="auto"/>
                <w:left w:val="none" w:sz="0" w:space="0" w:color="auto"/>
                <w:bottom w:val="none" w:sz="0" w:space="0" w:color="auto"/>
                <w:right w:val="none" w:sz="0" w:space="0" w:color="auto"/>
              </w:divBdr>
            </w:div>
            <w:div w:id="1210338921">
              <w:marLeft w:val="0"/>
              <w:marRight w:val="0"/>
              <w:marTop w:val="0"/>
              <w:marBottom w:val="0"/>
              <w:divBdr>
                <w:top w:val="none" w:sz="0" w:space="0" w:color="auto"/>
                <w:left w:val="none" w:sz="0" w:space="0" w:color="auto"/>
                <w:bottom w:val="none" w:sz="0" w:space="0" w:color="auto"/>
                <w:right w:val="none" w:sz="0" w:space="0" w:color="auto"/>
              </w:divBdr>
            </w:div>
            <w:div w:id="1212959611">
              <w:marLeft w:val="0"/>
              <w:marRight w:val="0"/>
              <w:marTop w:val="0"/>
              <w:marBottom w:val="0"/>
              <w:divBdr>
                <w:top w:val="none" w:sz="0" w:space="0" w:color="auto"/>
                <w:left w:val="none" w:sz="0" w:space="0" w:color="auto"/>
                <w:bottom w:val="none" w:sz="0" w:space="0" w:color="auto"/>
                <w:right w:val="none" w:sz="0" w:space="0" w:color="auto"/>
              </w:divBdr>
            </w:div>
            <w:div w:id="1248997521">
              <w:marLeft w:val="0"/>
              <w:marRight w:val="0"/>
              <w:marTop w:val="0"/>
              <w:marBottom w:val="0"/>
              <w:divBdr>
                <w:top w:val="none" w:sz="0" w:space="0" w:color="auto"/>
                <w:left w:val="none" w:sz="0" w:space="0" w:color="auto"/>
                <w:bottom w:val="none" w:sz="0" w:space="0" w:color="auto"/>
                <w:right w:val="none" w:sz="0" w:space="0" w:color="auto"/>
              </w:divBdr>
            </w:div>
            <w:div w:id="1275751543">
              <w:marLeft w:val="0"/>
              <w:marRight w:val="0"/>
              <w:marTop w:val="0"/>
              <w:marBottom w:val="0"/>
              <w:divBdr>
                <w:top w:val="none" w:sz="0" w:space="0" w:color="auto"/>
                <w:left w:val="none" w:sz="0" w:space="0" w:color="auto"/>
                <w:bottom w:val="none" w:sz="0" w:space="0" w:color="auto"/>
                <w:right w:val="none" w:sz="0" w:space="0" w:color="auto"/>
              </w:divBdr>
            </w:div>
            <w:div w:id="1295678006">
              <w:marLeft w:val="0"/>
              <w:marRight w:val="0"/>
              <w:marTop w:val="0"/>
              <w:marBottom w:val="0"/>
              <w:divBdr>
                <w:top w:val="none" w:sz="0" w:space="0" w:color="auto"/>
                <w:left w:val="none" w:sz="0" w:space="0" w:color="auto"/>
                <w:bottom w:val="none" w:sz="0" w:space="0" w:color="auto"/>
                <w:right w:val="none" w:sz="0" w:space="0" w:color="auto"/>
              </w:divBdr>
            </w:div>
            <w:div w:id="1454669278">
              <w:marLeft w:val="0"/>
              <w:marRight w:val="0"/>
              <w:marTop w:val="0"/>
              <w:marBottom w:val="0"/>
              <w:divBdr>
                <w:top w:val="none" w:sz="0" w:space="0" w:color="auto"/>
                <w:left w:val="none" w:sz="0" w:space="0" w:color="auto"/>
                <w:bottom w:val="none" w:sz="0" w:space="0" w:color="auto"/>
                <w:right w:val="none" w:sz="0" w:space="0" w:color="auto"/>
              </w:divBdr>
            </w:div>
            <w:div w:id="1545019038">
              <w:marLeft w:val="0"/>
              <w:marRight w:val="0"/>
              <w:marTop w:val="0"/>
              <w:marBottom w:val="0"/>
              <w:divBdr>
                <w:top w:val="none" w:sz="0" w:space="0" w:color="auto"/>
                <w:left w:val="none" w:sz="0" w:space="0" w:color="auto"/>
                <w:bottom w:val="none" w:sz="0" w:space="0" w:color="auto"/>
                <w:right w:val="none" w:sz="0" w:space="0" w:color="auto"/>
              </w:divBdr>
            </w:div>
            <w:div w:id="1580823731">
              <w:marLeft w:val="0"/>
              <w:marRight w:val="0"/>
              <w:marTop w:val="0"/>
              <w:marBottom w:val="0"/>
              <w:divBdr>
                <w:top w:val="none" w:sz="0" w:space="0" w:color="auto"/>
                <w:left w:val="none" w:sz="0" w:space="0" w:color="auto"/>
                <w:bottom w:val="none" w:sz="0" w:space="0" w:color="auto"/>
                <w:right w:val="none" w:sz="0" w:space="0" w:color="auto"/>
              </w:divBdr>
            </w:div>
            <w:div w:id="1791170285">
              <w:marLeft w:val="0"/>
              <w:marRight w:val="0"/>
              <w:marTop w:val="0"/>
              <w:marBottom w:val="0"/>
              <w:divBdr>
                <w:top w:val="none" w:sz="0" w:space="0" w:color="auto"/>
                <w:left w:val="none" w:sz="0" w:space="0" w:color="auto"/>
                <w:bottom w:val="none" w:sz="0" w:space="0" w:color="auto"/>
                <w:right w:val="none" w:sz="0" w:space="0" w:color="auto"/>
              </w:divBdr>
            </w:div>
            <w:div w:id="1812136068">
              <w:marLeft w:val="0"/>
              <w:marRight w:val="0"/>
              <w:marTop w:val="0"/>
              <w:marBottom w:val="0"/>
              <w:divBdr>
                <w:top w:val="none" w:sz="0" w:space="0" w:color="auto"/>
                <w:left w:val="none" w:sz="0" w:space="0" w:color="auto"/>
                <w:bottom w:val="none" w:sz="0" w:space="0" w:color="auto"/>
                <w:right w:val="none" w:sz="0" w:space="0" w:color="auto"/>
              </w:divBdr>
            </w:div>
            <w:div w:id="1822888507">
              <w:marLeft w:val="0"/>
              <w:marRight w:val="0"/>
              <w:marTop w:val="0"/>
              <w:marBottom w:val="0"/>
              <w:divBdr>
                <w:top w:val="none" w:sz="0" w:space="0" w:color="auto"/>
                <w:left w:val="none" w:sz="0" w:space="0" w:color="auto"/>
                <w:bottom w:val="none" w:sz="0" w:space="0" w:color="auto"/>
                <w:right w:val="none" w:sz="0" w:space="0" w:color="auto"/>
              </w:divBdr>
            </w:div>
            <w:div w:id="214192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85378">
      <w:bodyDiv w:val="1"/>
      <w:marLeft w:val="0"/>
      <w:marRight w:val="0"/>
      <w:marTop w:val="0"/>
      <w:marBottom w:val="0"/>
      <w:divBdr>
        <w:top w:val="none" w:sz="0" w:space="0" w:color="auto"/>
        <w:left w:val="none" w:sz="0" w:space="0" w:color="auto"/>
        <w:bottom w:val="none" w:sz="0" w:space="0" w:color="auto"/>
        <w:right w:val="none" w:sz="0" w:space="0" w:color="auto"/>
      </w:divBdr>
    </w:div>
    <w:div w:id="996298500">
      <w:bodyDiv w:val="1"/>
      <w:marLeft w:val="0"/>
      <w:marRight w:val="0"/>
      <w:marTop w:val="0"/>
      <w:marBottom w:val="0"/>
      <w:divBdr>
        <w:top w:val="none" w:sz="0" w:space="0" w:color="auto"/>
        <w:left w:val="none" w:sz="0" w:space="0" w:color="auto"/>
        <w:bottom w:val="none" w:sz="0" w:space="0" w:color="auto"/>
        <w:right w:val="none" w:sz="0" w:space="0" w:color="auto"/>
      </w:divBdr>
    </w:div>
    <w:div w:id="997537431">
      <w:bodyDiv w:val="1"/>
      <w:marLeft w:val="0"/>
      <w:marRight w:val="0"/>
      <w:marTop w:val="0"/>
      <w:marBottom w:val="0"/>
      <w:divBdr>
        <w:top w:val="none" w:sz="0" w:space="0" w:color="auto"/>
        <w:left w:val="none" w:sz="0" w:space="0" w:color="auto"/>
        <w:bottom w:val="none" w:sz="0" w:space="0" w:color="auto"/>
        <w:right w:val="none" w:sz="0" w:space="0" w:color="auto"/>
      </w:divBdr>
    </w:div>
    <w:div w:id="997998384">
      <w:bodyDiv w:val="1"/>
      <w:marLeft w:val="0"/>
      <w:marRight w:val="0"/>
      <w:marTop w:val="0"/>
      <w:marBottom w:val="0"/>
      <w:divBdr>
        <w:top w:val="none" w:sz="0" w:space="0" w:color="auto"/>
        <w:left w:val="none" w:sz="0" w:space="0" w:color="auto"/>
        <w:bottom w:val="none" w:sz="0" w:space="0" w:color="auto"/>
        <w:right w:val="none" w:sz="0" w:space="0" w:color="auto"/>
      </w:divBdr>
    </w:div>
    <w:div w:id="998188271">
      <w:bodyDiv w:val="1"/>
      <w:marLeft w:val="0"/>
      <w:marRight w:val="0"/>
      <w:marTop w:val="0"/>
      <w:marBottom w:val="0"/>
      <w:divBdr>
        <w:top w:val="none" w:sz="0" w:space="0" w:color="auto"/>
        <w:left w:val="none" w:sz="0" w:space="0" w:color="auto"/>
        <w:bottom w:val="none" w:sz="0" w:space="0" w:color="auto"/>
        <w:right w:val="none" w:sz="0" w:space="0" w:color="auto"/>
      </w:divBdr>
    </w:div>
    <w:div w:id="1004285254">
      <w:bodyDiv w:val="1"/>
      <w:marLeft w:val="0"/>
      <w:marRight w:val="0"/>
      <w:marTop w:val="0"/>
      <w:marBottom w:val="0"/>
      <w:divBdr>
        <w:top w:val="none" w:sz="0" w:space="0" w:color="auto"/>
        <w:left w:val="none" w:sz="0" w:space="0" w:color="auto"/>
        <w:bottom w:val="none" w:sz="0" w:space="0" w:color="auto"/>
        <w:right w:val="none" w:sz="0" w:space="0" w:color="auto"/>
      </w:divBdr>
      <w:divsChild>
        <w:div w:id="918101512">
          <w:marLeft w:val="0"/>
          <w:marRight w:val="0"/>
          <w:marTop w:val="0"/>
          <w:marBottom w:val="0"/>
          <w:divBdr>
            <w:top w:val="none" w:sz="0" w:space="0" w:color="auto"/>
            <w:left w:val="none" w:sz="0" w:space="0" w:color="auto"/>
            <w:bottom w:val="none" w:sz="0" w:space="0" w:color="auto"/>
            <w:right w:val="none" w:sz="0" w:space="0" w:color="auto"/>
          </w:divBdr>
          <w:divsChild>
            <w:div w:id="470171864">
              <w:marLeft w:val="0"/>
              <w:marRight w:val="0"/>
              <w:marTop w:val="0"/>
              <w:marBottom w:val="0"/>
              <w:divBdr>
                <w:top w:val="none" w:sz="0" w:space="0" w:color="auto"/>
                <w:left w:val="none" w:sz="0" w:space="0" w:color="auto"/>
                <w:bottom w:val="none" w:sz="0" w:space="0" w:color="auto"/>
                <w:right w:val="none" w:sz="0" w:space="0" w:color="auto"/>
              </w:divBdr>
              <w:divsChild>
                <w:div w:id="1960063334">
                  <w:marLeft w:val="0"/>
                  <w:marRight w:val="0"/>
                  <w:marTop w:val="0"/>
                  <w:marBottom w:val="0"/>
                  <w:divBdr>
                    <w:top w:val="none" w:sz="0" w:space="0" w:color="auto"/>
                    <w:left w:val="none" w:sz="0" w:space="0" w:color="auto"/>
                    <w:bottom w:val="none" w:sz="0" w:space="0" w:color="auto"/>
                    <w:right w:val="none" w:sz="0" w:space="0" w:color="auto"/>
                  </w:divBdr>
                  <w:divsChild>
                    <w:div w:id="1837959989">
                      <w:marLeft w:val="0"/>
                      <w:marRight w:val="0"/>
                      <w:marTop w:val="0"/>
                      <w:marBottom w:val="0"/>
                      <w:divBdr>
                        <w:top w:val="none" w:sz="0" w:space="0" w:color="auto"/>
                        <w:left w:val="none" w:sz="0" w:space="0" w:color="auto"/>
                        <w:bottom w:val="none" w:sz="0" w:space="0" w:color="auto"/>
                        <w:right w:val="none" w:sz="0" w:space="0" w:color="auto"/>
                      </w:divBdr>
                      <w:divsChild>
                        <w:div w:id="105122206">
                          <w:marLeft w:val="0"/>
                          <w:marRight w:val="0"/>
                          <w:marTop w:val="0"/>
                          <w:marBottom w:val="0"/>
                          <w:divBdr>
                            <w:top w:val="none" w:sz="0" w:space="0" w:color="auto"/>
                            <w:left w:val="none" w:sz="0" w:space="0" w:color="auto"/>
                            <w:bottom w:val="none" w:sz="0" w:space="0" w:color="auto"/>
                            <w:right w:val="none" w:sz="0" w:space="0" w:color="auto"/>
                          </w:divBdr>
                          <w:divsChild>
                            <w:div w:id="117237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5738826">
          <w:marLeft w:val="0"/>
          <w:marRight w:val="0"/>
          <w:marTop w:val="0"/>
          <w:marBottom w:val="0"/>
          <w:divBdr>
            <w:top w:val="none" w:sz="0" w:space="0" w:color="auto"/>
            <w:left w:val="none" w:sz="0" w:space="0" w:color="auto"/>
            <w:bottom w:val="none" w:sz="0" w:space="0" w:color="auto"/>
            <w:right w:val="none" w:sz="0" w:space="0" w:color="auto"/>
          </w:divBdr>
          <w:divsChild>
            <w:div w:id="212022362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008409413">
      <w:bodyDiv w:val="1"/>
      <w:marLeft w:val="0"/>
      <w:marRight w:val="0"/>
      <w:marTop w:val="0"/>
      <w:marBottom w:val="0"/>
      <w:divBdr>
        <w:top w:val="none" w:sz="0" w:space="0" w:color="auto"/>
        <w:left w:val="none" w:sz="0" w:space="0" w:color="auto"/>
        <w:bottom w:val="none" w:sz="0" w:space="0" w:color="auto"/>
        <w:right w:val="none" w:sz="0" w:space="0" w:color="auto"/>
      </w:divBdr>
    </w:div>
    <w:div w:id="1011954767">
      <w:bodyDiv w:val="1"/>
      <w:marLeft w:val="0"/>
      <w:marRight w:val="0"/>
      <w:marTop w:val="0"/>
      <w:marBottom w:val="0"/>
      <w:divBdr>
        <w:top w:val="none" w:sz="0" w:space="0" w:color="auto"/>
        <w:left w:val="none" w:sz="0" w:space="0" w:color="auto"/>
        <w:bottom w:val="none" w:sz="0" w:space="0" w:color="auto"/>
        <w:right w:val="none" w:sz="0" w:space="0" w:color="auto"/>
      </w:divBdr>
    </w:div>
    <w:div w:id="1017461557">
      <w:bodyDiv w:val="1"/>
      <w:marLeft w:val="0"/>
      <w:marRight w:val="0"/>
      <w:marTop w:val="0"/>
      <w:marBottom w:val="0"/>
      <w:divBdr>
        <w:top w:val="none" w:sz="0" w:space="0" w:color="auto"/>
        <w:left w:val="none" w:sz="0" w:space="0" w:color="auto"/>
        <w:bottom w:val="none" w:sz="0" w:space="0" w:color="auto"/>
        <w:right w:val="none" w:sz="0" w:space="0" w:color="auto"/>
      </w:divBdr>
    </w:div>
    <w:div w:id="1026834085">
      <w:bodyDiv w:val="1"/>
      <w:marLeft w:val="0"/>
      <w:marRight w:val="0"/>
      <w:marTop w:val="0"/>
      <w:marBottom w:val="0"/>
      <w:divBdr>
        <w:top w:val="none" w:sz="0" w:space="0" w:color="auto"/>
        <w:left w:val="none" w:sz="0" w:space="0" w:color="auto"/>
        <w:bottom w:val="none" w:sz="0" w:space="0" w:color="auto"/>
        <w:right w:val="none" w:sz="0" w:space="0" w:color="auto"/>
      </w:divBdr>
    </w:div>
    <w:div w:id="1028067239">
      <w:bodyDiv w:val="1"/>
      <w:marLeft w:val="0"/>
      <w:marRight w:val="0"/>
      <w:marTop w:val="0"/>
      <w:marBottom w:val="0"/>
      <w:divBdr>
        <w:top w:val="none" w:sz="0" w:space="0" w:color="auto"/>
        <w:left w:val="none" w:sz="0" w:space="0" w:color="auto"/>
        <w:bottom w:val="none" w:sz="0" w:space="0" w:color="auto"/>
        <w:right w:val="none" w:sz="0" w:space="0" w:color="auto"/>
      </w:divBdr>
    </w:div>
    <w:div w:id="1030301679">
      <w:bodyDiv w:val="1"/>
      <w:marLeft w:val="0"/>
      <w:marRight w:val="0"/>
      <w:marTop w:val="0"/>
      <w:marBottom w:val="0"/>
      <w:divBdr>
        <w:top w:val="none" w:sz="0" w:space="0" w:color="auto"/>
        <w:left w:val="none" w:sz="0" w:space="0" w:color="auto"/>
        <w:bottom w:val="none" w:sz="0" w:space="0" w:color="auto"/>
        <w:right w:val="none" w:sz="0" w:space="0" w:color="auto"/>
      </w:divBdr>
    </w:div>
    <w:div w:id="1031147695">
      <w:bodyDiv w:val="1"/>
      <w:marLeft w:val="0"/>
      <w:marRight w:val="0"/>
      <w:marTop w:val="0"/>
      <w:marBottom w:val="0"/>
      <w:divBdr>
        <w:top w:val="none" w:sz="0" w:space="0" w:color="auto"/>
        <w:left w:val="none" w:sz="0" w:space="0" w:color="auto"/>
        <w:bottom w:val="none" w:sz="0" w:space="0" w:color="auto"/>
        <w:right w:val="none" w:sz="0" w:space="0" w:color="auto"/>
      </w:divBdr>
    </w:div>
    <w:div w:id="1031421479">
      <w:bodyDiv w:val="1"/>
      <w:marLeft w:val="0"/>
      <w:marRight w:val="0"/>
      <w:marTop w:val="0"/>
      <w:marBottom w:val="0"/>
      <w:divBdr>
        <w:top w:val="none" w:sz="0" w:space="0" w:color="auto"/>
        <w:left w:val="none" w:sz="0" w:space="0" w:color="auto"/>
        <w:bottom w:val="none" w:sz="0" w:space="0" w:color="auto"/>
        <w:right w:val="none" w:sz="0" w:space="0" w:color="auto"/>
      </w:divBdr>
    </w:div>
    <w:div w:id="1031881550">
      <w:bodyDiv w:val="1"/>
      <w:marLeft w:val="0"/>
      <w:marRight w:val="0"/>
      <w:marTop w:val="0"/>
      <w:marBottom w:val="0"/>
      <w:divBdr>
        <w:top w:val="none" w:sz="0" w:space="0" w:color="auto"/>
        <w:left w:val="none" w:sz="0" w:space="0" w:color="auto"/>
        <w:bottom w:val="none" w:sz="0" w:space="0" w:color="auto"/>
        <w:right w:val="none" w:sz="0" w:space="0" w:color="auto"/>
      </w:divBdr>
    </w:div>
    <w:div w:id="1034889293">
      <w:bodyDiv w:val="1"/>
      <w:marLeft w:val="0"/>
      <w:marRight w:val="0"/>
      <w:marTop w:val="0"/>
      <w:marBottom w:val="0"/>
      <w:divBdr>
        <w:top w:val="none" w:sz="0" w:space="0" w:color="auto"/>
        <w:left w:val="none" w:sz="0" w:space="0" w:color="auto"/>
        <w:bottom w:val="none" w:sz="0" w:space="0" w:color="auto"/>
        <w:right w:val="none" w:sz="0" w:space="0" w:color="auto"/>
      </w:divBdr>
    </w:div>
    <w:div w:id="1035428356">
      <w:bodyDiv w:val="1"/>
      <w:marLeft w:val="0"/>
      <w:marRight w:val="0"/>
      <w:marTop w:val="0"/>
      <w:marBottom w:val="0"/>
      <w:divBdr>
        <w:top w:val="none" w:sz="0" w:space="0" w:color="auto"/>
        <w:left w:val="none" w:sz="0" w:space="0" w:color="auto"/>
        <w:bottom w:val="none" w:sz="0" w:space="0" w:color="auto"/>
        <w:right w:val="none" w:sz="0" w:space="0" w:color="auto"/>
      </w:divBdr>
    </w:div>
    <w:div w:id="1037856388">
      <w:bodyDiv w:val="1"/>
      <w:marLeft w:val="0"/>
      <w:marRight w:val="0"/>
      <w:marTop w:val="0"/>
      <w:marBottom w:val="0"/>
      <w:divBdr>
        <w:top w:val="none" w:sz="0" w:space="0" w:color="auto"/>
        <w:left w:val="none" w:sz="0" w:space="0" w:color="auto"/>
        <w:bottom w:val="none" w:sz="0" w:space="0" w:color="auto"/>
        <w:right w:val="none" w:sz="0" w:space="0" w:color="auto"/>
      </w:divBdr>
    </w:div>
    <w:div w:id="1047070966">
      <w:bodyDiv w:val="1"/>
      <w:marLeft w:val="0"/>
      <w:marRight w:val="0"/>
      <w:marTop w:val="0"/>
      <w:marBottom w:val="0"/>
      <w:divBdr>
        <w:top w:val="none" w:sz="0" w:space="0" w:color="auto"/>
        <w:left w:val="none" w:sz="0" w:space="0" w:color="auto"/>
        <w:bottom w:val="none" w:sz="0" w:space="0" w:color="auto"/>
        <w:right w:val="none" w:sz="0" w:space="0" w:color="auto"/>
      </w:divBdr>
    </w:div>
    <w:div w:id="1047223130">
      <w:bodyDiv w:val="1"/>
      <w:marLeft w:val="0"/>
      <w:marRight w:val="0"/>
      <w:marTop w:val="0"/>
      <w:marBottom w:val="0"/>
      <w:divBdr>
        <w:top w:val="none" w:sz="0" w:space="0" w:color="auto"/>
        <w:left w:val="none" w:sz="0" w:space="0" w:color="auto"/>
        <w:bottom w:val="none" w:sz="0" w:space="0" w:color="auto"/>
        <w:right w:val="none" w:sz="0" w:space="0" w:color="auto"/>
      </w:divBdr>
      <w:divsChild>
        <w:div w:id="456877031">
          <w:marLeft w:val="0"/>
          <w:marRight w:val="0"/>
          <w:marTop w:val="0"/>
          <w:marBottom w:val="0"/>
          <w:divBdr>
            <w:top w:val="none" w:sz="0" w:space="0" w:color="auto"/>
            <w:left w:val="none" w:sz="0" w:space="0" w:color="auto"/>
            <w:bottom w:val="none" w:sz="0" w:space="0" w:color="auto"/>
            <w:right w:val="none" w:sz="0" w:space="0" w:color="auto"/>
          </w:divBdr>
        </w:div>
        <w:div w:id="801731451">
          <w:marLeft w:val="0"/>
          <w:marRight w:val="0"/>
          <w:marTop w:val="0"/>
          <w:marBottom w:val="0"/>
          <w:divBdr>
            <w:top w:val="none" w:sz="0" w:space="0" w:color="auto"/>
            <w:left w:val="none" w:sz="0" w:space="0" w:color="auto"/>
            <w:bottom w:val="none" w:sz="0" w:space="0" w:color="auto"/>
            <w:right w:val="none" w:sz="0" w:space="0" w:color="auto"/>
          </w:divBdr>
        </w:div>
        <w:div w:id="946741395">
          <w:marLeft w:val="0"/>
          <w:marRight w:val="0"/>
          <w:marTop w:val="0"/>
          <w:marBottom w:val="0"/>
          <w:divBdr>
            <w:top w:val="none" w:sz="0" w:space="0" w:color="auto"/>
            <w:left w:val="none" w:sz="0" w:space="0" w:color="auto"/>
            <w:bottom w:val="none" w:sz="0" w:space="0" w:color="auto"/>
            <w:right w:val="none" w:sz="0" w:space="0" w:color="auto"/>
          </w:divBdr>
        </w:div>
        <w:div w:id="1216117533">
          <w:marLeft w:val="0"/>
          <w:marRight w:val="0"/>
          <w:marTop w:val="0"/>
          <w:marBottom w:val="0"/>
          <w:divBdr>
            <w:top w:val="none" w:sz="0" w:space="0" w:color="auto"/>
            <w:left w:val="none" w:sz="0" w:space="0" w:color="auto"/>
            <w:bottom w:val="none" w:sz="0" w:space="0" w:color="auto"/>
            <w:right w:val="none" w:sz="0" w:space="0" w:color="auto"/>
          </w:divBdr>
        </w:div>
        <w:div w:id="1519542588">
          <w:marLeft w:val="0"/>
          <w:marRight w:val="0"/>
          <w:marTop w:val="0"/>
          <w:marBottom w:val="0"/>
          <w:divBdr>
            <w:top w:val="none" w:sz="0" w:space="0" w:color="auto"/>
            <w:left w:val="none" w:sz="0" w:space="0" w:color="auto"/>
            <w:bottom w:val="none" w:sz="0" w:space="0" w:color="auto"/>
            <w:right w:val="none" w:sz="0" w:space="0" w:color="auto"/>
          </w:divBdr>
        </w:div>
        <w:div w:id="1604919306">
          <w:marLeft w:val="0"/>
          <w:marRight w:val="0"/>
          <w:marTop w:val="0"/>
          <w:marBottom w:val="0"/>
          <w:divBdr>
            <w:top w:val="none" w:sz="0" w:space="0" w:color="auto"/>
            <w:left w:val="none" w:sz="0" w:space="0" w:color="auto"/>
            <w:bottom w:val="none" w:sz="0" w:space="0" w:color="auto"/>
            <w:right w:val="none" w:sz="0" w:space="0" w:color="auto"/>
          </w:divBdr>
        </w:div>
      </w:divsChild>
    </w:div>
    <w:div w:id="1050956636">
      <w:bodyDiv w:val="1"/>
      <w:marLeft w:val="0"/>
      <w:marRight w:val="0"/>
      <w:marTop w:val="0"/>
      <w:marBottom w:val="0"/>
      <w:divBdr>
        <w:top w:val="none" w:sz="0" w:space="0" w:color="auto"/>
        <w:left w:val="none" w:sz="0" w:space="0" w:color="auto"/>
        <w:bottom w:val="none" w:sz="0" w:space="0" w:color="auto"/>
        <w:right w:val="none" w:sz="0" w:space="0" w:color="auto"/>
      </w:divBdr>
    </w:div>
    <w:div w:id="1052537611">
      <w:bodyDiv w:val="1"/>
      <w:marLeft w:val="0"/>
      <w:marRight w:val="0"/>
      <w:marTop w:val="0"/>
      <w:marBottom w:val="0"/>
      <w:divBdr>
        <w:top w:val="none" w:sz="0" w:space="0" w:color="auto"/>
        <w:left w:val="none" w:sz="0" w:space="0" w:color="auto"/>
        <w:bottom w:val="none" w:sz="0" w:space="0" w:color="auto"/>
        <w:right w:val="none" w:sz="0" w:space="0" w:color="auto"/>
      </w:divBdr>
      <w:divsChild>
        <w:div w:id="778573707">
          <w:marLeft w:val="0"/>
          <w:marRight w:val="0"/>
          <w:marTop w:val="0"/>
          <w:marBottom w:val="0"/>
          <w:divBdr>
            <w:top w:val="none" w:sz="0" w:space="0" w:color="auto"/>
            <w:left w:val="none" w:sz="0" w:space="0" w:color="auto"/>
            <w:bottom w:val="none" w:sz="0" w:space="0" w:color="auto"/>
            <w:right w:val="none" w:sz="0" w:space="0" w:color="auto"/>
          </w:divBdr>
          <w:divsChild>
            <w:div w:id="155613595">
              <w:marLeft w:val="0"/>
              <w:marRight w:val="0"/>
              <w:marTop w:val="0"/>
              <w:marBottom w:val="0"/>
              <w:divBdr>
                <w:top w:val="none" w:sz="0" w:space="0" w:color="auto"/>
                <w:left w:val="none" w:sz="0" w:space="0" w:color="auto"/>
                <w:bottom w:val="none" w:sz="0" w:space="0" w:color="auto"/>
                <w:right w:val="none" w:sz="0" w:space="0" w:color="auto"/>
              </w:divBdr>
            </w:div>
            <w:div w:id="555094419">
              <w:marLeft w:val="0"/>
              <w:marRight w:val="0"/>
              <w:marTop w:val="0"/>
              <w:marBottom w:val="0"/>
              <w:divBdr>
                <w:top w:val="none" w:sz="0" w:space="0" w:color="auto"/>
                <w:left w:val="none" w:sz="0" w:space="0" w:color="auto"/>
                <w:bottom w:val="none" w:sz="0" w:space="0" w:color="auto"/>
                <w:right w:val="none" w:sz="0" w:space="0" w:color="auto"/>
              </w:divBdr>
            </w:div>
            <w:div w:id="934552027">
              <w:marLeft w:val="0"/>
              <w:marRight w:val="0"/>
              <w:marTop w:val="0"/>
              <w:marBottom w:val="0"/>
              <w:divBdr>
                <w:top w:val="none" w:sz="0" w:space="0" w:color="auto"/>
                <w:left w:val="none" w:sz="0" w:space="0" w:color="auto"/>
                <w:bottom w:val="none" w:sz="0" w:space="0" w:color="auto"/>
                <w:right w:val="none" w:sz="0" w:space="0" w:color="auto"/>
              </w:divBdr>
            </w:div>
            <w:div w:id="1424911872">
              <w:marLeft w:val="0"/>
              <w:marRight w:val="0"/>
              <w:marTop w:val="0"/>
              <w:marBottom w:val="0"/>
              <w:divBdr>
                <w:top w:val="none" w:sz="0" w:space="0" w:color="auto"/>
                <w:left w:val="none" w:sz="0" w:space="0" w:color="auto"/>
                <w:bottom w:val="none" w:sz="0" w:space="0" w:color="auto"/>
                <w:right w:val="none" w:sz="0" w:space="0" w:color="auto"/>
              </w:divBdr>
            </w:div>
            <w:div w:id="155851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11541">
      <w:bodyDiv w:val="1"/>
      <w:marLeft w:val="0"/>
      <w:marRight w:val="0"/>
      <w:marTop w:val="0"/>
      <w:marBottom w:val="0"/>
      <w:divBdr>
        <w:top w:val="none" w:sz="0" w:space="0" w:color="auto"/>
        <w:left w:val="none" w:sz="0" w:space="0" w:color="auto"/>
        <w:bottom w:val="none" w:sz="0" w:space="0" w:color="auto"/>
        <w:right w:val="none" w:sz="0" w:space="0" w:color="auto"/>
      </w:divBdr>
    </w:div>
    <w:div w:id="1060636670">
      <w:bodyDiv w:val="1"/>
      <w:marLeft w:val="0"/>
      <w:marRight w:val="0"/>
      <w:marTop w:val="0"/>
      <w:marBottom w:val="0"/>
      <w:divBdr>
        <w:top w:val="none" w:sz="0" w:space="0" w:color="auto"/>
        <w:left w:val="none" w:sz="0" w:space="0" w:color="auto"/>
        <w:bottom w:val="none" w:sz="0" w:space="0" w:color="auto"/>
        <w:right w:val="none" w:sz="0" w:space="0" w:color="auto"/>
      </w:divBdr>
    </w:div>
    <w:div w:id="1066992962">
      <w:bodyDiv w:val="1"/>
      <w:marLeft w:val="0"/>
      <w:marRight w:val="0"/>
      <w:marTop w:val="0"/>
      <w:marBottom w:val="0"/>
      <w:divBdr>
        <w:top w:val="none" w:sz="0" w:space="0" w:color="auto"/>
        <w:left w:val="none" w:sz="0" w:space="0" w:color="auto"/>
        <w:bottom w:val="none" w:sz="0" w:space="0" w:color="auto"/>
        <w:right w:val="none" w:sz="0" w:space="0" w:color="auto"/>
      </w:divBdr>
    </w:div>
    <w:div w:id="1072125125">
      <w:bodyDiv w:val="1"/>
      <w:marLeft w:val="0"/>
      <w:marRight w:val="0"/>
      <w:marTop w:val="0"/>
      <w:marBottom w:val="0"/>
      <w:divBdr>
        <w:top w:val="none" w:sz="0" w:space="0" w:color="auto"/>
        <w:left w:val="none" w:sz="0" w:space="0" w:color="auto"/>
        <w:bottom w:val="none" w:sz="0" w:space="0" w:color="auto"/>
        <w:right w:val="none" w:sz="0" w:space="0" w:color="auto"/>
      </w:divBdr>
    </w:div>
    <w:div w:id="1074552448">
      <w:bodyDiv w:val="1"/>
      <w:marLeft w:val="0"/>
      <w:marRight w:val="0"/>
      <w:marTop w:val="0"/>
      <w:marBottom w:val="0"/>
      <w:divBdr>
        <w:top w:val="none" w:sz="0" w:space="0" w:color="auto"/>
        <w:left w:val="none" w:sz="0" w:space="0" w:color="auto"/>
        <w:bottom w:val="none" w:sz="0" w:space="0" w:color="auto"/>
        <w:right w:val="none" w:sz="0" w:space="0" w:color="auto"/>
      </w:divBdr>
    </w:div>
    <w:div w:id="1081561779">
      <w:bodyDiv w:val="1"/>
      <w:marLeft w:val="0"/>
      <w:marRight w:val="0"/>
      <w:marTop w:val="0"/>
      <w:marBottom w:val="0"/>
      <w:divBdr>
        <w:top w:val="none" w:sz="0" w:space="0" w:color="auto"/>
        <w:left w:val="none" w:sz="0" w:space="0" w:color="auto"/>
        <w:bottom w:val="none" w:sz="0" w:space="0" w:color="auto"/>
        <w:right w:val="none" w:sz="0" w:space="0" w:color="auto"/>
      </w:divBdr>
    </w:div>
    <w:div w:id="1084568819">
      <w:bodyDiv w:val="1"/>
      <w:marLeft w:val="0"/>
      <w:marRight w:val="0"/>
      <w:marTop w:val="0"/>
      <w:marBottom w:val="0"/>
      <w:divBdr>
        <w:top w:val="none" w:sz="0" w:space="0" w:color="auto"/>
        <w:left w:val="none" w:sz="0" w:space="0" w:color="auto"/>
        <w:bottom w:val="none" w:sz="0" w:space="0" w:color="auto"/>
        <w:right w:val="none" w:sz="0" w:space="0" w:color="auto"/>
      </w:divBdr>
      <w:divsChild>
        <w:div w:id="5643594">
          <w:marLeft w:val="0"/>
          <w:marRight w:val="0"/>
          <w:marTop w:val="0"/>
          <w:marBottom w:val="0"/>
          <w:divBdr>
            <w:top w:val="none" w:sz="0" w:space="0" w:color="auto"/>
            <w:left w:val="none" w:sz="0" w:space="0" w:color="auto"/>
            <w:bottom w:val="none" w:sz="0" w:space="0" w:color="auto"/>
            <w:right w:val="none" w:sz="0" w:space="0" w:color="auto"/>
          </w:divBdr>
          <w:divsChild>
            <w:div w:id="51849367">
              <w:marLeft w:val="0"/>
              <w:marRight w:val="0"/>
              <w:marTop w:val="0"/>
              <w:marBottom w:val="0"/>
              <w:divBdr>
                <w:top w:val="none" w:sz="0" w:space="0" w:color="auto"/>
                <w:left w:val="none" w:sz="0" w:space="0" w:color="auto"/>
                <w:bottom w:val="none" w:sz="0" w:space="0" w:color="auto"/>
                <w:right w:val="none" w:sz="0" w:space="0" w:color="auto"/>
              </w:divBdr>
            </w:div>
            <w:div w:id="188374690">
              <w:marLeft w:val="0"/>
              <w:marRight w:val="0"/>
              <w:marTop w:val="0"/>
              <w:marBottom w:val="0"/>
              <w:divBdr>
                <w:top w:val="none" w:sz="0" w:space="0" w:color="auto"/>
                <w:left w:val="none" w:sz="0" w:space="0" w:color="auto"/>
                <w:bottom w:val="none" w:sz="0" w:space="0" w:color="auto"/>
                <w:right w:val="none" w:sz="0" w:space="0" w:color="auto"/>
              </w:divBdr>
            </w:div>
            <w:div w:id="220410800">
              <w:marLeft w:val="0"/>
              <w:marRight w:val="0"/>
              <w:marTop w:val="0"/>
              <w:marBottom w:val="0"/>
              <w:divBdr>
                <w:top w:val="none" w:sz="0" w:space="0" w:color="auto"/>
                <w:left w:val="none" w:sz="0" w:space="0" w:color="auto"/>
                <w:bottom w:val="none" w:sz="0" w:space="0" w:color="auto"/>
                <w:right w:val="none" w:sz="0" w:space="0" w:color="auto"/>
              </w:divBdr>
            </w:div>
            <w:div w:id="346367080">
              <w:marLeft w:val="0"/>
              <w:marRight w:val="0"/>
              <w:marTop w:val="0"/>
              <w:marBottom w:val="0"/>
              <w:divBdr>
                <w:top w:val="none" w:sz="0" w:space="0" w:color="auto"/>
                <w:left w:val="none" w:sz="0" w:space="0" w:color="auto"/>
                <w:bottom w:val="none" w:sz="0" w:space="0" w:color="auto"/>
                <w:right w:val="none" w:sz="0" w:space="0" w:color="auto"/>
              </w:divBdr>
            </w:div>
            <w:div w:id="377820448">
              <w:marLeft w:val="0"/>
              <w:marRight w:val="0"/>
              <w:marTop w:val="0"/>
              <w:marBottom w:val="0"/>
              <w:divBdr>
                <w:top w:val="none" w:sz="0" w:space="0" w:color="auto"/>
                <w:left w:val="none" w:sz="0" w:space="0" w:color="auto"/>
                <w:bottom w:val="none" w:sz="0" w:space="0" w:color="auto"/>
                <w:right w:val="none" w:sz="0" w:space="0" w:color="auto"/>
              </w:divBdr>
            </w:div>
            <w:div w:id="695539661">
              <w:marLeft w:val="0"/>
              <w:marRight w:val="0"/>
              <w:marTop w:val="0"/>
              <w:marBottom w:val="0"/>
              <w:divBdr>
                <w:top w:val="none" w:sz="0" w:space="0" w:color="auto"/>
                <w:left w:val="none" w:sz="0" w:space="0" w:color="auto"/>
                <w:bottom w:val="none" w:sz="0" w:space="0" w:color="auto"/>
                <w:right w:val="none" w:sz="0" w:space="0" w:color="auto"/>
              </w:divBdr>
            </w:div>
            <w:div w:id="702826438">
              <w:marLeft w:val="0"/>
              <w:marRight w:val="0"/>
              <w:marTop w:val="0"/>
              <w:marBottom w:val="0"/>
              <w:divBdr>
                <w:top w:val="none" w:sz="0" w:space="0" w:color="auto"/>
                <w:left w:val="none" w:sz="0" w:space="0" w:color="auto"/>
                <w:bottom w:val="none" w:sz="0" w:space="0" w:color="auto"/>
                <w:right w:val="none" w:sz="0" w:space="0" w:color="auto"/>
              </w:divBdr>
            </w:div>
            <w:div w:id="759839297">
              <w:marLeft w:val="0"/>
              <w:marRight w:val="0"/>
              <w:marTop w:val="0"/>
              <w:marBottom w:val="0"/>
              <w:divBdr>
                <w:top w:val="none" w:sz="0" w:space="0" w:color="auto"/>
                <w:left w:val="none" w:sz="0" w:space="0" w:color="auto"/>
                <w:bottom w:val="none" w:sz="0" w:space="0" w:color="auto"/>
                <w:right w:val="none" w:sz="0" w:space="0" w:color="auto"/>
              </w:divBdr>
            </w:div>
            <w:div w:id="869030991">
              <w:marLeft w:val="0"/>
              <w:marRight w:val="0"/>
              <w:marTop w:val="0"/>
              <w:marBottom w:val="0"/>
              <w:divBdr>
                <w:top w:val="none" w:sz="0" w:space="0" w:color="auto"/>
                <w:left w:val="none" w:sz="0" w:space="0" w:color="auto"/>
                <w:bottom w:val="none" w:sz="0" w:space="0" w:color="auto"/>
                <w:right w:val="none" w:sz="0" w:space="0" w:color="auto"/>
              </w:divBdr>
            </w:div>
            <w:div w:id="1312366027">
              <w:marLeft w:val="0"/>
              <w:marRight w:val="0"/>
              <w:marTop w:val="0"/>
              <w:marBottom w:val="0"/>
              <w:divBdr>
                <w:top w:val="none" w:sz="0" w:space="0" w:color="auto"/>
                <w:left w:val="none" w:sz="0" w:space="0" w:color="auto"/>
                <w:bottom w:val="none" w:sz="0" w:space="0" w:color="auto"/>
                <w:right w:val="none" w:sz="0" w:space="0" w:color="auto"/>
              </w:divBdr>
            </w:div>
            <w:div w:id="1324775078">
              <w:marLeft w:val="0"/>
              <w:marRight w:val="0"/>
              <w:marTop w:val="0"/>
              <w:marBottom w:val="0"/>
              <w:divBdr>
                <w:top w:val="none" w:sz="0" w:space="0" w:color="auto"/>
                <w:left w:val="none" w:sz="0" w:space="0" w:color="auto"/>
                <w:bottom w:val="none" w:sz="0" w:space="0" w:color="auto"/>
                <w:right w:val="none" w:sz="0" w:space="0" w:color="auto"/>
              </w:divBdr>
            </w:div>
            <w:div w:id="1428767062">
              <w:marLeft w:val="0"/>
              <w:marRight w:val="0"/>
              <w:marTop w:val="0"/>
              <w:marBottom w:val="0"/>
              <w:divBdr>
                <w:top w:val="none" w:sz="0" w:space="0" w:color="auto"/>
                <w:left w:val="none" w:sz="0" w:space="0" w:color="auto"/>
                <w:bottom w:val="none" w:sz="0" w:space="0" w:color="auto"/>
                <w:right w:val="none" w:sz="0" w:space="0" w:color="auto"/>
              </w:divBdr>
            </w:div>
            <w:div w:id="1609775572">
              <w:marLeft w:val="0"/>
              <w:marRight w:val="0"/>
              <w:marTop w:val="0"/>
              <w:marBottom w:val="0"/>
              <w:divBdr>
                <w:top w:val="none" w:sz="0" w:space="0" w:color="auto"/>
                <w:left w:val="none" w:sz="0" w:space="0" w:color="auto"/>
                <w:bottom w:val="none" w:sz="0" w:space="0" w:color="auto"/>
                <w:right w:val="none" w:sz="0" w:space="0" w:color="auto"/>
              </w:divBdr>
            </w:div>
            <w:div w:id="1884947003">
              <w:marLeft w:val="0"/>
              <w:marRight w:val="0"/>
              <w:marTop w:val="0"/>
              <w:marBottom w:val="0"/>
              <w:divBdr>
                <w:top w:val="none" w:sz="0" w:space="0" w:color="auto"/>
                <w:left w:val="none" w:sz="0" w:space="0" w:color="auto"/>
                <w:bottom w:val="none" w:sz="0" w:space="0" w:color="auto"/>
                <w:right w:val="none" w:sz="0" w:space="0" w:color="auto"/>
              </w:divBdr>
            </w:div>
            <w:div w:id="207955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954210">
      <w:bodyDiv w:val="1"/>
      <w:marLeft w:val="0"/>
      <w:marRight w:val="0"/>
      <w:marTop w:val="0"/>
      <w:marBottom w:val="0"/>
      <w:divBdr>
        <w:top w:val="none" w:sz="0" w:space="0" w:color="auto"/>
        <w:left w:val="none" w:sz="0" w:space="0" w:color="auto"/>
        <w:bottom w:val="none" w:sz="0" w:space="0" w:color="auto"/>
        <w:right w:val="none" w:sz="0" w:space="0" w:color="auto"/>
      </w:divBdr>
      <w:divsChild>
        <w:div w:id="1094399298">
          <w:marLeft w:val="0"/>
          <w:marRight w:val="0"/>
          <w:marTop w:val="0"/>
          <w:marBottom w:val="0"/>
          <w:divBdr>
            <w:top w:val="none" w:sz="0" w:space="0" w:color="auto"/>
            <w:left w:val="none" w:sz="0" w:space="0" w:color="auto"/>
            <w:bottom w:val="none" w:sz="0" w:space="0" w:color="auto"/>
            <w:right w:val="none" w:sz="0" w:space="0" w:color="auto"/>
          </w:divBdr>
          <w:divsChild>
            <w:div w:id="59251575">
              <w:marLeft w:val="0"/>
              <w:marRight w:val="0"/>
              <w:marTop w:val="0"/>
              <w:marBottom w:val="0"/>
              <w:divBdr>
                <w:top w:val="none" w:sz="0" w:space="0" w:color="auto"/>
                <w:left w:val="none" w:sz="0" w:space="0" w:color="auto"/>
                <w:bottom w:val="none" w:sz="0" w:space="0" w:color="auto"/>
                <w:right w:val="none" w:sz="0" w:space="0" w:color="auto"/>
              </w:divBdr>
            </w:div>
            <w:div w:id="75397322">
              <w:marLeft w:val="0"/>
              <w:marRight w:val="0"/>
              <w:marTop w:val="0"/>
              <w:marBottom w:val="0"/>
              <w:divBdr>
                <w:top w:val="none" w:sz="0" w:space="0" w:color="auto"/>
                <w:left w:val="none" w:sz="0" w:space="0" w:color="auto"/>
                <w:bottom w:val="none" w:sz="0" w:space="0" w:color="auto"/>
                <w:right w:val="none" w:sz="0" w:space="0" w:color="auto"/>
              </w:divBdr>
            </w:div>
            <w:div w:id="83573347">
              <w:marLeft w:val="0"/>
              <w:marRight w:val="0"/>
              <w:marTop w:val="0"/>
              <w:marBottom w:val="0"/>
              <w:divBdr>
                <w:top w:val="none" w:sz="0" w:space="0" w:color="auto"/>
                <w:left w:val="none" w:sz="0" w:space="0" w:color="auto"/>
                <w:bottom w:val="none" w:sz="0" w:space="0" w:color="auto"/>
                <w:right w:val="none" w:sz="0" w:space="0" w:color="auto"/>
              </w:divBdr>
            </w:div>
            <w:div w:id="104079721">
              <w:marLeft w:val="0"/>
              <w:marRight w:val="0"/>
              <w:marTop w:val="0"/>
              <w:marBottom w:val="0"/>
              <w:divBdr>
                <w:top w:val="none" w:sz="0" w:space="0" w:color="auto"/>
                <w:left w:val="none" w:sz="0" w:space="0" w:color="auto"/>
                <w:bottom w:val="none" w:sz="0" w:space="0" w:color="auto"/>
                <w:right w:val="none" w:sz="0" w:space="0" w:color="auto"/>
              </w:divBdr>
            </w:div>
            <w:div w:id="114257080">
              <w:marLeft w:val="0"/>
              <w:marRight w:val="0"/>
              <w:marTop w:val="0"/>
              <w:marBottom w:val="0"/>
              <w:divBdr>
                <w:top w:val="none" w:sz="0" w:space="0" w:color="auto"/>
                <w:left w:val="none" w:sz="0" w:space="0" w:color="auto"/>
                <w:bottom w:val="none" w:sz="0" w:space="0" w:color="auto"/>
                <w:right w:val="none" w:sz="0" w:space="0" w:color="auto"/>
              </w:divBdr>
            </w:div>
            <w:div w:id="151340929">
              <w:marLeft w:val="0"/>
              <w:marRight w:val="0"/>
              <w:marTop w:val="0"/>
              <w:marBottom w:val="0"/>
              <w:divBdr>
                <w:top w:val="none" w:sz="0" w:space="0" w:color="auto"/>
                <w:left w:val="none" w:sz="0" w:space="0" w:color="auto"/>
                <w:bottom w:val="none" w:sz="0" w:space="0" w:color="auto"/>
                <w:right w:val="none" w:sz="0" w:space="0" w:color="auto"/>
              </w:divBdr>
            </w:div>
            <w:div w:id="190454342">
              <w:marLeft w:val="0"/>
              <w:marRight w:val="0"/>
              <w:marTop w:val="0"/>
              <w:marBottom w:val="0"/>
              <w:divBdr>
                <w:top w:val="none" w:sz="0" w:space="0" w:color="auto"/>
                <w:left w:val="none" w:sz="0" w:space="0" w:color="auto"/>
                <w:bottom w:val="none" w:sz="0" w:space="0" w:color="auto"/>
                <w:right w:val="none" w:sz="0" w:space="0" w:color="auto"/>
              </w:divBdr>
            </w:div>
            <w:div w:id="212078602">
              <w:marLeft w:val="0"/>
              <w:marRight w:val="0"/>
              <w:marTop w:val="0"/>
              <w:marBottom w:val="0"/>
              <w:divBdr>
                <w:top w:val="none" w:sz="0" w:space="0" w:color="auto"/>
                <w:left w:val="none" w:sz="0" w:space="0" w:color="auto"/>
                <w:bottom w:val="none" w:sz="0" w:space="0" w:color="auto"/>
                <w:right w:val="none" w:sz="0" w:space="0" w:color="auto"/>
              </w:divBdr>
            </w:div>
            <w:div w:id="287199403">
              <w:marLeft w:val="0"/>
              <w:marRight w:val="0"/>
              <w:marTop w:val="0"/>
              <w:marBottom w:val="0"/>
              <w:divBdr>
                <w:top w:val="none" w:sz="0" w:space="0" w:color="auto"/>
                <w:left w:val="none" w:sz="0" w:space="0" w:color="auto"/>
                <w:bottom w:val="none" w:sz="0" w:space="0" w:color="auto"/>
                <w:right w:val="none" w:sz="0" w:space="0" w:color="auto"/>
              </w:divBdr>
            </w:div>
            <w:div w:id="441849972">
              <w:marLeft w:val="0"/>
              <w:marRight w:val="0"/>
              <w:marTop w:val="0"/>
              <w:marBottom w:val="0"/>
              <w:divBdr>
                <w:top w:val="none" w:sz="0" w:space="0" w:color="auto"/>
                <w:left w:val="none" w:sz="0" w:space="0" w:color="auto"/>
                <w:bottom w:val="none" w:sz="0" w:space="0" w:color="auto"/>
                <w:right w:val="none" w:sz="0" w:space="0" w:color="auto"/>
              </w:divBdr>
            </w:div>
            <w:div w:id="461118171">
              <w:marLeft w:val="0"/>
              <w:marRight w:val="0"/>
              <w:marTop w:val="0"/>
              <w:marBottom w:val="0"/>
              <w:divBdr>
                <w:top w:val="none" w:sz="0" w:space="0" w:color="auto"/>
                <w:left w:val="none" w:sz="0" w:space="0" w:color="auto"/>
                <w:bottom w:val="none" w:sz="0" w:space="0" w:color="auto"/>
                <w:right w:val="none" w:sz="0" w:space="0" w:color="auto"/>
              </w:divBdr>
            </w:div>
            <w:div w:id="559293053">
              <w:marLeft w:val="0"/>
              <w:marRight w:val="0"/>
              <w:marTop w:val="0"/>
              <w:marBottom w:val="0"/>
              <w:divBdr>
                <w:top w:val="none" w:sz="0" w:space="0" w:color="auto"/>
                <w:left w:val="none" w:sz="0" w:space="0" w:color="auto"/>
                <w:bottom w:val="none" w:sz="0" w:space="0" w:color="auto"/>
                <w:right w:val="none" w:sz="0" w:space="0" w:color="auto"/>
              </w:divBdr>
            </w:div>
            <w:div w:id="641228452">
              <w:marLeft w:val="0"/>
              <w:marRight w:val="0"/>
              <w:marTop w:val="0"/>
              <w:marBottom w:val="0"/>
              <w:divBdr>
                <w:top w:val="none" w:sz="0" w:space="0" w:color="auto"/>
                <w:left w:val="none" w:sz="0" w:space="0" w:color="auto"/>
                <w:bottom w:val="none" w:sz="0" w:space="0" w:color="auto"/>
                <w:right w:val="none" w:sz="0" w:space="0" w:color="auto"/>
              </w:divBdr>
            </w:div>
            <w:div w:id="703675549">
              <w:marLeft w:val="0"/>
              <w:marRight w:val="0"/>
              <w:marTop w:val="0"/>
              <w:marBottom w:val="0"/>
              <w:divBdr>
                <w:top w:val="none" w:sz="0" w:space="0" w:color="auto"/>
                <w:left w:val="none" w:sz="0" w:space="0" w:color="auto"/>
                <w:bottom w:val="none" w:sz="0" w:space="0" w:color="auto"/>
                <w:right w:val="none" w:sz="0" w:space="0" w:color="auto"/>
              </w:divBdr>
            </w:div>
            <w:div w:id="708258165">
              <w:marLeft w:val="0"/>
              <w:marRight w:val="0"/>
              <w:marTop w:val="0"/>
              <w:marBottom w:val="0"/>
              <w:divBdr>
                <w:top w:val="none" w:sz="0" w:space="0" w:color="auto"/>
                <w:left w:val="none" w:sz="0" w:space="0" w:color="auto"/>
                <w:bottom w:val="none" w:sz="0" w:space="0" w:color="auto"/>
                <w:right w:val="none" w:sz="0" w:space="0" w:color="auto"/>
              </w:divBdr>
            </w:div>
            <w:div w:id="758795691">
              <w:marLeft w:val="0"/>
              <w:marRight w:val="0"/>
              <w:marTop w:val="0"/>
              <w:marBottom w:val="0"/>
              <w:divBdr>
                <w:top w:val="none" w:sz="0" w:space="0" w:color="auto"/>
                <w:left w:val="none" w:sz="0" w:space="0" w:color="auto"/>
                <w:bottom w:val="none" w:sz="0" w:space="0" w:color="auto"/>
                <w:right w:val="none" w:sz="0" w:space="0" w:color="auto"/>
              </w:divBdr>
            </w:div>
            <w:div w:id="772818793">
              <w:marLeft w:val="0"/>
              <w:marRight w:val="0"/>
              <w:marTop w:val="0"/>
              <w:marBottom w:val="0"/>
              <w:divBdr>
                <w:top w:val="none" w:sz="0" w:space="0" w:color="auto"/>
                <w:left w:val="none" w:sz="0" w:space="0" w:color="auto"/>
                <w:bottom w:val="none" w:sz="0" w:space="0" w:color="auto"/>
                <w:right w:val="none" w:sz="0" w:space="0" w:color="auto"/>
              </w:divBdr>
            </w:div>
            <w:div w:id="835346060">
              <w:marLeft w:val="0"/>
              <w:marRight w:val="0"/>
              <w:marTop w:val="0"/>
              <w:marBottom w:val="0"/>
              <w:divBdr>
                <w:top w:val="none" w:sz="0" w:space="0" w:color="auto"/>
                <w:left w:val="none" w:sz="0" w:space="0" w:color="auto"/>
                <w:bottom w:val="none" w:sz="0" w:space="0" w:color="auto"/>
                <w:right w:val="none" w:sz="0" w:space="0" w:color="auto"/>
              </w:divBdr>
            </w:div>
            <w:div w:id="892430615">
              <w:marLeft w:val="0"/>
              <w:marRight w:val="0"/>
              <w:marTop w:val="0"/>
              <w:marBottom w:val="0"/>
              <w:divBdr>
                <w:top w:val="none" w:sz="0" w:space="0" w:color="auto"/>
                <w:left w:val="none" w:sz="0" w:space="0" w:color="auto"/>
                <w:bottom w:val="none" w:sz="0" w:space="0" w:color="auto"/>
                <w:right w:val="none" w:sz="0" w:space="0" w:color="auto"/>
              </w:divBdr>
            </w:div>
            <w:div w:id="913008865">
              <w:marLeft w:val="0"/>
              <w:marRight w:val="0"/>
              <w:marTop w:val="0"/>
              <w:marBottom w:val="0"/>
              <w:divBdr>
                <w:top w:val="none" w:sz="0" w:space="0" w:color="auto"/>
                <w:left w:val="none" w:sz="0" w:space="0" w:color="auto"/>
                <w:bottom w:val="none" w:sz="0" w:space="0" w:color="auto"/>
                <w:right w:val="none" w:sz="0" w:space="0" w:color="auto"/>
              </w:divBdr>
            </w:div>
            <w:div w:id="957684509">
              <w:marLeft w:val="0"/>
              <w:marRight w:val="0"/>
              <w:marTop w:val="0"/>
              <w:marBottom w:val="0"/>
              <w:divBdr>
                <w:top w:val="none" w:sz="0" w:space="0" w:color="auto"/>
                <w:left w:val="none" w:sz="0" w:space="0" w:color="auto"/>
                <w:bottom w:val="none" w:sz="0" w:space="0" w:color="auto"/>
                <w:right w:val="none" w:sz="0" w:space="0" w:color="auto"/>
              </w:divBdr>
            </w:div>
            <w:div w:id="980423730">
              <w:marLeft w:val="0"/>
              <w:marRight w:val="0"/>
              <w:marTop w:val="0"/>
              <w:marBottom w:val="0"/>
              <w:divBdr>
                <w:top w:val="none" w:sz="0" w:space="0" w:color="auto"/>
                <w:left w:val="none" w:sz="0" w:space="0" w:color="auto"/>
                <w:bottom w:val="none" w:sz="0" w:space="0" w:color="auto"/>
                <w:right w:val="none" w:sz="0" w:space="0" w:color="auto"/>
              </w:divBdr>
            </w:div>
            <w:div w:id="1091587765">
              <w:marLeft w:val="0"/>
              <w:marRight w:val="0"/>
              <w:marTop w:val="0"/>
              <w:marBottom w:val="0"/>
              <w:divBdr>
                <w:top w:val="none" w:sz="0" w:space="0" w:color="auto"/>
                <w:left w:val="none" w:sz="0" w:space="0" w:color="auto"/>
                <w:bottom w:val="none" w:sz="0" w:space="0" w:color="auto"/>
                <w:right w:val="none" w:sz="0" w:space="0" w:color="auto"/>
              </w:divBdr>
            </w:div>
            <w:div w:id="1133058589">
              <w:marLeft w:val="0"/>
              <w:marRight w:val="0"/>
              <w:marTop w:val="0"/>
              <w:marBottom w:val="0"/>
              <w:divBdr>
                <w:top w:val="none" w:sz="0" w:space="0" w:color="auto"/>
                <w:left w:val="none" w:sz="0" w:space="0" w:color="auto"/>
                <w:bottom w:val="none" w:sz="0" w:space="0" w:color="auto"/>
                <w:right w:val="none" w:sz="0" w:space="0" w:color="auto"/>
              </w:divBdr>
            </w:div>
            <w:div w:id="1260526928">
              <w:marLeft w:val="0"/>
              <w:marRight w:val="0"/>
              <w:marTop w:val="0"/>
              <w:marBottom w:val="0"/>
              <w:divBdr>
                <w:top w:val="none" w:sz="0" w:space="0" w:color="auto"/>
                <w:left w:val="none" w:sz="0" w:space="0" w:color="auto"/>
                <w:bottom w:val="none" w:sz="0" w:space="0" w:color="auto"/>
                <w:right w:val="none" w:sz="0" w:space="0" w:color="auto"/>
              </w:divBdr>
            </w:div>
            <w:div w:id="1283802140">
              <w:marLeft w:val="0"/>
              <w:marRight w:val="0"/>
              <w:marTop w:val="0"/>
              <w:marBottom w:val="0"/>
              <w:divBdr>
                <w:top w:val="none" w:sz="0" w:space="0" w:color="auto"/>
                <w:left w:val="none" w:sz="0" w:space="0" w:color="auto"/>
                <w:bottom w:val="none" w:sz="0" w:space="0" w:color="auto"/>
                <w:right w:val="none" w:sz="0" w:space="0" w:color="auto"/>
              </w:divBdr>
            </w:div>
            <w:div w:id="1352296155">
              <w:marLeft w:val="0"/>
              <w:marRight w:val="0"/>
              <w:marTop w:val="0"/>
              <w:marBottom w:val="0"/>
              <w:divBdr>
                <w:top w:val="none" w:sz="0" w:space="0" w:color="auto"/>
                <w:left w:val="none" w:sz="0" w:space="0" w:color="auto"/>
                <w:bottom w:val="none" w:sz="0" w:space="0" w:color="auto"/>
                <w:right w:val="none" w:sz="0" w:space="0" w:color="auto"/>
              </w:divBdr>
            </w:div>
            <w:div w:id="1388920597">
              <w:marLeft w:val="0"/>
              <w:marRight w:val="0"/>
              <w:marTop w:val="0"/>
              <w:marBottom w:val="0"/>
              <w:divBdr>
                <w:top w:val="none" w:sz="0" w:space="0" w:color="auto"/>
                <w:left w:val="none" w:sz="0" w:space="0" w:color="auto"/>
                <w:bottom w:val="none" w:sz="0" w:space="0" w:color="auto"/>
                <w:right w:val="none" w:sz="0" w:space="0" w:color="auto"/>
              </w:divBdr>
            </w:div>
            <w:div w:id="1390618507">
              <w:marLeft w:val="0"/>
              <w:marRight w:val="0"/>
              <w:marTop w:val="0"/>
              <w:marBottom w:val="0"/>
              <w:divBdr>
                <w:top w:val="none" w:sz="0" w:space="0" w:color="auto"/>
                <w:left w:val="none" w:sz="0" w:space="0" w:color="auto"/>
                <w:bottom w:val="none" w:sz="0" w:space="0" w:color="auto"/>
                <w:right w:val="none" w:sz="0" w:space="0" w:color="auto"/>
              </w:divBdr>
            </w:div>
            <w:div w:id="1403333178">
              <w:marLeft w:val="0"/>
              <w:marRight w:val="0"/>
              <w:marTop w:val="0"/>
              <w:marBottom w:val="0"/>
              <w:divBdr>
                <w:top w:val="none" w:sz="0" w:space="0" w:color="auto"/>
                <w:left w:val="none" w:sz="0" w:space="0" w:color="auto"/>
                <w:bottom w:val="none" w:sz="0" w:space="0" w:color="auto"/>
                <w:right w:val="none" w:sz="0" w:space="0" w:color="auto"/>
              </w:divBdr>
            </w:div>
            <w:div w:id="1427921607">
              <w:marLeft w:val="0"/>
              <w:marRight w:val="0"/>
              <w:marTop w:val="0"/>
              <w:marBottom w:val="0"/>
              <w:divBdr>
                <w:top w:val="none" w:sz="0" w:space="0" w:color="auto"/>
                <w:left w:val="none" w:sz="0" w:space="0" w:color="auto"/>
                <w:bottom w:val="none" w:sz="0" w:space="0" w:color="auto"/>
                <w:right w:val="none" w:sz="0" w:space="0" w:color="auto"/>
              </w:divBdr>
            </w:div>
            <w:div w:id="1480683606">
              <w:marLeft w:val="0"/>
              <w:marRight w:val="0"/>
              <w:marTop w:val="0"/>
              <w:marBottom w:val="0"/>
              <w:divBdr>
                <w:top w:val="none" w:sz="0" w:space="0" w:color="auto"/>
                <w:left w:val="none" w:sz="0" w:space="0" w:color="auto"/>
                <w:bottom w:val="none" w:sz="0" w:space="0" w:color="auto"/>
                <w:right w:val="none" w:sz="0" w:space="0" w:color="auto"/>
              </w:divBdr>
            </w:div>
            <w:div w:id="1506163201">
              <w:marLeft w:val="0"/>
              <w:marRight w:val="0"/>
              <w:marTop w:val="0"/>
              <w:marBottom w:val="0"/>
              <w:divBdr>
                <w:top w:val="none" w:sz="0" w:space="0" w:color="auto"/>
                <w:left w:val="none" w:sz="0" w:space="0" w:color="auto"/>
                <w:bottom w:val="none" w:sz="0" w:space="0" w:color="auto"/>
                <w:right w:val="none" w:sz="0" w:space="0" w:color="auto"/>
              </w:divBdr>
            </w:div>
            <w:div w:id="1555652872">
              <w:marLeft w:val="0"/>
              <w:marRight w:val="0"/>
              <w:marTop w:val="0"/>
              <w:marBottom w:val="0"/>
              <w:divBdr>
                <w:top w:val="none" w:sz="0" w:space="0" w:color="auto"/>
                <w:left w:val="none" w:sz="0" w:space="0" w:color="auto"/>
                <w:bottom w:val="none" w:sz="0" w:space="0" w:color="auto"/>
                <w:right w:val="none" w:sz="0" w:space="0" w:color="auto"/>
              </w:divBdr>
            </w:div>
            <w:div w:id="1608123467">
              <w:marLeft w:val="0"/>
              <w:marRight w:val="0"/>
              <w:marTop w:val="0"/>
              <w:marBottom w:val="0"/>
              <w:divBdr>
                <w:top w:val="none" w:sz="0" w:space="0" w:color="auto"/>
                <w:left w:val="none" w:sz="0" w:space="0" w:color="auto"/>
                <w:bottom w:val="none" w:sz="0" w:space="0" w:color="auto"/>
                <w:right w:val="none" w:sz="0" w:space="0" w:color="auto"/>
              </w:divBdr>
            </w:div>
            <w:div w:id="1664047180">
              <w:marLeft w:val="0"/>
              <w:marRight w:val="0"/>
              <w:marTop w:val="0"/>
              <w:marBottom w:val="0"/>
              <w:divBdr>
                <w:top w:val="none" w:sz="0" w:space="0" w:color="auto"/>
                <w:left w:val="none" w:sz="0" w:space="0" w:color="auto"/>
                <w:bottom w:val="none" w:sz="0" w:space="0" w:color="auto"/>
                <w:right w:val="none" w:sz="0" w:space="0" w:color="auto"/>
              </w:divBdr>
            </w:div>
            <w:div w:id="1812404790">
              <w:marLeft w:val="0"/>
              <w:marRight w:val="0"/>
              <w:marTop w:val="0"/>
              <w:marBottom w:val="0"/>
              <w:divBdr>
                <w:top w:val="none" w:sz="0" w:space="0" w:color="auto"/>
                <w:left w:val="none" w:sz="0" w:space="0" w:color="auto"/>
                <w:bottom w:val="none" w:sz="0" w:space="0" w:color="auto"/>
                <w:right w:val="none" w:sz="0" w:space="0" w:color="auto"/>
              </w:divBdr>
            </w:div>
            <w:div w:id="1898397549">
              <w:marLeft w:val="0"/>
              <w:marRight w:val="0"/>
              <w:marTop w:val="0"/>
              <w:marBottom w:val="0"/>
              <w:divBdr>
                <w:top w:val="none" w:sz="0" w:space="0" w:color="auto"/>
                <w:left w:val="none" w:sz="0" w:space="0" w:color="auto"/>
                <w:bottom w:val="none" w:sz="0" w:space="0" w:color="auto"/>
                <w:right w:val="none" w:sz="0" w:space="0" w:color="auto"/>
              </w:divBdr>
            </w:div>
            <w:div w:id="1906328773">
              <w:marLeft w:val="0"/>
              <w:marRight w:val="0"/>
              <w:marTop w:val="0"/>
              <w:marBottom w:val="0"/>
              <w:divBdr>
                <w:top w:val="none" w:sz="0" w:space="0" w:color="auto"/>
                <w:left w:val="none" w:sz="0" w:space="0" w:color="auto"/>
                <w:bottom w:val="none" w:sz="0" w:space="0" w:color="auto"/>
                <w:right w:val="none" w:sz="0" w:space="0" w:color="auto"/>
              </w:divBdr>
            </w:div>
            <w:div w:id="2050374200">
              <w:marLeft w:val="0"/>
              <w:marRight w:val="0"/>
              <w:marTop w:val="0"/>
              <w:marBottom w:val="0"/>
              <w:divBdr>
                <w:top w:val="none" w:sz="0" w:space="0" w:color="auto"/>
                <w:left w:val="none" w:sz="0" w:space="0" w:color="auto"/>
                <w:bottom w:val="none" w:sz="0" w:space="0" w:color="auto"/>
                <w:right w:val="none" w:sz="0" w:space="0" w:color="auto"/>
              </w:divBdr>
            </w:div>
            <w:div w:id="2088266398">
              <w:marLeft w:val="0"/>
              <w:marRight w:val="0"/>
              <w:marTop w:val="0"/>
              <w:marBottom w:val="0"/>
              <w:divBdr>
                <w:top w:val="none" w:sz="0" w:space="0" w:color="auto"/>
                <w:left w:val="none" w:sz="0" w:space="0" w:color="auto"/>
                <w:bottom w:val="none" w:sz="0" w:space="0" w:color="auto"/>
                <w:right w:val="none" w:sz="0" w:space="0" w:color="auto"/>
              </w:divBdr>
            </w:div>
            <w:div w:id="2111581526">
              <w:marLeft w:val="0"/>
              <w:marRight w:val="0"/>
              <w:marTop w:val="0"/>
              <w:marBottom w:val="0"/>
              <w:divBdr>
                <w:top w:val="none" w:sz="0" w:space="0" w:color="auto"/>
                <w:left w:val="none" w:sz="0" w:space="0" w:color="auto"/>
                <w:bottom w:val="none" w:sz="0" w:space="0" w:color="auto"/>
                <w:right w:val="none" w:sz="0" w:space="0" w:color="auto"/>
              </w:divBdr>
            </w:div>
            <w:div w:id="214487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93665">
      <w:bodyDiv w:val="1"/>
      <w:marLeft w:val="0"/>
      <w:marRight w:val="0"/>
      <w:marTop w:val="0"/>
      <w:marBottom w:val="0"/>
      <w:divBdr>
        <w:top w:val="none" w:sz="0" w:space="0" w:color="auto"/>
        <w:left w:val="none" w:sz="0" w:space="0" w:color="auto"/>
        <w:bottom w:val="none" w:sz="0" w:space="0" w:color="auto"/>
        <w:right w:val="none" w:sz="0" w:space="0" w:color="auto"/>
      </w:divBdr>
      <w:divsChild>
        <w:div w:id="1071655747">
          <w:marLeft w:val="0"/>
          <w:marRight w:val="0"/>
          <w:marTop w:val="0"/>
          <w:marBottom w:val="0"/>
          <w:divBdr>
            <w:top w:val="none" w:sz="0" w:space="0" w:color="auto"/>
            <w:left w:val="none" w:sz="0" w:space="0" w:color="auto"/>
            <w:bottom w:val="none" w:sz="0" w:space="0" w:color="auto"/>
            <w:right w:val="none" w:sz="0" w:space="0" w:color="auto"/>
          </w:divBdr>
          <w:divsChild>
            <w:div w:id="141539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889085">
      <w:bodyDiv w:val="1"/>
      <w:marLeft w:val="0"/>
      <w:marRight w:val="0"/>
      <w:marTop w:val="0"/>
      <w:marBottom w:val="0"/>
      <w:divBdr>
        <w:top w:val="none" w:sz="0" w:space="0" w:color="auto"/>
        <w:left w:val="none" w:sz="0" w:space="0" w:color="auto"/>
        <w:bottom w:val="none" w:sz="0" w:space="0" w:color="auto"/>
        <w:right w:val="none" w:sz="0" w:space="0" w:color="auto"/>
      </w:divBdr>
      <w:divsChild>
        <w:div w:id="945187115">
          <w:marLeft w:val="0"/>
          <w:marRight w:val="0"/>
          <w:marTop w:val="0"/>
          <w:marBottom w:val="0"/>
          <w:divBdr>
            <w:top w:val="none" w:sz="0" w:space="0" w:color="auto"/>
            <w:left w:val="none" w:sz="0" w:space="0" w:color="auto"/>
            <w:bottom w:val="none" w:sz="0" w:space="0" w:color="auto"/>
            <w:right w:val="none" w:sz="0" w:space="0" w:color="auto"/>
          </w:divBdr>
          <w:divsChild>
            <w:div w:id="78328867">
              <w:marLeft w:val="0"/>
              <w:marRight w:val="0"/>
              <w:marTop w:val="0"/>
              <w:marBottom w:val="0"/>
              <w:divBdr>
                <w:top w:val="none" w:sz="0" w:space="0" w:color="auto"/>
                <w:left w:val="none" w:sz="0" w:space="0" w:color="auto"/>
                <w:bottom w:val="none" w:sz="0" w:space="0" w:color="auto"/>
                <w:right w:val="none" w:sz="0" w:space="0" w:color="auto"/>
              </w:divBdr>
            </w:div>
            <w:div w:id="836505155">
              <w:marLeft w:val="0"/>
              <w:marRight w:val="0"/>
              <w:marTop w:val="0"/>
              <w:marBottom w:val="0"/>
              <w:divBdr>
                <w:top w:val="none" w:sz="0" w:space="0" w:color="auto"/>
                <w:left w:val="none" w:sz="0" w:space="0" w:color="auto"/>
                <w:bottom w:val="none" w:sz="0" w:space="0" w:color="auto"/>
                <w:right w:val="none" w:sz="0" w:space="0" w:color="auto"/>
              </w:divBdr>
            </w:div>
            <w:div w:id="911890698">
              <w:marLeft w:val="0"/>
              <w:marRight w:val="0"/>
              <w:marTop w:val="0"/>
              <w:marBottom w:val="0"/>
              <w:divBdr>
                <w:top w:val="none" w:sz="0" w:space="0" w:color="auto"/>
                <w:left w:val="none" w:sz="0" w:space="0" w:color="auto"/>
                <w:bottom w:val="none" w:sz="0" w:space="0" w:color="auto"/>
                <w:right w:val="none" w:sz="0" w:space="0" w:color="auto"/>
              </w:divBdr>
            </w:div>
            <w:div w:id="175073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3676">
      <w:bodyDiv w:val="1"/>
      <w:marLeft w:val="0"/>
      <w:marRight w:val="0"/>
      <w:marTop w:val="0"/>
      <w:marBottom w:val="0"/>
      <w:divBdr>
        <w:top w:val="none" w:sz="0" w:space="0" w:color="auto"/>
        <w:left w:val="none" w:sz="0" w:space="0" w:color="auto"/>
        <w:bottom w:val="none" w:sz="0" w:space="0" w:color="auto"/>
        <w:right w:val="none" w:sz="0" w:space="0" w:color="auto"/>
      </w:divBdr>
    </w:div>
    <w:div w:id="1095203956">
      <w:bodyDiv w:val="1"/>
      <w:marLeft w:val="0"/>
      <w:marRight w:val="0"/>
      <w:marTop w:val="0"/>
      <w:marBottom w:val="0"/>
      <w:divBdr>
        <w:top w:val="none" w:sz="0" w:space="0" w:color="auto"/>
        <w:left w:val="none" w:sz="0" w:space="0" w:color="auto"/>
        <w:bottom w:val="none" w:sz="0" w:space="0" w:color="auto"/>
        <w:right w:val="none" w:sz="0" w:space="0" w:color="auto"/>
      </w:divBdr>
    </w:div>
    <w:div w:id="1097751594">
      <w:bodyDiv w:val="1"/>
      <w:marLeft w:val="0"/>
      <w:marRight w:val="0"/>
      <w:marTop w:val="0"/>
      <w:marBottom w:val="0"/>
      <w:divBdr>
        <w:top w:val="none" w:sz="0" w:space="0" w:color="auto"/>
        <w:left w:val="none" w:sz="0" w:space="0" w:color="auto"/>
        <w:bottom w:val="none" w:sz="0" w:space="0" w:color="auto"/>
        <w:right w:val="none" w:sz="0" w:space="0" w:color="auto"/>
      </w:divBdr>
      <w:divsChild>
        <w:div w:id="940258953">
          <w:marLeft w:val="0"/>
          <w:marRight w:val="0"/>
          <w:marTop w:val="0"/>
          <w:marBottom w:val="0"/>
          <w:divBdr>
            <w:top w:val="none" w:sz="0" w:space="0" w:color="auto"/>
            <w:left w:val="none" w:sz="0" w:space="0" w:color="auto"/>
            <w:bottom w:val="none" w:sz="0" w:space="0" w:color="auto"/>
            <w:right w:val="none" w:sz="0" w:space="0" w:color="auto"/>
          </w:divBdr>
          <w:divsChild>
            <w:div w:id="22436983">
              <w:marLeft w:val="0"/>
              <w:marRight w:val="0"/>
              <w:marTop w:val="0"/>
              <w:marBottom w:val="0"/>
              <w:divBdr>
                <w:top w:val="none" w:sz="0" w:space="0" w:color="auto"/>
                <w:left w:val="none" w:sz="0" w:space="0" w:color="auto"/>
                <w:bottom w:val="none" w:sz="0" w:space="0" w:color="auto"/>
                <w:right w:val="none" w:sz="0" w:space="0" w:color="auto"/>
              </w:divBdr>
            </w:div>
            <w:div w:id="150605627">
              <w:marLeft w:val="0"/>
              <w:marRight w:val="0"/>
              <w:marTop w:val="0"/>
              <w:marBottom w:val="0"/>
              <w:divBdr>
                <w:top w:val="none" w:sz="0" w:space="0" w:color="auto"/>
                <w:left w:val="none" w:sz="0" w:space="0" w:color="auto"/>
                <w:bottom w:val="none" w:sz="0" w:space="0" w:color="auto"/>
                <w:right w:val="none" w:sz="0" w:space="0" w:color="auto"/>
              </w:divBdr>
            </w:div>
            <w:div w:id="241184311">
              <w:marLeft w:val="0"/>
              <w:marRight w:val="0"/>
              <w:marTop w:val="0"/>
              <w:marBottom w:val="0"/>
              <w:divBdr>
                <w:top w:val="none" w:sz="0" w:space="0" w:color="auto"/>
                <w:left w:val="none" w:sz="0" w:space="0" w:color="auto"/>
                <w:bottom w:val="none" w:sz="0" w:space="0" w:color="auto"/>
                <w:right w:val="none" w:sz="0" w:space="0" w:color="auto"/>
              </w:divBdr>
            </w:div>
            <w:div w:id="272323869">
              <w:marLeft w:val="0"/>
              <w:marRight w:val="0"/>
              <w:marTop w:val="0"/>
              <w:marBottom w:val="0"/>
              <w:divBdr>
                <w:top w:val="none" w:sz="0" w:space="0" w:color="auto"/>
                <w:left w:val="none" w:sz="0" w:space="0" w:color="auto"/>
                <w:bottom w:val="none" w:sz="0" w:space="0" w:color="auto"/>
                <w:right w:val="none" w:sz="0" w:space="0" w:color="auto"/>
              </w:divBdr>
            </w:div>
            <w:div w:id="285350679">
              <w:marLeft w:val="0"/>
              <w:marRight w:val="0"/>
              <w:marTop w:val="0"/>
              <w:marBottom w:val="0"/>
              <w:divBdr>
                <w:top w:val="none" w:sz="0" w:space="0" w:color="auto"/>
                <w:left w:val="none" w:sz="0" w:space="0" w:color="auto"/>
                <w:bottom w:val="none" w:sz="0" w:space="0" w:color="auto"/>
                <w:right w:val="none" w:sz="0" w:space="0" w:color="auto"/>
              </w:divBdr>
            </w:div>
            <w:div w:id="285738296">
              <w:marLeft w:val="0"/>
              <w:marRight w:val="0"/>
              <w:marTop w:val="0"/>
              <w:marBottom w:val="0"/>
              <w:divBdr>
                <w:top w:val="none" w:sz="0" w:space="0" w:color="auto"/>
                <w:left w:val="none" w:sz="0" w:space="0" w:color="auto"/>
                <w:bottom w:val="none" w:sz="0" w:space="0" w:color="auto"/>
                <w:right w:val="none" w:sz="0" w:space="0" w:color="auto"/>
              </w:divBdr>
            </w:div>
            <w:div w:id="397217434">
              <w:marLeft w:val="0"/>
              <w:marRight w:val="0"/>
              <w:marTop w:val="0"/>
              <w:marBottom w:val="0"/>
              <w:divBdr>
                <w:top w:val="none" w:sz="0" w:space="0" w:color="auto"/>
                <w:left w:val="none" w:sz="0" w:space="0" w:color="auto"/>
                <w:bottom w:val="none" w:sz="0" w:space="0" w:color="auto"/>
                <w:right w:val="none" w:sz="0" w:space="0" w:color="auto"/>
              </w:divBdr>
            </w:div>
            <w:div w:id="431783562">
              <w:marLeft w:val="0"/>
              <w:marRight w:val="0"/>
              <w:marTop w:val="0"/>
              <w:marBottom w:val="0"/>
              <w:divBdr>
                <w:top w:val="none" w:sz="0" w:space="0" w:color="auto"/>
                <w:left w:val="none" w:sz="0" w:space="0" w:color="auto"/>
                <w:bottom w:val="none" w:sz="0" w:space="0" w:color="auto"/>
                <w:right w:val="none" w:sz="0" w:space="0" w:color="auto"/>
              </w:divBdr>
            </w:div>
            <w:div w:id="472602884">
              <w:marLeft w:val="0"/>
              <w:marRight w:val="0"/>
              <w:marTop w:val="0"/>
              <w:marBottom w:val="0"/>
              <w:divBdr>
                <w:top w:val="none" w:sz="0" w:space="0" w:color="auto"/>
                <w:left w:val="none" w:sz="0" w:space="0" w:color="auto"/>
                <w:bottom w:val="none" w:sz="0" w:space="0" w:color="auto"/>
                <w:right w:val="none" w:sz="0" w:space="0" w:color="auto"/>
              </w:divBdr>
            </w:div>
            <w:div w:id="530266064">
              <w:marLeft w:val="0"/>
              <w:marRight w:val="0"/>
              <w:marTop w:val="0"/>
              <w:marBottom w:val="0"/>
              <w:divBdr>
                <w:top w:val="none" w:sz="0" w:space="0" w:color="auto"/>
                <w:left w:val="none" w:sz="0" w:space="0" w:color="auto"/>
                <w:bottom w:val="none" w:sz="0" w:space="0" w:color="auto"/>
                <w:right w:val="none" w:sz="0" w:space="0" w:color="auto"/>
              </w:divBdr>
            </w:div>
            <w:div w:id="537209242">
              <w:marLeft w:val="0"/>
              <w:marRight w:val="0"/>
              <w:marTop w:val="0"/>
              <w:marBottom w:val="0"/>
              <w:divBdr>
                <w:top w:val="none" w:sz="0" w:space="0" w:color="auto"/>
                <w:left w:val="none" w:sz="0" w:space="0" w:color="auto"/>
                <w:bottom w:val="none" w:sz="0" w:space="0" w:color="auto"/>
                <w:right w:val="none" w:sz="0" w:space="0" w:color="auto"/>
              </w:divBdr>
            </w:div>
            <w:div w:id="867647333">
              <w:marLeft w:val="0"/>
              <w:marRight w:val="0"/>
              <w:marTop w:val="0"/>
              <w:marBottom w:val="0"/>
              <w:divBdr>
                <w:top w:val="none" w:sz="0" w:space="0" w:color="auto"/>
                <w:left w:val="none" w:sz="0" w:space="0" w:color="auto"/>
                <w:bottom w:val="none" w:sz="0" w:space="0" w:color="auto"/>
                <w:right w:val="none" w:sz="0" w:space="0" w:color="auto"/>
              </w:divBdr>
            </w:div>
            <w:div w:id="921109902">
              <w:marLeft w:val="0"/>
              <w:marRight w:val="0"/>
              <w:marTop w:val="0"/>
              <w:marBottom w:val="0"/>
              <w:divBdr>
                <w:top w:val="none" w:sz="0" w:space="0" w:color="auto"/>
                <w:left w:val="none" w:sz="0" w:space="0" w:color="auto"/>
                <w:bottom w:val="none" w:sz="0" w:space="0" w:color="auto"/>
                <w:right w:val="none" w:sz="0" w:space="0" w:color="auto"/>
              </w:divBdr>
            </w:div>
            <w:div w:id="1082945018">
              <w:marLeft w:val="0"/>
              <w:marRight w:val="0"/>
              <w:marTop w:val="0"/>
              <w:marBottom w:val="0"/>
              <w:divBdr>
                <w:top w:val="none" w:sz="0" w:space="0" w:color="auto"/>
                <w:left w:val="none" w:sz="0" w:space="0" w:color="auto"/>
                <w:bottom w:val="none" w:sz="0" w:space="0" w:color="auto"/>
                <w:right w:val="none" w:sz="0" w:space="0" w:color="auto"/>
              </w:divBdr>
            </w:div>
            <w:div w:id="1267738959">
              <w:marLeft w:val="0"/>
              <w:marRight w:val="0"/>
              <w:marTop w:val="0"/>
              <w:marBottom w:val="0"/>
              <w:divBdr>
                <w:top w:val="none" w:sz="0" w:space="0" w:color="auto"/>
                <w:left w:val="none" w:sz="0" w:space="0" w:color="auto"/>
                <w:bottom w:val="none" w:sz="0" w:space="0" w:color="auto"/>
                <w:right w:val="none" w:sz="0" w:space="0" w:color="auto"/>
              </w:divBdr>
            </w:div>
            <w:div w:id="1320767201">
              <w:marLeft w:val="0"/>
              <w:marRight w:val="0"/>
              <w:marTop w:val="0"/>
              <w:marBottom w:val="0"/>
              <w:divBdr>
                <w:top w:val="none" w:sz="0" w:space="0" w:color="auto"/>
                <w:left w:val="none" w:sz="0" w:space="0" w:color="auto"/>
                <w:bottom w:val="none" w:sz="0" w:space="0" w:color="auto"/>
                <w:right w:val="none" w:sz="0" w:space="0" w:color="auto"/>
              </w:divBdr>
            </w:div>
            <w:div w:id="1324696834">
              <w:marLeft w:val="0"/>
              <w:marRight w:val="0"/>
              <w:marTop w:val="0"/>
              <w:marBottom w:val="0"/>
              <w:divBdr>
                <w:top w:val="none" w:sz="0" w:space="0" w:color="auto"/>
                <w:left w:val="none" w:sz="0" w:space="0" w:color="auto"/>
                <w:bottom w:val="none" w:sz="0" w:space="0" w:color="auto"/>
                <w:right w:val="none" w:sz="0" w:space="0" w:color="auto"/>
              </w:divBdr>
            </w:div>
            <w:div w:id="1625843483">
              <w:marLeft w:val="0"/>
              <w:marRight w:val="0"/>
              <w:marTop w:val="0"/>
              <w:marBottom w:val="0"/>
              <w:divBdr>
                <w:top w:val="none" w:sz="0" w:space="0" w:color="auto"/>
                <w:left w:val="none" w:sz="0" w:space="0" w:color="auto"/>
                <w:bottom w:val="none" w:sz="0" w:space="0" w:color="auto"/>
                <w:right w:val="none" w:sz="0" w:space="0" w:color="auto"/>
              </w:divBdr>
            </w:div>
            <w:div w:id="1644892360">
              <w:marLeft w:val="0"/>
              <w:marRight w:val="0"/>
              <w:marTop w:val="0"/>
              <w:marBottom w:val="0"/>
              <w:divBdr>
                <w:top w:val="none" w:sz="0" w:space="0" w:color="auto"/>
                <w:left w:val="none" w:sz="0" w:space="0" w:color="auto"/>
                <w:bottom w:val="none" w:sz="0" w:space="0" w:color="auto"/>
                <w:right w:val="none" w:sz="0" w:space="0" w:color="auto"/>
              </w:divBdr>
            </w:div>
            <w:div w:id="1720015365">
              <w:marLeft w:val="0"/>
              <w:marRight w:val="0"/>
              <w:marTop w:val="0"/>
              <w:marBottom w:val="0"/>
              <w:divBdr>
                <w:top w:val="none" w:sz="0" w:space="0" w:color="auto"/>
                <w:left w:val="none" w:sz="0" w:space="0" w:color="auto"/>
                <w:bottom w:val="none" w:sz="0" w:space="0" w:color="auto"/>
                <w:right w:val="none" w:sz="0" w:space="0" w:color="auto"/>
              </w:divBdr>
            </w:div>
            <w:div w:id="1724980022">
              <w:marLeft w:val="0"/>
              <w:marRight w:val="0"/>
              <w:marTop w:val="0"/>
              <w:marBottom w:val="0"/>
              <w:divBdr>
                <w:top w:val="none" w:sz="0" w:space="0" w:color="auto"/>
                <w:left w:val="none" w:sz="0" w:space="0" w:color="auto"/>
                <w:bottom w:val="none" w:sz="0" w:space="0" w:color="auto"/>
                <w:right w:val="none" w:sz="0" w:space="0" w:color="auto"/>
              </w:divBdr>
            </w:div>
            <w:div w:id="1739816745">
              <w:marLeft w:val="0"/>
              <w:marRight w:val="0"/>
              <w:marTop w:val="0"/>
              <w:marBottom w:val="0"/>
              <w:divBdr>
                <w:top w:val="none" w:sz="0" w:space="0" w:color="auto"/>
                <w:left w:val="none" w:sz="0" w:space="0" w:color="auto"/>
                <w:bottom w:val="none" w:sz="0" w:space="0" w:color="auto"/>
                <w:right w:val="none" w:sz="0" w:space="0" w:color="auto"/>
              </w:divBdr>
            </w:div>
            <w:div w:id="202443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944704">
      <w:bodyDiv w:val="1"/>
      <w:marLeft w:val="0"/>
      <w:marRight w:val="0"/>
      <w:marTop w:val="0"/>
      <w:marBottom w:val="0"/>
      <w:divBdr>
        <w:top w:val="none" w:sz="0" w:space="0" w:color="auto"/>
        <w:left w:val="none" w:sz="0" w:space="0" w:color="auto"/>
        <w:bottom w:val="none" w:sz="0" w:space="0" w:color="auto"/>
        <w:right w:val="none" w:sz="0" w:space="0" w:color="auto"/>
      </w:divBdr>
    </w:div>
    <w:div w:id="1101610617">
      <w:bodyDiv w:val="1"/>
      <w:marLeft w:val="0"/>
      <w:marRight w:val="0"/>
      <w:marTop w:val="0"/>
      <w:marBottom w:val="0"/>
      <w:divBdr>
        <w:top w:val="none" w:sz="0" w:space="0" w:color="auto"/>
        <w:left w:val="none" w:sz="0" w:space="0" w:color="auto"/>
        <w:bottom w:val="none" w:sz="0" w:space="0" w:color="auto"/>
        <w:right w:val="none" w:sz="0" w:space="0" w:color="auto"/>
      </w:divBdr>
      <w:divsChild>
        <w:div w:id="1145780013">
          <w:marLeft w:val="0"/>
          <w:marRight w:val="0"/>
          <w:marTop w:val="0"/>
          <w:marBottom w:val="0"/>
          <w:divBdr>
            <w:top w:val="none" w:sz="0" w:space="0" w:color="auto"/>
            <w:left w:val="none" w:sz="0" w:space="0" w:color="auto"/>
            <w:bottom w:val="none" w:sz="0" w:space="0" w:color="auto"/>
            <w:right w:val="none" w:sz="0" w:space="0" w:color="auto"/>
          </w:divBdr>
          <w:divsChild>
            <w:div w:id="80563662">
              <w:marLeft w:val="0"/>
              <w:marRight w:val="0"/>
              <w:marTop w:val="0"/>
              <w:marBottom w:val="0"/>
              <w:divBdr>
                <w:top w:val="none" w:sz="0" w:space="0" w:color="auto"/>
                <w:left w:val="none" w:sz="0" w:space="0" w:color="auto"/>
                <w:bottom w:val="none" w:sz="0" w:space="0" w:color="auto"/>
                <w:right w:val="none" w:sz="0" w:space="0" w:color="auto"/>
              </w:divBdr>
            </w:div>
            <w:div w:id="125895691">
              <w:marLeft w:val="0"/>
              <w:marRight w:val="0"/>
              <w:marTop w:val="0"/>
              <w:marBottom w:val="0"/>
              <w:divBdr>
                <w:top w:val="none" w:sz="0" w:space="0" w:color="auto"/>
                <w:left w:val="none" w:sz="0" w:space="0" w:color="auto"/>
                <w:bottom w:val="none" w:sz="0" w:space="0" w:color="auto"/>
                <w:right w:val="none" w:sz="0" w:space="0" w:color="auto"/>
              </w:divBdr>
            </w:div>
            <w:div w:id="305088889">
              <w:marLeft w:val="0"/>
              <w:marRight w:val="0"/>
              <w:marTop w:val="0"/>
              <w:marBottom w:val="0"/>
              <w:divBdr>
                <w:top w:val="none" w:sz="0" w:space="0" w:color="auto"/>
                <w:left w:val="none" w:sz="0" w:space="0" w:color="auto"/>
                <w:bottom w:val="none" w:sz="0" w:space="0" w:color="auto"/>
                <w:right w:val="none" w:sz="0" w:space="0" w:color="auto"/>
              </w:divBdr>
            </w:div>
            <w:div w:id="334652196">
              <w:marLeft w:val="0"/>
              <w:marRight w:val="0"/>
              <w:marTop w:val="0"/>
              <w:marBottom w:val="0"/>
              <w:divBdr>
                <w:top w:val="none" w:sz="0" w:space="0" w:color="auto"/>
                <w:left w:val="none" w:sz="0" w:space="0" w:color="auto"/>
                <w:bottom w:val="none" w:sz="0" w:space="0" w:color="auto"/>
                <w:right w:val="none" w:sz="0" w:space="0" w:color="auto"/>
              </w:divBdr>
            </w:div>
            <w:div w:id="447821842">
              <w:marLeft w:val="0"/>
              <w:marRight w:val="0"/>
              <w:marTop w:val="0"/>
              <w:marBottom w:val="0"/>
              <w:divBdr>
                <w:top w:val="none" w:sz="0" w:space="0" w:color="auto"/>
                <w:left w:val="none" w:sz="0" w:space="0" w:color="auto"/>
                <w:bottom w:val="none" w:sz="0" w:space="0" w:color="auto"/>
                <w:right w:val="none" w:sz="0" w:space="0" w:color="auto"/>
              </w:divBdr>
            </w:div>
            <w:div w:id="487747921">
              <w:marLeft w:val="0"/>
              <w:marRight w:val="0"/>
              <w:marTop w:val="0"/>
              <w:marBottom w:val="0"/>
              <w:divBdr>
                <w:top w:val="none" w:sz="0" w:space="0" w:color="auto"/>
                <w:left w:val="none" w:sz="0" w:space="0" w:color="auto"/>
                <w:bottom w:val="none" w:sz="0" w:space="0" w:color="auto"/>
                <w:right w:val="none" w:sz="0" w:space="0" w:color="auto"/>
              </w:divBdr>
            </w:div>
            <w:div w:id="712729843">
              <w:marLeft w:val="0"/>
              <w:marRight w:val="0"/>
              <w:marTop w:val="0"/>
              <w:marBottom w:val="0"/>
              <w:divBdr>
                <w:top w:val="none" w:sz="0" w:space="0" w:color="auto"/>
                <w:left w:val="none" w:sz="0" w:space="0" w:color="auto"/>
                <w:bottom w:val="none" w:sz="0" w:space="0" w:color="auto"/>
                <w:right w:val="none" w:sz="0" w:space="0" w:color="auto"/>
              </w:divBdr>
            </w:div>
            <w:div w:id="796223971">
              <w:marLeft w:val="0"/>
              <w:marRight w:val="0"/>
              <w:marTop w:val="0"/>
              <w:marBottom w:val="0"/>
              <w:divBdr>
                <w:top w:val="none" w:sz="0" w:space="0" w:color="auto"/>
                <w:left w:val="none" w:sz="0" w:space="0" w:color="auto"/>
                <w:bottom w:val="none" w:sz="0" w:space="0" w:color="auto"/>
                <w:right w:val="none" w:sz="0" w:space="0" w:color="auto"/>
              </w:divBdr>
            </w:div>
            <w:div w:id="844321852">
              <w:marLeft w:val="0"/>
              <w:marRight w:val="0"/>
              <w:marTop w:val="0"/>
              <w:marBottom w:val="0"/>
              <w:divBdr>
                <w:top w:val="none" w:sz="0" w:space="0" w:color="auto"/>
                <w:left w:val="none" w:sz="0" w:space="0" w:color="auto"/>
                <w:bottom w:val="none" w:sz="0" w:space="0" w:color="auto"/>
                <w:right w:val="none" w:sz="0" w:space="0" w:color="auto"/>
              </w:divBdr>
            </w:div>
            <w:div w:id="1365474303">
              <w:marLeft w:val="0"/>
              <w:marRight w:val="0"/>
              <w:marTop w:val="0"/>
              <w:marBottom w:val="0"/>
              <w:divBdr>
                <w:top w:val="none" w:sz="0" w:space="0" w:color="auto"/>
                <w:left w:val="none" w:sz="0" w:space="0" w:color="auto"/>
                <w:bottom w:val="none" w:sz="0" w:space="0" w:color="auto"/>
                <w:right w:val="none" w:sz="0" w:space="0" w:color="auto"/>
              </w:divBdr>
            </w:div>
            <w:div w:id="1390306066">
              <w:marLeft w:val="0"/>
              <w:marRight w:val="0"/>
              <w:marTop w:val="0"/>
              <w:marBottom w:val="0"/>
              <w:divBdr>
                <w:top w:val="none" w:sz="0" w:space="0" w:color="auto"/>
                <w:left w:val="none" w:sz="0" w:space="0" w:color="auto"/>
                <w:bottom w:val="none" w:sz="0" w:space="0" w:color="auto"/>
                <w:right w:val="none" w:sz="0" w:space="0" w:color="auto"/>
              </w:divBdr>
            </w:div>
            <w:div w:id="1399019135">
              <w:marLeft w:val="0"/>
              <w:marRight w:val="0"/>
              <w:marTop w:val="0"/>
              <w:marBottom w:val="0"/>
              <w:divBdr>
                <w:top w:val="none" w:sz="0" w:space="0" w:color="auto"/>
                <w:left w:val="none" w:sz="0" w:space="0" w:color="auto"/>
                <w:bottom w:val="none" w:sz="0" w:space="0" w:color="auto"/>
                <w:right w:val="none" w:sz="0" w:space="0" w:color="auto"/>
              </w:divBdr>
            </w:div>
            <w:div w:id="1440760632">
              <w:marLeft w:val="0"/>
              <w:marRight w:val="0"/>
              <w:marTop w:val="0"/>
              <w:marBottom w:val="0"/>
              <w:divBdr>
                <w:top w:val="none" w:sz="0" w:space="0" w:color="auto"/>
                <w:left w:val="none" w:sz="0" w:space="0" w:color="auto"/>
                <w:bottom w:val="none" w:sz="0" w:space="0" w:color="auto"/>
                <w:right w:val="none" w:sz="0" w:space="0" w:color="auto"/>
              </w:divBdr>
            </w:div>
            <w:div w:id="1779519807">
              <w:marLeft w:val="0"/>
              <w:marRight w:val="0"/>
              <w:marTop w:val="0"/>
              <w:marBottom w:val="0"/>
              <w:divBdr>
                <w:top w:val="none" w:sz="0" w:space="0" w:color="auto"/>
                <w:left w:val="none" w:sz="0" w:space="0" w:color="auto"/>
                <w:bottom w:val="none" w:sz="0" w:space="0" w:color="auto"/>
                <w:right w:val="none" w:sz="0" w:space="0" w:color="auto"/>
              </w:divBdr>
            </w:div>
            <w:div w:id="1799563210">
              <w:marLeft w:val="0"/>
              <w:marRight w:val="0"/>
              <w:marTop w:val="0"/>
              <w:marBottom w:val="0"/>
              <w:divBdr>
                <w:top w:val="none" w:sz="0" w:space="0" w:color="auto"/>
                <w:left w:val="none" w:sz="0" w:space="0" w:color="auto"/>
                <w:bottom w:val="none" w:sz="0" w:space="0" w:color="auto"/>
                <w:right w:val="none" w:sz="0" w:space="0" w:color="auto"/>
              </w:divBdr>
            </w:div>
            <w:div w:id="1899903489">
              <w:marLeft w:val="0"/>
              <w:marRight w:val="0"/>
              <w:marTop w:val="0"/>
              <w:marBottom w:val="0"/>
              <w:divBdr>
                <w:top w:val="none" w:sz="0" w:space="0" w:color="auto"/>
                <w:left w:val="none" w:sz="0" w:space="0" w:color="auto"/>
                <w:bottom w:val="none" w:sz="0" w:space="0" w:color="auto"/>
                <w:right w:val="none" w:sz="0" w:space="0" w:color="auto"/>
              </w:divBdr>
            </w:div>
            <w:div w:id="1948468723">
              <w:marLeft w:val="0"/>
              <w:marRight w:val="0"/>
              <w:marTop w:val="0"/>
              <w:marBottom w:val="0"/>
              <w:divBdr>
                <w:top w:val="none" w:sz="0" w:space="0" w:color="auto"/>
                <w:left w:val="none" w:sz="0" w:space="0" w:color="auto"/>
                <w:bottom w:val="none" w:sz="0" w:space="0" w:color="auto"/>
                <w:right w:val="none" w:sz="0" w:space="0" w:color="auto"/>
              </w:divBdr>
            </w:div>
            <w:div w:id="198962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880547">
      <w:bodyDiv w:val="1"/>
      <w:marLeft w:val="0"/>
      <w:marRight w:val="0"/>
      <w:marTop w:val="0"/>
      <w:marBottom w:val="0"/>
      <w:divBdr>
        <w:top w:val="none" w:sz="0" w:space="0" w:color="auto"/>
        <w:left w:val="none" w:sz="0" w:space="0" w:color="auto"/>
        <w:bottom w:val="none" w:sz="0" w:space="0" w:color="auto"/>
        <w:right w:val="none" w:sz="0" w:space="0" w:color="auto"/>
      </w:divBdr>
    </w:div>
    <w:div w:id="1104231185">
      <w:bodyDiv w:val="1"/>
      <w:marLeft w:val="0"/>
      <w:marRight w:val="0"/>
      <w:marTop w:val="0"/>
      <w:marBottom w:val="0"/>
      <w:divBdr>
        <w:top w:val="none" w:sz="0" w:space="0" w:color="auto"/>
        <w:left w:val="none" w:sz="0" w:space="0" w:color="auto"/>
        <w:bottom w:val="none" w:sz="0" w:space="0" w:color="auto"/>
        <w:right w:val="none" w:sz="0" w:space="0" w:color="auto"/>
      </w:divBdr>
    </w:div>
    <w:div w:id="1105730721">
      <w:bodyDiv w:val="1"/>
      <w:marLeft w:val="0"/>
      <w:marRight w:val="0"/>
      <w:marTop w:val="0"/>
      <w:marBottom w:val="0"/>
      <w:divBdr>
        <w:top w:val="none" w:sz="0" w:space="0" w:color="auto"/>
        <w:left w:val="none" w:sz="0" w:space="0" w:color="auto"/>
        <w:bottom w:val="none" w:sz="0" w:space="0" w:color="auto"/>
        <w:right w:val="none" w:sz="0" w:space="0" w:color="auto"/>
      </w:divBdr>
      <w:divsChild>
        <w:div w:id="163320825">
          <w:marLeft w:val="0"/>
          <w:marRight w:val="0"/>
          <w:marTop w:val="0"/>
          <w:marBottom w:val="0"/>
          <w:divBdr>
            <w:top w:val="none" w:sz="0" w:space="0" w:color="auto"/>
            <w:left w:val="none" w:sz="0" w:space="0" w:color="auto"/>
            <w:bottom w:val="none" w:sz="0" w:space="0" w:color="auto"/>
            <w:right w:val="none" w:sz="0" w:space="0" w:color="auto"/>
          </w:divBdr>
          <w:divsChild>
            <w:div w:id="205484550">
              <w:marLeft w:val="0"/>
              <w:marRight w:val="0"/>
              <w:marTop w:val="0"/>
              <w:marBottom w:val="0"/>
              <w:divBdr>
                <w:top w:val="none" w:sz="0" w:space="0" w:color="auto"/>
                <w:left w:val="none" w:sz="0" w:space="0" w:color="auto"/>
                <w:bottom w:val="none" w:sz="0" w:space="0" w:color="auto"/>
                <w:right w:val="none" w:sz="0" w:space="0" w:color="auto"/>
              </w:divBdr>
            </w:div>
            <w:div w:id="563832465">
              <w:marLeft w:val="0"/>
              <w:marRight w:val="0"/>
              <w:marTop w:val="0"/>
              <w:marBottom w:val="0"/>
              <w:divBdr>
                <w:top w:val="none" w:sz="0" w:space="0" w:color="auto"/>
                <w:left w:val="none" w:sz="0" w:space="0" w:color="auto"/>
                <w:bottom w:val="none" w:sz="0" w:space="0" w:color="auto"/>
                <w:right w:val="none" w:sz="0" w:space="0" w:color="auto"/>
              </w:divBdr>
            </w:div>
            <w:div w:id="690956995">
              <w:marLeft w:val="0"/>
              <w:marRight w:val="0"/>
              <w:marTop w:val="0"/>
              <w:marBottom w:val="0"/>
              <w:divBdr>
                <w:top w:val="none" w:sz="0" w:space="0" w:color="auto"/>
                <w:left w:val="none" w:sz="0" w:space="0" w:color="auto"/>
                <w:bottom w:val="none" w:sz="0" w:space="0" w:color="auto"/>
                <w:right w:val="none" w:sz="0" w:space="0" w:color="auto"/>
              </w:divBdr>
            </w:div>
            <w:div w:id="857499410">
              <w:marLeft w:val="0"/>
              <w:marRight w:val="0"/>
              <w:marTop w:val="0"/>
              <w:marBottom w:val="0"/>
              <w:divBdr>
                <w:top w:val="none" w:sz="0" w:space="0" w:color="auto"/>
                <w:left w:val="none" w:sz="0" w:space="0" w:color="auto"/>
                <w:bottom w:val="none" w:sz="0" w:space="0" w:color="auto"/>
                <w:right w:val="none" w:sz="0" w:space="0" w:color="auto"/>
              </w:divBdr>
            </w:div>
            <w:div w:id="912593356">
              <w:marLeft w:val="0"/>
              <w:marRight w:val="0"/>
              <w:marTop w:val="0"/>
              <w:marBottom w:val="0"/>
              <w:divBdr>
                <w:top w:val="none" w:sz="0" w:space="0" w:color="auto"/>
                <w:left w:val="none" w:sz="0" w:space="0" w:color="auto"/>
                <w:bottom w:val="none" w:sz="0" w:space="0" w:color="auto"/>
                <w:right w:val="none" w:sz="0" w:space="0" w:color="auto"/>
              </w:divBdr>
            </w:div>
            <w:div w:id="1087000901">
              <w:marLeft w:val="0"/>
              <w:marRight w:val="0"/>
              <w:marTop w:val="0"/>
              <w:marBottom w:val="0"/>
              <w:divBdr>
                <w:top w:val="none" w:sz="0" w:space="0" w:color="auto"/>
                <w:left w:val="none" w:sz="0" w:space="0" w:color="auto"/>
                <w:bottom w:val="none" w:sz="0" w:space="0" w:color="auto"/>
                <w:right w:val="none" w:sz="0" w:space="0" w:color="auto"/>
              </w:divBdr>
            </w:div>
            <w:div w:id="1146315043">
              <w:marLeft w:val="0"/>
              <w:marRight w:val="0"/>
              <w:marTop w:val="0"/>
              <w:marBottom w:val="0"/>
              <w:divBdr>
                <w:top w:val="none" w:sz="0" w:space="0" w:color="auto"/>
                <w:left w:val="none" w:sz="0" w:space="0" w:color="auto"/>
                <w:bottom w:val="none" w:sz="0" w:space="0" w:color="auto"/>
                <w:right w:val="none" w:sz="0" w:space="0" w:color="auto"/>
              </w:divBdr>
            </w:div>
            <w:div w:id="1474172967">
              <w:marLeft w:val="0"/>
              <w:marRight w:val="0"/>
              <w:marTop w:val="0"/>
              <w:marBottom w:val="0"/>
              <w:divBdr>
                <w:top w:val="none" w:sz="0" w:space="0" w:color="auto"/>
                <w:left w:val="none" w:sz="0" w:space="0" w:color="auto"/>
                <w:bottom w:val="none" w:sz="0" w:space="0" w:color="auto"/>
                <w:right w:val="none" w:sz="0" w:space="0" w:color="auto"/>
              </w:divBdr>
            </w:div>
            <w:div w:id="1578899044">
              <w:marLeft w:val="0"/>
              <w:marRight w:val="0"/>
              <w:marTop w:val="0"/>
              <w:marBottom w:val="0"/>
              <w:divBdr>
                <w:top w:val="none" w:sz="0" w:space="0" w:color="auto"/>
                <w:left w:val="none" w:sz="0" w:space="0" w:color="auto"/>
                <w:bottom w:val="none" w:sz="0" w:space="0" w:color="auto"/>
                <w:right w:val="none" w:sz="0" w:space="0" w:color="auto"/>
              </w:divBdr>
            </w:div>
            <w:div w:id="1822231147">
              <w:marLeft w:val="0"/>
              <w:marRight w:val="0"/>
              <w:marTop w:val="0"/>
              <w:marBottom w:val="0"/>
              <w:divBdr>
                <w:top w:val="none" w:sz="0" w:space="0" w:color="auto"/>
                <w:left w:val="none" w:sz="0" w:space="0" w:color="auto"/>
                <w:bottom w:val="none" w:sz="0" w:space="0" w:color="auto"/>
                <w:right w:val="none" w:sz="0" w:space="0" w:color="auto"/>
              </w:divBdr>
            </w:div>
            <w:div w:id="1938832105">
              <w:marLeft w:val="0"/>
              <w:marRight w:val="0"/>
              <w:marTop w:val="0"/>
              <w:marBottom w:val="0"/>
              <w:divBdr>
                <w:top w:val="none" w:sz="0" w:space="0" w:color="auto"/>
                <w:left w:val="none" w:sz="0" w:space="0" w:color="auto"/>
                <w:bottom w:val="none" w:sz="0" w:space="0" w:color="auto"/>
                <w:right w:val="none" w:sz="0" w:space="0" w:color="auto"/>
              </w:divBdr>
            </w:div>
            <w:div w:id="1997025286">
              <w:marLeft w:val="0"/>
              <w:marRight w:val="0"/>
              <w:marTop w:val="0"/>
              <w:marBottom w:val="0"/>
              <w:divBdr>
                <w:top w:val="none" w:sz="0" w:space="0" w:color="auto"/>
                <w:left w:val="none" w:sz="0" w:space="0" w:color="auto"/>
                <w:bottom w:val="none" w:sz="0" w:space="0" w:color="auto"/>
                <w:right w:val="none" w:sz="0" w:space="0" w:color="auto"/>
              </w:divBdr>
            </w:div>
            <w:div w:id="2100364038">
              <w:marLeft w:val="0"/>
              <w:marRight w:val="0"/>
              <w:marTop w:val="0"/>
              <w:marBottom w:val="0"/>
              <w:divBdr>
                <w:top w:val="none" w:sz="0" w:space="0" w:color="auto"/>
                <w:left w:val="none" w:sz="0" w:space="0" w:color="auto"/>
                <w:bottom w:val="none" w:sz="0" w:space="0" w:color="auto"/>
                <w:right w:val="none" w:sz="0" w:space="0" w:color="auto"/>
              </w:divBdr>
            </w:div>
            <w:div w:id="213748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78394">
      <w:bodyDiv w:val="1"/>
      <w:marLeft w:val="0"/>
      <w:marRight w:val="0"/>
      <w:marTop w:val="0"/>
      <w:marBottom w:val="0"/>
      <w:divBdr>
        <w:top w:val="none" w:sz="0" w:space="0" w:color="auto"/>
        <w:left w:val="none" w:sz="0" w:space="0" w:color="auto"/>
        <w:bottom w:val="none" w:sz="0" w:space="0" w:color="auto"/>
        <w:right w:val="none" w:sz="0" w:space="0" w:color="auto"/>
      </w:divBdr>
    </w:div>
    <w:div w:id="1118983894">
      <w:bodyDiv w:val="1"/>
      <w:marLeft w:val="0"/>
      <w:marRight w:val="0"/>
      <w:marTop w:val="0"/>
      <w:marBottom w:val="0"/>
      <w:divBdr>
        <w:top w:val="none" w:sz="0" w:space="0" w:color="auto"/>
        <w:left w:val="none" w:sz="0" w:space="0" w:color="auto"/>
        <w:bottom w:val="none" w:sz="0" w:space="0" w:color="auto"/>
        <w:right w:val="none" w:sz="0" w:space="0" w:color="auto"/>
      </w:divBdr>
    </w:div>
    <w:div w:id="1120144316">
      <w:bodyDiv w:val="1"/>
      <w:marLeft w:val="0"/>
      <w:marRight w:val="0"/>
      <w:marTop w:val="0"/>
      <w:marBottom w:val="0"/>
      <w:divBdr>
        <w:top w:val="none" w:sz="0" w:space="0" w:color="auto"/>
        <w:left w:val="none" w:sz="0" w:space="0" w:color="auto"/>
        <w:bottom w:val="none" w:sz="0" w:space="0" w:color="auto"/>
        <w:right w:val="none" w:sz="0" w:space="0" w:color="auto"/>
      </w:divBdr>
    </w:div>
    <w:div w:id="1120220373">
      <w:bodyDiv w:val="1"/>
      <w:marLeft w:val="0"/>
      <w:marRight w:val="0"/>
      <w:marTop w:val="0"/>
      <w:marBottom w:val="0"/>
      <w:divBdr>
        <w:top w:val="none" w:sz="0" w:space="0" w:color="auto"/>
        <w:left w:val="none" w:sz="0" w:space="0" w:color="auto"/>
        <w:bottom w:val="none" w:sz="0" w:space="0" w:color="auto"/>
        <w:right w:val="none" w:sz="0" w:space="0" w:color="auto"/>
      </w:divBdr>
    </w:div>
    <w:div w:id="1122576578">
      <w:bodyDiv w:val="1"/>
      <w:marLeft w:val="0"/>
      <w:marRight w:val="0"/>
      <w:marTop w:val="0"/>
      <w:marBottom w:val="0"/>
      <w:divBdr>
        <w:top w:val="none" w:sz="0" w:space="0" w:color="auto"/>
        <w:left w:val="none" w:sz="0" w:space="0" w:color="auto"/>
        <w:bottom w:val="none" w:sz="0" w:space="0" w:color="auto"/>
        <w:right w:val="none" w:sz="0" w:space="0" w:color="auto"/>
      </w:divBdr>
    </w:div>
    <w:div w:id="1126005457">
      <w:bodyDiv w:val="1"/>
      <w:marLeft w:val="0"/>
      <w:marRight w:val="0"/>
      <w:marTop w:val="0"/>
      <w:marBottom w:val="0"/>
      <w:divBdr>
        <w:top w:val="none" w:sz="0" w:space="0" w:color="auto"/>
        <w:left w:val="none" w:sz="0" w:space="0" w:color="auto"/>
        <w:bottom w:val="none" w:sz="0" w:space="0" w:color="auto"/>
        <w:right w:val="none" w:sz="0" w:space="0" w:color="auto"/>
      </w:divBdr>
    </w:div>
    <w:div w:id="1136023758">
      <w:bodyDiv w:val="1"/>
      <w:marLeft w:val="0"/>
      <w:marRight w:val="0"/>
      <w:marTop w:val="0"/>
      <w:marBottom w:val="0"/>
      <w:divBdr>
        <w:top w:val="none" w:sz="0" w:space="0" w:color="auto"/>
        <w:left w:val="none" w:sz="0" w:space="0" w:color="auto"/>
        <w:bottom w:val="none" w:sz="0" w:space="0" w:color="auto"/>
        <w:right w:val="none" w:sz="0" w:space="0" w:color="auto"/>
      </w:divBdr>
    </w:div>
    <w:div w:id="1138720180">
      <w:bodyDiv w:val="1"/>
      <w:marLeft w:val="0"/>
      <w:marRight w:val="0"/>
      <w:marTop w:val="0"/>
      <w:marBottom w:val="0"/>
      <w:divBdr>
        <w:top w:val="none" w:sz="0" w:space="0" w:color="auto"/>
        <w:left w:val="none" w:sz="0" w:space="0" w:color="auto"/>
        <w:bottom w:val="none" w:sz="0" w:space="0" w:color="auto"/>
        <w:right w:val="none" w:sz="0" w:space="0" w:color="auto"/>
      </w:divBdr>
      <w:divsChild>
        <w:div w:id="2042439948">
          <w:marLeft w:val="0"/>
          <w:marRight w:val="0"/>
          <w:marTop w:val="0"/>
          <w:marBottom w:val="0"/>
          <w:divBdr>
            <w:top w:val="none" w:sz="0" w:space="0" w:color="auto"/>
            <w:left w:val="none" w:sz="0" w:space="0" w:color="auto"/>
            <w:bottom w:val="none" w:sz="0" w:space="0" w:color="auto"/>
            <w:right w:val="none" w:sz="0" w:space="0" w:color="auto"/>
          </w:divBdr>
          <w:divsChild>
            <w:div w:id="59914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338307">
      <w:bodyDiv w:val="1"/>
      <w:marLeft w:val="0"/>
      <w:marRight w:val="0"/>
      <w:marTop w:val="0"/>
      <w:marBottom w:val="0"/>
      <w:divBdr>
        <w:top w:val="none" w:sz="0" w:space="0" w:color="auto"/>
        <w:left w:val="none" w:sz="0" w:space="0" w:color="auto"/>
        <w:bottom w:val="none" w:sz="0" w:space="0" w:color="auto"/>
        <w:right w:val="none" w:sz="0" w:space="0" w:color="auto"/>
      </w:divBdr>
    </w:div>
    <w:div w:id="1142229382">
      <w:bodyDiv w:val="1"/>
      <w:marLeft w:val="0"/>
      <w:marRight w:val="0"/>
      <w:marTop w:val="0"/>
      <w:marBottom w:val="0"/>
      <w:divBdr>
        <w:top w:val="none" w:sz="0" w:space="0" w:color="auto"/>
        <w:left w:val="none" w:sz="0" w:space="0" w:color="auto"/>
        <w:bottom w:val="none" w:sz="0" w:space="0" w:color="auto"/>
        <w:right w:val="none" w:sz="0" w:space="0" w:color="auto"/>
      </w:divBdr>
    </w:div>
    <w:div w:id="1143278606">
      <w:bodyDiv w:val="1"/>
      <w:marLeft w:val="0"/>
      <w:marRight w:val="0"/>
      <w:marTop w:val="0"/>
      <w:marBottom w:val="0"/>
      <w:divBdr>
        <w:top w:val="none" w:sz="0" w:space="0" w:color="auto"/>
        <w:left w:val="none" w:sz="0" w:space="0" w:color="auto"/>
        <w:bottom w:val="none" w:sz="0" w:space="0" w:color="auto"/>
        <w:right w:val="none" w:sz="0" w:space="0" w:color="auto"/>
      </w:divBdr>
    </w:div>
    <w:div w:id="1144929156">
      <w:bodyDiv w:val="1"/>
      <w:marLeft w:val="0"/>
      <w:marRight w:val="0"/>
      <w:marTop w:val="0"/>
      <w:marBottom w:val="0"/>
      <w:divBdr>
        <w:top w:val="none" w:sz="0" w:space="0" w:color="auto"/>
        <w:left w:val="none" w:sz="0" w:space="0" w:color="auto"/>
        <w:bottom w:val="none" w:sz="0" w:space="0" w:color="auto"/>
        <w:right w:val="none" w:sz="0" w:space="0" w:color="auto"/>
      </w:divBdr>
    </w:div>
    <w:div w:id="1148279193">
      <w:bodyDiv w:val="1"/>
      <w:marLeft w:val="0"/>
      <w:marRight w:val="0"/>
      <w:marTop w:val="0"/>
      <w:marBottom w:val="0"/>
      <w:divBdr>
        <w:top w:val="none" w:sz="0" w:space="0" w:color="auto"/>
        <w:left w:val="none" w:sz="0" w:space="0" w:color="auto"/>
        <w:bottom w:val="none" w:sz="0" w:space="0" w:color="auto"/>
        <w:right w:val="none" w:sz="0" w:space="0" w:color="auto"/>
      </w:divBdr>
      <w:divsChild>
        <w:div w:id="165631620">
          <w:marLeft w:val="0"/>
          <w:marRight w:val="0"/>
          <w:marTop w:val="0"/>
          <w:marBottom w:val="0"/>
          <w:divBdr>
            <w:top w:val="none" w:sz="0" w:space="0" w:color="auto"/>
            <w:left w:val="none" w:sz="0" w:space="0" w:color="auto"/>
            <w:bottom w:val="none" w:sz="0" w:space="0" w:color="auto"/>
            <w:right w:val="none" w:sz="0" w:space="0" w:color="auto"/>
          </w:divBdr>
        </w:div>
        <w:div w:id="185139868">
          <w:marLeft w:val="0"/>
          <w:marRight w:val="0"/>
          <w:marTop w:val="0"/>
          <w:marBottom w:val="0"/>
          <w:divBdr>
            <w:top w:val="none" w:sz="0" w:space="0" w:color="auto"/>
            <w:left w:val="none" w:sz="0" w:space="0" w:color="auto"/>
            <w:bottom w:val="none" w:sz="0" w:space="0" w:color="auto"/>
            <w:right w:val="none" w:sz="0" w:space="0" w:color="auto"/>
          </w:divBdr>
        </w:div>
        <w:div w:id="207108886">
          <w:marLeft w:val="0"/>
          <w:marRight w:val="0"/>
          <w:marTop w:val="0"/>
          <w:marBottom w:val="0"/>
          <w:divBdr>
            <w:top w:val="none" w:sz="0" w:space="0" w:color="auto"/>
            <w:left w:val="none" w:sz="0" w:space="0" w:color="auto"/>
            <w:bottom w:val="none" w:sz="0" w:space="0" w:color="auto"/>
            <w:right w:val="none" w:sz="0" w:space="0" w:color="auto"/>
          </w:divBdr>
        </w:div>
        <w:div w:id="393969339">
          <w:marLeft w:val="0"/>
          <w:marRight w:val="0"/>
          <w:marTop w:val="0"/>
          <w:marBottom w:val="0"/>
          <w:divBdr>
            <w:top w:val="none" w:sz="0" w:space="0" w:color="auto"/>
            <w:left w:val="none" w:sz="0" w:space="0" w:color="auto"/>
            <w:bottom w:val="none" w:sz="0" w:space="0" w:color="auto"/>
            <w:right w:val="none" w:sz="0" w:space="0" w:color="auto"/>
          </w:divBdr>
        </w:div>
        <w:div w:id="913199860">
          <w:marLeft w:val="0"/>
          <w:marRight w:val="0"/>
          <w:marTop w:val="0"/>
          <w:marBottom w:val="0"/>
          <w:divBdr>
            <w:top w:val="none" w:sz="0" w:space="0" w:color="auto"/>
            <w:left w:val="none" w:sz="0" w:space="0" w:color="auto"/>
            <w:bottom w:val="none" w:sz="0" w:space="0" w:color="auto"/>
            <w:right w:val="none" w:sz="0" w:space="0" w:color="auto"/>
          </w:divBdr>
        </w:div>
        <w:div w:id="1675062133">
          <w:marLeft w:val="0"/>
          <w:marRight w:val="0"/>
          <w:marTop w:val="0"/>
          <w:marBottom w:val="0"/>
          <w:divBdr>
            <w:top w:val="none" w:sz="0" w:space="0" w:color="auto"/>
            <w:left w:val="none" w:sz="0" w:space="0" w:color="auto"/>
            <w:bottom w:val="none" w:sz="0" w:space="0" w:color="auto"/>
            <w:right w:val="none" w:sz="0" w:space="0" w:color="auto"/>
          </w:divBdr>
        </w:div>
        <w:div w:id="1886140105">
          <w:marLeft w:val="0"/>
          <w:marRight w:val="0"/>
          <w:marTop w:val="0"/>
          <w:marBottom w:val="0"/>
          <w:divBdr>
            <w:top w:val="none" w:sz="0" w:space="0" w:color="auto"/>
            <w:left w:val="none" w:sz="0" w:space="0" w:color="auto"/>
            <w:bottom w:val="none" w:sz="0" w:space="0" w:color="auto"/>
            <w:right w:val="none" w:sz="0" w:space="0" w:color="auto"/>
          </w:divBdr>
        </w:div>
      </w:divsChild>
    </w:div>
    <w:div w:id="1154641580">
      <w:bodyDiv w:val="1"/>
      <w:marLeft w:val="0"/>
      <w:marRight w:val="0"/>
      <w:marTop w:val="0"/>
      <w:marBottom w:val="0"/>
      <w:divBdr>
        <w:top w:val="none" w:sz="0" w:space="0" w:color="auto"/>
        <w:left w:val="none" w:sz="0" w:space="0" w:color="auto"/>
        <w:bottom w:val="none" w:sz="0" w:space="0" w:color="auto"/>
        <w:right w:val="none" w:sz="0" w:space="0" w:color="auto"/>
      </w:divBdr>
    </w:div>
    <w:div w:id="1158299764">
      <w:bodyDiv w:val="1"/>
      <w:marLeft w:val="0"/>
      <w:marRight w:val="0"/>
      <w:marTop w:val="0"/>
      <w:marBottom w:val="0"/>
      <w:divBdr>
        <w:top w:val="none" w:sz="0" w:space="0" w:color="auto"/>
        <w:left w:val="none" w:sz="0" w:space="0" w:color="auto"/>
        <w:bottom w:val="none" w:sz="0" w:space="0" w:color="auto"/>
        <w:right w:val="none" w:sz="0" w:space="0" w:color="auto"/>
      </w:divBdr>
      <w:divsChild>
        <w:div w:id="168835313">
          <w:marLeft w:val="0"/>
          <w:marRight w:val="0"/>
          <w:marTop w:val="0"/>
          <w:marBottom w:val="0"/>
          <w:divBdr>
            <w:top w:val="none" w:sz="0" w:space="0" w:color="auto"/>
            <w:left w:val="none" w:sz="0" w:space="0" w:color="auto"/>
            <w:bottom w:val="none" w:sz="0" w:space="0" w:color="auto"/>
            <w:right w:val="none" w:sz="0" w:space="0" w:color="auto"/>
          </w:divBdr>
        </w:div>
        <w:div w:id="366150418">
          <w:marLeft w:val="0"/>
          <w:marRight w:val="0"/>
          <w:marTop w:val="0"/>
          <w:marBottom w:val="0"/>
          <w:divBdr>
            <w:top w:val="none" w:sz="0" w:space="0" w:color="auto"/>
            <w:left w:val="none" w:sz="0" w:space="0" w:color="auto"/>
            <w:bottom w:val="none" w:sz="0" w:space="0" w:color="auto"/>
            <w:right w:val="none" w:sz="0" w:space="0" w:color="auto"/>
          </w:divBdr>
        </w:div>
        <w:div w:id="672684534">
          <w:marLeft w:val="0"/>
          <w:marRight w:val="0"/>
          <w:marTop w:val="0"/>
          <w:marBottom w:val="0"/>
          <w:divBdr>
            <w:top w:val="none" w:sz="0" w:space="0" w:color="auto"/>
            <w:left w:val="none" w:sz="0" w:space="0" w:color="auto"/>
            <w:bottom w:val="none" w:sz="0" w:space="0" w:color="auto"/>
            <w:right w:val="none" w:sz="0" w:space="0" w:color="auto"/>
          </w:divBdr>
        </w:div>
        <w:div w:id="1370492043">
          <w:marLeft w:val="0"/>
          <w:marRight w:val="0"/>
          <w:marTop w:val="0"/>
          <w:marBottom w:val="0"/>
          <w:divBdr>
            <w:top w:val="none" w:sz="0" w:space="0" w:color="auto"/>
            <w:left w:val="none" w:sz="0" w:space="0" w:color="auto"/>
            <w:bottom w:val="none" w:sz="0" w:space="0" w:color="auto"/>
            <w:right w:val="none" w:sz="0" w:space="0" w:color="auto"/>
          </w:divBdr>
        </w:div>
        <w:div w:id="1536966090">
          <w:marLeft w:val="0"/>
          <w:marRight w:val="0"/>
          <w:marTop w:val="0"/>
          <w:marBottom w:val="0"/>
          <w:divBdr>
            <w:top w:val="none" w:sz="0" w:space="0" w:color="auto"/>
            <w:left w:val="none" w:sz="0" w:space="0" w:color="auto"/>
            <w:bottom w:val="none" w:sz="0" w:space="0" w:color="auto"/>
            <w:right w:val="none" w:sz="0" w:space="0" w:color="auto"/>
          </w:divBdr>
        </w:div>
        <w:div w:id="1691367719">
          <w:marLeft w:val="0"/>
          <w:marRight w:val="0"/>
          <w:marTop w:val="0"/>
          <w:marBottom w:val="0"/>
          <w:divBdr>
            <w:top w:val="none" w:sz="0" w:space="0" w:color="auto"/>
            <w:left w:val="none" w:sz="0" w:space="0" w:color="auto"/>
            <w:bottom w:val="none" w:sz="0" w:space="0" w:color="auto"/>
            <w:right w:val="none" w:sz="0" w:space="0" w:color="auto"/>
          </w:divBdr>
        </w:div>
        <w:div w:id="2147120576">
          <w:marLeft w:val="0"/>
          <w:marRight w:val="0"/>
          <w:marTop w:val="0"/>
          <w:marBottom w:val="0"/>
          <w:divBdr>
            <w:top w:val="none" w:sz="0" w:space="0" w:color="auto"/>
            <w:left w:val="none" w:sz="0" w:space="0" w:color="auto"/>
            <w:bottom w:val="none" w:sz="0" w:space="0" w:color="auto"/>
            <w:right w:val="none" w:sz="0" w:space="0" w:color="auto"/>
          </w:divBdr>
        </w:div>
      </w:divsChild>
    </w:div>
    <w:div w:id="1164005134">
      <w:bodyDiv w:val="1"/>
      <w:marLeft w:val="0"/>
      <w:marRight w:val="0"/>
      <w:marTop w:val="0"/>
      <w:marBottom w:val="0"/>
      <w:divBdr>
        <w:top w:val="none" w:sz="0" w:space="0" w:color="auto"/>
        <w:left w:val="none" w:sz="0" w:space="0" w:color="auto"/>
        <w:bottom w:val="none" w:sz="0" w:space="0" w:color="auto"/>
        <w:right w:val="none" w:sz="0" w:space="0" w:color="auto"/>
      </w:divBdr>
    </w:div>
    <w:div w:id="1167593958">
      <w:bodyDiv w:val="1"/>
      <w:marLeft w:val="0"/>
      <w:marRight w:val="0"/>
      <w:marTop w:val="0"/>
      <w:marBottom w:val="0"/>
      <w:divBdr>
        <w:top w:val="none" w:sz="0" w:space="0" w:color="auto"/>
        <w:left w:val="none" w:sz="0" w:space="0" w:color="auto"/>
        <w:bottom w:val="none" w:sz="0" w:space="0" w:color="auto"/>
        <w:right w:val="none" w:sz="0" w:space="0" w:color="auto"/>
      </w:divBdr>
    </w:div>
    <w:div w:id="1167791531">
      <w:bodyDiv w:val="1"/>
      <w:marLeft w:val="0"/>
      <w:marRight w:val="0"/>
      <w:marTop w:val="0"/>
      <w:marBottom w:val="0"/>
      <w:divBdr>
        <w:top w:val="none" w:sz="0" w:space="0" w:color="auto"/>
        <w:left w:val="none" w:sz="0" w:space="0" w:color="auto"/>
        <w:bottom w:val="none" w:sz="0" w:space="0" w:color="auto"/>
        <w:right w:val="none" w:sz="0" w:space="0" w:color="auto"/>
      </w:divBdr>
    </w:div>
    <w:div w:id="1168448847">
      <w:bodyDiv w:val="1"/>
      <w:marLeft w:val="0"/>
      <w:marRight w:val="0"/>
      <w:marTop w:val="0"/>
      <w:marBottom w:val="0"/>
      <w:divBdr>
        <w:top w:val="none" w:sz="0" w:space="0" w:color="auto"/>
        <w:left w:val="none" w:sz="0" w:space="0" w:color="auto"/>
        <w:bottom w:val="none" w:sz="0" w:space="0" w:color="auto"/>
        <w:right w:val="none" w:sz="0" w:space="0" w:color="auto"/>
      </w:divBdr>
    </w:div>
    <w:div w:id="1188173974">
      <w:bodyDiv w:val="1"/>
      <w:marLeft w:val="0"/>
      <w:marRight w:val="0"/>
      <w:marTop w:val="0"/>
      <w:marBottom w:val="0"/>
      <w:divBdr>
        <w:top w:val="none" w:sz="0" w:space="0" w:color="auto"/>
        <w:left w:val="none" w:sz="0" w:space="0" w:color="auto"/>
        <w:bottom w:val="none" w:sz="0" w:space="0" w:color="auto"/>
        <w:right w:val="none" w:sz="0" w:space="0" w:color="auto"/>
      </w:divBdr>
    </w:div>
    <w:div w:id="1188637416">
      <w:bodyDiv w:val="1"/>
      <w:marLeft w:val="0"/>
      <w:marRight w:val="0"/>
      <w:marTop w:val="0"/>
      <w:marBottom w:val="0"/>
      <w:divBdr>
        <w:top w:val="none" w:sz="0" w:space="0" w:color="auto"/>
        <w:left w:val="none" w:sz="0" w:space="0" w:color="auto"/>
        <w:bottom w:val="none" w:sz="0" w:space="0" w:color="auto"/>
        <w:right w:val="none" w:sz="0" w:space="0" w:color="auto"/>
      </w:divBdr>
    </w:div>
    <w:div w:id="1189490893">
      <w:bodyDiv w:val="1"/>
      <w:marLeft w:val="0"/>
      <w:marRight w:val="0"/>
      <w:marTop w:val="0"/>
      <w:marBottom w:val="0"/>
      <w:divBdr>
        <w:top w:val="none" w:sz="0" w:space="0" w:color="auto"/>
        <w:left w:val="none" w:sz="0" w:space="0" w:color="auto"/>
        <w:bottom w:val="none" w:sz="0" w:space="0" w:color="auto"/>
        <w:right w:val="none" w:sz="0" w:space="0" w:color="auto"/>
      </w:divBdr>
    </w:div>
    <w:div w:id="1196236065">
      <w:bodyDiv w:val="1"/>
      <w:marLeft w:val="0"/>
      <w:marRight w:val="0"/>
      <w:marTop w:val="0"/>
      <w:marBottom w:val="0"/>
      <w:divBdr>
        <w:top w:val="none" w:sz="0" w:space="0" w:color="auto"/>
        <w:left w:val="none" w:sz="0" w:space="0" w:color="auto"/>
        <w:bottom w:val="none" w:sz="0" w:space="0" w:color="auto"/>
        <w:right w:val="none" w:sz="0" w:space="0" w:color="auto"/>
      </w:divBdr>
    </w:div>
    <w:div w:id="1196653305">
      <w:bodyDiv w:val="1"/>
      <w:marLeft w:val="0"/>
      <w:marRight w:val="0"/>
      <w:marTop w:val="0"/>
      <w:marBottom w:val="0"/>
      <w:divBdr>
        <w:top w:val="none" w:sz="0" w:space="0" w:color="auto"/>
        <w:left w:val="none" w:sz="0" w:space="0" w:color="auto"/>
        <w:bottom w:val="none" w:sz="0" w:space="0" w:color="auto"/>
        <w:right w:val="none" w:sz="0" w:space="0" w:color="auto"/>
      </w:divBdr>
    </w:div>
    <w:div w:id="1199006825">
      <w:bodyDiv w:val="1"/>
      <w:marLeft w:val="0"/>
      <w:marRight w:val="0"/>
      <w:marTop w:val="0"/>
      <w:marBottom w:val="0"/>
      <w:divBdr>
        <w:top w:val="none" w:sz="0" w:space="0" w:color="auto"/>
        <w:left w:val="none" w:sz="0" w:space="0" w:color="auto"/>
        <w:bottom w:val="none" w:sz="0" w:space="0" w:color="auto"/>
        <w:right w:val="none" w:sz="0" w:space="0" w:color="auto"/>
      </w:divBdr>
      <w:divsChild>
        <w:div w:id="57022489">
          <w:marLeft w:val="0"/>
          <w:marRight w:val="0"/>
          <w:marTop w:val="0"/>
          <w:marBottom w:val="0"/>
          <w:divBdr>
            <w:top w:val="none" w:sz="0" w:space="0" w:color="auto"/>
            <w:left w:val="none" w:sz="0" w:space="0" w:color="auto"/>
            <w:bottom w:val="none" w:sz="0" w:space="0" w:color="auto"/>
            <w:right w:val="none" w:sz="0" w:space="0" w:color="auto"/>
          </w:divBdr>
        </w:div>
        <w:div w:id="94403831">
          <w:marLeft w:val="0"/>
          <w:marRight w:val="0"/>
          <w:marTop w:val="0"/>
          <w:marBottom w:val="0"/>
          <w:divBdr>
            <w:top w:val="none" w:sz="0" w:space="0" w:color="auto"/>
            <w:left w:val="none" w:sz="0" w:space="0" w:color="auto"/>
            <w:bottom w:val="none" w:sz="0" w:space="0" w:color="auto"/>
            <w:right w:val="none" w:sz="0" w:space="0" w:color="auto"/>
          </w:divBdr>
        </w:div>
        <w:div w:id="384717653">
          <w:marLeft w:val="0"/>
          <w:marRight w:val="0"/>
          <w:marTop w:val="0"/>
          <w:marBottom w:val="0"/>
          <w:divBdr>
            <w:top w:val="none" w:sz="0" w:space="0" w:color="auto"/>
            <w:left w:val="none" w:sz="0" w:space="0" w:color="auto"/>
            <w:bottom w:val="none" w:sz="0" w:space="0" w:color="auto"/>
            <w:right w:val="none" w:sz="0" w:space="0" w:color="auto"/>
          </w:divBdr>
        </w:div>
        <w:div w:id="850215485">
          <w:marLeft w:val="0"/>
          <w:marRight w:val="0"/>
          <w:marTop w:val="0"/>
          <w:marBottom w:val="0"/>
          <w:divBdr>
            <w:top w:val="none" w:sz="0" w:space="0" w:color="auto"/>
            <w:left w:val="none" w:sz="0" w:space="0" w:color="auto"/>
            <w:bottom w:val="none" w:sz="0" w:space="0" w:color="auto"/>
            <w:right w:val="none" w:sz="0" w:space="0" w:color="auto"/>
          </w:divBdr>
        </w:div>
        <w:div w:id="1211695490">
          <w:marLeft w:val="0"/>
          <w:marRight w:val="0"/>
          <w:marTop w:val="0"/>
          <w:marBottom w:val="0"/>
          <w:divBdr>
            <w:top w:val="none" w:sz="0" w:space="0" w:color="auto"/>
            <w:left w:val="none" w:sz="0" w:space="0" w:color="auto"/>
            <w:bottom w:val="none" w:sz="0" w:space="0" w:color="auto"/>
            <w:right w:val="none" w:sz="0" w:space="0" w:color="auto"/>
          </w:divBdr>
        </w:div>
        <w:div w:id="1923173799">
          <w:marLeft w:val="0"/>
          <w:marRight w:val="0"/>
          <w:marTop w:val="0"/>
          <w:marBottom w:val="0"/>
          <w:divBdr>
            <w:top w:val="none" w:sz="0" w:space="0" w:color="auto"/>
            <w:left w:val="none" w:sz="0" w:space="0" w:color="auto"/>
            <w:bottom w:val="none" w:sz="0" w:space="0" w:color="auto"/>
            <w:right w:val="none" w:sz="0" w:space="0" w:color="auto"/>
          </w:divBdr>
        </w:div>
        <w:div w:id="2142649578">
          <w:marLeft w:val="0"/>
          <w:marRight w:val="0"/>
          <w:marTop w:val="0"/>
          <w:marBottom w:val="0"/>
          <w:divBdr>
            <w:top w:val="none" w:sz="0" w:space="0" w:color="auto"/>
            <w:left w:val="none" w:sz="0" w:space="0" w:color="auto"/>
            <w:bottom w:val="none" w:sz="0" w:space="0" w:color="auto"/>
            <w:right w:val="none" w:sz="0" w:space="0" w:color="auto"/>
          </w:divBdr>
        </w:div>
      </w:divsChild>
    </w:div>
    <w:div w:id="1200631067">
      <w:bodyDiv w:val="1"/>
      <w:marLeft w:val="0"/>
      <w:marRight w:val="0"/>
      <w:marTop w:val="0"/>
      <w:marBottom w:val="0"/>
      <w:divBdr>
        <w:top w:val="none" w:sz="0" w:space="0" w:color="auto"/>
        <w:left w:val="none" w:sz="0" w:space="0" w:color="auto"/>
        <w:bottom w:val="none" w:sz="0" w:space="0" w:color="auto"/>
        <w:right w:val="none" w:sz="0" w:space="0" w:color="auto"/>
      </w:divBdr>
      <w:divsChild>
        <w:div w:id="1699886599">
          <w:marLeft w:val="0"/>
          <w:marRight w:val="0"/>
          <w:marTop w:val="0"/>
          <w:marBottom w:val="0"/>
          <w:divBdr>
            <w:top w:val="none" w:sz="0" w:space="0" w:color="auto"/>
            <w:left w:val="none" w:sz="0" w:space="0" w:color="auto"/>
            <w:bottom w:val="none" w:sz="0" w:space="0" w:color="auto"/>
            <w:right w:val="none" w:sz="0" w:space="0" w:color="auto"/>
          </w:divBdr>
          <w:divsChild>
            <w:div w:id="344287760">
              <w:marLeft w:val="0"/>
              <w:marRight w:val="0"/>
              <w:marTop w:val="0"/>
              <w:marBottom w:val="0"/>
              <w:divBdr>
                <w:top w:val="none" w:sz="0" w:space="0" w:color="auto"/>
                <w:left w:val="none" w:sz="0" w:space="0" w:color="auto"/>
                <w:bottom w:val="none" w:sz="0" w:space="0" w:color="auto"/>
                <w:right w:val="none" w:sz="0" w:space="0" w:color="auto"/>
              </w:divBdr>
            </w:div>
            <w:div w:id="379598629">
              <w:marLeft w:val="0"/>
              <w:marRight w:val="0"/>
              <w:marTop w:val="0"/>
              <w:marBottom w:val="0"/>
              <w:divBdr>
                <w:top w:val="none" w:sz="0" w:space="0" w:color="auto"/>
                <w:left w:val="none" w:sz="0" w:space="0" w:color="auto"/>
                <w:bottom w:val="none" w:sz="0" w:space="0" w:color="auto"/>
                <w:right w:val="none" w:sz="0" w:space="0" w:color="auto"/>
              </w:divBdr>
            </w:div>
            <w:div w:id="380789951">
              <w:marLeft w:val="0"/>
              <w:marRight w:val="0"/>
              <w:marTop w:val="0"/>
              <w:marBottom w:val="0"/>
              <w:divBdr>
                <w:top w:val="none" w:sz="0" w:space="0" w:color="auto"/>
                <w:left w:val="none" w:sz="0" w:space="0" w:color="auto"/>
                <w:bottom w:val="none" w:sz="0" w:space="0" w:color="auto"/>
                <w:right w:val="none" w:sz="0" w:space="0" w:color="auto"/>
              </w:divBdr>
            </w:div>
            <w:div w:id="383065364">
              <w:marLeft w:val="0"/>
              <w:marRight w:val="0"/>
              <w:marTop w:val="0"/>
              <w:marBottom w:val="0"/>
              <w:divBdr>
                <w:top w:val="none" w:sz="0" w:space="0" w:color="auto"/>
                <w:left w:val="none" w:sz="0" w:space="0" w:color="auto"/>
                <w:bottom w:val="none" w:sz="0" w:space="0" w:color="auto"/>
                <w:right w:val="none" w:sz="0" w:space="0" w:color="auto"/>
              </w:divBdr>
            </w:div>
            <w:div w:id="388850000">
              <w:marLeft w:val="0"/>
              <w:marRight w:val="0"/>
              <w:marTop w:val="0"/>
              <w:marBottom w:val="0"/>
              <w:divBdr>
                <w:top w:val="none" w:sz="0" w:space="0" w:color="auto"/>
                <w:left w:val="none" w:sz="0" w:space="0" w:color="auto"/>
                <w:bottom w:val="none" w:sz="0" w:space="0" w:color="auto"/>
                <w:right w:val="none" w:sz="0" w:space="0" w:color="auto"/>
              </w:divBdr>
            </w:div>
            <w:div w:id="498665471">
              <w:marLeft w:val="0"/>
              <w:marRight w:val="0"/>
              <w:marTop w:val="0"/>
              <w:marBottom w:val="0"/>
              <w:divBdr>
                <w:top w:val="none" w:sz="0" w:space="0" w:color="auto"/>
                <w:left w:val="none" w:sz="0" w:space="0" w:color="auto"/>
                <w:bottom w:val="none" w:sz="0" w:space="0" w:color="auto"/>
                <w:right w:val="none" w:sz="0" w:space="0" w:color="auto"/>
              </w:divBdr>
            </w:div>
            <w:div w:id="502866756">
              <w:marLeft w:val="0"/>
              <w:marRight w:val="0"/>
              <w:marTop w:val="0"/>
              <w:marBottom w:val="0"/>
              <w:divBdr>
                <w:top w:val="none" w:sz="0" w:space="0" w:color="auto"/>
                <w:left w:val="none" w:sz="0" w:space="0" w:color="auto"/>
                <w:bottom w:val="none" w:sz="0" w:space="0" w:color="auto"/>
                <w:right w:val="none" w:sz="0" w:space="0" w:color="auto"/>
              </w:divBdr>
            </w:div>
            <w:div w:id="519048170">
              <w:marLeft w:val="0"/>
              <w:marRight w:val="0"/>
              <w:marTop w:val="0"/>
              <w:marBottom w:val="0"/>
              <w:divBdr>
                <w:top w:val="none" w:sz="0" w:space="0" w:color="auto"/>
                <w:left w:val="none" w:sz="0" w:space="0" w:color="auto"/>
                <w:bottom w:val="none" w:sz="0" w:space="0" w:color="auto"/>
                <w:right w:val="none" w:sz="0" w:space="0" w:color="auto"/>
              </w:divBdr>
            </w:div>
            <w:div w:id="660349027">
              <w:marLeft w:val="0"/>
              <w:marRight w:val="0"/>
              <w:marTop w:val="0"/>
              <w:marBottom w:val="0"/>
              <w:divBdr>
                <w:top w:val="none" w:sz="0" w:space="0" w:color="auto"/>
                <w:left w:val="none" w:sz="0" w:space="0" w:color="auto"/>
                <w:bottom w:val="none" w:sz="0" w:space="0" w:color="auto"/>
                <w:right w:val="none" w:sz="0" w:space="0" w:color="auto"/>
              </w:divBdr>
            </w:div>
            <w:div w:id="686752807">
              <w:marLeft w:val="0"/>
              <w:marRight w:val="0"/>
              <w:marTop w:val="0"/>
              <w:marBottom w:val="0"/>
              <w:divBdr>
                <w:top w:val="none" w:sz="0" w:space="0" w:color="auto"/>
                <w:left w:val="none" w:sz="0" w:space="0" w:color="auto"/>
                <w:bottom w:val="none" w:sz="0" w:space="0" w:color="auto"/>
                <w:right w:val="none" w:sz="0" w:space="0" w:color="auto"/>
              </w:divBdr>
            </w:div>
            <w:div w:id="1093286650">
              <w:marLeft w:val="0"/>
              <w:marRight w:val="0"/>
              <w:marTop w:val="0"/>
              <w:marBottom w:val="0"/>
              <w:divBdr>
                <w:top w:val="none" w:sz="0" w:space="0" w:color="auto"/>
                <w:left w:val="none" w:sz="0" w:space="0" w:color="auto"/>
                <w:bottom w:val="none" w:sz="0" w:space="0" w:color="auto"/>
                <w:right w:val="none" w:sz="0" w:space="0" w:color="auto"/>
              </w:divBdr>
            </w:div>
            <w:div w:id="1639021480">
              <w:marLeft w:val="0"/>
              <w:marRight w:val="0"/>
              <w:marTop w:val="0"/>
              <w:marBottom w:val="0"/>
              <w:divBdr>
                <w:top w:val="none" w:sz="0" w:space="0" w:color="auto"/>
                <w:left w:val="none" w:sz="0" w:space="0" w:color="auto"/>
                <w:bottom w:val="none" w:sz="0" w:space="0" w:color="auto"/>
                <w:right w:val="none" w:sz="0" w:space="0" w:color="auto"/>
              </w:divBdr>
            </w:div>
            <w:div w:id="1673559201">
              <w:marLeft w:val="0"/>
              <w:marRight w:val="0"/>
              <w:marTop w:val="0"/>
              <w:marBottom w:val="0"/>
              <w:divBdr>
                <w:top w:val="none" w:sz="0" w:space="0" w:color="auto"/>
                <w:left w:val="none" w:sz="0" w:space="0" w:color="auto"/>
                <w:bottom w:val="none" w:sz="0" w:space="0" w:color="auto"/>
                <w:right w:val="none" w:sz="0" w:space="0" w:color="auto"/>
              </w:divBdr>
            </w:div>
            <w:div w:id="1927380761">
              <w:marLeft w:val="0"/>
              <w:marRight w:val="0"/>
              <w:marTop w:val="0"/>
              <w:marBottom w:val="0"/>
              <w:divBdr>
                <w:top w:val="none" w:sz="0" w:space="0" w:color="auto"/>
                <w:left w:val="none" w:sz="0" w:space="0" w:color="auto"/>
                <w:bottom w:val="none" w:sz="0" w:space="0" w:color="auto"/>
                <w:right w:val="none" w:sz="0" w:space="0" w:color="auto"/>
              </w:divBdr>
            </w:div>
            <w:div w:id="2058124917">
              <w:marLeft w:val="0"/>
              <w:marRight w:val="0"/>
              <w:marTop w:val="0"/>
              <w:marBottom w:val="0"/>
              <w:divBdr>
                <w:top w:val="none" w:sz="0" w:space="0" w:color="auto"/>
                <w:left w:val="none" w:sz="0" w:space="0" w:color="auto"/>
                <w:bottom w:val="none" w:sz="0" w:space="0" w:color="auto"/>
                <w:right w:val="none" w:sz="0" w:space="0" w:color="auto"/>
              </w:divBdr>
            </w:div>
            <w:div w:id="2107573481">
              <w:marLeft w:val="0"/>
              <w:marRight w:val="0"/>
              <w:marTop w:val="0"/>
              <w:marBottom w:val="0"/>
              <w:divBdr>
                <w:top w:val="none" w:sz="0" w:space="0" w:color="auto"/>
                <w:left w:val="none" w:sz="0" w:space="0" w:color="auto"/>
                <w:bottom w:val="none" w:sz="0" w:space="0" w:color="auto"/>
                <w:right w:val="none" w:sz="0" w:space="0" w:color="auto"/>
              </w:divBdr>
            </w:div>
            <w:div w:id="212095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76406">
      <w:bodyDiv w:val="1"/>
      <w:marLeft w:val="0"/>
      <w:marRight w:val="0"/>
      <w:marTop w:val="0"/>
      <w:marBottom w:val="0"/>
      <w:divBdr>
        <w:top w:val="none" w:sz="0" w:space="0" w:color="auto"/>
        <w:left w:val="none" w:sz="0" w:space="0" w:color="auto"/>
        <w:bottom w:val="none" w:sz="0" w:space="0" w:color="auto"/>
        <w:right w:val="none" w:sz="0" w:space="0" w:color="auto"/>
      </w:divBdr>
    </w:div>
    <w:div w:id="1204320970">
      <w:bodyDiv w:val="1"/>
      <w:marLeft w:val="0"/>
      <w:marRight w:val="0"/>
      <w:marTop w:val="0"/>
      <w:marBottom w:val="0"/>
      <w:divBdr>
        <w:top w:val="none" w:sz="0" w:space="0" w:color="auto"/>
        <w:left w:val="none" w:sz="0" w:space="0" w:color="auto"/>
        <w:bottom w:val="none" w:sz="0" w:space="0" w:color="auto"/>
        <w:right w:val="none" w:sz="0" w:space="0" w:color="auto"/>
      </w:divBdr>
    </w:div>
    <w:div w:id="1207716857">
      <w:bodyDiv w:val="1"/>
      <w:marLeft w:val="0"/>
      <w:marRight w:val="0"/>
      <w:marTop w:val="0"/>
      <w:marBottom w:val="0"/>
      <w:divBdr>
        <w:top w:val="none" w:sz="0" w:space="0" w:color="auto"/>
        <w:left w:val="none" w:sz="0" w:space="0" w:color="auto"/>
        <w:bottom w:val="none" w:sz="0" w:space="0" w:color="auto"/>
        <w:right w:val="none" w:sz="0" w:space="0" w:color="auto"/>
      </w:divBdr>
    </w:div>
    <w:div w:id="1207718653">
      <w:bodyDiv w:val="1"/>
      <w:marLeft w:val="0"/>
      <w:marRight w:val="0"/>
      <w:marTop w:val="0"/>
      <w:marBottom w:val="0"/>
      <w:divBdr>
        <w:top w:val="none" w:sz="0" w:space="0" w:color="auto"/>
        <w:left w:val="none" w:sz="0" w:space="0" w:color="auto"/>
        <w:bottom w:val="none" w:sz="0" w:space="0" w:color="auto"/>
        <w:right w:val="none" w:sz="0" w:space="0" w:color="auto"/>
      </w:divBdr>
    </w:div>
    <w:div w:id="1209101963">
      <w:bodyDiv w:val="1"/>
      <w:marLeft w:val="0"/>
      <w:marRight w:val="0"/>
      <w:marTop w:val="0"/>
      <w:marBottom w:val="0"/>
      <w:divBdr>
        <w:top w:val="none" w:sz="0" w:space="0" w:color="auto"/>
        <w:left w:val="none" w:sz="0" w:space="0" w:color="auto"/>
        <w:bottom w:val="none" w:sz="0" w:space="0" w:color="auto"/>
        <w:right w:val="none" w:sz="0" w:space="0" w:color="auto"/>
      </w:divBdr>
    </w:div>
    <w:div w:id="1209338853">
      <w:bodyDiv w:val="1"/>
      <w:marLeft w:val="0"/>
      <w:marRight w:val="0"/>
      <w:marTop w:val="0"/>
      <w:marBottom w:val="0"/>
      <w:divBdr>
        <w:top w:val="none" w:sz="0" w:space="0" w:color="auto"/>
        <w:left w:val="none" w:sz="0" w:space="0" w:color="auto"/>
        <w:bottom w:val="none" w:sz="0" w:space="0" w:color="auto"/>
        <w:right w:val="none" w:sz="0" w:space="0" w:color="auto"/>
      </w:divBdr>
    </w:div>
    <w:div w:id="1209688963">
      <w:bodyDiv w:val="1"/>
      <w:marLeft w:val="0"/>
      <w:marRight w:val="0"/>
      <w:marTop w:val="0"/>
      <w:marBottom w:val="0"/>
      <w:divBdr>
        <w:top w:val="none" w:sz="0" w:space="0" w:color="auto"/>
        <w:left w:val="none" w:sz="0" w:space="0" w:color="auto"/>
        <w:bottom w:val="none" w:sz="0" w:space="0" w:color="auto"/>
        <w:right w:val="none" w:sz="0" w:space="0" w:color="auto"/>
      </w:divBdr>
    </w:div>
    <w:div w:id="1209877576">
      <w:bodyDiv w:val="1"/>
      <w:marLeft w:val="0"/>
      <w:marRight w:val="0"/>
      <w:marTop w:val="0"/>
      <w:marBottom w:val="0"/>
      <w:divBdr>
        <w:top w:val="none" w:sz="0" w:space="0" w:color="auto"/>
        <w:left w:val="none" w:sz="0" w:space="0" w:color="auto"/>
        <w:bottom w:val="none" w:sz="0" w:space="0" w:color="auto"/>
        <w:right w:val="none" w:sz="0" w:space="0" w:color="auto"/>
      </w:divBdr>
      <w:divsChild>
        <w:div w:id="234971291">
          <w:marLeft w:val="0"/>
          <w:marRight w:val="0"/>
          <w:marTop w:val="0"/>
          <w:marBottom w:val="0"/>
          <w:divBdr>
            <w:top w:val="none" w:sz="0" w:space="0" w:color="auto"/>
            <w:left w:val="none" w:sz="0" w:space="0" w:color="auto"/>
            <w:bottom w:val="none" w:sz="0" w:space="0" w:color="auto"/>
            <w:right w:val="none" w:sz="0" w:space="0" w:color="auto"/>
          </w:divBdr>
        </w:div>
        <w:div w:id="618536517">
          <w:marLeft w:val="0"/>
          <w:marRight w:val="0"/>
          <w:marTop w:val="0"/>
          <w:marBottom w:val="0"/>
          <w:divBdr>
            <w:top w:val="none" w:sz="0" w:space="0" w:color="auto"/>
            <w:left w:val="none" w:sz="0" w:space="0" w:color="auto"/>
            <w:bottom w:val="none" w:sz="0" w:space="0" w:color="auto"/>
            <w:right w:val="none" w:sz="0" w:space="0" w:color="auto"/>
          </w:divBdr>
        </w:div>
      </w:divsChild>
    </w:div>
    <w:div w:id="1211259242">
      <w:bodyDiv w:val="1"/>
      <w:marLeft w:val="0"/>
      <w:marRight w:val="0"/>
      <w:marTop w:val="0"/>
      <w:marBottom w:val="0"/>
      <w:divBdr>
        <w:top w:val="none" w:sz="0" w:space="0" w:color="auto"/>
        <w:left w:val="none" w:sz="0" w:space="0" w:color="auto"/>
        <w:bottom w:val="none" w:sz="0" w:space="0" w:color="auto"/>
        <w:right w:val="none" w:sz="0" w:space="0" w:color="auto"/>
      </w:divBdr>
    </w:div>
    <w:div w:id="1213928474">
      <w:bodyDiv w:val="1"/>
      <w:marLeft w:val="0"/>
      <w:marRight w:val="0"/>
      <w:marTop w:val="0"/>
      <w:marBottom w:val="0"/>
      <w:divBdr>
        <w:top w:val="none" w:sz="0" w:space="0" w:color="auto"/>
        <w:left w:val="none" w:sz="0" w:space="0" w:color="auto"/>
        <w:bottom w:val="none" w:sz="0" w:space="0" w:color="auto"/>
        <w:right w:val="none" w:sz="0" w:space="0" w:color="auto"/>
      </w:divBdr>
    </w:div>
    <w:div w:id="1214003903">
      <w:bodyDiv w:val="1"/>
      <w:marLeft w:val="0"/>
      <w:marRight w:val="0"/>
      <w:marTop w:val="0"/>
      <w:marBottom w:val="0"/>
      <w:divBdr>
        <w:top w:val="none" w:sz="0" w:space="0" w:color="auto"/>
        <w:left w:val="none" w:sz="0" w:space="0" w:color="auto"/>
        <w:bottom w:val="none" w:sz="0" w:space="0" w:color="auto"/>
        <w:right w:val="none" w:sz="0" w:space="0" w:color="auto"/>
      </w:divBdr>
      <w:divsChild>
        <w:div w:id="1638563547">
          <w:marLeft w:val="0"/>
          <w:marRight w:val="0"/>
          <w:marTop w:val="0"/>
          <w:marBottom w:val="0"/>
          <w:divBdr>
            <w:top w:val="none" w:sz="0" w:space="0" w:color="auto"/>
            <w:left w:val="none" w:sz="0" w:space="0" w:color="auto"/>
            <w:bottom w:val="none" w:sz="0" w:space="0" w:color="auto"/>
            <w:right w:val="none" w:sz="0" w:space="0" w:color="auto"/>
          </w:divBdr>
          <w:divsChild>
            <w:div w:id="42021195">
              <w:marLeft w:val="0"/>
              <w:marRight w:val="0"/>
              <w:marTop w:val="0"/>
              <w:marBottom w:val="0"/>
              <w:divBdr>
                <w:top w:val="none" w:sz="0" w:space="0" w:color="auto"/>
                <w:left w:val="none" w:sz="0" w:space="0" w:color="auto"/>
                <w:bottom w:val="none" w:sz="0" w:space="0" w:color="auto"/>
                <w:right w:val="none" w:sz="0" w:space="0" w:color="auto"/>
              </w:divBdr>
            </w:div>
            <w:div w:id="139929023">
              <w:marLeft w:val="0"/>
              <w:marRight w:val="0"/>
              <w:marTop w:val="0"/>
              <w:marBottom w:val="0"/>
              <w:divBdr>
                <w:top w:val="none" w:sz="0" w:space="0" w:color="auto"/>
                <w:left w:val="none" w:sz="0" w:space="0" w:color="auto"/>
                <w:bottom w:val="none" w:sz="0" w:space="0" w:color="auto"/>
                <w:right w:val="none" w:sz="0" w:space="0" w:color="auto"/>
              </w:divBdr>
            </w:div>
            <w:div w:id="237248028">
              <w:marLeft w:val="0"/>
              <w:marRight w:val="0"/>
              <w:marTop w:val="0"/>
              <w:marBottom w:val="0"/>
              <w:divBdr>
                <w:top w:val="none" w:sz="0" w:space="0" w:color="auto"/>
                <w:left w:val="none" w:sz="0" w:space="0" w:color="auto"/>
                <w:bottom w:val="none" w:sz="0" w:space="0" w:color="auto"/>
                <w:right w:val="none" w:sz="0" w:space="0" w:color="auto"/>
              </w:divBdr>
            </w:div>
            <w:div w:id="242423662">
              <w:marLeft w:val="0"/>
              <w:marRight w:val="0"/>
              <w:marTop w:val="0"/>
              <w:marBottom w:val="0"/>
              <w:divBdr>
                <w:top w:val="none" w:sz="0" w:space="0" w:color="auto"/>
                <w:left w:val="none" w:sz="0" w:space="0" w:color="auto"/>
                <w:bottom w:val="none" w:sz="0" w:space="0" w:color="auto"/>
                <w:right w:val="none" w:sz="0" w:space="0" w:color="auto"/>
              </w:divBdr>
            </w:div>
            <w:div w:id="287124070">
              <w:marLeft w:val="0"/>
              <w:marRight w:val="0"/>
              <w:marTop w:val="0"/>
              <w:marBottom w:val="0"/>
              <w:divBdr>
                <w:top w:val="none" w:sz="0" w:space="0" w:color="auto"/>
                <w:left w:val="none" w:sz="0" w:space="0" w:color="auto"/>
                <w:bottom w:val="none" w:sz="0" w:space="0" w:color="auto"/>
                <w:right w:val="none" w:sz="0" w:space="0" w:color="auto"/>
              </w:divBdr>
            </w:div>
            <w:div w:id="580793189">
              <w:marLeft w:val="0"/>
              <w:marRight w:val="0"/>
              <w:marTop w:val="0"/>
              <w:marBottom w:val="0"/>
              <w:divBdr>
                <w:top w:val="none" w:sz="0" w:space="0" w:color="auto"/>
                <w:left w:val="none" w:sz="0" w:space="0" w:color="auto"/>
                <w:bottom w:val="none" w:sz="0" w:space="0" w:color="auto"/>
                <w:right w:val="none" w:sz="0" w:space="0" w:color="auto"/>
              </w:divBdr>
            </w:div>
            <w:div w:id="610168832">
              <w:marLeft w:val="0"/>
              <w:marRight w:val="0"/>
              <w:marTop w:val="0"/>
              <w:marBottom w:val="0"/>
              <w:divBdr>
                <w:top w:val="none" w:sz="0" w:space="0" w:color="auto"/>
                <w:left w:val="none" w:sz="0" w:space="0" w:color="auto"/>
                <w:bottom w:val="none" w:sz="0" w:space="0" w:color="auto"/>
                <w:right w:val="none" w:sz="0" w:space="0" w:color="auto"/>
              </w:divBdr>
            </w:div>
            <w:div w:id="749885135">
              <w:marLeft w:val="0"/>
              <w:marRight w:val="0"/>
              <w:marTop w:val="0"/>
              <w:marBottom w:val="0"/>
              <w:divBdr>
                <w:top w:val="none" w:sz="0" w:space="0" w:color="auto"/>
                <w:left w:val="none" w:sz="0" w:space="0" w:color="auto"/>
                <w:bottom w:val="none" w:sz="0" w:space="0" w:color="auto"/>
                <w:right w:val="none" w:sz="0" w:space="0" w:color="auto"/>
              </w:divBdr>
            </w:div>
            <w:div w:id="768507554">
              <w:marLeft w:val="0"/>
              <w:marRight w:val="0"/>
              <w:marTop w:val="0"/>
              <w:marBottom w:val="0"/>
              <w:divBdr>
                <w:top w:val="none" w:sz="0" w:space="0" w:color="auto"/>
                <w:left w:val="none" w:sz="0" w:space="0" w:color="auto"/>
                <w:bottom w:val="none" w:sz="0" w:space="0" w:color="auto"/>
                <w:right w:val="none" w:sz="0" w:space="0" w:color="auto"/>
              </w:divBdr>
            </w:div>
            <w:div w:id="983313730">
              <w:marLeft w:val="0"/>
              <w:marRight w:val="0"/>
              <w:marTop w:val="0"/>
              <w:marBottom w:val="0"/>
              <w:divBdr>
                <w:top w:val="none" w:sz="0" w:space="0" w:color="auto"/>
                <w:left w:val="none" w:sz="0" w:space="0" w:color="auto"/>
                <w:bottom w:val="none" w:sz="0" w:space="0" w:color="auto"/>
                <w:right w:val="none" w:sz="0" w:space="0" w:color="auto"/>
              </w:divBdr>
            </w:div>
            <w:div w:id="1062364945">
              <w:marLeft w:val="0"/>
              <w:marRight w:val="0"/>
              <w:marTop w:val="0"/>
              <w:marBottom w:val="0"/>
              <w:divBdr>
                <w:top w:val="none" w:sz="0" w:space="0" w:color="auto"/>
                <w:left w:val="none" w:sz="0" w:space="0" w:color="auto"/>
                <w:bottom w:val="none" w:sz="0" w:space="0" w:color="auto"/>
                <w:right w:val="none" w:sz="0" w:space="0" w:color="auto"/>
              </w:divBdr>
            </w:div>
            <w:div w:id="1066956091">
              <w:marLeft w:val="0"/>
              <w:marRight w:val="0"/>
              <w:marTop w:val="0"/>
              <w:marBottom w:val="0"/>
              <w:divBdr>
                <w:top w:val="none" w:sz="0" w:space="0" w:color="auto"/>
                <w:left w:val="none" w:sz="0" w:space="0" w:color="auto"/>
                <w:bottom w:val="none" w:sz="0" w:space="0" w:color="auto"/>
                <w:right w:val="none" w:sz="0" w:space="0" w:color="auto"/>
              </w:divBdr>
            </w:div>
            <w:div w:id="1087650889">
              <w:marLeft w:val="0"/>
              <w:marRight w:val="0"/>
              <w:marTop w:val="0"/>
              <w:marBottom w:val="0"/>
              <w:divBdr>
                <w:top w:val="none" w:sz="0" w:space="0" w:color="auto"/>
                <w:left w:val="none" w:sz="0" w:space="0" w:color="auto"/>
                <w:bottom w:val="none" w:sz="0" w:space="0" w:color="auto"/>
                <w:right w:val="none" w:sz="0" w:space="0" w:color="auto"/>
              </w:divBdr>
            </w:div>
            <w:div w:id="1262446501">
              <w:marLeft w:val="0"/>
              <w:marRight w:val="0"/>
              <w:marTop w:val="0"/>
              <w:marBottom w:val="0"/>
              <w:divBdr>
                <w:top w:val="none" w:sz="0" w:space="0" w:color="auto"/>
                <w:left w:val="none" w:sz="0" w:space="0" w:color="auto"/>
                <w:bottom w:val="none" w:sz="0" w:space="0" w:color="auto"/>
                <w:right w:val="none" w:sz="0" w:space="0" w:color="auto"/>
              </w:divBdr>
            </w:div>
            <w:div w:id="1291470540">
              <w:marLeft w:val="0"/>
              <w:marRight w:val="0"/>
              <w:marTop w:val="0"/>
              <w:marBottom w:val="0"/>
              <w:divBdr>
                <w:top w:val="none" w:sz="0" w:space="0" w:color="auto"/>
                <w:left w:val="none" w:sz="0" w:space="0" w:color="auto"/>
                <w:bottom w:val="none" w:sz="0" w:space="0" w:color="auto"/>
                <w:right w:val="none" w:sz="0" w:space="0" w:color="auto"/>
              </w:divBdr>
            </w:div>
            <w:div w:id="1328899736">
              <w:marLeft w:val="0"/>
              <w:marRight w:val="0"/>
              <w:marTop w:val="0"/>
              <w:marBottom w:val="0"/>
              <w:divBdr>
                <w:top w:val="none" w:sz="0" w:space="0" w:color="auto"/>
                <w:left w:val="none" w:sz="0" w:space="0" w:color="auto"/>
                <w:bottom w:val="none" w:sz="0" w:space="0" w:color="auto"/>
                <w:right w:val="none" w:sz="0" w:space="0" w:color="auto"/>
              </w:divBdr>
            </w:div>
            <w:div w:id="1536888375">
              <w:marLeft w:val="0"/>
              <w:marRight w:val="0"/>
              <w:marTop w:val="0"/>
              <w:marBottom w:val="0"/>
              <w:divBdr>
                <w:top w:val="none" w:sz="0" w:space="0" w:color="auto"/>
                <w:left w:val="none" w:sz="0" w:space="0" w:color="auto"/>
                <w:bottom w:val="none" w:sz="0" w:space="0" w:color="auto"/>
                <w:right w:val="none" w:sz="0" w:space="0" w:color="auto"/>
              </w:divBdr>
            </w:div>
            <w:div w:id="1990330085">
              <w:marLeft w:val="0"/>
              <w:marRight w:val="0"/>
              <w:marTop w:val="0"/>
              <w:marBottom w:val="0"/>
              <w:divBdr>
                <w:top w:val="none" w:sz="0" w:space="0" w:color="auto"/>
                <w:left w:val="none" w:sz="0" w:space="0" w:color="auto"/>
                <w:bottom w:val="none" w:sz="0" w:space="0" w:color="auto"/>
                <w:right w:val="none" w:sz="0" w:space="0" w:color="auto"/>
              </w:divBdr>
            </w:div>
            <w:div w:id="1998076102">
              <w:marLeft w:val="0"/>
              <w:marRight w:val="0"/>
              <w:marTop w:val="0"/>
              <w:marBottom w:val="0"/>
              <w:divBdr>
                <w:top w:val="none" w:sz="0" w:space="0" w:color="auto"/>
                <w:left w:val="none" w:sz="0" w:space="0" w:color="auto"/>
                <w:bottom w:val="none" w:sz="0" w:space="0" w:color="auto"/>
                <w:right w:val="none" w:sz="0" w:space="0" w:color="auto"/>
              </w:divBdr>
            </w:div>
            <w:div w:id="208837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61102">
      <w:bodyDiv w:val="1"/>
      <w:marLeft w:val="0"/>
      <w:marRight w:val="0"/>
      <w:marTop w:val="0"/>
      <w:marBottom w:val="0"/>
      <w:divBdr>
        <w:top w:val="none" w:sz="0" w:space="0" w:color="auto"/>
        <w:left w:val="none" w:sz="0" w:space="0" w:color="auto"/>
        <w:bottom w:val="none" w:sz="0" w:space="0" w:color="auto"/>
        <w:right w:val="none" w:sz="0" w:space="0" w:color="auto"/>
      </w:divBdr>
    </w:div>
    <w:div w:id="1216156998">
      <w:bodyDiv w:val="1"/>
      <w:marLeft w:val="0"/>
      <w:marRight w:val="0"/>
      <w:marTop w:val="0"/>
      <w:marBottom w:val="0"/>
      <w:divBdr>
        <w:top w:val="none" w:sz="0" w:space="0" w:color="auto"/>
        <w:left w:val="none" w:sz="0" w:space="0" w:color="auto"/>
        <w:bottom w:val="none" w:sz="0" w:space="0" w:color="auto"/>
        <w:right w:val="none" w:sz="0" w:space="0" w:color="auto"/>
      </w:divBdr>
    </w:div>
    <w:div w:id="1220441691">
      <w:bodyDiv w:val="1"/>
      <w:marLeft w:val="0"/>
      <w:marRight w:val="0"/>
      <w:marTop w:val="0"/>
      <w:marBottom w:val="0"/>
      <w:divBdr>
        <w:top w:val="none" w:sz="0" w:space="0" w:color="auto"/>
        <w:left w:val="none" w:sz="0" w:space="0" w:color="auto"/>
        <w:bottom w:val="none" w:sz="0" w:space="0" w:color="auto"/>
        <w:right w:val="none" w:sz="0" w:space="0" w:color="auto"/>
      </w:divBdr>
      <w:divsChild>
        <w:div w:id="1055473934">
          <w:marLeft w:val="0"/>
          <w:marRight w:val="0"/>
          <w:marTop w:val="0"/>
          <w:marBottom w:val="0"/>
          <w:divBdr>
            <w:top w:val="none" w:sz="0" w:space="0" w:color="auto"/>
            <w:left w:val="none" w:sz="0" w:space="0" w:color="auto"/>
            <w:bottom w:val="none" w:sz="0" w:space="0" w:color="auto"/>
            <w:right w:val="none" w:sz="0" w:space="0" w:color="auto"/>
          </w:divBdr>
          <w:divsChild>
            <w:div w:id="96218520">
              <w:marLeft w:val="0"/>
              <w:marRight w:val="0"/>
              <w:marTop w:val="0"/>
              <w:marBottom w:val="0"/>
              <w:divBdr>
                <w:top w:val="none" w:sz="0" w:space="0" w:color="auto"/>
                <w:left w:val="none" w:sz="0" w:space="0" w:color="auto"/>
                <w:bottom w:val="none" w:sz="0" w:space="0" w:color="auto"/>
                <w:right w:val="none" w:sz="0" w:space="0" w:color="auto"/>
              </w:divBdr>
            </w:div>
            <w:div w:id="501579630">
              <w:marLeft w:val="0"/>
              <w:marRight w:val="0"/>
              <w:marTop w:val="0"/>
              <w:marBottom w:val="0"/>
              <w:divBdr>
                <w:top w:val="none" w:sz="0" w:space="0" w:color="auto"/>
                <w:left w:val="none" w:sz="0" w:space="0" w:color="auto"/>
                <w:bottom w:val="none" w:sz="0" w:space="0" w:color="auto"/>
                <w:right w:val="none" w:sz="0" w:space="0" w:color="auto"/>
              </w:divBdr>
            </w:div>
            <w:div w:id="552428387">
              <w:marLeft w:val="0"/>
              <w:marRight w:val="0"/>
              <w:marTop w:val="0"/>
              <w:marBottom w:val="0"/>
              <w:divBdr>
                <w:top w:val="none" w:sz="0" w:space="0" w:color="auto"/>
                <w:left w:val="none" w:sz="0" w:space="0" w:color="auto"/>
                <w:bottom w:val="none" w:sz="0" w:space="0" w:color="auto"/>
                <w:right w:val="none" w:sz="0" w:space="0" w:color="auto"/>
              </w:divBdr>
            </w:div>
            <w:div w:id="658927442">
              <w:marLeft w:val="0"/>
              <w:marRight w:val="0"/>
              <w:marTop w:val="0"/>
              <w:marBottom w:val="0"/>
              <w:divBdr>
                <w:top w:val="none" w:sz="0" w:space="0" w:color="auto"/>
                <w:left w:val="none" w:sz="0" w:space="0" w:color="auto"/>
                <w:bottom w:val="none" w:sz="0" w:space="0" w:color="auto"/>
                <w:right w:val="none" w:sz="0" w:space="0" w:color="auto"/>
              </w:divBdr>
            </w:div>
            <w:div w:id="765152417">
              <w:marLeft w:val="0"/>
              <w:marRight w:val="0"/>
              <w:marTop w:val="0"/>
              <w:marBottom w:val="0"/>
              <w:divBdr>
                <w:top w:val="none" w:sz="0" w:space="0" w:color="auto"/>
                <w:left w:val="none" w:sz="0" w:space="0" w:color="auto"/>
                <w:bottom w:val="none" w:sz="0" w:space="0" w:color="auto"/>
                <w:right w:val="none" w:sz="0" w:space="0" w:color="auto"/>
              </w:divBdr>
            </w:div>
            <w:div w:id="844368685">
              <w:marLeft w:val="0"/>
              <w:marRight w:val="0"/>
              <w:marTop w:val="0"/>
              <w:marBottom w:val="0"/>
              <w:divBdr>
                <w:top w:val="none" w:sz="0" w:space="0" w:color="auto"/>
                <w:left w:val="none" w:sz="0" w:space="0" w:color="auto"/>
                <w:bottom w:val="none" w:sz="0" w:space="0" w:color="auto"/>
                <w:right w:val="none" w:sz="0" w:space="0" w:color="auto"/>
              </w:divBdr>
            </w:div>
            <w:div w:id="881941687">
              <w:marLeft w:val="0"/>
              <w:marRight w:val="0"/>
              <w:marTop w:val="0"/>
              <w:marBottom w:val="0"/>
              <w:divBdr>
                <w:top w:val="none" w:sz="0" w:space="0" w:color="auto"/>
                <w:left w:val="none" w:sz="0" w:space="0" w:color="auto"/>
                <w:bottom w:val="none" w:sz="0" w:space="0" w:color="auto"/>
                <w:right w:val="none" w:sz="0" w:space="0" w:color="auto"/>
              </w:divBdr>
            </w:div>
            <w:div w:id="916403847">
              <w:marLeft w:val="0"/>
              <w:marRight w:val="0"/>
              <w:marTop w:val="0"/>
              <w:marBottom w:val="0"/>
              <w:divBdr>
                <w:top w:val="none" w:sz="0" w:space="0" w:color="auto"/>
                <w:left w:val="none" w:sz="0" w:space="0" w:color="auto"/>
                <w:bottom w:val="none" w:sz="0" w:space="0" w:color="auto"/>
                <w:right w:val="none" w:sz="0" w:space="0" w:color="auto"/>
              </w:divBdr>
            </w:div>
            <w:div w:id="967974232">
              <w:marLeft w:val="0"/>
              <w:marRight w:val="0"/>
              <w:marTop w:val="0"/>
              <w:marBottom w:val="0"/>
              <w:divBdr>
                <w:top w:val="none" w:sz="0" w:space="0" w:color="auto"/>
                <w:left w:val="none" w:sz="0" w:space="0" w:color="auto"/>
                <w:bottom w:val="none" w:sz="0" w:space="0" w:color="auto"/>
                <w:right w:val="none" w:sz="0" w:space="0" w:color="auto"/>
              </w:divBdr>
            </w:div>
            <w:div w:id="1009604633">
              <w:marLeft w:val="0"/>
              <w:marRight w:val="0"/>
              <w:marTop w:val="0"/>
              <w:marBottom w:val="0"/>
              <w:divBdr>
                <w:top w:val="none" w:sz="0" w:space="0" w:color="auto"/>
                <w:left w:val="none" w:sz="0" w:space="0" w:color="auto"/>
                <w:bottom w:val="none" w:sz="0" w:space="0" w:color="auto"/>
                <w:right w:val="none" w:sz="0" w:space="0" w:color="auto"/>
              </w:divBdr>
            </w:div>
            <w:div w:id="1014112645">
              <w:marLeft w:val="0"/>
              <w:marRight w:val="0"/>
              <w:marTop w:val="0"/>
              <w:marBottom w:val="0"/>
              <w:divBdr>
                <w:top w:val="none" w:sz="0" w:space="0" w:color="auto"/>
                <w:left w:val="none" w:sz="0" w:space="0" w:color="auto"/>
                <w:bottom w:val="none" w:sz="0" w:space="0" w:color="auto"/>
                <w:right w:val="none" w:sz="0" w:space="0" w:color="auto"/>
              </w:divBdr>
            </w:div>
            <w:div w:id="1200127630">
              <w:marLeft w:val="0"/>
              <w:marRight w:val="0"/>
              <w:marTop w:val="0"/>
              <w:marBottom w:val="0"/>
              <w:divBdr>
                <w:top w:val="none" w:sz="0" w:space="0" w:color="auto"/>
                <w:left w:val="none" w:sz="0" w:space="0" w:color="auto"/>
                <w:bottom w:val="none" w:sz="0" w:space="0" w:color="auto"/>
                <w:right w:val="none" w:sz="0" w:space="0" w:color="auto"/>
              </w:divBdr>
            </w:div>
            <w:div w:id="1206985264">
              <w:marLeft w:val="0"/>
              <w:marRight w:val="0"/>
              <w:marTop w:val="0"/>
              <w:marBottom w:val="0"/>
              <w:divBdr>
                <w:top w:val="none" w:sz="0" w:space="0" w:color="auto"/>
                <w:left w:val="none" w:sz="0" w:space="0" w:color="auto"/>
                <w:bottom w:val="none" w:sz="0" w:space="0" w:color="auto"/>
                <w:right w:val="none" w:sz="0" w:space="0" w:color="auto"/>
              </w:divBdr>
            </w:div>
            <w:div w:id="1238830976">
              <w:marLeft w:val="0"/>
              <w:marRight w:val="0"/>
              <w:marTop w:val="0"/>
              <w:marBottom w:val="0"/>
              <w:divBdr>
                <w:top w:val="none" w:sz="0" w:space="0" w:color="auto"/>
                <w:left w:val="none" w:sz="0" w:space="0" w:color="auto"/>
                <w:bottom w:val="none" w:sz="0" w:space="0" w:color="auto"/>
                <w:right w:val="none" w:sz="0" w:space="0" w:color="auto"/>
              </w:divBdr>
            </w:div>
            <w:div w:id="1248273589">
              <w:marLeft w:val="0"/>
              <w:marRight w:val="0"/>
              <w:marTop w:val="0"/>
              <w:marBottom w:val="0"/>
              <w:divBdr>
                <w:top w:val="none" w:sz="0" w:space="0" w:color="auto"/>
                <w:left w:val="none" w:sz="0" w:space="0" w:color="auto"/>
                <w:bottom w:val="none" w:sz="0" w:space="0" w:color="auto"/>
                <w:right w:val="none" w:sz="0" w:space="0" w:color="auto"/>
              </w:divBdr>
            </w:div>
            <w:div w:id="1253929309">
              <w:marLeft w:val="0"/>
              <w:marRight w:val="0"/>
              <w:marTop w:val="0"/>
              <w:marBottom w:val="0"/>
              <w:divBdr>
                <w:top w:val="none" w:sz="0" w:space="0" w:color="auto"/>
                <w:left w:val="none" w:sz="0" w:space="0" w:color="auto"/>
                <w:bottom w:val="none" w:sz="0" w:space="0" w:color="auto"/>
                <w:right w:val="none" w:sz="0" w:space="0" w:color="auto"/>
              </w:divBdr>
            </w:div>
            <w:div w:id="1382557127">
              <w:marLeft w:val="0"/>
              <w:marRight w:val="0"/>
              <w:marTop w:val="0"/>
              <w:marBottom w:val="0"/>
              <w:divBdr>
                <w:top w:val="none" w:sz="0" w:space="0" w:color="auto"/>
                <w:left w:val="none" w:sz="0" w:space="0" w:color="auto"/>
                <w:bottom w:val="none" w:sz="0" w:space="0" w:color="auto"/>
                <w:right w:val="none" w:sz="0" w:space="0" w:color="auto"/>
              </w:divBdr>
            </w:div>
            <w:div w:id="1397823030">
              <w:marLeft w:val="0"/>
              <w:marRight w:val="0"/>
              <w:marTop w:val="0"/>
              <w:marBottom w:val="0"/>
              <w:divBdr>
                <w:top w:val="none" w:sz="0" w:space="0" w:color="auto"/>
                <w:left w:val="none" w:sz="0" w:space="0" w:color="auto"/>
                <w:bottom w:val="none" w:sz="0" w:space="0" w:color="auto"/>
                <w:right w:val="none" w:sz="0" w:space="0" w:color="auto"/>
              </w:divBdr>
            </w:div>
            <w:div w:id="1420560082">
              <w:marLeft w:val="0"/>
              <w:marRight w:val="0"/>
              <w:marTop w:val="0"/>
              <w:marBottom w:val="0"/>
              <w:divBdr>
                <w:top w:val="none" w:sz="0" w:space="0" w:color="auto"/>
                <w:left w:val="none" w:sz="0" w:space="0" w:color="auto"/>
                <w:bottom w:val="none" w:sz="0" w:space="0" w:color="auto"/>
                <w:right w:val="none" w:sz="0" w:space="0" w:color="auto"/>
              </w:divBdr>
            </w:div>
            <w:div w:id="1464351409">
              <w:marLeft w:val="0"/>
              <w:marRight w:val="0"/>
              <w:marTop w:val="0"/>
              <w:marBottom w:val="0"/>
              <w:divBdr>
                <w:top w:val="none" w:sz="0" w:space="0" w:color="auto"/>
                <w:left w:val="none" w:sz="0" w:space="0" w:color="auto"/>
                <w:bottom w:val="none" w:sz="0" w:space="0" w:color="auto"/>
                <w:right w:val="none" w:sz="0" w:space="0" w:color="auto"/>
              </w:divBdr>
            </w:div>
            <w:div w:id="1470048498">
              <w:marLeft w:val="0"/>
              <w:marRight w:val="0"/>
              <w:marTop w:val="0"/>
              <w:marBottom w:val="0"/>
              <w:divBdr>
                <w:top w:val="none" w:sz="0" w:space="0" w:color="auto"/>
                <w:left w:val="none" w:sz="0" w:space="0" w:color="auto"/>
                <w:bottom w:val="none" w:sz="0" w:space="0" w:color="auto"/>
                <w:right w:val="none" w:sz="0" w:space="0" w:color="auto"/>
              </w:divBdr>
            </w:div>
            <w:div w:id="1737581406">
              <w:marLeft w:val="0"/>
              <w:marRight w:val="0"/>
              <w:marTop w:val="0"/>
              <w:marBottom w:val="0"/>
              <w:divBdr>
                <w:top w:val="none" w:sz="0" w:space="0" w:color="auto"/>
                <w:left w:val="none" w:sz="0" w:space="0" w:color="auto"/>
                <w:bottom w:val="none" w:sz="0" w:space="0" w:color="auto"/>
                <w:right w:val="none" w:sz="0" w:space="0" w:color="auto"/>
              </w:divBdr>
            </w:div>
            <w:div w:id="1848248433">
              <w:marLeft w:val="0"/>
              <w:marRight w:val="0"/>
              <w:marTop w:val="0"/>
              <w:marBottom w:val="0"/>
              <w:divBdr>
                <w:top w:val="none" w:sz="0" w:space="0" w:color="auto"/>
                <w:left w:val="none" w:sz="0" w:space="0" w:color="auto"/>
                <w:bottom w:val="none" w:sz="0" w:space="0" w:color="auto"/>
                <w:right w:val="none" w:sz="0" w:space="0" w:color="auto"/>
              </w:divBdr>
            </w:div>
            <w:div w:id="1882672835">
              <w:marLeft w:val="0"/>
              <w:marRight w:val="0"/>
              <w:marTop w:val="0"/>
              <w:marBottom w:val="0"/>
              <w:divBdr>
                <w:top w:val="none" w:sz="0" w:space="0" w:color="auto"/>
                <w:left w:val="none" w:sz="0" w:space="0" w:color="auto"/>
                <w:bottom w:val="none" w:sz="0" w:space="0" w:color="auto"/>
                <w:right w:val="none" w:sz="0" w:space="0" w:color="auto"/>
              </w:divBdr>
            </w:div>
            <w:div w:id="2098859805">
              <w:marLeft w:val="0"/>
              <w:marRight w:val="0"/>
              <w:marTop w:val="0"/>
              <w:marBottom w:val="0"/>
              <w:divBdr>
                <w:top w:val="none" w:sz="0" w:space="0" w:color="auto"/>
                <w:left w:val="none" w:sz="0" w:space="0" w:color="auto"/>
                <w:bottom w:val="none" w:sz="0" w:space="0" w:color="auto"/>
                <w:right w:val="none" w:sz="0" w:space="0" w:color="auto"/>
              </w:divBdr>
            </w:div>
            <w:div w:id="209978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55062">
      <w:bodyDiv w:val="1"/>
      <w:marLeft w:val="0"/>
      <w:marRight w:val="0"/>
      <w:marTop w:val="0"/>
      <w:marBottom w:val="0"/>
      <w:divBdr>
        <w:top w:val="none" w:sz="0" w:space="0" w:color="auto"/>
        <w:left w:val="none" w:sz="0" w:space="0" w:color="auto"/>
        <w:bottom w:val="none" w:sz="0" w:space="0" w:color="auto"/>
        <w:right w:val="none" w:sz="0" w:space="0" w:color="auto"/>
      </w:divBdr>
    </w:div>
    <w:div w:id="1226837238">
      <w:bodyDiv w:val="1"/>
      <w:marLeft w:val="0"/>
      <w:marRight w:val="0"/>
      <w:marTop w:val="0"/>
      <w:marBottom w:val="0"/>
      <w:divBdr>
        <w:top w:val="none" w:sz="0" w:space="0" w:color="auto"/>
        <w:left w:val="none" w:sz="0" w:space="0" w:color="auto"/>
        <w:bottom w:val="none" w:sz="0" w:space="0" w:color="auto"/>
        <w:right w:val="none" w:sz="0" w:space="0" w:color="auto"/>
      </w:divBdr>
      <w:divsChild>
        <w:div w:id="1749384646">
          <w:marLeft w:val="0"/>
          <w:marRight w:val="0"/>
          <w:marTop w:val="0"/>
          <w:marBottom w:val="0"/>
          <w:divBdr>
            <w:top w:val="none" w:sz="0" w:space="0" w:color="auto"/>
            <w:left w:val="none" w:sz="0" w:space="0" w:color="auto"/>
            <w:bottom w:val="none" w:sz="0" w:space="0" w:color="auto"/>
            <w:right w:val="none" w:sz="0" w:space="0" w:color="auto"/>
          </w:divBdr>
          <w:divsChild>
            <w:div w:id="193732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153525">
      <w:bodyDiv w:val="1"/>
      <w:marLeft w:val="0"/>
      <w:marRight w:val="0"/>
      <w:marTop w:val="0"/>
      <w:marBottom w:val="0"/>
      <w:divBdr>
        <w:top w:val="none" w:sz="0" w:space="0" w:color="auto"/>
        <w:left w:val="none" w:sz="0" w:space="0" w:color="auto"/>
        <w:bottom w:val="none" w:sz="0" w:space="0" w:color="auto"/>
        <w:right w:val="none" w:sz="0" w:space="0" w:color="auto"/>
      </w:divBdr>
    </w:div>
    <w:div w:id="1230313338">
      <w:bodyDiv w:val="1"/>
      <w:marLeft w:val="0"/>
      <w:marRight w:val="0"/>
      <w:marTop w:val="0"/>
      <w:marBottom w:val="0"/>
      <w:divBdr>
        <w:top w:val="none" w:sz="0" w:space="0" w:color="auto"/>
        <w:left w:val="none" w:sz="0" w:space="0" w:color="auto"/>
        <w:bottom w:val="none" w:sz="0" w:space="0" w:color="auto"/>
        <w:right w:val="none" w:sz="0" w:space="0" w:color="auto"/>
      </w:divBdr>
    </w:div>
    <w:div w:id="1232350872">
      <w:bodyDiv w:val="1"/>
      <w:marLeft w:val="0"/>
      <w:marRight w:val="0"/>
      <w:marTop w:val="0"/>
      <w:marBottom w:val="0"/>
      <w:divBdr>
        <w:top w:val="none" w:sz="0" w:space="0" w:color="auto"/>
        <w:left w:val="none" w:sz="0" w:space="0" w:color="auto"/>
        <w:bottom w:val="none" w:sz="0" w:space="0" w:color="auto"/>
        <w:right w:val="none" w:sz="0" w:space="0" w:color="auto"/>
      </w:divBdr>
    </w:div>
    <w:div w:id="1239167677">
      <w:bodyDiv w:val="1"/>
      <w:marLeft w:val="0"/>
      <w:marRight w:val="0"/>
      <w:marTop w:val="0"/>
      <w:marBottom w:val="0"/>
      <w:divBdr>
        <w:top w:val="none" w:sz="0" w:space="0" w:color="auto"/>
        <w:left w:val="none" w:sz="0" w:space="0" w:color="auto"/>
        <w:bottom w:val="none" w:sz="0" w:space="0" w:color="auto"/>
        <w:right w:val="none" w:sz="0" w:space="0" w:color="auto"/>
      </w:divBdr>
    </w:div>
    <w:div w:id="1239438482">
      <w:bodyDiv w:val="1"/>
      <w:marLeft w:val="0"/>
      <w:marRight w:val="0"/>
      <w:marTop w:val="0"/>
      <w:marBottom w:val="0"/>
      <w:divBdr>
        <w:top w:val="none" w:sz="0" w:space="0" w:color="auto"/>
        <w:left w:val="none" w:sz="0" w:space="0" w:color="auto"/>
        <w:bottom w:val="none" w:sz="0" w:space="0" w:color="auto"/>
        <w:right w:val="none" w:sz="0" w:space="0" w:color="auto"/>
      </w:divBdr>
      <w:divsChild>
        <w:div w:id="432942502">
          <w:marLeft w:val="0"/>
          <w:marRight w:val="0"/>
          <w:marTop w:val="0"/>
          <w:marBottom w:val="0"/>
          <w:divBdr>
            <w:top w:val="none" w:sz="0" w:space="0" w:color="auto"/>
            <w:left w:val="none" w:sz="0" w:space="0" w:color="auto"/>
            <w:bottom w:val="none" w:sz="0" w:space="0" w:color="auto"/>
            <w:right w:val="none" w:sz="0" w:space="0" w:color="auto"/>
          </w:divBdr>
          <w:divsChild>
            <w:div w:id="97602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24738">
      <w:bodyDiv w:val="1"/>
      <w:marLeft w:val="0"/>
      <w:marRight w:val="0"/>
      <w:marTop w:val="0"/>
      <w:marBottom w:val="0"/>
      <w:divBdr>
        <w:top w:val="none" w:sz="0" w:space="0" w:color="auto"/>
        <w:left w:val="none" w:sz="0" w:space="0" w:color="auto"/>
        <w:bottom w:val="none" w:sz="0" w:space="0" w:color="auto"/>
        <w:right w:val="none" w:sz="0" w:space="0" w:color="auto"/>
      </w:divBdr>
    </w:div>
    <w:div w:id="1244995757">
      <w:bodyDiv w:val="1"/>
      <w:marLeft w:val="0"/>
      <w:marRight w:val="0"/>
      <w:marTop w:val="0"/>
      <w:marBottom w:val="0"/>
      <w:divBdr>
        <w:top w:val="none" w:sz="0" w:space="0" w:color="auto"/>
        <w:left w:val="none" w:sz="0" w:space="0" w:color="auto"/>
        <w:bottom w:val="none" w:sz="0" w:space="0" w:color="auto"/>
        <w:right w:val="none" w:sz="0" w:space="0" w:color="auto"/>
      </w:divBdr>
      <w:divsChild>
        <w:div w:id="835071111">
          <w:marLeft w:val="0"/>
          <w:marRight w:val="0"/>
          <w:marTop w:val="0"/>
          <w:marBottom w:val="0"/>
          <w:divBdr>
            <w:top w:val="none" w:sz="0" w:space="0" w:color="auto"/>
            <w:left w:val="none" w:sz="0" w:space="0" w:color="auto"/>
            <w:bottom w:val="none" w:sz="0" w:space="0" w:color="auto"/>
            <w:right w:val="none" w:sz="0" w:space="0" w:color="auto"/>
          </w:divBdr>
          <w:divsChild>
            <w:div w:id="55018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337046">
      <w:bodyDiv w:val="1"/>
      <w:marLeft w:val="0"/>
      <w:marRight w:val="0"/>
      <w:marTop w:val="0"/>
      <w:marBottom w:val="0"/>
      <w:divBdr>
        <w:top w:val="none" w:sz="0" w:space="0" w:color="auto"/>
        <w:left w:val="none" w:sz="0" w:space="0" w:color="auto"/>
        <w:bottom w:val="none" w:sz="0" w:space="0" w:color="auto"/>
        <w:right w:val="none" w:sz="0" w:space="0" w:color="auto"/>
      </w:divBdr>
      <w:divsChild>
        <w:div w:id="1645965615">
          <w:marLeft w:val="0"/>
          <w:marRight w:val="0"/>
          <w:marTop w:val="0"/>
          <w:marBottom w:val="0"/>
          <w:divBdr>
            <w:top w:val="none" w:sz="0" w:space="0" w:color="auto"/>
            <w:left w:val="none" w:sz="0" w:space="0" w:color="auto"/>
            <w:bottom w:val="none" w:sz="0" w:space="0" w:color="auto"/>
            <w:right w:val="none" w:sz="0" w:space="0" w:color="auto"/>
          </w:divBdr>
          <w:divsChild>
            <w:div w:id="4477067">
              <w:marLeft w:val="0"/>
              <w:marRight w:val="0"/>
              <w:marTop w:val="0"/>
              <w:marBottom w:val="0"/>
              <w:divBdr>
                <w:top w:val="none" w:sz="0" w:space="0" w:color="auto"/>
                <w:left w:val="none" w:sz="0" w:space="0" w:color="auto"/>
                <w:bottom w:val="none" w:sz="0" w:space="0" w:color="auto"/>
                <w:right w:val="none" w:sz="0" w:space="0" w:color="auto"/>
              </w:divBdr>
            </w:div>
            <w:div w:id="71857768">
              <w:marLeft w:val="0"/>
              <w:marRight w:val="0"/>
              <w:marTop w:val="0"/>
              <w:marBottom w:val="0"/>
              <w:divBdr>
                <w:top w:val="none" w:sz="0" w:space="0" w:color="auto"/>
                <w:left w:val="none" w:sz="0" w:space="0" w:color="auto"/>
                <w:bottom w:val="none" w:sz="0" w:space="0" w:color="auto"/>
                <w:right w:val="none" w:sz="0" w:space="0" w:color="auto"/>
              </w:divBdr>
            </w:div>
            <w:div w:id="113449803">
              <w:marLeft w:val="0"/>
              <w:marRight w:val="0"/>
              <w:marTop w:val="0"/>
              <w:marBottom w:val="0"/>
              <w:divBdr>
                <w:top w:val="none" w:sz="0" w:space="0" w:color="auto"/>
                <w:left w:val="none" w:sz="0" w:space="0" w:color="auto"/>
                <w:bottom w:val="none" w:sz="0" w:space="0" w:color="auto"/>
                <w:right w:val="none" w:sz="0" w:space="0" w:color="auto"/>
              </w:divBdr>
            </w:div>
            <w:div w:id="171074180">
              <w:marLeft w:val="0"/>
              <w:marRight w:val="0"/>
              <w:marTop w:val="0"/>
              <w:marBottom w:val="0"/>
              <w:divBdr>
                <w:top w:val="none" w:sz="0" w:space="0" w:color="auto"/>
                <w:left w:val="none" w:sz="0" w:space="0" w:color="auto"/>
                <w:bottom w:val="none" w:sz="0" w:space="0" w:color="auto"/>
                <w:right w:val="none" w:sz="0" w:space="0" w:color="auto"/>
              </w:divBdr>
            </w:div>
            <w:div w:id="197357088">
              <w:marLeft w:val="0"/>
              <w:marRight w:val="0"/>
              <w:marTop w:val="0"/>
              <w:marBottom w:val="0"/>
              <w:divBdr>
                <w:top w:val="none" w:sz="0" w:space="0" w:color="auto"/>
                <w:left w:val="none" w:sz="0" w:space="0" w:color="auto"/>
                <w:bottom w:val="none" w:sz="0" w:space="0" w:color="auto"/>
                <w:right w:val="none" w:sz="0" w:space="0" w:color="auto"/>
              </w:divBdr>
            </w:div>
            <w:div w:id="249200540">
              <w:marLeft w:val="0"/>
              <w:marRight w:val="0"/>
              <w:marTop w:val="0"/>
              <w:marBottom w:val="0"/>
              <w:divBdr>
                <w:top w:val="none" w:sz="0" w:space="0" w:color="auto"/>
                <w:left w:val="none" w:sz="0" w:space="0" w:color="auto"/>
                <w:bottom w:val="none" w:sz="0" w:space="0" w:color="auto"/>
                <w:right w:val="none" w:sz="0" w:space="0" w:color="auto"/>
              </w:divBdr>
            </w:div>
            <w:div w:id="324018628">
              <w:marLeft w:val="0"/>
              <w:marRight w:val="0"/>
              <w:marTop w:val="0"/>
              <w:marBottom w:val="0"/>
              <w:divBdr>
                <w:top w:val="none" w:sz="0" w:space="0" w:color="auto"/>
                <w:left w:val="none" w:sz="0" w:space="0" w:color="auto"/>
                <w:bottom w:val="none" w:sz="0" w:space="0" w:color="auto"/>
                <w:right w:val="none" w:sz="0" w:space="0" w:color="auto"/>
              </w:divBdr>
            </w:div>
            <w:div w:id="928657963">
              <w:marLeft w:val="0"/>
              <w:marRight w:val="0"/>
              <w:marTop w:val="0"/>
              <w:marBottom w:val="0"/>
              <w:divBdr>
                <w:top w:val="none" w:sz="0" w:space="0" w:color="auto"/>
                <w:left w:val="none" w:sz="0" w:space="0" w:color="auto"/>
                <w:bottom w:val="none" w:sz="0" w:space="0" w:color="auto"/>
                <w:right w:val="none" w:sz="0" w:space="0" w:color="auto"/>
              </w:divBdr>
            </w:div>
            <w:div w:id="1028989880">
              <w:marLeft w:val="0"/>
              <w:marRight w:val="0"/>
              <w:marTop w:val="0"/>
              <w:marBottom w:val="0"/>
              <w:divBdr>
                <w:top w:val="none" w:sz="0" w:space="0" w:color="auto"/>
                <w:left w:val="none" w:sz="0" w:space="0" w:color="auto"/>
                <w:bottom w:val="none" w:sz="0" w:space="0" w:color="auto"/>
                <w:right w:val="none" w:sz="0" w:space="0" w:color="auto"/>
              </w:divBdr>
            </w:div>
            <w:div w:id="1148590665">
              <w:marLeft w:val="0"/>
              <w:marRight w:val="0"/>
              <w:marTop w:val="0"/>
              <w:marBottom w:val="0"/>
              <w:divBdr>
                <w:top w:val="none" w:sz="0" w:space="0" w:color="auto"/>
                <w:left w:val="none" w:sz="0" w:space="0" w:color="auto"/>
                <w:bottom w:val="none" w:sz="0" w:space="0" w:color="auto"/>
                <w:right w:val="none" w:sz="0" w:space="0" w:color="auto"/>
              </w:divBdr>
            </w:div>
            <w:div w:id="1274826313">
              <w:marLeft w:val="0"/>
              <w:marRight w:val="0"/>
              <w:marTop w:val="0"/>
              <w:marBottom w:val="0"/>
              <w:divBdr>
                <w:top w:val="none" w:sz="0" w:space="0" w:color="auto"/>
                <w:left w:val="none" w:sz="0" w:space="0" w:color="auto"/>
                <w:bottom w:val="none" w:sz="0" w:space="0" w:color="auto"/>
                <w:right w:val="none" w:sz="0" w:space="0" w:color="auto"/>
              </w:divBdr>
            </w:div>
            <w:div w:id="1402483625">
              <w:marLeft w:val="0"/>
              <w:marRight w:val="0"/>
              <w:marTop w:val="0"/>
              <w:marBottom w:val="0"/>
              <w:divBdr>
                <w:top w:val="none" w:sz="0" w:space="0" w:color="auto"/>
                <w:left w:val="none" w:sz="0" w:space="0" w:color="auto"/>
                <w:bottom w:val="none" w:sz="0" w:space="0" w:color="auto"/>
                <w:right w:val="none" w:sz="0" w:space="0" w:color="auto"/>
              </w:divBdr>
            </w:div>
            <w:div w:id="1617323287">
              <w:marLeft w:val="0"/>
              <w:marRight w:val="0"/>
              <w:marTop w:val="0"/>
              <w:marBottom w:val="0"/>
              <w:divBdr>
                <w:top w:val="none" w:sz="0" w:space="0" w:color="auto"/>
                <w:left w:val="none" w:sz="0" w:space="0" w:color="auto"/>
                <w:bottom w:val="none" w:sz="0" w:space="0" w:color="auto"/>
                <w:right w:val="none" w:sz="0" w:space="0" w:color="auto"/>
              </w:divBdr>
            </w:div>
            <w:div w:id="1684938686">
              <w:marLeft w:val="0"/>
              <w:marRight w:val="0"/>
              <w:marTop w:val="0"/>
              <w:marBottom w:val="0"/>
              <w:divBdr>
                <w:top w:val="none" w:sz="0" w:space="0" w:color="auto"/>
                <w:left w:val="none" w:sz="0" w:space="0" w:color="auto"/>
                <w:bottom w:val="none" w:sz="0" w:space="0" w:color="auto"/>
                <w:right w:val="none" w:sz="0" w:space="0" w:color="auto"/>
              </w:divBdr>
            </w:div>
            <w:div w:id="199683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18390">
      <w:bodyDiv w:val="1"/>
      <w:marLeft w:val="0"/>
      <w:marRight w:val="0"/>
      <w:marTop w:val="0"/>
      <w:marBottom w:val="0"/>
      <w:divBdr>
        <w:top w:val="none" w:sz="0" w:space="0" w:color="auto"/>
        <w:left w:val="none" w:sz="0" w:space="0" w:color="auto"/>
        <w:bottom w:val="none" w:sz="0" w:space="0" w:color="auto"/>
        <w:right w:val="none" w:sz="0" w:space="0" w:color="auto"/>
      </w:divBdr>
    </w:div>
    <w:div w:id="1248492779">
      <w:bodyDiv w:val="1"/>
      <w:marLeft w:val="0"/>
      <w:marRight w:val="0"/>
      <w:marTop w:val="0"/>
      <w:marBottom w:val="0"/>
      <w:divBdr>
        <w:top w:val="none" w:sz="0" w:space="0" w:color="auto"/>
        <w:left w:val="none" w:sz="0" w:space="0" w:color="auto"/>
        <w:bottom w:val="none" w:sz="0" w:space="0" w:color="auto"/>
        <w:right w:val="none" w:sz="0" w:space="0" w:color="auto"/>
      </w:divBdr>
    </w:div>
    <w:div w:id="1255212971">
      <w:bodyDiv w:val="1"/>
      <w:marLeft w:val="0"/>
      <w:marRight w:val="0"/>
      <w:marTop w:val="0"/>
      <w:marBottom w:val="0"/>
      <w:divBdr>
        <w:top w:val="none" w:sz="0" w:space="0" w:color="auto"/>
        <w:left w:val="none" w:sz="0" w:space="0" w:color="auto"/>
        <w:bottom w:val="none" w:sz="0" w:space="0" w:color="auto"/>
        <w:right w:val="none" w:sz="0" w:space="0" w:color="auto"/>
      </w:divBdr>
    </w:div>
    <w:div w:id="1255556875">
      <w:bodyDiv w:val="1"/>
      <w:marLeft w:val="0"/>
      <w:marRight w:val="0"/>
      <w:marTop w:val="0"/>
      <w:marBottom w:val="0"/>
      <w:divBdr>
        <w:top w:val="none" w:sz="0" w:space="0" w:color="auto"/>
        <w:left w:val="none" w:sz="0" w:space="0" w:color="auto"/>
        <w:bottom w:val="none" w:sz="0" w:space="0" w:color="auto"/>
        <w:right w:val="none" w:sz="0" w:space="0" w:color="auto"/>
      </w:divBdr>
    </w:div>
    <w:div w:id="1259748618">
      <w:bodyDiv w:val="1"/>
      <w:marLeft w:val="0"/>
      <w:marRight w:val="0"/>
      <w:marTop w:val="0"/>
      <w:marBottom w:val="0"/>
      <w:divBdr>
        <w:top w:val="none" w:sz="0" w:space="0" w:color="auto"/>
        <w:left w:val="none" w:sz="0" w:space="0" w:color="auto"/>
        <w:bottom w:val="none" w:sz="0" w:space="0" w:color="auto"/>
        <w:right w:val="none" w:sz="0" w:space="0" w:color="auto"/>
      </w:divBdr>
    </w:div>
    <w:div w:id="1269041375">
      <w:bodyDiv w:val="1"/>
      <w:marLeft w:val="0"/>
      <w:marRight w:val="0"/>
      <w:marTop w:val="0"/>
      <w:marBottom w:val="0"/>
      <w:divBdr>
        <w:top w:val="none" w:sz="0" w:space="0" w:color="auto"/>
        <w:left w:val="none" w:sz="0" w:space="0" w:color="auto"/>
        <w:bottom w:val="none" w:sz="0" w:space="0" w:color="auto"/>
        <w:right w:val="none" w:sz="0" w:space="0" w:color="auto"/>
      </w:divBdr>
    </w:div>
    <w:div w:id="1273318951">
      <w:bodyDiv w:val="1"/>
      <w:marLeft w:val="0"/>
      <w:marRight w:val="0"/>
      <w:marTop w:val="0"/>
      <w:marBottom w:val="0"/>
      <w:divBdr>
        <w:top w:val="none" w:sz="0" w:space="0" w:color="auto"/>
        <w:left w:val="none" w:sz="0" w:space="0" w:color="auto"/>
        <w:bottom w:val="none" w:sz="0" w:space="0" w:color="auto"/>
        <w:right w:val="none" w:sz="0" w:space="0" w:color="auto"/>
      </w:divBdr>
      <w:divsChild>
        <w:div w:id="575894188">
          <w:marLeft w:val="0"/>
          <w:marRight w:val="0"/>
          <w:marTop w:val="0"/>
          <w:marBottom w:val="0"/>
          <w:divBdr>
            <w:top w:val="none" w:sz="0" w:space="0" w:color="auto"/>
            <w:left w:val="none" w:sz="0" w:space="0" w:color="auto"/>
            <w:bottom w:val="none" w:sz="0" w:space="0" w:color="auto"/>
            <w:right w:val="none" w:sz="0" w:space="0" w:color="auto"/>
          </w:divBdr>
        </w:div>
        <w:div w:id="655111137">
          <w:marLeft w:val="0"/>
          <w:marRight w:val="0"/>
          <w:marTop w:val="0"/>
          <w:marBottom w:val="0"/>
          <w:divBdr>
            <w:top w:val="none" w:sz="0" w:space="0" w:color="auto"/>
            <w:left w:val="none" w:sz="0" w:space="0" w:color="auto"/>
            <w:bottom w:val="none" w:sz="0" w:space="0" w:color="auto"/>
            <w:right w:val="none" w:sz="0" w:space="0" w:color="auto"/>
          </w:divBdr>
        </w:div>
        <w:div w:id="1436704398">
          <w:marLeft w:val="0"/>
          <w:marRight w:val="0"/>
          <w:marTop w:val="0"/>
          <w:marBottom w:val="0"/>
          <w:divBdr>
            <w:top w:val="none" w:sz="0" w:space="0" w:color="auto"/>
            <w:left w:val="none" w:sz="0" w:space="0" w:color="auto"/>
            <w:bottom w:val="none" w:sz="0" w:space="0" w:color="auto"/>
            <w:right w:val="none" w:sz="0" w:space="0" w:color="auto"/>
          </w:divBdr>
        </w:div>
        <w:div w:id="1741321729">
          <w:marLeft w:val="0"/>
          <w:marRight w:val="0"/>
          <w:marTop w:val="0"/>
          <w:marBottom w:val="0"/>
          <w:divBdr>
            <w:top w:val="none" w:sz="0" w:space="0" w:color="auto"/>
            <w:left w:val="none" w:sz="0" w:space="0" w:color="auto"/>
            <w:bottom w:val="none" w:sz="0" w:space="0" w:color="auto"/>
            <w:right w:val="none" w:sz="0" w:space="0" w:color="auto"/>
          </w:divBdr>
        </w:div>
        <w:div w:id="2072117720">
          <w:marLeft w:val="0"/>
          <w:marRight w:val="0"/>
          <w:marTop w:val="0"/>
          <w:marBottom w:val="0"/>
          <w:divBdr>
            <w:top w:val="none" w:sz="0" w:space="0" w:color="auto"/>
            <w:left w:val="none" w:sz="0" w:space="0" w:color="auto"/>
            <w:bottom w:val="none" w:sz="0" w:space="0" w:color="auto"/>
            <w:right w:val="none" w:sz="0" w:space="0" w:color="auto"/>
          </w:divBdr>
        </w:div>
      </w:divsChild>
    </w:div>
    <w:div w:id="1283145814">
      <w:bodyDiv w:val="1"/>
      <w:marLeft w:val="0"/>
      <w:marRight w:val="0"/>
      <w:marTop w:val="0"/>
      <w:marBottom w:val="0"/>
      <w:divBdr>
        <w:top w:val="none" w:sz="0" w:space="0" w:color="auto"/>
        <w:left w:val="none" w:sz="0" w:space="0" w:color="auto"/>
        <w:bottom w:val="none" w:sz="0" w:space="0" w:color="auto"/>
        <w:right w:val="none" w:sz="0" w:space="0" w:color="auto"/>
      </w:divBdr>
    </w:div>
    <w:div w:id="1284920873">
      <w:bodyDiv w:val="1"/>
      <w:marLeft w:val="0"/>
      <w:marRight w:val="0"/>
      <w:marTop w:val="0"/>
      <w:marBottom w:val="0"/>
      <w:divBdr>
        <w:top w:val="none" w:sz="0" w:space="0" w:color="auto"/>
        <w:left w:val="none" w:sz="0" w:space="0" w:color="auto"/>
        <w:bottom w:val="none" w:sz="0" w:space="0" w:color="auto"/>
        <w:right w:val="none" w:sz="0" w:space="0" w:color="auto"/>
      </w:divBdr>
    </w:div>
    <w:div w:id="1286349980">
      <w:bodyDiv w:val="1"/>
      <w:marLeft w:val="0"/>
      <w:marRight w:val="0"/>
      <w:marTop w:val="0"/>
      <w:marBottom w:val="0"/>
      <w:divBdr>
        <w:top w:val="none" w:sz="0" w:space="0" w:color="auto"/>
        <w:left w:val="none" w:sz="0" w:space="0" w:color="auto"/>
        <w:bottom w:val="none" w:sz="0" w:space="0" w:color="auto"/>
        <w:right w:val="none" w:sz="0" w:space="0" w:color="auto"/>
      </w:divBdr>
    </w:div>
    <w:div w:id="1293443409">
      <w:bodyDiv w:val="1"/>
      <w:marLeft w:val="0"/>
      <w:marRight w:val="0"/>
      <w:marTop w:val="0"/>
      <w:marBottom w:val="0"/>
      <w:divBdr>
        <w:top w:val="none" w:sz="0" w:space="0" w:color="auto"/>
        <w:left w:val="none" w:sz="0" w:space="0" w:color="auto"/>
        <w:bottom w:val="none" w:sz="0" w:space="0" w:color="auto"/>
        <w:right w:val="none" w:sz="0" w:space="0" w:color="auto"/>
      </w:divBdr>
      <w:divsChild>
        <w:div w:id="36200227">
          <w:marLeft w:val="0"/>
          <w:marRight w:val="0"/>
          <w:marTop w:val="0"/>
          <w:marBottom w:val="0"/>
          <w:divBdr>
            <w:top w:val="none" w:sz="0" w:space="0" w:color="auto"/>
            <w:left w:val="none" w:sz="0" w:space="0" w:color="auto"/>
            <w:bottom w:val="none" w:sz="0" w:space="0" w:color="auto"/>
            <w:right w:val="none" w:sz="0" w:space="0" w:color="auto"/>
          </w:divBdr>
        </w:div>
        <w:div w:id="1069183237">
          <w:marLeft w:val="0"/>
          <w:marRight w:val="0"/>
          <w:marTop w:val="0"/>
          <w:marBottom w:val="0"/>
          <w:divBdr>
            <w:top w:val="none" w:sz="0" w:space="0" w:color="auto"/>
            <w:left w:val="none" w:sz="0" w:space="0" w:color="auto"/>
            <w:bottom w:val="none" w:sz="0" w:space="0" w:color="auto"/>
            <w:right w:val="none" w:sz="0" w:space="0" w:color="auto"/>
          </w:divBdr>
        </w:div>
        <w:div w:id="1684548646">
          <w:marLeft w:val="0"/>
          <w:marRight w:val="0"/>
          <w:marTop w:val="0"/>
          <w:marBottom w:val="0"/>
          <w:divBdr>
            <w:top w:val="none" w:sz="0" w:space="0" w:color="auto"/>
            <w:left w:val="none" w:sz="0" w:space="0" w:color="auto"/>
            <w:bottom w:val="none" w:sz="0" w:space="0" w:color="auto"/>
            <w:right w:val="none" w:sz="0" w:space="0" w:color="auto"/>
          </w:divBdr>
        </w:div>
        <w:div w:id="1833373575">
          <w:marLeft w:val="0"/>
          <w:marRight w:val="0"/>
          <w:marTop w:val="0"/>
          <w:marBottom w:val="0"/>
          <w:divBdr>
            <w:top w:val="none" w:sz="0" w:space="0" w:color="auto"/>
            <w:left w:val="none" w:sz="0" w:space="0" w:color="auto"/>
            <w:bottom w:val="none" w:sz="0" w:space="0" w:color="auto"/>
            <w:right w:val="none" w:sz="0" w:space="0" w:color="auto"/>
          </w:divBdr>
        </w:div>
      </w:divsChild>
    </w:div>
    <w:div w:id="1295208592">
      <w:bodyDiv w:val="1"/>
      <w:marLeft w:val="0"/>
      <w:marRight w:val="0"/>
      <w:marTop w:val="0"/>
      <w:marBottom w:val="0"/>
      <w:divBdr>
        <w:top w:val="none" w:sz="0" w:space="0" w:color="auto"/>
        <w:left w:val="none" w:sz="0" w:space="0" w:color="auto"/>
        <w:bottom w:val="none" w:sz="0" w:space="0" w:color="auto"/>
        <w:right w:val="none" w:sz="0" w:space="0" w:color="auto"/>
      </w:divBdr>
    </w:div>
    <w:div w:id="1295407982">
      <w:bodyDiv w:val="1"/>
      <w:marLeft w:val="0"/>
      <w:marRight w:val="0"/>
      <w:marTop w:val="0"/>
      <w:marBottom w:val="0"/>
      <w:divBdr>
        <w:top w:val="none" w:sz="0" w:space="0" w:color="auto"/>
        <w:left w:val="none" w:sz="0" w:space="0" w:color="auto"/>
        <w:bottom w:val="none" w:sz="0" w:space="0" w:color="auto"/>
        <w:right w:val="none" w:sz="0" w:space="0" w:color="auto"/>
      </w:divBdr>
    </w:div>
    <w:div w:id="1295867571">
      <w:bodyDiv w:val="1"/>
      <w:marLeft w:val="0"/>
      <w:marRight w:val="0"/>
      <w:marTop w:val="0"/>
      <w:marBottom w:val="0"/>
      <w:divBdr>
        <w:top w:val="none" w:sz="0" w:space="0" w:color="auto"/>
        <w:left w:val="none" w:sz="0" w:space="0" w:color="auto"/>
        <w:bottom w:val="none" w:sz="0" w:space="0" w:color="auto"/>
        <w:right w:val="none" w:sz="0" w:space="0" w:color="auto"/>
      </w:divBdr>
      <w:divsChild>
        <w:div w:id="1465343972">
          <w:marLeft w:val="0"/>
          <w:marRight w:val="0"/>
          <w:marTop w:val="0"/>
          <w:marBottom w:val="0"/>
          <w:divBdr>
            <w:top w:val="none" w:sz="0" w:space="0" w:color="auto"/>
            <w:left w:val="none" w:sz="0" w:space="0" w:color="auto"/>
            <w:bottom w:val="none" w:sz="0" w:space="0" w:color="auto"/>
            <w:right w:val="none" w:sz="0" w:space="0" w:color="auto"/>
          </w:divBdr>
          <w:divsChild>
            <w:div w:id="51211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762091">
      <w:bodyDiv w:val="1"/>
      <w:marLeft w:val="0"/>
      <w:marRight w:val="0"/>
      <w:marTop w:val="0"/>
      <w:marBottom w:val="0"/>
      <w:divBdr>
        <w:top w:val="none" w:sz="0" w:space="0" w:color="auto"/>
        <w:left w:val="none" w:sz="0" w:space="0" w:color="auto"/>
        <w:bottom w:val="none" w:sz="0" w:space="0" w:color="auto"/>
        <w:right w:val="none" w:sz="0" w:space="0" w:color="auto"/>
      </w:divBdr>
    </w:div>
    <w:div w:id="1302804209">
      <w:bodyDiv w:val="1"/>
      <w:marLeft w:val="0"/>
      <w:marRight w:val="0"/>
      <w:marTop w:val="0"/>
      <w:marBottom w:val="0"/>
      <w:divBdr>
        <w:top w:val="none" w:sz="0" w:space="0" w:color="auto"/>
        <w:left w:val="none" w:sz="0" w:space="0" w:color="auto"/>
        <w:bottom w:val="none" w:sz="0" w:space="0" w:color="auto"/>
        <w:right w:val="none" w:sz="0" w:space="0" w:color="auto"/>
      </w:divBdr>
    </w:div>
    <w:div w:id="1304698335">
      <w:bodyDiv w:val="1"/>
      <w:marLeft w:val="0"/>
      <w:marRight w:val="0"/>
      <w:marTop w:val="0"/>
      <w:marBottom w:val="0"/>
      <w:divBdr>
        <w:top w:val="none" w:sz="0" w:space="0" w:color="auto"/>
        <w:left w:val="none" w:sz="0" w:space="0" w:color="auto"/>
        <w:bottom w:val="none" w:sz="0" w:space="0" w:color="auto"/>
        <w:right w:val="none" w:sz="0" w:space="0" w:color="auto"/>
      </w:divBdr>
    </w:div>
    <w:div w:id="1305425307">
      <w:bodyDiv w:val="1"/>
      <w:marLeft w:val="0"/>
      <w:marRight w:val="0"/>
      <w:marTop w:val="0"/>
      <w:marBottom w:val="0"/>
      <w:divBdr>
        <w:top w:val="none" w:sz="0" w:space="0" w:color="auto"/>
        <w:left w:val="none" w:sz="0" w:space="0" w:color="auto"/>
        <w:bottom w:val="none" w:sz="0" w:space="0" w:color="auto"/>
        <w:right w:val="none" w:sz="0" w:space="0" w:color="auto"/>
      </w:divBdr>
    </w:div>
    <w:div w:id="1306813818">
      <w:bodyDiv w:val="1"/>
      <w:marLeft w:val="0"/>
      <w:marRight w:val="0"/>
      <w:marTop w:val="0"/>
      <w:marBottom w:val="0"/>
      <w:divBdr>
        <w:top w:val="none" w:sz="0" w:space="0" w:color="auto"/>
        <w:left w:val="none" w:sz="0" w:space="0" w:color="auto"/>
        <w:bottom w:val="none" w:sz="0" w:space="0" w:color="auto"/>
        <w:right w:val="none" w:sz="0" w:space="0" w:color="auto"/>
      </w:divBdr>
    </w:div>
    <w:div w:id="1308432646">
      <w:bodyDiv w:val="1"/>
      <w:marLeft w:val="0"/>
      <w:marRight w:val="0"/>
      <w:marTop w:val="0"/>
      <w:marBottom w:val="0"/>
      <w:divBdr>
        <w:top w:val="none" w:sz="0" w:space="0" w:color="auto"/>
        <w:left w:val="none" w:sz="0" w:space="0" w:color="auto"/>
        <w:bottom w:val="none" w:sz="0" w:space="0" w:color="auto"/>
        <w:right w:val="none" w:sz="0" w:space="0" w:color="auto"/>
      </w:divBdr>
    </w:div>
    <w:div w:id="1311907621">
      <w:bodyDiv w:val="1"/>
      <w:marLeft w:val="0"/>
      <w:marRight w:val="0"/>
      <w:marTop w:val="0"/>
      <w:marBottom w:val="0"/>
      <w:divBdr>
        <w:top w:val="none" w:sz="0" w:space="0" w:color="auto"/>
        <w:left w:val="none" w:sz="0" w:space="0" w:color="auto"/>
        <w:bottom w:val="none" w:sz="0" w:space="0" w:color="auto"/>
        <w:right w:val="none" w:sz="0" w:space="0" w:color="auto"/>
      </w:divBdr>
    </w:div>
    <w:div w:id="1315259068">
      <w:bodyDiv w:val="1"/>
      <w:marLeft w:val="0"/>
      <w:marRight w:val="0"/>
      <w:marTop w:val="0"/>
      <w:marBottom w:val="0"/>
      <w:divBdr>
        <w:top w:val="none" w:sz="0" w:space="0" w:color="auto"/>
        <w:left w:val="none" w:sz="0" w:space="0" w:color="auto"/>
        <w:bottom w:val="none" w:sz="0" w:space="0" w:color="auto"/>
        <w:right w:val="none" w:sz="0" w:space="0" w:color="auto"/>
      </w:divBdr>
    </w:div>
    <w:div w:id="1316764093">
      <w:bodyDiv w:val="1"/>
      <w:marLeft w:val="0"/>
      <w:marRight w:val="0"/>
      <w:marTop w:val="0"/>
      <w:marBottom w:val="0"/>
      <w:divBdr>
        <w:top w:val="none" w:sz="0" w:space="0" w:color="auto"/>
        <w:left w:val="none" w:sz="0" w:space="0" w:color="auto"/>
        <w:bottom w:val="none" w:sz="0" w:space="0" w:color="auto"/>
        <w:right w:val="none" w:sz="0" w:space="0" w:color="auto"/>
      </w:divBdr>
    </w:div>
    <w:div w:id="1318261364">
      <w:bodyDiv w:val="1"/>
      <w:marLeft w:val="0"/>
      <w:marRight w:val="0"/>
      <w:marTop w:val="0"/>
      <w:marBottom w:val="0"/>
      <w:divBdr>
        <w:top w:val="none" w:sz="0" w:space="0" w:color="auto"/>
        <w:left w:val="none" w:sz="0" w:space="0" w:color="auto"/>
        <w:bottom w:val="none" w:sz="0" w:space="0" w:color="auto"/>
        <w:right w:val="none" w:sz="0" w:space="0" w:color="auto"/>
      </w:divBdr>
    </w:div>
    <w:div w:id="1321157263">
      <w:bodyDiv w:val="1"/>
      <w:marLeft w:val="0"/>
      <w:marRight w:val="0"/>
      <w:marTop w:val="0"/>
      <w:marBottom w:val="0"/>
      <w:divBdr>
        <w:top w:val="none" w:sz="0" w:space="0" w:color="auto"/>
        <w:left w:val="none" w:sz="0" w:space="0" w:color="auto"/>
        <w:bottom w:val="none" w:sz="0" w:space="0" w:color="auto"/>
        <w:right w:val="none" w:sz="0" w:space="0" w:color="auto"/>
      </w:divBdr>
    </w:div>
    <w:div w:id="1324502960">
      <w:bodyDiv w:val="1"/>
      <w:marLeft w:val="0"/>
      <w:marRight w:val="0"/>
      <w:marTop w:val="0"/>
      <w:marBottom w:val="0"/>
      <w:divBdr>
        <w:top w:val="none" w:sz="0" w:space="0" w:color="auto"/>
        <w:left w:val="none" w:sz="0" w:space="0" w:color="auto"/>
        <w:bottom w:val="none" w:sz="0" w:space="0" w:color="auto"/>
        <w:right w:val="none" w:sz="0" w:space="0" w:color="auto"/>
      </w:divBdr>
      <w:divsChild>
        <w:div w:id="382290354">
          <w:marLeft w:val="0"/>
          <w:marRight w:val="0"/>
          <w:marTop w:val="0"/>
          <w:marBottom w:val="0"/>
          <w:divBdr>
            <w:top w:val="none" w:sz="0" w:space="0" w:color="auto"/>
            <w:left w:val="none" w:sz="0" w:space="0" w:color="auto"/>
            <w:bottom w:val="none" w:sz="0" w:space="0" w:color="auto"/>
            <w:right w:val="none" w:sz="0" w:space="0" w:color="auto"/>
          </w:divBdr>
          <w:divsChild>
            <w:div w:id="243228499">
              <w:marLeft w:val="0"/>
              <w:marRight w:val="0"/>
              <w:marTop w:val="0"/>
              <w:marBottom w:val="0"/>
              <w:divBdr>
                <w:top w:val="none" w:sz="0" w:space="0" w:color="auto"/>
                <w:left w:val="none" w:sz="0" w:space="0" w:color="auto"/>
                <w:bottom w:val="none" w:sz="0" w:space="0" w:color="auto"/>
                <w:right w:val="none" w:sz="0" w:space="0" w:color="auto"/>
              </w:divBdr>
              <w:divsChild>
                <w:div w:id="2025015091">
                  <w:marLeft w:val="0"/>
                  <w:marRight w:val="0"/>
                  <w:marTop w:val="0"/>
                  <w:marBottom w:val="0"/>
                  <w:divBdr>
                    <w:top w:val="none" w:sz="0" w:space="0" w:color="auto"/>
                    <w:left w:val="none" w:sz="0" w:space="0" w:color="auto"/>
                    <w:bottom w:val="none" w:sz="0" w:space="0" w:color="auto"/>
                    <w:right w:val="none" w:sz="0" w:space="0" w:color="auto"/>
                  </w:divBdr>
                  <w:divsChild>
                    <w:div w:id="1982540699">
                      <w:marLeft w:val="0"/>
                      <w:marRight w:val="0"/>
                      <w:marTop w:val="0"/>
                      <w:marBottom w:val="0"/>
                      <w:divBdr>
                        <w:top w:val="none" w:sz="0" w:space="0" w:color="auto"/>
                        <w:left w:val="none" w:sz="0" w:space="0" w:color="auto"/>
                        <w:bottom w:val="none" w:sz="0" w:space="0" w:color="auto"/>
                        <w:right w:val="none" w:sz="0" w:space="0" w:color="auto"/>
                      </w:divBdr>
                      <w:divsChild>
                        <w:div w:id="1327441055">
                          <w:marLeft w:val="0"/>
                          <w:marRight w:val="0"/>
                          <w:marTop w:val="0"/>
                          <w:marBottom w:val="0"/>
                          <w:divBdr>
                            <w:top w:val="none" w:sz="0" w:space="0" w:color="auto"/>
                            <w:left w:val="none" w:sz="0" w:space="0" w:color="auto"/>
                            <w:bottom w:val="none" w:sz="0" w:space="0" w:color="auto"/>
                            <w:right w:val="none" w:sz="0" w:space="0" w:color="auto"/>
                          </w:divBdr>
                          <w:divsChild>
                            <w:div w:id="35469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0653030">
          <w:marLeft w:val="0"/>
          <w:marRight w:val="0"/>
          <w:marTop w:val="0"/>
          <w:marBottom w:val="0"/>
          <w:divBdr>
            <w:top w:val="none" w:sz="0" w:space="0" w:color="auto"/>
            <w:left w:val="none" w:sz="0" w:space="0" w:color="auto"/>
            <w:bottom w:val="none" w:sz="0" w:space="0" w:color="auto"/>
            <w:right w:val="none" w:sz="0" w:space="0" w:color="auto"/>
          </w:divBdr>
          <w:divsChild>
            <w:div w:id="45961631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325939786">
      <w:bodyDiv w:val="1"/>
      <w:marLeft w:val="0"/>
      <w:marRight w:val="0"/>
      <w:marTop w:val="0"/>
      <w:marBottom w:val="0"/>
      <w:divBdr>
        <w:top w:val="none" w:sz="0" w:space="0" w:color="auto"/>
        <w:left w:val="none" w:sz="0" w:space="0" w:color="auto"/>
        <w:bottom w:val="none" w:sz="0" w:space="0" w:color="auto"/>
        <w:right w:val="none" w:sz="0" w:space="0" w:color="auto"/>
      </w:divBdr>
      <w:divsChild>
        <w:div w:id="134640603">
          <w:marLeft w:val="0"/>
          <w:marRight w:val="0"/>
          <w:marTop w:val="0"/>
          <w:marBottom w:val="0"/>
          <w:divBdr>
            <w:top w:val="none" w:sz="0" w:space="0" w:color="auto"/>
            <w:left w:val="none" w:sz="0" w:space="0" w:color="auto"/>
            <w:bottom w:val="none" w:sz="0" w:space="0" w:color="auto"/>
            <w:right w:val="none" w:sz="0" w:space="0" w:color="auto"/>
          </w:divBdr>
          <w:divsChild>
            <w:div w:id="290593703">
              <w:marLeft w:val="0"/>
              <w:marRight w:val="0"/>
              <w:marTop w:val="0"/>
              <w:marBottom w:val="0"/>
              <w:divBdr>
                <w:top w:val="none" w:sz="0" w:space="0" w:color="auto"/>
                <w:left w:val="none" w:sz="0" w:space="0" w:color="auto"/>
                <w:bottom w:val="none" w:sz="0" w:space="0" w:color="auto"/>
                <w:right w:val="none" w:sz="0" w:space="0" w:color="auto"/>
              </w:divBdr>
            </w:div>
            <w:div w:id="838737725">
              <w:marLeft w:val="0"/>
              <w:marRight w:val="0"/>
              <w:marTop w:val="0"/>
              <w:marBottom w:val="0"/>
              <w:divBdr>
                <w:top w:val="none" w:sz="0" w:space="0" w:color="auto"/>
                <w:left w:val="none" w:sz="0" w:space="0" w:color="auto"/>
                <w:bottom w:val="none" w:sz="0" w:space="0" w:color="auto"/>
                <w:right w:val="none" w:sz="0" w:space="0" w:color="auto"/>
              </w:divBdr>
            </w:div>
            <w:div w:id="1058016826">
              <w:marLeft w:val="0"/>
              <w:marRight w:val="0"/>
              <w:marTop w:val="0"/>
              <w:marBottom w:val="0"/>
              <w:divBdr>
                <w:top w:val="none" w:sz="0" w:space="0" w:color="auto"/>
                <w:left w:val="none" w:sz="0" w:space="0" w:color="auto"/>
                <w:bottom w:val="none" w:sz="0" w:space="0" w:color="auto"/>
                <w:right w:val="none" w:sz="0" w:space="0" w:color="auto"/>
              </w:divBdr>
            </w:div>
            <w:div w:id="1092437597">
              <w:marLeft w:val="0"/>
              <w:marRight w:val="0"/>
              <w:marTop w:val="0"/>
              <w:marBottom w:val="0"/>
              <w:divBdr>
                <w:top w:val="none" w:sz="0" w:space="0" w:color="auto"/>
                <w:left w:val="none" w:sz="0" w:space="0" w:color="auto"/>
                <w:bottom w:val="none" w:sz="0" w:space="0" w:color="auto"/>
                <w:right w:val="none" w:sz="0" w:space="0" w:color="auto"/>
              </w:divBdr>
            </w:div>
            <w:div w:id="1169296488">
              <w:marLeft w:val="0"/>
              <w:marRight w:val="0"/>
              <w:marTop w:val="0"/>
              <w:marBottom w:val="0"/>
              <w:divBdr>
                <w:top w:val="none" w:sz="0" w:space="0" w:color="auto"/>
                <w:left w:val="none" w:sz="0" w:space="0" w:color="auto"/>
                <w:bottom w:val="none" w:sz="0" w:space="0" w:color="auto"/>
                <w:right w:val="none" w:sz="0" w:space="0" w:color="auto"/>
              </w:divBdr>
            </w:div>
            <w:div w:id="1361469264">
              <w:marLeft w:val="0"/>
              <w:marRight w:val="0"/>
              <w:marTop w:val="0"/>
              <w:marBottom w:val="0"/>
              <w:divBdr>
                <w:top w:val="none" w:sz="0" w:space="0" w:color="auto"/>
                <w:left w:val="none" w:sz="0" w:space="0" w:color="auto"/>
                <w:bottom w:val="none" w:sz="0" w:space="0" w:color="auto"/>
                <w:right w:val="none" w:sz="0" w:space="0" w:color="auto"/>
              </w:divBdr>
            </w:div>
            <w:div w:id="1620718367">
              <w:marLeft w:val="0"/>
              <w:marRight w:val="0"/>
              <w:marTop w:val="0"/>
              <w:marBottom w:val="0"/>
              <w:divBdr>
                <w:top w:val="none" w:sz="0" w:space="0" w:color="auto"/>
                <w:left w:val="none" w:sz="0" w:space="0" w:color="auto"/>
                <w:bottom w:val="none" w:sz="0" w:space="0" w:color="auto"/>
                <w:right w:val="none" w:sz="0" w:space="0" w:color="auto"/>
              </w:divBdr>
            </w:div>
            <w:div w:id="1755007348">
              <w:marLeft w:val="0"/>
              <w:marRight w:val="0"/>
              <w:marTop w:val="0"/>
              <w:marBottom w:val="0"/>
              <w:divBdr>
                <w:top w:val="none" w:sz="0" w:space="0" w:color="auto"/>
                <w:left w:val="none" w:sz="0" w:space="0" w:color="auto"/>
                <w:bottom w:val="none" w:sz="0" w:space="0" w:color="auto"/>
                <w:right w:val="none" w:sz="0" w:space="0" w:color="auto"/>
              </w:divBdr>
            </w:div>
            <w:div w:id="1863277814">
              <w:marLeft w:val="0"/>
              <w:marRight w:val="0"/>
              <w:marTop w:val="0"/>
              <w:marBottom w:val="0"/>
              <w:divBdr>
                <w:top w:val="none" w:sz="0" w:space="0" w:color="auto"/>
                <w:left w:val="none" w:sz="0" w:space="0" w:color="auto"/>
                <w:bottom w:val="none" w:sz="0" w:space="0" w:color="auto"/>
                <w:right w:val="none" w:sz="0" w:space="0" w:color="auto"/>
              </w:divBdr>
            </w:div>
            <w:div w:id="1947731943">
              <w:marLeft w:val="0"/>
              <w:marRight w:val="0"/>
              <w:marTop w:val="0"/>
              <w:marBottom w:val="0"/>
              <w:divBdr>
                <w:top w:val="none" w:sz="0" w:space="0" w:color="auto"/>
                <w:left w:val="none" w:sz="0" w:space="0" w:color="auto"/>
                <w:bottom w:val="none" w:sz="0" w:space="0" w:color="auto"/>
                <w:right w:val="none" w:sz="0" w:space="0" w:color="auto"/>
              </w:divBdr>
            </w:div>
            <w:div w:id="21220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593692">
      <w:bodyDiv w:val="1"/>
      <w:marLeft w:val="0"/>
      <w:marRight w:val="0"/>
      <w:marTop w:val="0"/>
      <w:marBottom w:val="0"/>
      <w:divBdr>
        <w:top w:val="none" w:sz="0" w:space="0" w:color="auto"/>
        <w:left w:val="none" w:sz="0" w:space="0" w:color="auto"/>
        <w:bottom w:val="none" w:sz="0" w:space="0" w:color="auto"/>
        <w:right w:val="none" w:sz="0" w:space="0" w:color="auto"/>
      </w:divBdr>
    </w:div>
    <w:div w:id="1333220185">
      <w:bodyDiv w:val="1"/>
      <w:marLeft w:val="0"/>
      <w:marRight w:val="0"/>
      <w:marTop w:val="0"/>
      <w:marBottom w:val="0"/>
      <w:divBdr>
        <w:top w:val="none" w:sz="0" w:space="0" w:color="auto"/>
        <w:left w:val="none" w:sz="0" w:space="0" w:color="auto"/>
        <w:bottom w:val="none" w:sz="0" w:space="0" w:color="auto"/>
        <w:right w:val="none" w:sz="0" w:space="0" w:color="auto"/>
      </w:divBdr>
    </w:div>
    <w:div w:id="1334913931">
      <w:bodyDiv w:val="1"/>
      <w:marLeft w:val="0"/>
      <w:marRight w:val="0"/>
      <w:marTop w:val="0"/>
      <w:marBottom w:val="0"/>
      <w:divBdr>
        <w:top w:val="none" w:sz="0" w:space="0" w:color="auto"/>
        <w:left w:val="none" w:sz="0" w:space="0" w:color="auto"/>
        <w:bottom w:val="none" w:sz="0" w:space="0" w:color="auto"/>
        <w:right w:val="none" w:sz="0" w:space="0" w:color="auto"/>
      </w:divBdr>
      <w:divsChild>
        <w:div w:id="2006474130">
          <w:marLeft w:val="300"/>
          <w:marRight w:val="0"/>
          <w:marTop w:val="0"/>
          <w:marBottom w:val="0"/>
          <w:divBdr>
            <w:top w:val="none" w:sz="0" w:space="0" w:color="auto"/>
            <w:left w:val="none" w:sz="0" w:space="0" w:color="auto"/>
            <w:bottom w:val="none" w:sz="0" w:space="0" w:color="auto"/>
            <w:right w:val="none" w:sz="0" w:space="0" w:color="auto"/>
          </w:divBdr>
        </w:div>
      </w:divsChild>
    </w:div>
    <w:div w:id="1340231943">
      <w:bodyDiv w:val="1"/>
      <w:marLeft w:val="0"/>
      <w:marRight w:val="0"/>
      <w:marTop w:val="0"/>
      <w:marBottom w:val="0"/>
      <w:divBdr>
        <w:top w:val="none" w:sz="0" w:space="0" w:color="auto"/>
        <w:left w:val="none" w:sz="0" w:space="0" w:color="auto"/>
        <w:bottom w:val="none" w:sz="0" w:space="0" w:color="auto"/>
        <w:right w:val="none" w:sz="0" w:space="0" w:color="auto"/>
      </w:divBdr>
    </w:div>
    <w:div w:id="1341351272">
      <w:bodyDiv w:val="1"/>
      <w:marLeft w:val="0"/>
      <w:marRight w:val="0"/>
      <w:marTop w:val="0"/>
      <w:marBottom w:val="0"/>
      <w:divBdr>
        <w:top w:val="none" w:sz="0" w:space="0" w:color="auto"/>
        <w:left w:val="none" w:sz="0" w:space="0" w:color="auto"/>
        <w:bottom w:val="none" w:sz="0" w:space="0" w:color="auto"/>
        <w:right w:val="none" w:sz="0" w:space="0" w:color="auto"/>
      </w:divBdr>
    </w:div>
    <w:div w:id="1342048951">
      <w:bodyDiv w:val="1"/>
      <w:marLeft w:val="0"/>
      <w:marRight w:val="0"/>
      <w:marTop w:val="0"/>
      <w:marBottom w:val="0"/>
      <w:divBdr>
        <w:top w:val="none" w:sz="0" w:space="0" w:color="auto"/>
        <w:left w:val="none" w:sz="0" w:space="0" w:color="auto"/>
        <w:bottom w:val="none" w:sz="0" w:space="0" w:color="auto"/>
        <w:right w:val="none" w:sz="0" w:space="0" w:color="auto"/>
      </w:divBdr>
      <w:divsChild>
        <w:div w:id="487944889">
          <w:marLeft w:val="0"/>
          <w:marRight w:val="0"/>
          <w:marTop w:val="0"/>
          <w:marBottom w:val="0"/>
          <w:divBdr>
            <w:top w:val="none" w:sz="0" w:space="0" w:color="auto"/>
            <w:left w:val="none" w:sz="0" w:space="0" w:color="auto"/>
            <w:bottom w:val="none" w:sz="0" w:space="0" w:color="auto"/>
            <w:right w:val="none" w:sz="0" w:space="0" w:color="auto"/>
          </w:divBdr>
          <w:divsChild>
            <w:div w:id="64573301">
              <w:marLeft w:val="0"/>
              <w:marRight w:val="0"/>
              <w:marTop w:val="0"/>
              <w:marBottom w:val="0"/>
              <w:divBdr>
                <w:top w:val="none" w:sz="0" w:space="0" w:color="auto"/>
                <w:left w:val="none" w:sz="0" w:space="0" w:color="auto"/>
                <w:bottom w:val="none" w:sz="0" w:space="0" w:color="auto"/>
                <w:right w:val="none" w:sz="0" w:space="0" w:color="auto"/>
              </w:divBdr>
            </w:div>
            <w:div w:id="162400323">
              <w:marLeft w:val="0"/>
              <w:marRight w:val="0"/>
              <w:marTop w:val="0"/>
              <w:marBottom w:val="0"/>
              <w:divBdr>
                <w:top w:val="none" w:sz="0" w:space="0" w:color="auto"/>
                <w:left w:val="none" w:sz="0" w:space="0" w:color="auto"/>
                <w:bottom w:val="none" w:sz="0" w:space="0" w:color="auto"/>
                <w:right w:val="none" w:sz="0" w:space="0" w:color="auto"/>
              </w:divBdr>
            </w:div>
            <w:div w:id="187913196">
              <w:marLeft w:val="0"/>
              <w:marRight w:val="0"/>
              <w:marTop w:val="0"/>
              <w:marBottom w:val="0"/>
              <w:divBdr>
                <w:top w:val="none" w:sz="0" w:space="0" w:color="auto"/>
                <w:left w:val="none" w:sz="0" w:space="0" w:color="auto"/>
                <w:bottom w:val="none" w:sz="0" w:space="0" w:color="auto"/>
                <w:right w:val="none" w:sz="0" w:space="0" w:color="auto"/>
              </w:divBdr>
            </w:div>
            <w:div w:id="287443905">
              <w:marLeft w:val="0"/>
              <w:marRight w:val="0"/>
              <w:marTop w:val="0"/>
              <w:marBottom w:val="0"/>
              <w:divBdr>
                <w:top w:val="none" w:sz="0" w:space="0" w:color="auto"/>
                <w:left w:val="none" w:sz="0" w:space="0" w:color="auto"/>
                <w:bottom w:val="none" w:sz="0" w:space="0" w:color="auto"/>
                <w:right w:val="none" w:sz="0" w:space="0" w:color="auto"/>
              </w:divBdr>
            </w:div>
            <w:div w:id="351148132">
              <w:marLeft w:val="0"/>
              <w:marRight w:val="0"/>
              <w:marTop w:val="0"/>
              <w:marBottom w:val="0"/>
              <w:divBdr>
                <w:top w:val="none" w:sz="0" w:space="0" w:color="auto"/>
                <w:left w:val="none" w:sz="0" w:space="0" w:color="auto"/>
                <w:bottom w:val="none" w:sz="0" w:space="0" w:color="auto"/>
                <w:right w:val="none" w:sz="0" w:space="0" w:color="auto"/>
              </w:divBdr>
            </w:div>
            <w:div w:id="799031674">
              <w:marLeft w:val="0"/>
              <w:marRight w:val="0"/>
              <w:marTop w:val="0"/>
              <w:marBottom w:val="0"/>
              <w:divBdr>
                <w:top w:val="none" w:sz="0" w:space="0" w:color="auto"/>
                <w:left w:val="none" w:sz="0" w:space="0" w:color="auto"/>
                <w:bottom w:val="none" w:sz="0" w:space="0" w:color="auto"/>
                <w:right w:val="none" w:sz="0" w:space="0" w:color="auto"/>
              </w:divBdr>
            </w:div>
            <w:div w:id="922495059">
              <w:marLeft w:val="0"/>
              <w:marRight w:val="0"/>
              <w:marTop w:val="0"/>
              <w:marBottom w:val="0"/>
              <w:divBdr>
                <w:top w:val="none" w:sz="0" w:space="0" w:color="auto"/>
                <w:left w:val="none" w:sz="0" w:space="0" w:color="auto"/>
                <w:bottom w:val="none" w:sz="0" w:space="0" w:color="auto"/>
                <w:right w:val="none" w:sz="0" w:space="0" w:color="auto"/>
              </w:divBdr>
            </w:div>
            <w:div w:id="997264166">
              <w:marLeft w:val="0"/>
              <w:marRight w:val="0"/>
              <w:marTop w:val="0"/>
              <w:marBottom w:val="0"/>
              <w:divBdr>
                <w:top w:val="none" w:sz="0" w:space="0" w:color="auto"/>
                <w:left w:val="none" w:sz="0" w:space="0" w:color="auto"/>
                <w:bottom w:val="none" w:sz="0" w:space="0" w:color="auto"/>
                <w:right w:val="none" w:sz="0" w:space="0" w:color="auto"/>
              </w:divBdr>
            </w:div>
            <w:div w:id="1160846341">
              <w:marLeft w:val="0"/>
              <w:marRight w:val="0"/>
              <w:marTop w:val="0"/>
              <w:marBottom w:val="0"/>
              <w:divBdr>
                <w:top w:val="none" w:sz="0" w:space="0" w:color="auto"/>
                <w:left w:val="none" w:sz="0" w:space="0" w:color="auto"/>
                <w:bottom w:val="none" w:sz="0" w:space="0" w:color="auto"/>
                <w:right w:val="none" w:sz="0" w:space="0" w:color="auto"/>
              </w:divBdr>
            </w:div>
            <w:div w:id="1407144122">
              <w:marLeft w:val="0"/>
              <w:marRight w:val="0"/>
              <w:marTop w:val="0"/>
              <w:marBottom w:val="0"/>
              <w:divBdr>
                <w:top w:val="none" w:sz="0" w:space="0" w:color="auto"/>
                <w:left w:val="none" w:sz="0" w:space="0" w:color="auto"/>
                <w:bottom w:val="none" w:sz="0" w:space="0" w:color="auto"/>
                <w:right w:val="none" w:sz="0" w:space="0" w:color="auto"/>
              </w:divBdr>
            </w:div>
            <w:div w:id="1742748854">
              <w:marLeft w:val="0"/>
              <w:marRight w:val="0"/>
              <w:marTop w:val="0"/>
              <w:marBottom w:val="0"/>
              <w:divBdr>
                <w:top w:val="none" w:sz="0" w:space="0" w:color="auto"/>
                <w:left w:val="none" w:sz="0" w:space="0" w:color="auto"/>
                <w:bottom w:val="none" w:sz="0" w:space="0" w:color="auto"/>
                <w:right w:val="none" w:sz="0" w:space="0" w:color="auto"/>
              </w:divBdr>
            </w:div>
            <w:div w:id="1843929815">
              <w:marLeft w:val="0"/>
              <w:marRight w:val="0"/>
              <w:marTop w:val="0"/>
              <w:marBottom w:val="0"/>
              <w:divBdr>
                <w:top w:val="none" w:sz="0" w:space="0" w:color="auto"/>
                <w:left w:val="none" w:sz="0" w:space="0" w:color="auto"/>
                <w:bottom w:val="none" w:sz="0" w:space="0" w:color="auto"/>
                <w:right w:val="none" w:sz="0" w:space="0" w:color="auto"/>
              </w:divBdr>
            </w:div>
            <w:div w:id="196746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14396">
      <w:bodyDiv w:val="1"/>
      <w:marLeft w:val="0"/>
      <w:marRight w:val="0"/>
      <w:marTop w:val="0"/>
      <w:marBottom w:val="0"/>
      <w:divBdr>
        <w:top w:val="none" w:sz="0" w:space="0" w:color="auto"/>
        <w:left w:val="none" w:sz="0" w:space="0" w:color="auto"/>
        <w:bottom w:val="none" w:sz="0" w:space="0" w:color="auto"/>
        <w:right w:val="none" w:sz="0" w:space="0" w:color="auto"/>
      </w:divBdr>
      <w:divsChild>
        <w:div w:id="2018848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355552">
      <w:bodyDiv w:val="1"/>
      <w:marLeft w:val="0"/>
      <w:marRight w:val="0"/>
      <w:marTop w:val="0"/>
      <w:marBottom w:val="0"/>
      <w:divBdr>
        <w:top w:val="none" w:sz="0" w:space="0" w:color="auto"/>
        <w:left w:val="none" w:sz="0" w:space="0" w:color="auto"/>
        <w:bottom w:val="none" w:sz="0" w:space="0" w:color="auto"/>
        <w:right w:val="none" w:sz="0" w:space="0" w:color="auto"/>
      </w:divBdr>
      <w:divsChild>
        <w:div w:id="1008362395">
          <w:marLeft w:val="0"/>
          <w:marRight w:val="0"/>
          <w:marTop w:val="0"/>
          <w:marBottom w:val="0"/>
          <w:divBdr>
            <w:top w:val="none" w:sz="0" w:space="0" w:color="auto"/>
            <w:left w:val="none" w:sz="0" w:space="0" w:color="auto"/>
            <w:bottom w:val="none" w:sz="0" w:space="0" w:color="auto"/>
            <w:right w:val="none" w:sz="0" w:space="0" w:color="auto"/>
          </w:divBdr>
          <w:divsChild>
            <w:div w:id="45111668">
              <w:marLeft w:val="0"/>
              <w:marRight w:val="0"/>
              <w:marTop w:val="0"/>
              <w:marBottom w:val="0"/>
              <w:divBdr>
                <w:top w:val="none" w:sz="0" w:space="0" w:color="auto"/>
                <w:left w:val="none" w:sz="0" w:space="0" w:color="auto"/>
                <w:bottom w:val="none" w:sz="0" w:space="0" w:color="auto"/>
                <w:right w:val="none" w:sz="0" w:space="0" w:color="auto"/>
              </w:divBdr>
            </w:div>
            <w:div w:id="87313205">
              <w:marLeft w:val="0"/>
              <w:marRight w:val="0"/>
              <w:marTop w:val="0"/>
              <w:marBottom w:val="0"/>
              <w:divBdr>
                <w:top w:val="none" w:sz="0" w:space="0" w:color="auto"/>
                <w:left w:val="none" w:sz="0" w:space="0" w:color="auto"/>
                <w:bottom w:val="none" w:sz="0" w:space="0" w:color="auto"/>
                <w:right w:val="none" w:sz="0" w:space="0" w:color="auto"/>
              </w:divBdr>
            </w:div>
            <w:div w:id="119736357">
              <w:marLeft w:val="0"/>
              <w:marRight w:val="0"/>
              <w:marTop w:val="0"/>
              <w:marBottom w:val="0"/>
              <w:divBdr>
                <w:top w:val="none" w:sz="0" w:space="0" w:color="auto"/>
                <w:left w:val="none" w:sz="0" w:space="0" w:color="auto"/>
                <w:bottom w:val="none" w:sz="0" w:space="0" w:color="auto"/>
                <w:right w:val="none" w:sz="0" w:space="0" w:color="auto"/>
              </w:divBdr>
            </w:div>
            <w:div w:id="318273053">
              <w:marLeft w:val="0"/>
              <w:marRight w:val="0"/>
              <w:marTop w:val="0"/>
              <w:marBottom w:val="0"/>
              <w:divBdr>
                <w:top w:val="none" w:sz="0" w:space="0" w:color="auto"/>
                <w:left w:val="none" w:sz="0" w:space="0" w:color="auto"/>
                <w:bottom w:val="none" w:sz="0" w:space="0" w:color="auto"/>
                <w:right w:val="none" w:sz="0" w:space="0" w:color="auto"/>
              </w:divBdr>
            </w:div>
            <w:div w:id="388386586">
              <w:marLeft w:val="0"/>
              <w:marRight w:val="0"/>
              <w:marTop w:val="0"/>
              <w:marBottom w:val="0"/>
              <w:divBdr>
                <w:top w:val="none" w:sz="0" w:space="0" w:color="auto"/>
                <w:left w:val="none" w:sz="0" w:space="0" w:color="auto"/>
                <w:bottom w:val="none" w:sz="0" w:space="0" w:color="auto"/>
                <w:right w:val="none" w:sz="0" w:space="0" w:color="auto"/>
              </w:divBdr>
            </w:div>
            <w:div w:id="407266185">
              <w:marLeft w:val="0"/>
              <w:marRight w:val="0"/>
              <w:marTop w:val="0"/>
              <w:marBottom w:val="0"/>
              <w:divBdr>
                <w:top w:val="none" w:sz="0" w:space="0" w:color="auto"/>
                <w:left w:val="none" w:sz="0" w:space="0" w:color="auto"/>
                <w:bottom w:val="none" w:sz="0" w:space="0" w:color="auto"/>
                <w:right w:val="none" w:sz="0" w:space="0" w:color="auto"/>
              </w:divBdr>
            </w:div>
            <w:div w:id="443614305">
              <w:marLeft w:val="0"/>
              <w:marRight w:val="0"/>
              <w:marTop w:val="0"/>
              <w:marBottom w:val="0"/>
              <w:divBdr>
                <w:top w:val="none" w:sz="0" w:space="0" w:color="auto"/>
                <w:left w:val="none" w:sz="0" w:space="0" w:color="auto"/>
                <w:bottom w:val="none" w:sz="0" w:space="0" w:color="auto"/>
                <w:right w:val="none" w:sz="0" w:space="0" w:color="auto"/>
              </w:divBdr>
            </w:div>
            <w:div w:id="649676441">
              <w:marLeft w:val="0"/>
              <w:marRight w:val="0"/>
              <w:marTop w:val="0"/>
              <w:marBottom w:val="0"/>
              <w:divBdr>
                <w:top w:val="none" w:sz="0" w:space="0" w:color="auto"/>
                <w:left w:val="none" w:sz="0" w:space="0" w:color="auto"/>
                <w:bottom w:val="none" w:sz="0" w:space="0" w:color="auto"/>
                <w:right w:val="none" w:sz="0" w:space="0" w:color="auto"/>
              </w:divBdr>
            </w:div>
            <w:div w:id="859657997">
              <w:marLeft w:val="0"/>
              <w:marRight w:val="0"/>
              <w:marTop w:val="0"/>
              <w:marBottom w:val="0"/>
              <w:divBdr>
                <w:top w:val="none" w:sz="0" w:space="0" w:color="auto"/>
                <w:left w:val="none" w:sz="0" w:space="0" w:color="auto"/>
                <w:bottom w:val="none" w:sz="0" w:space="0" w:color="auto"/>
                <w:right w:val="none" w:sz="0" w:space="0" w:color="auto"/>
              </w:divBdr>
            </w:div>
            <w:div w:id="910850096">
              <w:marLeft w:val="0"/>
              <w:marRight w:val="0"/>
              <w:marTop w:val="0"/>
              <w:marBottom w:val="0"/>
              <w:divBdr>
                <w:top w:val="none" w:sz="0" w:space="0" w:color="auto"/>
                <w:left w:val="none" w:sz="0" w:space="0" w:color="auto"/>
                <w:bottom w:val="none" w:sz="0" w:space="0" w:color="auto"/>
                <w:right w:val="none" w:sz="0" w:space="0" w:color="auto"/>
              </w:divBdr>
            </w:div>
            <w:div w:id="1027411353">
              <w:marLeft w:val="0"/>
              <w:marRight w:val="0"/>
              <w:marTop w:val="0"/>
              <w:marBottom w:val="0"/>
              <w:divBdr>
                <w:top w:val="none" w:sz="0" w:space="0" w:color="auto"/>
                <w:left w:val="none" w:sz="0" w:space="0" w:color="auto"/>
                <w:bottom w:val="none" w:sz="0" w:space="0" w:color="auto"/>
                <w:right w:val="none" w:sz="0" w:space="0" w:color="auto"/>
              </w:divBdr>
            </w:div>
            <w:div w:id="1444181483">
              <w:marLeft w:val="0"/>
              <w:marRight w:val="0"/>
              <w:marTop w:val="0"/>
              <w:marBottom w:val="0"/>
              <w:divBdr>
                <w:top w:val="none" w:sz="0" w:space="0" w:color="auto"/>
                <w:left w:val="none" w:sz="0" w:space="0" w:color="auto"/>
                <w:bottom w:val="none" w:sz="0" w:space="0" w:color="auto"/>
                <w:right w:val="none" w:sz="0" w:space="0" w:color="auto"/>
              </w:divBdr>
            </w:div>
            <w:div w:id="1483548855">
              <w:marLeft w:val="0"/>
              <w:marRight w:val="0"/>
              <w:marTop w:val="0"/>
              <w:marBottom w:val="0"/>
              <w:divBdr>
                <w:top w:val="none" w:sz="0" w:space="0" w:color="auto"/>
                <w:left w:val="none" w:sz="0" w:space="0" w:color="auto"/>
                <w:bottom w:val="none" w:sz="0" w:space="0" w:color="auto"/>
                <w:right w:val="none" w:sz="0" w:space="0" w:color="auto"/>
              </w:divBdr>
            </w:div>
            <w:div w:id="1493595193">
              <w:marLeft w:val="0"/>
              <w:marRight w:val="0"/>
              <w:marTop w:val="0"/>
              <w:marBottom w:val="0"/>
              <w:divBdr>
                <w:top w:val="none" w:sz="0" w:space="0" w:color="auto"/>
                <w:left w:val="none" w:sz="0" w:space="0" w:color="auto"/>
                <w:bottom w:val="none" w:sz="0" w:space="0" w:color="auto"/>
                <w:right w:val="none" w:sz="0" w:space="0" w:color="auto"/>
              </w:divBdr>
            </w:div>
            <w:div w:id="1522402719">
              <w:marLeft w:val="0"/>
              <w:marRight w:val="0"/>
              <w:marTop w:val="0"/>
              <w:marBottom w:val="0"/>
              <w:divBdr>
                <w:top w:val="none" w:sz="0" w:space="0" w:color="auto"/>
                <w:left w:val="none" w:sz="0" w:space="0" w:color="auto"/>
                <w:bottom w:val="none" w:sz="0" w:space="0" w:color="auto"/>
                <w:right w:val="none" w:sz="0" w:space="0" w:color="auto"/>
              </w:divBdr>
            </w:div>
            <w:div w:id="1613517664">
              <w:marLeft w:val="0"/>
              <w:marRight w:val="0"/>
              <w:marTop w:val="0"/>
              <w:marBottom w:val="0"/>
              <w:divBdr>
                <w:top w:val="none" w:sz="0" w:space="0" w:color="auto"/>
                <w:left w:val="none" w:sz="0" w:space="0" w:color="auto"/>
                <w:bottom w:val="none" w:sz="0" w:space="0" w:color="auto"/>
                <w:right w:val="none" w:sz="0" w:space="0" w:color="auto"/>
              </w:divBdr>
            </w:div>
            <w:div w:id="1951472162">
              <w:marLeft w:val="0"/>
              <w:marRight w:val="0"/>
              <w:marTop w:val="0"/>
              <w:marBottom w:val="0"/>
              <w:divBdr>
                <w:top w:val="none" w:sz="0" w:space="0" w:color="auto"/>
                <w:left w:val="none" w:sz="0" w:space="0" w:color="auto"/>
                <w:bottom w:val="none" w:sz="0" w:space="0" w:color="auto"/>
                <w:right w:val="none" w:sz="0" w:space="0" w:color="auto"/>
              </w:divBdr>
            </w:div>
            <w:div w:id="20607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865823">
      <w:bodyDiv w:val="1"/>
      <w:marLeft w:val="0"/>
      <w:marRight w:val="0"/>
      <w:marTop w:val="0"/>
      <w:marBottom w:val="0"/>
      <w:divBdr>
        <w:top w:val="none" w:sz="0" w:space="0" w:color="auto"/>
        <w:left w:val="none" w:sz="0" w:space="0" w:color="auto"/>
        <w:bottom w:val="none" w:sz="0" w:space="0" w:color="auto"/>
        <w:right w:val="none" w:sz="0" w:space="0" w:color="auto"/>
      </w:divBdr>
    </w:div>
    <w:div w:id="1351295716">
      <w:bodyDiv w:val="1"/>
      <w:marLeft w:val="0"/>
      <w:marRight w:val="0"/>
      <w:marTop w:val="0"/>
      <w:marBottom w:val="0"/>
      <w:divBdr>
        <w:top w:val="none" w:sz="0" w:space="0" w:color="auto"/>
        <w:left w:val="none" w:sz="0" w:space="0" w:color="auto"/>
        <w:bottom w:val="none" w:sz="0" w:space="0" w:color="auto"/>
        <w:right w:val="none" w:sz="0" w:space="0" w:color="auto"/>
      </w:divBdr>
      <w:divsChild>
        <w:div w:id="81217852">
          <w:marLeft w:val="0"/>
          <w:marRight w:val="0"/>
          <w:marTop w:val="0"/>
          <w:marBottom w:val="0"/>
          <w:divBdr>
            <w:top w:val="none" w:sz="0" w:space="0" w:color="auto"/>
            <w:left w:val="none" w:sz="0" w:space="0" w:color="auto"/>
            <w:bottom w:val="none" w:sz="0" w:space="0" w:color="auto"/>
            <w:right w:val="none" w:sz="0" w:space="0" w:color="auto"/>
          </w:divBdr>
        </w:div>
        <w:div w:id="535239247">
          <w:marLeft w:val="0"/>
          <w:marRight w:val="0"/>
          <w:marTop w:val="0"/>
          <w:marBottom w:val="0"/>
          <w:divBdr>
            <w:top w:val="none" w:sz="0" w:space="0" w:color="auto"/>
            <w:left w:val="none" w:sz="0" w:space="0" w:color="auto"/>
            <w:bottom w:val="none" w:sz="0" w:space="0" w:color="auto"/>
            <w:right w:val="none" w:sz="0" w:space="0" w:color="auto"/>
          </w:divBdr>
        </w:div>
        <w:div w:id="1213224594">
          <w:marLeft w:val="0"/>
          <w:marRight w:val="0"/>
          <w:marTop w:val="0"/>
          <w:marBottom w:val="0"/>
          <w:divBdr>
            <w:top w:val="none" w:sz="0" w:space="0" w:color="auto"/>
            <w:left w:val="none" w:sz="0" w:space="0" w:color="auto"/>
            <w:bottom w:val="none" w:sz="0" w:space="0" w:color="auto"/>
            <w:right w:val="none" w:sz="0" w:space="0" w:color="auto"/>
          </w:divBdr>
        </w:div>
        <w:div w:id="1354184718">
          <w:marLeft w:val="0"/>
          <w:marRight w:val="0"/>
          <w:marTop w:val="0"/>
          <w:marBottom w:val="0"/>
          <w:divBdr>
            <w:top w:val="none" w:sz="0" w:space="0" w:color="auto"/>
            <w:left w:val="none" w:sz="0" w:space="0" w:color="auto"/>
            <w:bottom w:val="none" w:sz="0" w:space="0" w:color="auto"/>
            <w:right w:val="none" w:sz="0" w:space="0" w:color="auto"/>
          </w:divBdr>
        </w:div>
      </w:divsChild>
    </w:div>
    <w:div w:id="1355568538">
      <w:bodyDiv w:val="1"/>
      <w:marLeft w:val="0"/>
      <w:marRight w:val="0"/>
      <w:marTop w:val="0"/>
      <w:marBottom w:val="0"/>
      <w:divBdr>
        <w:top w:val="none" w:sz="0" w:space="0" w:color="auto"/>
        <w:left w:val="none" w:sz="0" w:space="0" w:color="auto"/>
        <w:bottom w:val="none" w:sz="0" w:space="0" w:color="auto"/>
        <w:right w:val="none" w:sz="0" w:space="0" w:color="auto"/>
      </w:divBdr>
      <w:divsChild>
        <w:div w:id="1422677120">
          <w:marLeft w:val="0"/>
          <w:marRight w:val="0"/>
          <w:marTop w:val="0"/>
          <w:marBottom w:val="0"/>
          <w:divBdr>
            <w:top w:val="none" w:sz="0" w:space="0" w:color="auto"/>
            <w:left w:val="none" w:sz="0" w:space="0" w:color="auto"/>
            <w:bottom w:val="none" w:sz="0" w:space="0" w:color="auto"/>
            <w:right w:val="none" w:sz="0" w:space="0" w:color="auto"/>
          </w:divBdr>
          <w:divsChild>
            <w:div w:id="55863438">
              <w:marLeft w:val="0"/>
              <w:marRight w:val="0"/>
              <w:marTop w:val="0"/>
              <w:marBottom w:val="0"/>
              <w:divBdr>
                <w:top w:val="none" w:sz="0" w:space="0" w:color="auto"/>
                <w:left w:val="none" w:sz="0" w:space="0" w:color="auto"/>
                <w:bottom w:val="none" w:sz="0" w:space="0" w:color="auto"/>
                <w:right w:val="none" w:sz="0" w:space="0" w:color="auto"/>
              </w:divBdr>
            </w:div>
            <w:div w:id="122582894">
              <w:marLeft w:val="0"/>
              <w:marRight w:val="0"/>
              <w:marTop w:val="0"/>
              <w:marBottom w:val="0"/>
              <w:divBdr>
                <w:top w:val="none" w:sz="0" w:space="0" w:color="auto"/>
                <w:left w:val="none" w:sz="0" w:space="0" w:color="auto"/>
                <w:bottom w:val="none" w:sz="0" w:space="0" w:color="auto"/>
                <w:right w:val="none" w:sz="0" w:space="0" w:color="auto"/>
              </w:divBdr>
            </w:div>
            <w:div w:id="198855213">
              <w:marLeft w:val="0"/>
              <w:marRight w:val="0"/>
              <w:marTop w:val="0"/>
              <w:marBottom w:val="0"/>
              <w:divBdr>
                <w:top w:val="none" w:sz="0" w:space="0" w:color="auto"/>
                <w:left w:val="none" w:sz="0" w:space="0" w:color="auto"/>
                <w:bottom w:val="none" w:sz="0" w:space="0" w:color="auto"/>
                <w:right w:val="none" w:sz="0" w:space="0" w:color="auto"/>
              </w:divBdr>
            </w:div>
            <w:div w:id="275990228">
              <w:marLeft w:val="0"/>
              <w:marRight w:val="0"/>
              <w:marTop w:val="0"/>
              <w:marBottom w:val="0"/>
              <w:divBdr>
                <w:top w:val="none" w:sz="0" w:space="0" w:color="auto"/>
                <w:left w:val="none" w:sz="0" w:space="0" w:color="auto"/>
                <w:bottom w:val="none" w:sz="0" w:space="0" w:color="auto"/>
                <w:right w:val="none" w:sz="0" w:space="0" w:color="auto"/>
              </w:divBdr>
            </w:div>
            <w:div w:id="316106557">
              <w:marLeft w:val="0"/>
              <w:marRight w:val="0"/>
              <w:marTop w:val="0"/>
              <w:marBottom w:val="0"/>
              <w:divBdr>
                <w:top w:val="none" w:sz="0" w:space="0" w:color="auto"/>
                <w:left w:val="none" w:sz="0" w:space="0" w:color="auto"/>
                <w:bottom w:val="none" w:sz="0" w:space="0" w:color="auto"/>
                <w:right w:val="none" w:sz="0" w:space="0" w:color="auto"/>
              </w:divBdr>
            </w:div>
            <w:div w:id="418916471">
              <w:marLeft w:val="0"/>
              <w:marRight w:val="0"/>
              <w:marTop w:val="0"/>
              <w:marBottom w:val="0"/>
              <w:divBdr>
                <w:top w:val="none" w:sz="0" w:space="0" w:color="auto"/>
                <w:left w:val="none" w:sz="0" w:space="0" w:color="auto"/>
                <w:bottom w:val="none" w:sz="0" w:space="0" w:color="auto"/>
                <w:right w:val="none" w:sz="0" w:space="0" w:color="auto"/>
              </w:divBdr>
            </w:div>
            <w:div w:id="611910012">
              <w:marLeft w:val="0"/>
              <w:marRight w:val="0"/>
              <w:marTop w:val="0"/>
              <w:marBottom w:val="0"/>
              <w:divBdr>
                <w:top w:val="none" w:sz="0" w:space="0" w:color="auto"/>
                <w:left w:val="none" w:sz="0" w:space="0" w:color="auto"/>
                <w:bottom w:val="none" w:sz="0" w:space="0" w:color="auto"/>
                <w:right w:val="none" w:sz="0" w:space="0" w:color="auto"/>
              </w:divBdr>
            </w:div>
            <w:div w:id="662123432">
              <w:marLeft w:val="0"/>
              <w:marRight w:val="0"/>
              <w:marTop w:val="0"/>
              <w:marBottom w:val="0"/>
              <w:divBdr>
                <w:top w:val="none" w:sz="0" w:space="0" w:color="auto"/>
                <w:left w:val="none" w:sz="0" w:space="0" w:color="auto"/>
                <w:bottom w:val="none" w:sz="0" w:space="0" w:color="auto"/>
                <w:right w:val="none" w:sz="0" w:space="0" w:color="auto"/>
              </w:divBdr>
            </w:div>
            <w:div w:id="759763658">
              <w:marLeft w:val="0"/>
              <w:marRight w:val="0"/>
              <w:marTop w:val="0"/>
              <w:marBottom w:val="0"/>
              <w:divBdr>
                <w:top w:val="none" w:sz="0" w:space="0" w:color="auto"/>
                <w:left w:val="none" w:sz="0" w:space="0" w:color="auto"/>
                <w:bottom w:val="none" w:sz="0" w:space="0" w:color="auto"/>
                <w:right w:val="none" w:sz="0" w:space="0" w:color="auto"/>
              </w:divBdr>
            </w:div>
            <w:div w:id="926614600">
              <w:marLeft w:val="0"/>
              <w:marRight w:val="0"/>
              <w:marTop w:val="0"/>
              <w:marBottom w:val="0"/>
              <w:divBdr>
                <w:top w:val="none" w:sz="0" w:space="0" w:color="auto"/>
                <w:left w:val="none" w:sz="0" w:space="0" w:color="auto"/>
                <w:bottom w:val="none" w:sz="0" w:space="0" w:color="auto"/>
                <w:right w:val="none" w:sz="0" w:space="0" w:color="auto"/>
              </w:divBdr>
            </w:div>
            <w:div w:id="984353130">
              <w:marLeft w:val="0"/>
              <w:marRight w:val="0"/>
              <w:marTop w:val="0"/>
              <w:marBottom w:val="0"/>
              <w:divBdr>
                <w:top w:val="none" w:sz="0" w:space="0" w:color="auto"/>
                <w:left w:val="none" w:sz="0" w:space="0" w:color="auto"/>
                <w:bottom w:val="none" w:sz="0" w:space="0" w:color="auto"/>
                <w:right w:val="none" w:sz="0" w:space="0" w:color="auto"/>
              </w:divBdr>
            </w:div>
            <w:div w:id="1006665313">
              <w:marLeft w:val="0"/>
              <w:marRight w:val="0"/>
              <w:marTop w:val="0"/>
              <w:marBottom w:val="0"/>
              <w:divBdr>
                <w:top w:val="none" w:sz="0" w:space="0" w:color="auto"/>
                <w:left w:val="none" w:sz="0" w:space="0" w:color="auto"/>
                <w:bottom w:val="none" w:sz="0" w:space="0" w:color="auto"/>
                <w:right w:val="none" w:sz="0" w:space="0" w:color="auto"/>
              </w:divBdr>
            </w:div>
            <w:div w:id="1082876527">
              <w:marLeft w:val="0"/>
              <w:marRight w:val="0"/>
              <w:marTop w:val="0"/>
              <w:marBottom w:val="0"/>
              <w:divBdr>
                <w:top w:val="none" w:sz="0" w:space="0" w:color="auto"/>
                <w:left w:val="none" w:sz="0" w:space="0" w:color="auto"/>
                <w:bottom w:val="none" w:sz="0" w:space="0" w:color="auto"/>
                <w:right w:val="none" w:sz="0" w:space="0" w:color="auto"/>
              </w:divBdr>
            </w:div>
            <w:div w:id="1128427136">
              <w:marLeft w:val="0"/>
              <w:marRight w:val="0"/>
              <w:marTop w:val="0"/>
              <w:marBottom w:val="0"/>
              <w:divBdr>
                <w:top w:val="none" w:sz="0" w:space="0" w:color="auto"/>
                <w:left w:val="none" w:sz="0" w:space="0" w:color="auto"/>
                <w:bottom w:val="none" w:sz="0" w:space="0" w:color="auto"/>
                <w:right w:val="none" w:sz="0" w:space="0" w:color="auto"/>
              </w:divBdr>
            </w:div>
            <w:div w:id="1151600941">
              <w:marLeft w:val="0"/>
              <w:marRight w:val="0"/>
              <w:marTop w:val="0"/>
              <w:marBottom w:val="0"/>
              <w:divBdr>
                <w:top w:val="none" w:sz="0" w:space="0" w:color="auto"/>
                <w:left w:val="none" w:sz="0" w:space="0" w:color="auto"/>
                <w:bottom w:val="none" w:sz="0" w:space="0" w:color="auto"/>
                <w:right w:val="none" w:sz="0" w:space="0" w:color="auto"/>
              </w:divBdr>
            </w:div>
            <w:div w:id="1239679587">
              <w:marLeft w:val="0"/>
              <w:marRight w:val="0"/>
              <w:marTop w:val="0"/>
              <w:marBottom w:val="0"/>
              <w:divBdr>
                <w:top w:val="none" w:sz="0" w:space="0" w:color="auto"/>
                <w:left w:val="none" w:sz="0" w:space="0" w:color="auto"/>
                <w:bottom w:val="none" w:sz="0" w:space="0" w:color="auto"/>
                <w:right w:val="none" w:sz="0" w:space="0" w:color="auto"/>
              </w:divBdr>
            </w:div>
            <w:div w:id="1334458730">
              <w:marLeft w:val="0"/>
              <w:marRight w:val="0"/>
              <w:marTop w:val="0"/>
              <w:marBottom w:val="0"/>
              <w:divBdr>
                <w:top w:val="none" w:sz="0" w:space="0" w:color="auto"/>
                <w:left w:val="none" w:sz="0" w:space="0" w:color="auto"/>
                <w:bottom w:val="none" w:sz="0" w:space="0" w:color="auto"/>
                <w:right w:val="none" w:sz="0" w:space="0" w:color="auto"/>
              </w:divBdr>
            </w:div>
            <w:div w:id="1399590065">
              <w:marLeft w:val="0"/>
              <w:marRight w:val="0"/>
              <w:marTop w:val="0"/>
              <w:marBottom w:val="0"/>
              <w:divBdr>
                <w:top w:val="none" w:sz="0" w:space="0" w:color="auto"/>
                <w:left w:val="none" w:sz="0" w:space="0" w:color="auto"/>
                <w:bottom w:val="none" w:sz="0" w:space="0" w:color="auto"/>
                <w:right w:val="none" w:sz="0" w:space="0" w:color="auto"/>
              </w:divBdr>
            </w:div>
            <w:div w:id="1486165965">
              <w:marLeft w:val="0"/>
              <w:marRight w:val="0"/>
              <w:marTop w:val="0"/>
              <w:marBottom w:val="0"/>
              <w:divBdr>
                <w:top w:val="none" w:sz="0" w:space="0" w:color="auto"/>
                <w:left w:val="none" w:sz="0" w:space="0" w:color="auto"/>
                <w:bottom w:val="none" w:sz="0" w:space="0" w:color="auto"/>
                <w:right w:val="none" w:sz="0" w:space="0" w:color="auto"/>
              </w:divBdr>
            </w:div>
            <w:div w:id="1602832386">
              <w:marLeft w:val="0"/>
              <w:marRight w:val="0"/>
              <w:marTop w:val="0"/>
              <w:marBottom w:val="0"/>
              <w:divBdr>
                <w:top w:val="none" w:sz="0" w:space="0" w:color="auto"/>
                <w:left w:val="none" w:sz="0" w:space="0" w:color="auto"/>
                <w:bottom w:val="none" w:sz="0" w:space="0" w:color="auto"/>
                <w:right w:val="none" w:sz="0" w:space="0" w:color="auto"/>
              </w:divBdr>
            </w:div>
            <w:div w:id="1715227255">
              <w:marLeft w:val="0"/>
              <w:marRight w:val="0"/>
              <w:marTop w:val="0"/>
              <w:marBottom w:val="0"/>
              <w:divBdr>
                <w:top w:val="none" w:sz="0" w:space="0" w:color="auto"/>
                <w:left w:val="none" w:sz="0" w:space="0" w:color="auto"/>
                <w:bottom w:val="none" w:sz="0" w:space="0" w:color="auto"/>
                <w:right w:val="none" w:sz="0" w:space="0" w:color="auto"/>
              </w:divBdr>
            </w:div>
            <w:div w:id="1869682212">
              <w:marLeft w:val="0"/>
              <w:marRight w:val="0"/>
              <w:marTop w:val="0"/>
              <w:marBottom w:val="0"/>
              <w:divBdr>
                <w:top w:val="none" w:sz="0" w:space="0" w:color="auto"/>
                <w:left w:val="none" w:sz="0" w:space="0" w:color="auto"/>
                <w:bottom w:val="none" w:sz="0" w:space="0" w:color="auto"/>
                <w:right w:val="none" w:sz="0" w:space="0" w:color="auto"/>
              </w:divBdr>
            </w:div>
            <w:div w:id="1898785350">
              <w:marLeft w:val="0"/>
              <w:marRight w:val="0"/>
              <w:marTop w:val="0"/>
              <w:marBottom w:val="0"/>
              <w:divBdr>
                <w:top w:val="none" w:sz="0" w:space="0" w:color="auto"/>
                <w:left w:val="none" w:sz="0" w:space="0" w:color="auto"/>
                <w:bottom w:val="none" w:sz="0" w:space="0" w:color="auto"/>
                <w:right w:val="none" w:sz="0" w:space="0" w:color="auto"/>
              </w:divBdr>
            </w:div>
            <w:div w:id="2009092643">
              <w:marLeft w:val="0"/>
              <w:marRight w:val="0"/>
              <w:marTop w:val="0"/>
              <w:marBottom w:val="0"/>
              <w:divBdr>
                <w:top w:val="none" w:sz="0" w:space="0" w:color="auto"/>
                <w:left w:val="none" w:sz="0" w:space="0" w:color="auto"/>
                <w:bottom w:val="none" w:sz="0" w:space="0" w:color="auto"/>
                <w:right w:val="none" w:sz="0" w:space="0" w:color="auto"/>
              </w:divBdr>
            </w:div>
            <w:div w:id="207331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23793">
      <w:bodyDiv w:val="1"/>
      <w:marLeft w:val="0"/>
      <w:marRight w:val="0"/>
      <w:marTop w:val="0"/>
      <w:marBottom w:val="0"/>
      <w:divBdr>
        <w:top w:val="none" w:sz="0" w:space="0" w:color="auto"/>
        <w:left w:val="none" w:sz="0" w:space="0" w:color="auto"/>
        <w:bottom w:val="none" w:sz="0" w:space="0" w:color="auto"/>
        <w:right w:val="none" w:sz="0" w:space="0" w:color="auto"/>
      </w:divBdr>
    </w:div>
    <w:div w:id="1364283354">
      <w:bodyDiv w:val="1"/>
      <w:marLeft w:val="0"/>
      <w:marRight w:val="0"/>
      <w:marTop w:val="0"/>
      <w:marBottom w:val="0"/>
      <w:divBdr>
        <w:top w:val="none" w:sz="0" w:space="0" w:color="auto"/>
        <w:left w:val="none" w:sz="0" w:space="0" w:color="auto"/>
        <w:bottom w:val="none" w:sz="0" w:space="0" w:color="auto"/>
        <w:right w:val="none" w:sz="0" w:space="0" w:color="auto"/>
      </w:divBdr>
    </w:div>
    <w:div w:id="1367682398">
      <w:bodyDiv w:val="1"/>
      <w:marLeft w:val="0"/>
      <w:marRight w:val="0"/>
      <w:marTop w:val="0"/>
      <w:marBottom w:val="0"/>
      <w:divBdr>
        <w:top w:val="none" w:sz="0" w:space="0" w:color="auto"/>
        <w:left w:val="none" w:sz="0" w:space="0" w:color="auto"/>
        <w:bottom w:val="none" w:sz="0" w:space="0" w:color="auto"/>
        <w:right w:val="none" w:sz="0" w:space="0" w:color="auto"/>
      </w:divBdr>
    </w:div>
    <w:div w:id="1373654450">
      <w:bodyDiv w:val="1"/>
      <w:marLeft w:val="0"/>
      <w:marRight w:val="0"/>
      <w:marTop w:val="0"/>
      <w:marBottom w:val="0"/>
      <w:divBdr>
        <w:top w:val="none" w:sz="0" w:space="0" w:color="auto"/>
        <w:left w:val="none" w:sz="0" w:space="0" w:color="auto"/>
        <w:bottom w:val="none" w:sz="0" w:space="0" w:color="auto"/>
        <w:right w:val="none" w:sz="0" w:space="0" w:color="auto"/>
      </w:divBdr>
    </w:div>
    <w:div w:id="1376925684">
      <w:bodyDiv w:val="1"/>
      <w:marLeft w:val="0"/>
      <w:marRight w:val="0"/>
      <w:marTop w:val="0"/>
      <w:marBottom w:val="0"/>
      <w:divBdr>
        <w:top w:val="none" w:sz="0" w:space="0" w:color="auto"/>
        <w:left w:val="none" w:sz="0" w:space="0" w:color="auto"/>
        <w:bottom w:val="none" w:sz="0" w:space="0" w:color="auto"/>
        <w:right w:val="none" w:sz="0" w:space="0" w:color="auto"/>
      </w:divBdr>
      <w:divsChild>
        <w:div w:id="42024236">
          <w:marLeft w:val="0"/>
          <w:marRight w:val="0"/>
          <w:marTop w:val="0"/>
          <w:marBottom w:val="0"/>
          <w:divBdr>
            <w:top w:val="none" w:sz="0" w:space="0" w:color="auto"/>
            <w:left w:val="none" w:sz="0" w:space="0" w:color="auto"/>
            <w:bottom w:val="none" w:sz="0" w:space="0" w:color="auto"/>
            <w:right w:val="none" w:sz="0" w:space="0" w:color="auto"/>
          </w:divBdr>
        </w:div>
        <w:div w:id="225337424">
          <w:marLeft w:val="0"/>
          <w:marRight w:val="0"/>
          <w:marTop w:val="0"/>
          <w:marBottom w:val="0"/>
          <w:divBdr>
            <w:top w:val="none" w:sz="0" w:space="0" w:color="auto"/>
            <w:left w:val="none" w:sz="0" w:space="0" w:color="auto"/>
            <w:bottom w:val="none" w:sz="0" w:space="0" w:color="auto"/>
            <w:right w:val="none" w:sz="0" w:space="0" w:color="auto"/>
          </w:divBdr>
        </w:div>
        <w:div w:id="288173562">
          <w:marLeft w:val="0"/>
          <w:marRight w:val="0"/>
          <w:marTop w:val="0"/>
          <w:marBottom w:val="0"/>
          <w:divBdr>
            <w:top w:val="none" w:sz="0" w:space="0" w:color="auto"/>
            <w:left w:val="none" w:sz="0" w:space="0" w:color="auto"/>
            <w:bottom w:val="none" w:sz="0" w:space="0" w:color="auto"/>
            <w:right w:val="none" w:sz="0" w:space="0" w:color="auto"/>
          </w:divBdr>
        </w:div>
        <w:div w:id="300887475">
          <w:marLeft w:val="0"/>
          <w:marRight w:val="0"/>
          <w:marTop w:val="0"/>
          <w:marBottom w:val="0"/>
          <w:divBdr>
            <w:top w:val="none" w:sz="0" w:space="0" w:color="auto"/>
            <w:left w:val="none" w:sz="0" w:space="0" w:color="auto"/>
            <w:bottom w:val="none" w:sz="0" w:space="0" w:color="auto"/>
            <w:right w:val="none" w:sz="0" w:space="0" w:color="auto"/>
          </w:divBdr>
        </w:div>
        <w:div w:id="678459587">
          <w:marLeft w:val="0"/>
          <w:marRight w:val="0"/>
          <w:marTop w:val="0"/>
          <w:marBottom w:val="0"/>
          <w:divBdr>
            <w:top w:val="none" w:sz="0" w:space="0" w:color="auto"/>
            <w:left w:val="none" w:sz="0" w:space="0" w:color="auto"/>
            <w:bottom w:val="none" w:sz="0" w:space="0" w:color="auto"/>
            <w:right w:val="none" w:sz="0" w:space="0" w:color="auto"/>
          </w:divBdr>
        </w:div>
        <w:div w:id="745540203">
          <w:marLeft w:val="0"/>
          <w:marRight w:val="0"/>
          <w:marTop w:val="0"/>
          <w:marBottom w:val="0"/>
          <w:divBdr>
            <w:top w:val="none" w:sz="0" w:space="0" w:color="auto"/>
            <w:left w:val="none" w:sz="0" w:space="0" w:color="auto"/>
            <w:bottom w:val="none" w:sz="0" w:space="0" w:color="auto"/>
            <w:right w:val="none" w:sz="0" w:space="0" w:color="auto"/>
          </w:divBdr>
        </w:div>
        <w:div w:id="1105267273">
          <w:marLeft w:val="0"/>
          <w:marRight w:val="0"/>
          <w:marTop w:val="0"/>
          <w:marBottom w:val="0"/>
          <w:divBdr>
            <w:top w:val="none" w:sz="0" w:space="0" w:color="auto"/>
            <w:left w:val="none" w:sz="0" w:space="0" w:color="auto"/>
            <w:bottom w:val="none" w:sz="0" w:space="0" w:color="auto"/>
            <w:right w:val="none" w:sz="0" w:space="0" w:color="auto"/>
          </w:divBdr>
        </w:div>
        <w:div w:id="1839928307">
          <w:marLeft w:val="0"/>
          <w:marRight w:val="0"/>
          <w:marTop w:val="0"/>
          <w:marBottom w:val="0"/>
          <w:divBdr>
            <w:top w:val="none" w:sz="0" w:space="0" w:color="auto"/>
            <w:left w:val="none" w:sz="0" w:space="0" w:color="auto"/>
            <w:bottom w:val="none" w:sz="0" w:space="0" w:color="auto"/>
            <w:right w:val="none" w:sz="0" w:space="0" w:color="auto"/>
          </w:divBdr>
        </w:div>
        <w:div w:id="1854880249">
          <w:marLeft w:val="0"/>
          <w:marRight w:val="0"/>
          <w:marTop w:val="0"/>
          <w:marBottom w:val="0"/>
          <w:divBdr>
            <w:top w:val="none" w:sz="0" w:space="0" w:color="auto"/>
            <w:left w:val="none" w:sz="0" w:space="0" w:color="auto"/>
            <w:bottom w:val="none" w:sz="0" w:space="0" w:color="auto"/>
            <w:right w:val="none" w:sz="0" w:space="0" w:color="auto"/>
          </w:divBdr>
        </w:div>
      </w:divsChild>
    </w:div>
    <w:div w:id="1379890115">
      <w:bodyDiv w:val="1"/>
      <w:marLeft w:val="0"/>
      <w:marRight w:val="0"/>
      <w:marTop w:val="0"/>
      <w:marBottom w:val="0"/>
      <w:divBdr>
        <w:top w:val="none" w:sz="0" w:space="0" w:color="auto"/>
        <w:left w:val="none" w:sz="0" w:space="0" w:color="auto"/>
        <w:bottom w:val="none" w:sz="0" w:space="0" w:color="auto"/>
        <w:right w:val="none" w:sz="0" w:space="0" w:color="auto"/>
      </w:divBdr>
    </w:div>
    <w:div w:id="1380012430">
      <w:bodyDiv w:val="1"/>
      <w:marLeft w:val="0"/>
      <w:marRight w:val="0"/>
      <w:marTop w:val="0"/>
      <w:marBottom w:val="0"/>
      <w:divBdr>
        <w:top w:val="none" w:sz="0" w:space="0" w:color="auto"/>
        <w:left w:val="none" w:sz="0" w:space="0" w:color="auto"/>
        <w:bottom w:val="none" w:sz="0" w:space="0" w:color="auto"/>
        <w:right w:val="none" w:sz="0" w:space="0" w:color="auto"/>
      </w:divBdr>
      <w:divsChild>
        <w:div w:id="1377579227">
          <w:marLeft w:val="0"/>
          <w:marRight w:val="0"/>
          <w:marTop w:val="0"/>
          <w:marBottom w:val="0"/>
          <w:divBdr>
            <w:top w:val="none" w:sz="0" w:space="0" w:color="auto"/>
            <w:left w:val="none" w:sz="0" w:space="0" w:color="auto"/>
            <w:bottom w:val="none" w:sz="0" w:space="0" w:color="auto"/>
            <w:right w:val="none" w:sz="0" w:space="0" w:color="auto"/>
          </w:divBdr>
          <w:divsChild>
            <w:div w:id="365520335">
              <w:marLeft w:val="0"/>
              <w:marRight w:val="0"/>
              <w:marTop w:val="0"/>
              <w:marBottom w:val="0"/>
              <w:divBdr>
                <w:top w:val="none" w:sz="0" w:space="0" w:color="auto"/>
                <w:left w:val="none" w:sz="0" w:space="0" w:color="auto"/>
                <w:bottom w:val="none" w:sz="0" w:space="0" w:color="auto"/>
                <w:right w:val="none" w:sz="0" w:space="0" w:color="auto"/>
              </w:divBdr>
            </w:div>
            <w:div w:id="920140203">
              <w:marLeft w:val="0"/>
              <w:marRight w:val="0"/>
              <w:marTop w:val="0"/>
              <w:marBottom w:val="0"/>
              <w:divBdr>
                <w:top w:val="none" w:sz="0" w:space="0" w:color="auto"/>
                <w:left w:val="none" w:sz="0" w:space="0" w:color="auto"/>
                <w:bottom w:val="none" w:sz="0" w:space="0" w:color="auto"/>
                <w:right w:val="none" w:sz="0" w:space="0" w:color="auto"/>
              </w:divBdr>
            </w:div>
            <w:div w:id="1090928732">
              <w:marLeft w:val="0"/>
              <w:marRight w:val="0"/>
              <w:marTop w:val="0"/>
              <w:marBottom w:val="0"/>
              <w:divBdr>
                <w:top w:val="none" w:sz="0" w:space="0" w:color="auto"/>
                <w:left w:val="none" w:sz="0" w:space="0" w:color="auto"/>
                <w:bottom w:val="none" w:sz="0" w:space="0" w:color="auto"/>
                <w:right w:val="none" w:sz="0" w:space="0" w:color="auto"/>
              </w:divBdr>
            </w:div>
            <w:div w:id="1249853020">
              <w:marLeft w:val="0"/>
              <w:marRight w:val="0"/>
              <w:marTop w:val="0"/>
              <w:marBottom w:val="0"/>
              <w:divBdr>
                <w:top w:val="none" w:sz="0" w:space="0" w:color="auto"/>
                <w:left w:val="none" w:sz="0" w:space="0" w:color="auto"/>
                <w:bottom w:val="none" w:sz="0" w:space="0" w:color="auto"/>
                <w:right w:val="none" w:sz="0" w:space="0" w:color="auto"/>
              </w:divBdr>
            </w:div>
            <w:div w:id="1532911051">
              <w:marLeft w:val="0"/>
              <w:marRight w:val="0"/>
              <w:marTop w:val="0"/>
              <w:marBottom w:val="0"/>
              <w:divBdr>
                <w:top w:val="none" w:sz="0" w:space="0" w:color="auto"/>
                <w:left w:val="none" w:sz="0" w:space="0" w:color="auto"/>
                <w:bottom w:val="none" w:sz="0" w:space="0" w:color="auto"/>
                <w:right w:val="none" w:sz="0" w:space="0" w:color="auto"/>
              </w:divBdr>
            </w:div>
            <w:div w:id="1630621466">
              <w:marLeft w:val="0"/>
              <w:marRight w:val="0"/>
              <w:marTop w:val="0"/>
              <w:marBottom w:val="0"/>
              <w:divBdr>
                <w:top w:val="none" w:sz="0" w:space="0" w:color="auto"/>
                <w:left w:val="none" w:sz="0" w:space="0" w:color="auto"/>
                <w:bottom w:val="none" w:sz="0" w:space="0" w:color="auto"/>
                <w:right w:val="none" w:sz="0" w:space="0" w:color="auto"/>
              </w:divBdr>
            </w:div>
            <w:div w:id="1862930365">
              <w:marLeft w:val="0"/>
              <w:marRight w:val="0"/>
              <w:marTop w:val="0"/>
              <w:marBottom w:val="0"/>
              <w:divBdr>
                <w:top w:val="none" w:sz="0" w:space="0" w:color="auto"/>
                <w:left w:val="none" w:sz="0" w:space="0" w:color="auto"/>
                <w:bottom w:val="none" w:sz="0" w:space="0" w:color="auto"/>
                <w:right w:val="none" w:sz="0" w:space="0" w:color="auto"/>
              </w:divBdr>
            </w:div>
            <w:div w:id="203091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62651">
      <w:bodyDiv w:val="1"/>
      <w:marLeft w:val="0"/>
      <w:marRight w:val="0"/>
      <w:marTop w:val="0"/>
      <w:marBottom w:val="0"/>
      <w:divBdr>
        <w:top w:val="none" w:sz="0" w:space="0" w:color="auto"/>
        <w:left w:val="none" w:sz="0" w:space="0" w:color="auto"/>
        <w:bottom w:val="none" w:sz="0" w:space="0" w:color="auto"/>
        <w:right w:val="none" w:sz="0" w:space="0" w:color="auto"/>
      </w:divBdr>
    </w:div>
    <w:div w:id="1399476267">
      <w:bodyDiv w:val="1"/>
      <w:marLeft w:val="0"/>
      <w:marRight w:val="0"/>
      <w:marTop w:val="0"/>
      <w:marBottom w:val="0"/>
      <w:divBdr>
        <w:top w:val="none" w:sz="0" w:space="0" w:color="auto"/>
        <w:left w:val="none" w:sz="0" w:space="0" w:color="auto"/>
        <w:bottom w:val="none" w:sz="0" w:space="0" w:color="auto"/>
        <w:right w:val="none" w:sz="0" w:space="0" w:color="auto"/>
      </w:divBdr>
    </w:div>
    <w:div w:id="1400244843">
      <w:bodyDiv w:val="1"/>
      <w:marLeft w:val="0"/>
      <w:marRight w:val="0"/>
      <w:marTop w:val="0"/>
      <w:marBottom w:val="0"/>
      <w:divBdr>
        <w:top w:val="none" w:sz="0" w:space="0" w:color="auto"/>
        <w:left w:val="none" w:sz="0" w:space="0" w:color="auto"/>
        <w:bottom w:val="none" w:sz="0" w:space="0" w:color="auto"/>
        <w:right w:val="none" w:sz="0" w:space="0" w:color="auto"/>
      </w:divBdr>
    </w:div>
    <w:div w:id="1400403833">
      <w:bodyDiv w:val="1"/>
      <w:marLeft w:val="0"/>
      <w:marRight w:val="0"/>
      <w:marTop w:val="0"/>
      <w:marBottom w:val="0"/>
      <w:divBdr>
        <w:top w:val="none" w:sz="0" w:space="0" w:color="auto"/>
        <w:left w:val="none" w:sz="0" w:space="0" w:color="auto"/>
        <w:bottom w:val="none" w:sz="0" w:space="0" w:color="auto"/>
        <w:right w:val="none" w:sz="0" w:space="0" w:color="auto"/>
      </w:divBdr>
    </w:div>
    <w:div w:id="1401443760">
      <w:bodyDiv w:val="1"/>
      <w:marLeft w:val="0"/>
      <w:marRight w:val="0"/>
      <w:marTop w:val="0"/>
      <w:marBottom w:val="0"/>
      <w:divBdr>
        <w:top w:val="none" w:sz="0" w:space="0" w:color="auto"/>
        <w:left w:val="none" w:sz="0" w:space="0" w:color="auto"/>
        <w:bottom w:val="none" w:sz="0" w:space="0" w:color="auto"/>
        <w:right w:val="none" w:sz="0" w:space="0" w:color="auto"/>
      </w:divBdr>
      <w:divsChild>
        <w:div w:id="1413774981">
          <w:marLeft w:val="0"/>
          <w:marRight w:val="0"/>
          <w:marTop w:val="0"/>
          <w:marBottom w:val="0"/>
          <w:divBdr>
            <w:top w:val="none" w:sz="0" w:space="0" w:color="auto"/>
            <w:left w:val="none" w:sz="0" w:space="0" w:color="auto"/>
            <w:bottom w:val="none" w:sz="0" w:space="0" w:color="auto"/>
            <w:right w:val="none" w:sz="0" w:space="0" w:color="auto"/>
          </w:divBdr>
          <w:divsChild>
            <w:div w:id="64084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636326">
      <w:bodyDiv w:val="1"/>
      <w:marLeft w:val="0"/>
      <w:marRight w:val="0"/>
      <w:marTop w:val="0"/>
      <w:marBottom w:val="0"/>
      <w:divBdr>
        <w:top w:val="none" w:sz="0" w:space="0" w:color="auto"/>
        <w:left w:val="none" w:sz="0" w:space="0" w:color="auto"/>
        <w:bottom w:val="none" w:sz="0" w:space="0" w:color="auto"/>
        <w:right w:val="none" w:sz="0" w:space="0" w:color="auto"/>
      </w:divBdr>
      <w:divsChild>
        <w:div w:id="1045521297">
          <w:marLeft w:val="0"/>
          <w:marRight w:val="0"/>
          <w:marTop w:val="0"/>
          <w:marBottom w:val="0"/>
          <w:divBdr>
            <w:top w:val="none" w:sz="0" w:space="0" w:color="auto"/>
            <w:left w:val="none" w:sz="0" w:space="0" w:color="auto"/>
            <w:bottom w:val="none" w:sz="0" w:space="0" w:color="auto"/>
            <w:right w:val="none" w:sz="0" w:space="0" w:color="auto"/>
          </w:divBdr>
          <w:divsChild>
            <w:div w:id="996419803">
              <w:marLeft w:val="0"/>
              <w:marRight w:val="0"/>
              <w:marTop w:val="0"/>
              <w:marBottom w:val="0"/>
              <w:divBdr>
                <w:top w:val="none" w:sz="0" w:space="0" w:color="auto"/>
                <w:left w:val="none" w:sz="0" w:space="0" w:color="auto"/>
                <w:bottom w:val="none" w:sz="0" w:space="0" w:color="auto"/>
                <w:right w:val="none" w:sz="0" w:space="0" w:color="auto"/>
              </w:divBdr>
            </w:div>
            <w:div w:id="1853445504">
              <w:marLeft w:val="0"/>
              <w:marRight w:val="0"/>
              <w:marTop w:val="0"/>
              <w:marBottom w:val="0"/>
              <w:divBdr>
                <w:top w:val="none" w:sz="0" w:space="0" w:color="auto"/>
                <w:left w:val="none" w:sz="0" w:space="0" w:color="auto"/>
                <w:bottom w:val="none" w:sz="0" w:space="0" w:color="auto"/>
                <w:right w:val="none" w:sz="0" w:space="0" w:color="auto"/>
              </w:divBdr>
            </w:div>
            <w:div w:id="194707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44996">
      <w:bodyDiv w:val="1"/>
      <w:marLeft w:val="0"/>
      <w:marRight w:val="0"/>
      <w:marTop w:val="0"/>
      <w:marBottom w:val="0"/>
      <w:divBdr>
        <w:top w:val="none" w:sz="0" w:space="0" w:color="auto"/>
        <w:left w:val="none" w:sz="0" w:space="0" w:color="auto"/>
        <w:bottom w:val="none" w:sz="0" w:space="0" w:color="auto"/>
        <w:right w:val="none" w:sz="0" w:space="0" w:color="auto"/>
      </w:divBdr>
    </w:div>
    <w:div w:id="1411923052">
      <w:bodyDiv w:val="1"/>
      <w:marLeft w:val="0"/>
      <w:marRight w:val="0"/>
      <w:marTop w:val="0"/>
      <w:marBottom w:val="0"/>
      <w:divBdr>
        <w:top w:val="none" w:sz="0" w:space="0" w:color="auto"/>
        <w:left w:val="none" w:sz="0" w:space="0" w:color="auto"/>
        <w:bottom w:val="none" w:sz="0" w:space="0" w:color="auto"/>
        <w:right w:val="none" w:sz="0" w:space="0" w:color="auto"/>
      </w:divBdr>
    </w:div>
    <w:div w:id="1414547089">
      <w:bodyDiv w:val="1"/>
      <w:marLeft w:val="0"/>
      <w:marRight w:val="0"/>
      <w:marTop w:val="0"/>
      <w:marBottom w:val="0"/>
      <w:divBdr>
        <w:top w:val="none" w:sz="0" w:space="0" w:color="auto"/>
        <w:left w:val="none" w:sz="0" w:space="0" w:color="auto"/>
        <w:bottom w:val="none" w:sz="0" w:space="0" w:color="auto"/>
        <w:right w:val="none" w:sz="0" w:space="0" w:color="auto"/>
      </w:divBdr>
    </w:div>
    <w:div w:id="1429160324">
      <w:bodyDiv w:val="1"/>
      <w:marLeft w:val="0"/>
      <w:marRight w:val="0"/>
      <w:marTop w:val="0"/>
      <w:marBottom w:val="0"/>
      <w:divBdr>
        <w:top w:val="none" w:sz="0" w:space="0" w:color="auto"/>
        <w:left w:val="none" w:sz="0" w:space="0" w:color="auto"/>
        <w:bottom w:val="none" w:sz="0" w:space="0" w:color="auto"/>
        <w:right w:val="none" w:sz="0" w:space="0" w:color="auto"/>
      </w:divBdr>
    </w:div>
    <w:div w:id="1430588599">
      <w:bodyDiv w:val="1"/>
      <w:marLeft w:val="0"/>
      <w:marRight w:val="0"/>
      <w:marTop w:val="0"/>
      <w:marBottom w:val="0"/>
      <w:divBdr>
        <w:top w:val="none" w:sz="0" w:space="0" w:color="auto"/>
        <w:left w:val="none" w:sz="0" w:space="0" w:color="auto"/>
        <w:bottom w:val="none" w:sz="0" w:space="0" w:color="auto"/>
        <w:right w:val="none" w:sz="0" w:space="0" w:color="auto"/>
      </w:divBdr>
    </w:div>
    <w:div w:id="1431896601">
      <w:bodyDiv w:val="1"/>
      <w:marLeft w:val="0"/>
      <w:marRight w:val="0"/>
      <w:marTop w:val="0"/>
      <w:marBottom w:val="0"/>
      <w:divBdr>
        <w:top w:val="none" w:sz="0" w:space="0" w:color="auto"/>
        <w:left w:val="none" w:sz="0" w:space="0" w:color="auto"/>
        <w:bottom w:val="none" w:sz="0" w:space="0" w:color="auto"/>
        <w:right w:val="none" w:sz="0" w:space="0" w:color="auto"/>
      </w:divBdr>
      <w:divsChild>
        <w:div w:id="859007180">
          <w:marLeft w:val="0"/>
          <w:marRight w:val="0"/>
          <w:marTop w:val="0"/>
          <w:marBottom w:val="0"/>
          <w:divBdr>
            <w:top w:val="none" w:sz="0" w:space="0" w:color="auto"/>
            <w:left w:val="none" w:sz="0" w:space="0" w:color="auto"/>
            <w:bottom w:val="none" w:sz="0" w:space="0" w:color="auto"/>
            <w:right w:val="none" w:sz="0" w:space="0" w:color="auto"/>
          </w:divBdr>
          <w:divsChild>
            <w:div w:id="1309823406">
              <w:marLeft w:val="0"/>
              <w:marRight w:val="0"/>
              <w:marTop w:val="0"/>
              <w:marBottom w:val="0"/>
              <w:divBdr>
                <w:top w:val="none" w:sz="0" w:space="0" w:color="auto"/>
                <w:left w:val="none" w:sz="0" w:space="0" w:color="auto"/>
                <w:bottom w:val="none" w:sz="0" w:space="0" w:color="auto"/>
                <w:right w:val="none" w:sz="0" w:space="0" w:color="auto"/>
              </w:divBdr>
              <w:divsChild>
                <w:div w:id="11576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822534">
      <w:bodyDiv w:val="1"/>
      <w:marLeft w:val="0"/>
      <w:marRight w:val="0"/>
      <w:marTop w:val="0"/>
      <w:marBottom w:val="0"/>
      <w:divBdr>
        <w:top w:val="none" w:sz="0" w:space="0" w:color="auto"/>
        <w:left w:val="none" w:sz="0" w:space="0" w:color="auto"/>
        <w:bottom w:val="none" w:sz="0" w:space="0" w:color="auto"/>
        <w:right w:val="none" w:sz="0" w:space="0" w:color="auto"/>
      </w:divBdr>
    </w:div>
    <w:div w:id="1444837634">
      <w:bodyDiv w:val="1"/>
      <w:marLeft w:val="0"/>
      <w:marRight w:val="0"/>
      <w:marTop w:val="0"/>
      <w:marBottom w:val="0"/>
      <w:divBdr>
        <w:top w:val="none" w:sz="0" w:space="0" w:color="auto"/>
        <w:left w:val="none" w:sz="0" w:space="0" w:color="auto"/>
        <w:bottom w:val="none" w:sz="0" w:space="0" w:color="auto"/>
        <w:right w:val="none" w:sz="0" w:space="0" w:color="auto"/>
      </w:divBdr>
      <w:divsChild>
        <w:div w:id="1605528939">
          <w:marLeft w:val="0"/>
          <w:marRight w:val="0"/>
          <w:marTop w:val="0"/>
          <w:marBottom w:val="0"/>
          <w:divBdr>
            <w:top w:val="none" w:sz="0" w:space="0" w:color="auto"/>
            <w:left w:val="none" w:sz="0" w:space="0" w:color="auto"/>
            <w:bottom w:val="none" w:sz="0" w:space="0" w:color="auto"/>
            <w:right w:val="none" w:sz="0" w:space="0" w:color="auto"/>
          </w:divBdr>
          <w:divsChild>
            <w:div w:id="58675642">
              <w:marLeft w:val="0"/>
              <w:marRight w:val="0"/>
              <w:marTop w:val="0"/>
              <w:marBottom w:val="0"/>
              <w:divBdr>
                <w:top w:val="none" w:sz="0" w:space="0" w:color="auto"/>
                <w:left w:val="none" w:sz="0" w:space="0" w:color="auto"/>
                <w:bottom w:val="none" w:sz="0" w:space="0" w:color="auto"/>
                <w:right w:val="none" w:sz="0" w:space="0" w:color="auto"/>
              </w:divBdr>
            </w:div>
            <w:div w:id="294676947">
              <w:marLeft w:val="0"/>
              <w:marRight w:val="0"/>
              <w:marTop w:val="0"/>
              <w:marBottom w:val="0"/>
              <w:divBdr>
                <w:top w:val="none" w:sz="0" w:space="0" w:color="auto"/>
                <w:left w:val="none" w:sz="0" w:space="0" w:color="auto"/>
                <w:bottom w:val="none" w:sz="0" w:space="0" w:color="auto"/>
                <w:right w:val="none" w:sz="0" w:space="0" w:color="auto"/>
              </w:divBdr>
            </w:div>
            <w:div w:id="314526659">
              <w:marLeft w:val="0"/>
              <w:marRight w:val="0"/>
              <w:marTop w:val="0"/>
              <w:marBottom w:val="0"/>
              <w:divBdr>
                <w:top w:val="none" w:sz="0" w:space="0" w:color="auto"/>
                <w:left w:val="none" w:sz="0" w:space="0" w:color="auto"/>
                <w:bottom w:val="none" w:sz="0" w:space="0" w:color="auto"/>
                <w:right w:val="none" w:sz="0" w:space="0" w:color="auto"/>
              </w:divBdr>
            </w:div>
            <w:div w:id="407264745">
              <w:marLeft w:val="0"/>
              <w:marRight w:val="0"/>
              <w:marTop w:val="0"/>
              <w:marBottom w:val="0"/>
              <w:divBdr>
                <w:top w:val="none" w:sz="0" w:space="0" w:color="auto"/>
                <w:left w:val="none" w:sz="0" w:space="0" w:color="auto"/>
                <w:bottom w:val="none" w:sz="0" w:space="0" w:color="auto"/>
                <w:right w:val="none" w:sz="0" w:space="0" w:color="auto"/>
              </w:divBdr>
            </w:div>
            <w:div w:id="413749512">
              <w:marLeft w:val="0"/>
              <w:marRight w:val="0"/>
              <w:marTop w:val="0"/>
              <w:marBottom w:val="0"/>
              <w:divBdr>
                <w:top w:val="none" w:sz="0" w:space="0" w:color="auto"/>
                <w:left w:val="none" w:sz="0" w:space="0" w:color="auto"/>
                <w:bottom w:val="none" w:sz="0" w:space="0" w:color="auto"/>
                <w:right w:val="none" w:sz="0" w:space="0" w:color="auto"/>
              </w:divBdr>
            </w:div>
            <w:div w:id="584416851">
              <w:marLeft w:val="0"/>
              <w:marRight w:val="0"/>
              <w:marTop w:val="0"/>
              <w:marBottom w:val="0"/>
              <w:divBdr>
                <w:top w:val="none" w:sz="0" w:space="0" w:color="auto"/>
                <w:left w:val="none" w:sz="0" w:space="0" w:color="auto"/>
                <w:bottom w:val="none" w:sz="0" w:space="0" w:color="auto"/>
                <w:right w:val="none" w:sz="0" w:space="0" w:color="auto"/>
              </w:divBdr>
            </w:div>
            <w:div w:id="762994591">
              <w:marLeft w:val="0"/>
              <w:marRight w:val="0"/>
              <w:marTop w:val="0"/>
              <w:marBottom w:val="0"/>
              <w:divBdr>
                <w:top w:val="none" w:sz="0" w:space="0" w:color="auto"/>
                <w:left w:val="none" w:sz="0" w:space="0" w:color="auto"/>
                <w:bottom w:val="none" w:sz="0" w:space="0" w:color="auto"/>
                <w:right w:val="none" w:sz="0" w:space="0" w:color="auto"/>
              </w:divBdr>
            </w:div>
            <w:div w:id="977221645">
              <w:marLeft w:val="0"/>
              <w:marRight w:val="0"/>
              <w:marTop w:val="0"/>
              <w:marBottom w:val="0"/>
              <w:divBdr>
                <w:top w:val="none" w:sz="0" w:space="0" w:color="auto"/>
                <w:left w:val="none" w:sz="0" w:space="0" w:color="auto"/>
                <w:bottom w:val="none" w:sz="0" w:space="0" w:color="auto"/>
                <w:right w:val="none" w:sz="0" w:space="0" w:color="auto"/>
              </w:divBdr>
            </w:div>
            <w:div w:id="1084687156">
              <w:marLeft w:val="0"/>
              <w:marRight w:val="0"/>
              <w:marTop w:val="0"/>
              <w:marBottom w:val="0"/>
              <w:divBdr>
                <w:top w:val="none" w:sz="0" w:space="0" w:color="auto"/>
                <w:left w:val="none" w:sz="0" w:space="0" w:color="auto"/>
                <w:bottom w:val="none" w:sz="0" w:space="0" w:color="auto"/>
                <w:right w:val="none" w:sz="0" w:space="0" w:color="auto"/>
              </w:divBdr>
            </w:div>
            <w:div w:id="1365211995">
              <w:marLeft w:val="0"/>
              <w:marRight w:val="0"/>
              <w:marTop w:val="0"/>
              <w:marBottom w:val="0"/>
              <w:divBdr>
                <w:top w:val="none" w:sz="0" w:space="0" w:color="auto"/>
                <w:left w:val="none" w:sz="0" w:space="0" w:color="auto"/>
                <w:bottom w:val="none" w:sz="0" w:space="0" w:color="auto"/>
                <w:right w:val="none" w:sz="0" w:space="0" w:color="auto"/>
              </w:divBdr>
            </w:div>
            <w:div w:id="1433403782">
              <w:marLeft w:val="0"/>
              <w:marRight w:val="0"/>
              <w:marTop w:val="0"/>
              <w:marBottom w:val="0"/>
              <w:divBdr>
                <w:top w:val="none" w:sz="0" w:space="0" w:color="auto"/>
                <w:left w:val="none" w:sz="0" w:space="0" w:color="auto"/>
                <w:bottom w:val="none" w:sz="0" w:space="0" w:color="auto"/>
                <w:right w:val="none" w:sz="0" w:space="0" w:color="auto"/>
              </w:divBdr>
            </w:div>
            <w:div w:id="1527519746">
              <w:marLeft w:val="0"/>
              <w:marRight w:val="0"/>
              <w:marTop w:val="0"/>
              <w:marBottom w:val="0"/>
              <w:divBdr>
                <w:top w:val="none" w:sz="0" w:space="0" w:color="auto"/>
                <w:left w:val="none" w:sz="0" w:space="0" w:color="auto"/>
                <w:bottom w:val="none" w:sz="0" w:space="0" w:color="auto"/>
                <w:right w:val="none" w:sz="0" w:space="0" w:color="auto"/>
              </w:divBdr>
            </w:div>
            <w:div w:id="1534658946">
              <w:marLeft w:val="0"/>
              <w:marRight w:val="0"/>
              <w:marTop w:val="0"/>
              <w:marBottom w:val="0"/>
              <w:divBdr>
                <w:top w:val="none" w:sz="0" w:space="0" w:color="auto"/>
                <w:left w:val="none" w:sz="0" w:space="0" w:color="auto"/>
                <w:bottom w:val="none" w:sz="0" w:space="0" w:color="auto"/>
                <w:right w:val="none" w:sz="0" w:space="0" w:color="auto"/>
              </w:divBdr>
            </w:div>
            <w:div w:id="1621574417">
              <w:marLeft w:val="0"/>
              <w:marRight w:val="0"/>
              <w:marTop w:val="0"/>
              <w:marBottom w:val="0"/>
              <w:divBdr>
                <w:top w:val="none" w:sz="0" w:space="0" w:color="auto"/>
                <w:left w:val="none" w:sz="0" w:space="0" w:color="auto"/>
                <w:bottom w:val="none" w:sz="0" w:space="0" w:color="auto"/>
                <w:right w:val="none" w:sz="0" w:space="0" w:color="auto"/>
              </w:divBdr>
            </w:div>
            <w:div w:id="1652830647">
              <w:marLeft w:val="0"/>
              <w:marRight w:val="0"/>
              <w:marTop w:val="0"/>
              <w:marBottom w:val="0"/>
              <w:divBdr>
                <w:top w:val="none" w:sz="0" w:space="0" w:color="auto"/>
                <w:left w:val="none" w:sz="0" w:space="0" w:color="auto"/>
                <w:bottom w:val="none" w:sz="0" w:space="0" w:color="auto"/>
                <w:right w:val="none" w:sz="0" w:space="0" w:color="auto"/>
              </w:divBdr>
            </w:div>
            <w:div w:id="1727794464">
              <w:marLeft w:val="0"/>
              <w:marRight w:val="0"/>
              <w:marTop w:val="0"/>
              <w:marBottom w:val="0"/>
              <w:divBdr>
                <w:top w:val="none" w:sz="0" w:space="0" w:color="auto"/>
                <w:left w:val="none" w:sz="0" w:space="0" w:color="auto"/>
                <w:bottom w:val="none" w:sz="0" w:space="0" w:color="auto"/>
                <w:right w:val="none" w:sz="0" w:space="0" w:color="auto"/>
              </w:divBdr>
            </w:div>
            <w:div w:id="1755317923">
              <w:marLeft w:val="0"/>
              <w:marRight w:val="0"/>
              <w:marTop w:val="0"/>
              <w:marBottom w:val="0"/>
              <w:divBdr>
                <w:top w:val="none" w:sz="0" w:space="0" w:color="auto"/>
                <w:left w:val="none" w:sz="0" w:space="0" w:color="auto"/>
                <w:bottom w:val="none" w:sz="0" w:space="0" w:color="auto"/>
                <w:right w:val="none" w:sz="0" w:space="0" w:color="auto"/>
              </w:divBdr>
            </w:div>
            <w:div w:id="1832715685">
              <w:marLeft w:val="0"/>
              <w:marRight w:val="0"/>
              <w:marTop w:val="0"/>
              <w:marBottom w:val="0"/>
              <w:divBdr>
                <w:top w:val="none" w:sz="0" w:space="0" w:color="auto"/>
                <w:left w:val="none" w:sz="0" w:space="0" w:color="auto"/>
                <w:bottom w:val="none" w:sz="0" w:space="0" w:color="auto"/>
                <w:right w:val="none" w:sz="0" w:space="0" w:color="auto"/>
              </w:divBdr>
            </w:div>
            <w:div w:id="1859273493">
              <w:marLeft w:val="0"/>
              <w:marRight w:val="0"/>
              <w:marTop w:val="0"/>
              <w:marBottom w:val="0"/>
              <w:divBdr>
                <w:top w:val="none" w:sz="0" w:space="0" w:color="auto"/>
                <w:left w:val="none" w:sz="0" w:space="0" w:color="auto"/>
                <w:bottom w:val="none" w:sz="0" w:space="0" w:color="auto"/>
                <w:right w:val="none" w:sz="0" w:space="0" w:color="auto"/>
              </w:divBdr>
            </w:div>
            <w:div w:id="1918395306">
              <w:marLeft w:val="0"/>
              <w:marRight w:val="0"/>
              <w:marTop w:val="0"/>
              <w:marBottom w:val="0"/>
              <w:divBdr>
                <w:top w:val="none" w:sz="0" w:space="0" w:color="auto"/>
                <w:left w:val="none" w:sz="0" w:space="0" w:color="auto"/>
                <w:bottom w:val="none" w:sz="0" w:space="0" w:color="auto"/>
                <w:right w:val="none" w:sz="0" w:space="0" w:color="auto"/>
              </w:divBdr>
            </w:div>
            <w:div w:id="2069258301">
              <w:marLeft w:val="0"/>
              <w:marRight w:val="0"/>
              <w:marTop w:val="0"/>
              <w:marBottom w:val="0"/>
              <w:divBdr>
                <w:top w:val="none" w:sz="0" w:space="0" w:color="auto"/>
                <w:left w:val="none" w:sz="0" w:space="0" w:color="auto"/>
                <w:bottom w:val="none" w:sz="0" w:space="0" w:color="auto"/>
                <w:right w:val="none" w:sz="0" w:space="0" w:color="auto"/>
              </w:divBdr>
            </w:div>
            <w:div w:id="208085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27848">
      <w:bodyDiv w:val="1"/>
      <w:marLeft w:val="0"/>
      <w:marRight w:val="0"/>
      <w:marTop w:val="0"/>
      <w:marBottom w:val="0"/>
      <w:divBdr>
        <w:top w:val="none" w:sz="0" w:space="0" w:color="auto"/>
        <w:left w:val="none" w:sz="0" w:space="0" w:color="auto"/>
        <w:bottom w:val="none" w:sz="0" w:space="0" w:color="auto"/>
        <w:right w:val="none" w:sz="0" w:space="0" w:color="auto"/>
      </w:divBdr>
    </w:div>
    <w:div w:id="1450664835">
      <w:bodyDiv w:val="1"/>
      <w:marLeft w:val="0"/>
      <w:marRight w:val="0"/>
      <w:marTop w:val="0"/>
      <w:marBottom w:val="0"/>
      <w:divBdr>
        <w:top w:val="none" w:sz="0" w:space="0" w:color="auto"/>
        <w:left w:val="none" w:sz="0" w:space="0" w:color="auto"/>
        <w:bottom w:val="none" w:sz="0" w:space="0" w:color="auto"/>
        <w:right w:val="none" w:sz="0" w:space="0" w:color="auto"/>
      </w:divBdr>
      <w:divsChild>
        <w:div w:id="312374205">
          <w:marLeft w:val="0"/>
          <w:marRight w:val="0"/>
          <w:marTop w:val="0"/>
          <w:marBottom w:val="0"/>
          <w:divBdr>
            <w:top w:val="none" w:sz="0" w:space="0" w:color="auto"/>
            <w:left w:val="none" w:sz="0" w:space="0" w:color="auto"/>
            <w:bottom w:val="none" w:sz="0" w:space="0" w:color="auto"/>
            <w:right w:val="none" w:sz="0" w:space="0" w:color="auto"/>
          </w:divBdr>
        </w:div>
        <w:div w:id="955985042">
          <w:marLeft w:val="0"/>
          <w:marRight w:val="0"/>
          <w:marTop w:val="0"/>
          <w:marBottom w:val="0"/>
          <w:divBdr>
            <w:top w:val="none" w:sz="0" w:space="0" w:color="auto"/>
            <w:left w:val="none" w:sz="0" w:space="0" w:color="auto"/>
            <w:bottom w:val="none" w:sz="0" w:space="0" w:color="auto"/>
            <w:right w:val="none" w:sz="0" w:space="0" w:color="auto"/>
          </w:divBdr>
        </w:div>
        <w:div w:id="1821732534">
          <w:marLeft w:val="0"/>
          <w:marRight w:val="0"/>
          <w:marTop w:val="0"/>
          <w:marBottom w:val="0"/>
          <w:divBdr>
            <w:top w:val="none" w:sz="0" w:space="0" w:color="auto"/>
            <w:left w:val="none" w:sz="0" w:space="0" w:color="auto"/>
            <w:bottom w:val="none" w:sz="0" w:space="0" w:color="auto"/>
            <w:right w:val="none" w:sz="0" w:space="0" w:color="auto"/>
          </w:divBdr>
        </w:div>
      </w:divsChild>
    </w:div>
    <w:div w:id="1452433200">
      <w:bodyDiv w:val="1"/>
      <w:marLeft w:val="0"/>
      <w:marRight w:val="0"/>
      <w:marTop w:val="0"/>
      <w:marBottom w:val="0"/>
      <w:divBdr>
        <w:top w:val="none" w:sz="0" w:space="0" w:color="auto"/>
        <w:left w:val="none" w:sz="0" w:space="0" w:color="auto"/>
        <w:bottom w:val="none" w:sz="0" w:space="0" w:color="auto"/>
        <w:right w:val="none" w:sz="0" w:space="0" w:color="auto"/>
      </w:divBdr>
    </w:div>
    <w:div w:id="1454863727">
      <w:bodyDiv w:val="1"/>
      <w:marLeft w:val="0"/>
      <w:marRight w:val="0"/>
      <w:marTop w:val="0"/>
      <w:marBottom w:val="0"/>
      <w:divBdr>
        <w:top w:val="none" w:sz="0" w:space="0" w:color="auto"/>
        <w:left w:val="none" w:sz="0" w:space="0" w:color="auto"/>
        <w:bottom w:val="none" w:sz="0" w:space="0" w:color="auto"/>
        <w:right w:val="none" w:sz="0" w:space="0" w:color="auto"/>
      </w:divBdr>
    </w:div>
    <w:div w:id="1460343575">
      <w:bodyDiv w:val="1"/>
      <w:marLeft w:val="0"/>
      <w:marRight w:val="0"/>
      <w:marTop w:val="0"/>
      <w:marBottom w:val="0"/>
      <w:divBdr>
        <w:top w:val="none" w:sz="0" w:space="0" w:color="auto"/>
        <w:left w:val="none" w:sz="0" w:space="0" w:color="auto"/>
        <w:bottom w:val="none" w:sz="0" w:space="0" w:color="auto"/>
        <w:right w:val="none" w:sz="0" w:space="0" w:color="auto"/>
      </w:divBdr>
    </w:div>
    <w:div w:id="1460995877">
      <w:bodyDiv w:val="1"/>
      <w:marLeft w:val="0"/>
      <w:marRight w:val="0"/>
      <w:marTop w:val="0"/>
      <w:marBottom w:val="0"/>
      <w:divBdr>
        <w:top w:val="none" w:sz="0" w:space="0" w:color="auto"/>
        <w:left w:val="none" w:sz="0" w:space="0" w:color="auto"/>
        <w:bottom w:val="none" w:sz="0" w:space="0" w:color="auto"/>
        <w:right w:val="none" w:sz="0" w:space="0" w:color="auto"/>
      </w:divBdr>
    </w:div>
    <w:div w:id="1466580910">
      <w:bodyDiv w:val="1"/>
      <w:marLeft w:val="0"/>
      <w:marRight w:val="0"/>
      <w:marTop w:val="0"/>
      <w:marBottom w:val="0"/>
      <w:divBdr>
        <w:top w:val="none" w:sz="0" w:space="0" w:color="auto"/>
        <w:left w:val="none" w:sz="0" w:space="0" w:color="auto"/>
        <w:bottom w:val="none" w:sz="0" w:space="0" w:color="auto"/>
        <w:right w:val="none" w:sz="0" w:space="0" w:color="auto"/>
      </w:divBdr>
      <w:divsChild>
        <w:div w:id="107165009">
          <w:marLeft w:val="0"/>
          <w:marRight w:val="0"/>
          <w:marTop w:val="0"/>
          <w:marBottom w:val="0"/>
          <w:divBdr>
            <w:top w:val="none" w:sz="0" w:space="0" w:color="auto"/>
            <w:left w:val="none" w:sz="0" w:space="0" w:color="auto"/>
            <w:bottom w:val="none" w:sz="0" w:space="0" w:color="auto"/>
            <w:right w:val="none" w:sz="0" w:space="0" w:color="auto"/>
          </w:divBdr>
        </w:div>
        <w:div w:id="773407220">
          <w:marLeft w:val="0"/>
          <w:marRight w:val="0"/>
          <w:marTop w:val="0"/>
          <w:marBottom w:val="0"/>
          <w:divBdr>
            <w:top w:val="none" w:sz="0" w:space="0" w:color="auto"/>
            <w:left w:val="none" w:sz="0" w:space="0" w:color="auto"/>
            <w:bottom w:val="none" w:sz="0" w:space="0" w:color="auto"/>
            <w:right w:val="none" w:sz="0" w:space="0" w:color="auto"/>
          </w:divBdr>
        </w:div>
        <w:div w:id="1126043255">
          <w:marLeft w:val="0"/>
          <w:marRight w:val="0"/>
          <w:marTop w:val="0"/>
          <w:marBottom w:val="0"/>
          <w:divBdr>
            <w:top w:val="none" w:sz="0" w:space="0" w:color="auto"/>
            <w:left w:val="none" w:sz="0" w:space="0" w:color="auto"/>
            <w:bottom w:val="none" w:sz="0" w:space="0" w:color="auto"/>
            <w:right w:val="none" w:sz="0" w:space="0" w:color="auto"/>
          </w:divBdr>
        </w:div>
        <w:div w:id="1165900443">
          <w:marLeft w:val="0"/>
          <w:marRight w:val="0"/>
          <w:marTop w:val="0"/>
          <w:marBottom w:val="0"/>
          <w:divBdr>
            <w:top w:val="none" w:sz="0" w:space="0" w:color="auto"/>
            <w:left w:val="none" w:sz="0" w:space="0" w:color="auto"/>
            <w:bottom w:val="none" w:sz="0" w:space="0" w:color="auto"/>
            <w:right w:val="none" w:sz="0" w:space="0" w:color="auto"/>
          </w:divBdr>
        </w:div>
        <w:div w:id="1232691514">
          <w:marLeft w:val="0"/>
          <w:marRight w:val="0"/>
          <w:marTop w:val="0"/>
          <w:marBottom w:val="0"/>
          <w:divBdr>
            <w:top w:val="none" w:sz="0" w:space="0" w:color="auto"/>
            <w:left w:val="none" w:sz="0" w:space="0" w:color="auto"/>
            <w:bottom w:val="none" w:sz="0" w:space="0" w:color="auto"/>
            <w:right w:val="none" w:sz="0" w:space="0" w:color="auto"/>
          </w:divBdr>
        </w:div>
        <w:div w:id="1709184270">
          <w:marLeft w:val="0"/>
          <w:marRight w:val="0"/>
          <w:marTop w:val="0"/>
          <w:marBottom w:val="0"/>
          <w:divBdr>
            <w:top w:val="none" w:sz="0" w:space="0" w:color="auto"/>
            <w:left w:val="none" w:sz="0" w:space="0" w:color="auto"/>
            <w:bottom w:val="none" w:sz="0" w:space="0" w:color="auto"/>
            <w:right w:val="none" w:sz="0" w:space="0" w:color="auto"/>
          </w:divBdr>
        </w:div>
        <w:div w:id="1772628963">
          <w:marLeft w:val="0"/>
          <w:marRight w:val="0"/>
          <w:marTop w:val="0"/>
          <w:marBottom w:val="0"/>
          <w:divBdr>
            <w:top w:val="none" w:sz="0" w:space="0" w:color="auto"/>
            <w:left w:val="none" w:sz="0" w:space="0" w:color="auto"/>
            <w:bottom w:val="none" w:sz="0" w:space="0" w:color="auto"/>
            <w:right w:val="none" w:sz="0" w:space="0" w:color="auto"/>
          </w:divBdr>
        </w:div>
      </w:divsChild>
    </w:div>
    <w:div w:id="1470630490">
      <w:bodyDiv w:val="1"/>
      <w:marLeft w:val="0"/>
      <w:marRight w:val="0"/>
      <w:marTop w:val="0"/>
      <w:marBottom w:val="0"/>
      <w:divBdr>
        <w:top w:val="none" w:sz="0" w:space="0" w:color="auto"/>
        <w:left w:val="none" w:sz="0" w:space="0" w:color="auto"/>
        <w:bottom w:val="none" w:sz="0" w:space="0" w:color="auto"/>
        <w:right w:val="none" w:sz="0" w:space="0" w:color="auto"/>
      </w:divBdr>
    </w:div>
    <w:div w:id="1471753975">
      <w:bodyDiv w:val="1"/>
      <w:marLeft w:val="0"/>
      <w:marRight w:val="0"/>
      <w:marTop w:val="0"/>
      <w:marBottom w:val="0"/>
      <w:divBdr>
        <w:top w:val="none" w:sz="0" w:space="0" w:color="auto"/>
        <w:left w:val="none" w:sz="0" w:space="0" w:color="auto"/>
        <w:bottom w:val="none" w:sz="0" w:space="0" w:color="auto"/>
        <w:right w:val="none" w:sz="0" w:space="0" w:color="auto"/>
      </w:divBdr>
      <w:divsChild>
        <w:div w:id="367922478">
          <w:marLeft w:val="0"/>
          <w:marRight w:val="0"/>
          <w:marTop w:val="0"/>
          <w:marBottom w:val="0"/>
          <w:divBdr>
            <w:top w:val="none" w:sz="0" w:space="0" w:color="auto"/>
            <w:left w:val="none" w:sz="0" w:space="0" w:color="auto"/>
            <w:bottom w:val="none" w:sz="0" w:space="0" w:color="auto"/>
            <w:right w:val="none" w:sz="0" w:space="0" w:color="auto"/>
          </w:divBdr>
        </w:div>
        <w:div w:id="707336852">
          <w:marLeft w:val="0"/>
          <w:marRight w:val="0"/>
          <w:marTop w:val="0"/>
          <w:marBottom w:val="0"/>
          <w:divBdr>
            <w:top w:val="none" w:sz="0" w:space="0" w:color="auto"/>
            <w:left w:val="none" w:sz="0" w:space="0" w:color="auto"/>
            <w:bottom w:val="none" w:sz="0" w:space="0" w:color="auto"/>
            <w:right w:val="none" w:sz="0" w:space="0" w:color="auto"/>
          </w:divBdr>
        </w:div>
        <w:div w:id="761686159">
          <w:marLeft w:val="0"/>
          <w:marRight w:val="0"/>
          <w:marTop w:val="0"/>
          <w:marBottom w:val="0"/>
          <w:divBdr>
            <w:top w:val="none" w:sz="0" w:space="0" w:color="auto"/>
            <w:left w:val="none" w:sz="0" w:space="0" w:color="auto"/>
            <w:bottom w:val="none" w:sz="0" w:space="0" w:color="auto"/>
            <w:right w:val="none" w:sz="0" w:space="0" w:color="auto"/>
          </w:divBdr>
        </w:div>
        <w:div w:id="922422344">
          <w:marLeft w:val="0"/>
          <w:marRight w:val="0"/>
          <w:marTop w:val="0"/>
          <w:marBottom w:val="0"/>
          <w:divBdr>
            <w:top w:val="none" w:sz="0" w:space="0" w:color="auto"/>
            <w:left w:val="none" w:sz="0" w:space="0" w:color="auto"/>
            <w:bottom w:val="none" w:sz="0" w:space="0" w:color="auto"/>
            <w:right w:val="none" w:sz="0" w:space="0" w:color="auto"/>
          </w:divBdr>
        </w:div>
        <w:div w:id="1555238508">
          <w:marLeft w:val="0"/>
          <w:marRight w:val="0"/>
          <w:marTop w:val="0"/>
          <w:marBottom w:val="0"/>
          <w:divBdr>
            <w:top w:val="none" w:sz="0" w:space="0" w:color="auto"/>
            <w:left w:val="none" w:sz="0" w:space="0" w:color="auto"/>
            <w:bottom w:val="none" w:sz="0" w:space="0" w:color="auto"/>
            <w:right w:val="none" w:sz="0" w:space="0" w:color="auto"/>
          </w:divBdr>
        </w:div>
      </w:divsChild>
    </w:div>
    <w:div w:id="1477647645">
      <w:bodyDiv w:val="1"/>
      <w:marLeft w:val="0"/>
      <w:marRight w:val="0"/>
      <w:marTop w:val="0"/>
      <w:marBottom w:val="0"/>
      <w:divBdr>
        <w:top w:val="none" w:sz="0" w:space="0" w:color="auto"/>
        <w:left w:val="none" w:sz="0" w:space="0" w:color="auto"/>
        <w:bottom w:val="none" w:sz="0" w:space="0" w:color="auto"/>
        <w:right w:val="none" w:sz="0" w:space="0" w:color="auto"/>
      </w:divBdr>
    </w:div>
    <w:div w:id="1478300133">
      <w:bodyDiv w:val="1"/>
      <w:marLeft w:val="0"/>
      <w:marRight w:val="0"/>
      <w:marTop w:val="0"/>
      <w:marBottom w:val="0"/>
      <w:divBdr>
        <w:top w:val="none" w:sz="0" w:space="0" w:color="auto"/>
        <w:left w:val="none" w:sz="0" w:space="0" w:color="auto"/>
        <w:bottom w:val="none" w:sz="0" w:space="0" w:color="auto"/>
        <w:right w:val="none" w:sz="0" w:space="0" w:color="auto"/>
      </w:divBdr>
      <w:divsChild>
        <w:div w:id="1877083005">
          <w:marLeft w:val="0"/>
          <w:marRight w:val="0"/>
          <w:marTop w:val="0"/>
          <w:marBottom w:val="0"/>
          <w:divBdr>
            <w:top w:val="none" w:sz="0" w:space="0" w:color="auto"/>
            <w:left w:val="none" w:sz="0" w:space="0" w:color="auto"/>
            <w:bottom w:val="none" w:sz="0" w:space="0" w:color="auto"/>
            <w:right w:val="none" w:sz="0" w:space="0" w:color="auto"/>
          </w:divBdr>
          <w:divsChild>
            <w:div w:id="195044060">
              <w:marLeft w:val="0"/>
              <w:marRight w:val="0"/>
              <w:marTop w:val="0"/>
              <w:marBottom w:val="0"/>
              <w:divBdr>
                <w:top w:val="none" w:sz="0" w:space="0" w:color="auto"/>
                <w:left w:val="none" w:sz="0" w:space="0" w:color="auto"/>
                <w:bottom w:val="none" w:sz="0" w:space="0" w:color="auto"/>
                <w:right w:val="none" w:sz="0" w:space="0" w:color="auto"/>
              </w:divBdr>
            </w:div>
            <w:div w:id="744033925">
              <w:marLeft w:val="0"/>
              <w:marRight w:val="0"/>
              <w:marTop w:val="0"/>
              <w:marBottom w:val="0"/>
              <w:divBdr>
                <w:top w:val="none" w:sz="0" w:space="0" w:color="auto"/>
                <w:left w:val="none" w:sz="0" w:space="0" w:color="auto"/>
                <w:bottom w:val="none" w:sz="0" w:space="0" w:color="auto"/>
                <w:right w:val="none" w:sz="0" w:space="0" w:color="auto"/>
              </w:divBdr>
            </w:div>
            <w:div w:id="950474973">
              <w:marLeft w:val="0"/>
              <w:marRight w:val="0"/>
              <w:marTop w:val="0"/>
              <w:marBottom w:val="0"/>
              <w:divBdr>
                <w:top w:val="none" w:sz="0" w:space="0" w:color="auto"/>
                <w:left w:val="none" w:sz="0" w:space="0" w:color="auto"/>
                <w:bottom w:val="none" w:sz="0" w:space="0" w:color="auto"/>
                <w:right w:val="none" w:sz="0" w:space="0" w:color="auto"/>
              </w:divBdr>
            </w:div>
            <w:div w:id="199394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89228">
      <w:bodyDiv w:val="1"/>
      <w:marLeft w:val="0"/>
      <w:marRight w:val="0"/>
      <w:marTop w:val="0"/>
      <w:marBottom w:val="0"/>
      <w:divBdr>
        <w:top w:val="none" w:sz="0" w:space="0" w:color="auto"/>
        <w:left w:val="none" w:sz="0" w:space="0" w:color="auto"/>
        <w:bottom w:val="none" w:sz="0" w:space="0" w:color="auto"/>
        <w:right w:val="none" w:sz="0" w:space="0" w:color="auto"/>
      </w:divBdr>
    </w:div>
    <w:div w:id="1480146545">
      <w:bodyDiv w:val="1"/>
      <w:marLeft w:val="0"/>
      <w:marRight w:val="0"/>
      <w:marTop w:val="0"/>
      <w:marBottom w:val="0"/>
      <w:divBdr>
        <w:top w:val="none" w:sz="0" w:space="0" w:color="auto"/>
        <w:left w:val="none" w:sz="0" w:space="0" w:color="auto"/>
        <w:bottom w:val="none" w:sz="0" w:space="0" w:color="auto"/>
        <w:right w:val="none" w:sz="0" w:space="0" w:color="auto"/>
      </w:divBdr>
    </w:div>
    <w:div w:id="1483280340">
      <w:bodyDiv w:val="1"/>
      <w:marLeft w:val="0"/>
      <w:marRight w:val="0"/>
      <w:marTop w:val="0"/>
      <w:marBottom w:val="0"/>
      <w:divBdr>
        <w:top w:val="none" w:sz="0" w:space="0" w:color="auto"/>
        <w:left w:val="none" w:sz="0" w:space="0" w:color="auto"/>
        <w:bottom w:val="none" w:sz="0" w:space="0" w:color="auto"/>
        <w:right w:val="none" w:sz="0" w:space="0" w:color="auto"/>
      </w:divBdr>
    </w:div>
    <w:div w:id="1485707426">
      <w:bodyDiv w:val="1"/>
      <w:marLeft w:val="0"/>
      <w:marRight w:val="0"/>
      <w:marTop w:val="0"/>
      <w:marBottom w:val="0"/>
      <w:divBdr>
        <w:top w:val="none" w:sz="0" w:space="0" w:color="auto"/>
        <w:left w:val="none" w:sz="0" w:space="0" w:color="auto"/>
        <w:bottom w:val="none" w:sz="0" w:space="0" w:color="auto"/>
        <w:right w:val="none" w:sz="0" w:space="0" w:color="auto"/>
      </w:divBdr>
    </w:div>
    <w:div w:id="1494566222">
      <w:bodyDiv w:val="1"/>
      <w:marLeft w:val="0"/>
      <w:marRight w:val="0"/>
      <w:marTop w:val="0"/>
      <w:marBottom w:val="0"/>
      <w:divBdr>
        <w:top w:val="none" w:sz="0" w:space="0" w:color="auto"/>
        <w:left w:val="none" w:sz="0" w:space="0" w:color="auto"/>
        <w:bottom w:val="none" w:sz="0" w:space="0" w:color="auto"/>
        <w:right w:val="none" w:sz="0" w:space="0" w:color="auto"/>
      </w:divBdr>
    </w:div>
    <w:div w:id="1498379309">
      <w:bodyDiv w:val="1"/>
      <w:marLeft w:val="0"/>
      <w:marRight w:val="0"/>
      <w:marTop w:val="0"/>
      <w:marBottom w:val="0"/>
      <w:divBdr>
        <w:top w:val="none" w:sz="0" w:space="0" w:color="auto"/>
        <w:left w:val="none" w:sz="0" w:space="0" w:color="auto"/>
        <w:bottom w:val="none" w:sz="0" w:space="0" w:color="auto"/>
        <w:right w:val="none" w:sz="0" w:space="0" w:color="auto"/>
      </w:divBdr>
    </w:div>
    <w:div w:id="1509758285">
      <w:bodyDiv w:val="1"/>
      <w:marLeft w:val="0"/>
      <w:marRight w:val="0"/>
      <w:marTop w:val="0"/>
      <w:marBottom w:val="0"/>
      <w:divBdr>
        <w:top w:val="none" w:sz="0" w:space="0" w:color="auto"/>
        <w:left w:val="none" w:sz="0" w:space="0" w:color="auto"/>
        <w:bottom w:val="none" w:sz="0" w:space="0" w:color="auto"/>
        <w:right w:val="none" w:sz="0" w:space="0" w:color="auto"/>
      </w:divBdr>
      <w:divsChild>
        <w:div w:id="615794865">
          <w:marLeft w:val="0"/>
          <w:marRight w:val="0"/>
          <w:marTop w:val="0"/>
          <w:marBottom w:val="0"/>
          <w:divBdr>
            <w:top w:val="none" w:sz="0" w:space="0" w:color="auto"/>
            <w:left w:val="none" w:sz="0" w:space="0" w:color="auto"/>
            <w:bottom w:val="none" w:sz="0" w:space="0" w:color="auto"/>
            <w:right w:val="none" w:sz="0" w:space="0" w:color="auto"/>
          </w:divBdr>
          <w:divsChild>
            <w:div w:id="142620066">
              <w:marLeft w:val="0"/>
              <w:marRight w:val="0"/>
              <w:marTop w:val="0"/>
              <w:marBottom w:val="0"/>
              <w:divBdr>
                <w:top w:val="none" w:sz="0" w:space="0" w:color="auto"/>
                <w:left w:val="none" w:sz="0" w:space="0" w:color="auto"/>
                <w:bottom w:val="none" w:sz="0" w:space="0" w:color="auto"/>
                <w:right w:val="none" w:sz="0" w:space="0" w:color="auto"/>
              </w:divBdr>
            </w:div>
            <w:div w:id="391150965">
              <w:marLeft w:val="0"/>
              <w:marRight w:val="0"/>
              <w:marTop w:val="0"/>
              <w:marBottom w:val="0"/>
              <w:divBdr>
                <w:top w:val="none" w:sz="0" w:space="0" w:color="auto"/>
                <w:left w:val="none" w:sz="0" w:space="0" w:color="auto"/>
                <w:bottom w:val="none" w:sz="0" w:space="0" w:color="auto"/>
                <w:right w:val="none" w:sz="0" w:space="0" w:color="auto"/>
              </w:divBdr>
            </w:div>
            <w:div w:id="732700504">
              <w:marLeft w:val="0"/>
              <w:marRight w:val="0"/>
              <w:marTop w:val="0"/>
              <w:marBottom w:val="0"/>
              <w:divBdr>
                <w:top w:val="none" w:sz="0" w:space="0" w:color="auto"/>
                <w:left w:val="none" w:sz="0" w:space="0" w:color="auto"/>
                <w:bottom w:val="none" w:sz="0" w:space="0" w:color="auto"/>
                <w:right w:val="none" w:sz="0" w:space="0" w:color="auto"/>
              </w:divBdr>
            </w:div>
            <w:div w:id="173782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26672">
      <w:bodyDiv w:val="1"/>
      <w:marLeft w:val="0"/>
      <w:marRight w:val="0"/>
      <w:marTop w:val="0"/>
      <w:marBottom w:val="0"/>
      <w:divBdr>
        <w:top w:val="none" w:sz="0" w:space="0" w:color="auto"/>
        <w:left w:val="none" w:sz="0" w:space="0" w:color="auto"/>
        <w:bottom w:val="none" w:sz="0" w:space="0" w:color="auto"/>
        <w:right w:val="none" w:sz="0" w:space="0" w:color="auto"/>
      </w:divBdr>
    </w:div>
    <w:div w:id="1515611993">
      <w:bodyDiv w:val="1"/>
      <w:marLeft w:val="0"/>
      <w:marRight w:val="0"/>
      <w:marTop w:val="0"/>
      <w:marBottom w:val="0"/>
      <w:divBdr>
        <w:top w:val="none" w:sz="0" w:space="0" w:color="auto"/>
        <w:left w:val="none" w:sz="0" w:space="0" w:color="auto"/>
        <w:bottom w:val="none" w:sz="0" w:space="0" w:color="auto"/>
        <w:right w:val="none" w:sz="0" w:space="0" w:color="auto"/>
      </w:divBdr>
      <w:divsChild>
        <w:div w:id="1269655451">
          <w:marLeft w:val="0"/>
          <w:marRight w:val="0"/>
          <w:marTop w:val="0"/>
          <w:marBottom w:val="0"/>
          <w:divBdr>
            <w:top w:val="none" w:sz="0" w:space="0" w:color="auto"/>
            <w:left w:val="none" w:sz="0" w:space="0" w:color="auto"/>
            <w:bottom w:val="none" w:sz="0" w:space="0" w:color="auto"/>
            <w:right w:val="none" w:sz="0" w:space="0" w:color="auto"/>
          </w:divBdr>
          <w:divsChild>
            <w:div w:id="415564561">
              <w:marLeft w:val="0"/>
              <w:marRight w:val="0"/>
              <w:marTop w:val="0"/>
              <w:marBottom w:val="0"/>
              <w:divBdr>
                <w:top w:val="none" w:sz="0" w:space="0" w:color="auto"/>
                <w:left w:val="none" w:sz="0" w:space="0" w:color="auto"/>
                <w:bottom w:val="none" w:sz="0" w:space="0" w:color="auto"/>
                <w:right w:val="none" w:sz="0" w:space="0" w:color="auto"/>
              </w:divBdr>
            </w:div>
            <w:div w:id="426930349">
              <w:marLeft w:val="0"/>
              <w:marRight w:val="0"/>
              <w:marTop w:val="0"/>
              <w:marBottom w:val="0"/>
              <w:divBdr>
                <w:top w:val="none" w:sz="0" w:space="0" w:color="auto"/>
                <w:left w:val="none" w:sz="0" w:space="0" w:color="auto"/>
                <w:bottom w:val="none" w:sz="0" w:space="0" w:color="auto"/>
                <w:right w:val="none" w:sz="0" w:space="0" w:color="auto"/>
              </w:divBdr>
            </w:div>
            <w:div w:id="667561454">
              <w:marLeft w:val="0"/>
              <w:marRight w:val="0"/>
              <w:marTop w:val="0"/>
              <w:marBottom w:val="0"/>
              <w:divBdr>
                <w:top w:val="none" w:sz="0" w:space="0" w:color="auto"/>
                <w:left w:val="none" w:sz="0" w:space="0" w:color="auto"/>
                <w:bottom w:val="none" w:sz="0" w:space="0" w:color="auto"/>
                <w:right w:val="none" w:sz="0" w:space="0" w:color="auto"/>
              </w:divBdr>
            </w:div>
            <w:div w:id="858280667">
              <w:marLeft w:val="0"/>
              <w:marRight w:val="0"/>
              <w:marTop w:val="0"/>
              <w:marBottom w:val="0"/>
              <w:divBdr>
                <w:top w:val="none" w:sz="0" w:space="0" w:color="auto"/>
                <w:left w:val="none" w:sz="0" w:space="0" w:color="auto"/>
                <w:bottom w:val="none" w:sz="0" w:space="0" w:color="auto"/>
                <w:right w:val="none" w:sz="0" w:space="0" w:color="auto"/>
              </w:divBdr>
            </w:div>
            <w:div w:id="87604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454414">
      <w:bodyDiv w:val="1"/>
      <w:marLeft w:val="0"/>
      <w:marRight w:val="0"/>
      <w:marTop w:val="0"/>
      <w:marBottom w:val="0"/>
      <w:divBdr>
        <w:top w:val="none" w:sz="0" w:space="0" w:color="auto"/>
        <w:left w:val="none" w:sz="0" w:space="0" w:color="auto"/>
        <w:bottom w:val="none" w:sz="0" w:space="0" w:color="auto"/>
        <w:right w:val="none" w:sz="0" w:space="0" w:color="auto"/>
      </w:divBdr>
    </w:div>
    <w:div w:id="1517159825">
      <w:bodyDiv w:val="1"/>
      <w:marLeft w:val="0"/>
      <w:marRight w:val="0"/>
      <w:marTop w:val="0"/>
      <w:marBottom w:val="0"/>
      <w:divBdr>
        <w:top w:val="none" w:sz="0" w:space="0" w:color="auto"/>
        <w:left w:val="none" w:sz="0" w:space="0" w:color="auto"/>
        <w:bottom w:val="none" w:sz="0" w:space="0" w:color="auto"/>
        <w:right w:val="none" w:sz="0" w:space="0" w:color="auto"/>
      </w:divBdr>
    </w:div>
    <w:div w:id="1527907596">
      <w:bodyDiv w:val="1"/>
      <w:marLeft w:val="0"/>
      <w:marRight w:val="0"/>
      <w:marTop w:val="0"/>
      <w:marBottom w:val="0"/>
      <w:divBdr>
        <w:top w:val="none" w:sz="0" w:space="0" w:color="auto"/>
        <w:left w:val="none" w:sz="0" w:space="0" w:color="auto"/>
        <w:bottom w:val="none" w:sz="0" w:space="0" w:color="auto"/>
        <w:right w:val="none" w:sz="0" w:space="0" w:color="auto"/>
      </w:divBdr>
    </w:div>
    <w:div w:id="1527908048">
      <w:bodyDiv w:val="1"/>
      <w:marLeft w:val="0"/>
      <w:marRight w:val="0"/>
      <w:marTop w:val="0"/>
      <w:marBottom w:val="0"/>
      <w:divBdr>
        <w:top w:val="none" w:sz="0" w:space="0" w:color="auto"/>
        <w:left w:val="none" w:sz="0" w:space="0" w:color="auto"/>
        <w:bottom w:val="none" w:sz="0" w:space="0" w:color="auto"/>
        <w:right w:val="none" w:sz="0" w:space="0" w:color="auto"/>
      </w:divBdr>
    </w:div>
    <w:div w:id="1528451253">
      <w:bodyDiv w:val="1"/>
      <w:marLeft w:val="0"/>
      <w:marRight w:val="0"/>
      <w:marTop w:val="0"/>
      <w:marBottom w:val="0"/>
      <w:divBdr>
        <w:top w:val="none" w:sz="0" w:space="0" w:color="auto"/>
        <w:left w:val="none" w:sz="0" w:space="0" w:color="auto"/>
        <w:bottom w:val="none" w:sz="0" w:space="0" w:color="auto"/>
        <w:right w:val="none" w:sz="0" w:space="0" w:color="auto"/>
      </w:divBdr>
    </w:div>
    <w:div w:id="1532304528">
      <w:bodyDiv w:val="1"/>
      <w:marLeft w:val="0"/>
      <w:marRight w:val="0"/>
      <w:marTop w:val="0"/>
      <w:marBottom w:val="0"/>
      <w:divBdr>
        <w:top w:val="none" w:sz="0" w:space="0" w:color="auto"/>
        <w:left w:val="none" w:sz="0" w:space="0" w:color="auto"/>
        <w:bottom w:val="none" w:sz="0" w:space="0" w:color="auto"/>
        <w:right w:val="none" w:sz="0" w:space="0" w:color="auto"/>
      </w:divBdr>
    </w:div>
    <w:div w:id="1532839254">
      <w:bodyDiv w:val="1"/>
      <w:marLeft w:val="0"/>
      <w:marRight w:val="0"/>
      <w:marTop w:val="0"/>
      <w:marBottom w:val="0"/>
      <w:divBdr>
        <w:top w:val="none" w:sz="0" w:space="0" w:color="auto"/>
        <w:left w:val="none" w:sz="0" w:space="0" w:color="auto"/>
        <w:bottom w:val="none" w:sz="0" w:space="0" w:color="auto"/>
        <w:right w:val="none" w:sz="0" w:space="0" w:color="auto"/>
      </w:divBdr>
    </w:div>
    <w:div w:id="1543402274">
      <w:bodyDiv w:val="1"/>
      <w:marLeft w:val="0"/>
      <w:marRight w:val="0"/>
      <w:marTop w:val="0"/>
      <w:marBottom w:val="0"/>
      <w:divBdr>
        <w:top w:val="none" w:sz="0" w:space="0" w:color="auto"/>
        <w:left w:val="none" w:sz="0" w:space="0" w:color="auto"/>
        <w:bottom w:val="none" w:sz="0" w:space="0" w:color="auto"/>
        <w:right w:val="none" w:sz="0" w:space="0" w:color="auto"/>
      </w:divBdr>
    </w:div>
    <w:div w:id="1545829485">
      <w:bodyDiv w:val="1"/>
      <w:marLeft w:val="0"/>
      <w:marRight w:val="0"/>
      <w:marTop w:val="0"/>
      <w:marBottom w:val="0"/>
      <w:divBdr>
        <w:top w:val="none" w:sz="0" w:space="0" w:color="auto"/>
        <w:left w:val="none" w:sz="0" w:space="0" w:color="auto"/>
        <w:bottom w:val="none" w:sz="0" w:space="0" w:color="auto"/>
        <w:right w:val="none" w:sz="0" w:space="0" w:color="auto"/>
      </w:divBdr>
    </w:div>
    <w:div w:id="1546872785">
      <w:bodyDiv w:val="1"/>
      <w:marLeft w:val="0"/>
      <w:marRight w:val="0"/>
      <w:marTop w:val="0"/>
      <w:marBottom w:val="0"/>
      <w:divBdr>
        <w:top w:val="none" w:sz="0" w:space="0" w:color="auto"/>
        <w:left w:val="none" w:sz="0" w:space="0" w:color="auto"/>
        <w:bottom w:val="none" w:sz="0" w:space="0" w:color="auto"/>
        <w:right w:val="none" w:sz="0" w:space="0" w:color="auto"/>
      </w:divBdr>
    </w:div>
    <w:div w:id="1556233006">
      <w:bodyDiv w:val="1"/>
      <w:marLeft w:val="0"/>
      <w:marRight w:val="0"/>
      <w:marTop w:val="0"/>
      <w:marBottom w:val="0"/>
      <w:divBdr>
        <w:top w:val="none" w:sz="0" w:space="0" w:color="auto"/>
        <w:left w:val="none" w:sz="0" w:space="0" w:color="auto"/>
        <w:bottom w:val="none" w:sz="0" w:space="0" w:color="auto"/>
        <w:right w:val="none" w:sz="0" w:space="0" w:color="auto"/>
      </w:divBdr>
    </w:div>
    <w:div w:id="1558198073">
      <w:bodyDiv w:val="1"/>
      <w:marLeft w:val="0"/>
      <w:marRight w:val="0"/>
      <w:marTop w:val="0"/>
      <w:marBottom w:val="0"/>
      <w:divBdr>
        <w:top w:val="none" w:sz="0" w:space="0" w:color="auto"/>
        <w:left w:val="none" w:sz="0" w:space="0" w:color="auto"/>
        <w:bottom w:val="none" w:sz="0" w:space="0" w:color="auto"/>
        <w:right w:val="none" w:sz="0" w:space="0" w:color="auto"/>
      </w:divBdr>
    </w:div>
    <w:div w:id="1559168652">
      <w:bodyDiv w:val="1"/>
      <w:marLeft w:val="0"/>
      <w:marRight w:val="0"/>
      <w:marTop w:val="0"/>
      <w:marBottom w:val="0"/>
      <w:divBdr>
        <w:top w:val="none" w:sz="0" w:space="0" w:color="auto"/>
        <w:left w:val="none" w:sz="0" w:space="0" w:color="auto"/>
        <w:bottom w:val="none" w:sz="0" w:space="0" w:color="auto"/>
        <w:right w:val="none" w:sz="0" w:space="0" w:color="auto"/>
      </w:divBdr>
    </w:div>
    <w:div w:id="1561020446">
      <w:bodyDiv w:val="1"/>
      <w:marLeft w:val="0"/>
      <w:marRight w:val="0"/>
      <w:marTop w:val="0"/>
      <w:marBottom w:val="0"/>
      <w:divBdr>
        <w:top w:val="none" w:sz="0" w:space="0" w:color="auto"/>
        <w:left w:val="none" w:sz="0" w:space="0" w:color="auto"/>
        <w:bottom w:val="none" w:sz="0" w:space="0" w:color="auto"/>
        <w:right w:val="none" w:sz="0" w:space="0" w:color="auto"/>
      </w:divBdr>
    </w:div>
    <w:div w:id="1563439516">
      <w:bodyDiv w:val="1"/>
      <w:marLeft w:val="0"/>
      <w:marRight w:val="0"/>
      <w:marTop w:val="0"/>
      <w:marBottom w:val="0"/>
      <w:divBdr>
        <w:top w:val="none" w:sz="0" w:space="0" w:color="auto"/>
        <w:left w:val="none" w:sz="0" w:space="0" w:color="auto"/>
        <w:bottom w:val="none" w:sz="0" w:space="0" w:color="auto"/>
        <w:right w:val="none" w:sz="0" w:space="0" w:color="auto"/>
      </w:divBdr>
    </w:div>
    <w:div w:id="1565795328">
      <w:bodyDiv w:val="1"/>
      <w:marLeft w:val="0"/>
      <w:marRight w:val="0"/>
      <w:marTop w:val="0"/>
      <w:marBottom w:val="0"/>
      <w:divBdr>
        <w:top w:val="none" w:sz="0" w:space="0" w:color="auto"/>
        <w:left w:val="none" w:sz="0" w:space="0" w:color="auto"/>
        <w:bottom w:val="none" w:sz="0" w:space="0" w:color="auto"/>
        <w:right w:val="none" w:sz="0" w:space="0" w:color="auto"/>
      </w:divBdr>
    </w:div>
    <w:div w:id="1573471055">
      <w:bodyDiv w:val="1"/>
      <w:marLeft w:val="0"/>
      <w:marRight w:val="0"/>
      <w:marTop w:val="0"/>
      <w:marBottom w:val="0"/>
      <w:divBdr>
        <w:top w:val="none" w:sz="0" w:space="0" w:color="auto"/>
        <w:left w:val="none" w:sz="0" w:space="0" w:color="auto"/>
        <w:bottom w:val="none" w:sz="0" w:space="0" w:color="auto"/>
        <w:right w:val="none" w:sz="0" w:space="0" w:color="auto"/>
      </w:divBdr>
    </w:div>
    <w:div w:id="1586572511">
      <w:bodyDiv w:val="1"/>
      <w:marLeft w:val="0"/>
      <w:marRight w:val="0"/>
      <w:marTop w:val="0"/>
      <w:marBottom w:val="0"/>
      <w:divBdr>
        <w:top w:val="none" w:sz="0" w:space="0" w:color="auto"/>
        <w:left w:val="none" w:sz="0" w:space="0" w:color="auto"/>
        <w:bottom w:val="none" w:sz="0" w:space="0" w:color="auto"/>
        <w:right w:val="none" w:sz="0" w:space="0" w:color="auto"/>
      </w:divBdr>
      <w:divsChild>
        <w:div w:id="1630623379">
          <w:marLeft w:val="0"/>
          <w:marRight w:val="0"/>
          <w:marTop w:val="0"/>
          <w:marBottom w:val="0"/>
          <w:divBdr>
            <w:top w:val="none" w:sz="0" w:space="0" w:color="auto"/>
            <w:left w:val="none" w:sz="0" w:space="0" w:color="auto"/>
            <w:bottom w:val="none" w:sz="0" w:space="0" w:color="auto"/>
            <w:right w:val="none" w:sz="0" w:space="0" w:color="auto"/>
          </w:divBdr>
          <w:divsChild>
            <w:div w:id="620965947">
              <w:marLeft w:val="0"/>
              <w:marRight w:val="0"/>
              <w:marTop w:val="0"/>
              <w:marBottom w:val="0"/>
              <w:divBdr>
                <w:top w:val="none" w:sz="0" w:space="0" w:color="auto"/>
                <w:left w:val="none" w:sz="0" w:space="0" w:color="auto"/>
                <w:bottom w:val="none" w:sz="0" w:space="0" w:color="auto"/>
                <w:right w:val="none" w:sz="0" w:space="0" w:color="auto"/>
              </w:divBdr>
            </w:div>
            <w:div w:id="1550530637">
              <w:marLeft w:val="0"/>
              <w:marRight w:val="0"/>
              <w:marTop w:val="0"/>
              <w:marBottom w:val="0"/>
              <w:divBdr>
                <w:top w:val="none" w:sz="0" w:space="0" w:color="auto"/>
                <w:left w:val="none" w:sz="0" w:space="0" w:color="auto"/>
                <w:bottom w:val="none" w:sz="0" w:space="0" w:color="auto"/>
                <w:right w:val="none" w:sz="0" w:space="0" w:color="auto"/>
              </w:divBdr>
            </w:div>
            <w:div w:id="1575315281">
              <w:marLeft w:val="0"/>
              <w:marRight w:val="0"/>
              <w:marTop w:val="0"/>
              <w:marBottom w:val="0"/>
              <w:divBdr>
                <w:top w:val="none" w:sz="0" w:space="0" w:color="auto"/>
                <w:left w:val="none" w:sz="0" w:space="0" w:color="auto"/>
                <w:bottom w:val="none" w:sz="0" w:space="0" w:color="auto"/>
                <w:right w:val="none" w:sz="0" w:space="0" w:color="auto"/>
              </w:divBdr>
            </w:div>
            <w:div w:id="186705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78909">
      <w:bodyDiv w:val="1"/>
      <w:marLeft w:val="0"/>
      <w:marRight w:val="0"/>
      <w:marTop w:val="0"/>
      <w:marBottom w:val="0"/>
      <w:divBdr>
        <w:top w:val="none" w:sz="0" w:space="0" w:color="auto"/>
        <w:left w:val="none" w:sz="0" w:space="0" w:color="auto"/>
        <w:bottom w:val="none" w:sz="0" w:space="0" w:color="auto"/>
        <w:right w:val="none" w:sz="0" w:space="0" w:color="auto"/>
      </w:divBdr>
    </w:div>
    <w:div w:id="1588808337">
      <w:bodyDiv w:val="1"/>
      <w:marLeft w:val="0"/>
      <w:marRight w:val="0"/>
      <w:marTop w:val="0"/>
      <w:marBottom w:val="0"/>
      <w:divBdr>
        <w:top w:val="none" w:sz="0" w:space="0" w:color="auto"/>
        <w:left w:val="none" w:sz="0" w:space="0" w:color="auto"/>
        <w:bottom w:val="none" w:sz="0" w:space="0" w:color="auto"/>
        <w:right w:val="none" w:sz="0" w:space="0" w:color="auto"/>
      </w:divBdr>
      <w:divsChild>
        <w:div w:id="869100090">
          <w:marLeft w:val="0"/>
          <w:marRight w:val="0"/>
          <w:marTop w:val="0"/>
          <w:marBottom w:val="0"/>
          <w:divBdr>
            <w:top w:val="none" w:sz="0" w:space="0" w:color="auto"/>
            <w:left w:val="none" w:sz="0" w:space="0" w:color="auto"/>
            <w:bottom w:val="none" w:sz="0" w:space="0" w:color="auto"/>
            <w:right w:val="none" w:sz="0" w:space="0" w:color="auto"/>
          </w:divBdr>
        </w:div>
        <w:div w:id="912937029">
          <w:marLeft w:val="0"/>
          <w:marRight w:val="0"/>
          <w:marTop w:val="0"/>
          <w:marBottom w:val="0"/>
          <w:divBdr>
            <w:top w:val="none" w:sz="0" w:space="0" w:color="auto"/>
            <w:left w:val="none" w:sz="0" w:space="0" w:color="auto"/>
            <w:bottom w:val="none" w:sz="0" w:space="0" w:color="auto"/>
            <w:right w:val="none" w:sz="0" w:space="0" w:color="auto"/>
          </w:divBdr>
        </w:div>
        <w:div w:id="1110273780">
          <w:marLeft w:val="0"/>
          <w:marRight w:val="0"/>
          <w:marTop w:val="0"/>
          <w:marBottom w:val="0"/>
          <w:divBdr>
            <w:top w:val="none" w:sz="0" w:space="0" w:color="auto"/>
            <w:left w:val="none" w:sz="0" w:space="0" w:color="auto"/>
            <w:bottom w:val="none" w:sz="0" w:space="0" w:color="auto"/>
            <w:right w:val="none" w:sz="0" w:space="0" w:color="auto"/>
          </w:divBdr>
        </w:div>
        <w:div w:id="1120880730">
          <w:marLeft w:val="0"/>
          <w:marRight w:val="0"/>
          <w:marTop w:val="0"/>
          <w:marBottom w:val="0"/>
          <w:divBdr>
            <w:top w:val="none" w:sz="0" w:space="0" w:color="auto"/>
            <w:left w:val="none" w:sz="0" w:space="0" w:color="auto"/>
            <w:bottom w:val="none" w:sz="0" w:space="0" w:color="auto"/>
            <w:right w:val="none" w:sz="0" w:space="0" w:color="auto"/>
          </w:divBdr>
        </w:div>
        <w:div w:id="1343236871">
          <w:marLeft w:val="0"/>
          <w:marRight w:val="0"/>
          <w:marTop w:val="0"/>
          <w:marBottom w:val="0"/>
          <w:divBdr>
            <w:top w:val="none" w:sz="0" w:space="0" w:color="auto"/>
            <w:left w:val="none" w:sz="0" w:space="0" w:color="auto"/>
            <w:bottom w:val="none" w:sz="0" w:space="0" w:color="auto"/>
            <w:right w:val="none" w:sz="0" w:space="0" w:color="auto"/>
          </w:divBdr>
        </w:div>
        <w:div w:id="1560629649">
          <w:marLeft w:val="0"/>
          <w:marRight w:val="0"/>
          <w:marTop w:val="0"/>
          <w:marBottom w:val="0"/>
          <w:divBdr>
            <w:top w:val="none" w:sz="0" w:space="0" w:color="auto"/>
            <w:left w:val="none" w:sz="0" w:space="0" w:color="auto"/>
            <w:bottom w:val="none" w:sz="0" w:space="0" w:color="auto"/>
            <w:right w:val="none" w:sz="0" w:space="0" w:color="auto"/>
          </w:divBdr>
        </w:div>
        <w:div w:id="1982803233">
          <w:marLeft w:val="0"/>
          <w:marRight w:val="0"/>
          <w:marTop w:val="0"/>
          <w:marBottom w:val="0"/>
          <w:divBdr>
            <w:top w:val="none" w:sz="0" w:space="0" w:color="auto"/>
            <w:left w:val="none" w:sz="0" w:space="0" w:color="auto"/>
            <w:bottom w:val="none" w:sz="0" w:space="0" w:color="auto"/>
            <w:right w:val="none" w:sz="0" w:space="0" w:color="auto"/>
          </w:divBdr>
        </w:div>
      </w:divsChild>
    </w:div>
    <w:div w:id="1589541373">
      <w:bodyDiv w:val="1"/>
      <w:marLeft w:val="0"/>
      <w:marRight w:val="0"/>
      <w:marTop w:val="0"/>
      <w:marBottom w:val="0"/>
      <w:divBdr>
        <w:top w:val="none" w:sz="0" w:space="0" w:color="auto"/>
        <w:left w:val="none" w:sz="0" w:space="0" w:color="auto"/>
        <w:bottom w:val="none" w:sz="0" w:space="0" w:color="auto"/>
        <w:right w:val="none" w:sz="0" w:space="0" w:color="auto"/>
      </w:divBdr>
    </w:div>
    <w:div w:id="1593316378">
      <w:bodyDiv w:val="1"/>
      <w:marLeft w:val="0"/>
      <w:marRight w:val="0"/>
      <w:marTop w:val="0"/>
      <w:marBottom w:val="0"/>
      <w:divBdr>
        <w:top w:val="none" w:sz="0" w:space="0" w:color="auto"/>
        <w:left w:val="none" w:sz="0" w:space="0" w:color="auto"/>
        <w:bottom w:val="none" w:sz="0" w:space="0" w:color="auto"/>
        <w:right w:val="none" w:sz="0" w:space="0" w:color="auto"/>
      </w:divBdr>
    </w:div>
    <w:div w:id="1594128819">
      <w:bodyDiv w:val="1"/>
      <w:marLeft w:val="0"/>
      <w:marRight w:val="0"/>
      <w:marTop w:val="0"/>
      <w:marBottom w:val="0"/>
      <w:divBdr>
        <w:top w:val="none" w:sz="0" w:space="0" w:color="auto"/>
        <w:left w:val="none" w:sz="0" w:space="0" w:color="auto"/>
        <w:bottom w:val="none" w:sz="0" w:space="0" w:color="auto"/>
        <w:right w:val="none" w:sz="0" w:space="0" w:color="auto"/>
      </w:divBdr>
    </w:div>
    <w:div w:id="1594780066">
      <w:bodyDiv w:val="1"/>
      <w:marLeft w:val="0"/>
      <w:marRight w:val="0"/>
      <w:marTop w:val="0"/>
      <w:marBottom w:val="0"/>
      <w:divBdr>
        <w:top w:val="none" w:sz="0" w:space="0" w:color="auto"/>
        <w:left w:val="none" w:sz="0" w:space="0" w:color="auto"/>
        <w:bottom w:val="none" w:sz="0" w:space="0" w:color="auto"/>
        <w:right w:val="none" w:sz="0" w:space="0" w:color="auto"/>
      </w:divBdr>
    </w:div>
    <w:div w:id="1596091237">
      <w:bodyDiv w:val="1"/>
      <w:marLeft w:val="0"/>
      <w:marRight w:val="0"/>
      <w:marTop w:val="0"/>
      <w:marBottom w:val="0"/>
      <w:divBdr>
        <w:top w:val="none" w:sz="0" w:space="0" w:color="auto"/>
        <w:left w:val="none" w:sz="0" w:space="0" w:color="auto"/>
        <w:bottom w:val="none" w:sz="0" w:space="0" w:color="auto"/>
        <w:right w:val="none" w:sz="0" w:space="0" w:color="auto"/>
      </w:divBdr>
    </w:div>
    <w:div w:id="1596860738">
      <w:bodyDiv w:val="1"/>
      <w:marLeft w:val="0"/>
      <w:marRight w:val="0"/>
      <w:marTop w:val="0"/>
      <w:marBottom w:val="0"/>
      <w:divBdr>
        <w:top w:val="none" w:sz="0" w:space="0" w:color="auto"/>
        <w:left w:val="none" w:sz="0" w:space="0" w:color="auto"/>
        <w:bottom w:val="none" w:sz="0" w:space="0" w:color="auto"/>
        <w:right w:val="none" w:sz="0" w:space="0" w:color="auto"/>
      </w:divBdr>
    </w:div>
    <w:div w:id="1598707966">
      <w:bodyDiv w:val="1"/>
      <w:marLeft w:val="0"/>
      <w:marRight w:val="0"/>
      <w:marTop w:val="0"/>
      <w:marBottom w:val="0"/>
      <w:divBdr>
        <w:top w:val="none" w:sz="0" w:space="0" w:color="auto"/>
        <w:left w:val="none" w:sz="0" w:space="0" w:color="auto"/>
        <w:bottom w:val="none" w:sz="0" w:space="0" w:color="auto"/>
        <w:right w:val="none" w:sz="0" w:space="0" w:color="auto"/>
      </w:divBdr>
    </w:div>
    <w:div w:id="1607077761">
      <w:bodyDiv w:val="1"/>
      <w:marLeft w:val="0"/>
      <w:marRight w:val="0"/>
      <w:marTop w:val="0"/>
      <w:marBottom w:val="0"/>
      <w:divBdr>
        <w:top w:val="none" w:sz="0" w:space="0" w:color="auto"/>
        <w:left w:val="none" w:sz="0" w:space="0" w:color="auto"/>
        <w:bottom w:val="none" w:sz="0" w:space="0" w:color="auto"/>
        <w:right w:val="none" w:sz="0" w:space="0" w:color="auto"/>
      </w:divBdr>
    </w:div>
    <w:div w:id="1614441023">
      <w:bodyDiv w:val="1"/>
      <w:marLeft w:val="0"/>
      <w:marRight w:val="0"/>
      <w:marTop w:val="0"/>
      <w:marBottom w:val="0"/>
      <w:divBdr>
        <w:top w:val="none" w:sz="0" w:space="0" w:color="auto"/>
        <w:left w:val="none" w:sz="0" w:space="0" w:color="auto"/>
        <w:bottom w:val="none" w:sz="0" w:space="0" w:color="auto"/>
        <w:right w:val="none" w:sz="0" w:space="0" w:color="auto"/>
      </w:divBdr>
    </w:div>
    <w:div w:id="1622760416">
      <w:bodyDiv w:val="1"/>
      <w:marLeft w:val="0"/>
      <w:marRight w:val="0"/>
      <w:marTop w:val="0"/>
      <w:marBottom w:val="0"/>
      <w:divBdr>
        <w:top w:val="none" w:sz="0" w:space="0" w:color="auto"/>
        <w:left w:val="none" w:sz="0" w:space="0" w:color="auto"/>
        <w:bottom w:val="none" w:sz="0" w:space="0" w:color="auto"/>
        <w:right w:val="none" w:sz="0" w:space="0" w:color="auto"/>
      </w:divBdr>
    </w:div>
    <w:div w:id="1635404741">
      <w:bodyDiv w:val="1"/>
      <w:marLeft w:val="0"/>
      <w:marRight w:val="0"/>
      <w:marTop w:val="0"/>
      <w:marBottom w:val="0"/>
      <w:divBdr>
        <w:top w:val="none" w:sz="0" w:space="0" w:color="auto"/>
        <w:left w:val="none" w:sz="0" w:space="0" w:color="auto"/>
        <w:bottom w:val="none" w:sz="0" w:space="0" w:color="auto"/>
        <w:right w:val="none" w:sz="0" w:space="0" w:color="auto"/>
      </w:divBdr>
    </w:div>
    <w:div w:id="1639916824">
      <w:bodyDiv w:val="1"/>
      <w:marLeft w:val="0"/>
      <w:marRight w:val="0"/>
      <w:marTop w:val="0"/>
      <w:marBottom w:val="0"/>
      <w:divBdr>
        <w:top w:val="none" w:sz="0" w:space="0" w:color="auto"/>
        <w:left w:val="none" w:sz="0" w:space="0" w:color="auto"/>
        <w:bottom w:val="none" w:sz="0" w:space="0" w:color="auto"/>
        <w:right w:val="none" w:sz="0" w:space="0" w:color="auto"/>
      </w:divBdr>
    </w:div>
    <w:div w:id="1645505746">
      <w:bodyDiv w:val="1"/>
      <w:marLeft w:val="0"/>
      <w:marRight w:val="0"/>
      <w:marTop w:val="0"/>
      <w:marBottom w:val="0"/>
      <w:divBdr>
        <w:top w:val="none" w:sz="0" w:space="0" w:color="auto"/>
        <w:left w:val="none" w:sz="0" w:space="0" w:color="auto"/>
        <w:bottom w:val="none" w:sz="0" w:space="0" w:color="auto"/>
        <w:right w:val="none" w:sz="0" w:space="0" w:color="auto"/>
      </w:divBdr>
      <w:divsChild>
        <w:div w:id="169569383">
          <w:marLeft w:val="0"/>
          <w:marRight w:val="0"/>
          <w:marTop w:val="0"/>
          <w:marBottom w:val="0"/>
          <w:divBdr>
            <w:top w:val="none" w:sz="0" w:space="0" w:color="auto"/>
            <w:left w:val="none" w:sz="0" w:space="0" w:color="auto"/>
            <w:bottom w:val="none" w:sz="0" w:space="0" w:color="auto"/>
            <w:right w:val="none" w:sz="0" w:space="0" w:color="auto"/>
          </w:divBdr>
        </w:div>
        <w:div w:id="231550155">
          <w:marLeft w:val="0"/>
          <w:marRight w:val="0"/>
          <w:marTop w:val="0"/>
          <w:marBottom w:val="0"/>
          <w:divBdr>
            <w:top w:val="none" w:sz="0" w:space="0" w:color="auto"/>
            <w:left w:val="none" w:sz="0" w:space="0" w:color="auto"/>
            <w:bottom w:val="none" w:sz="0" w:space="0" w:color="auto"/>
            <w:right w:val="none" w:sz="0" w:space="0" w:color="auto"/>
          </w:divBdr>
        </w:div>
        <w:div w:id="504789303">
          <w:marLeft w:val="0"/>
          <w:marRight w:val="0"/>
          <w:marTop w:val="0"/>
          <w:marBottom w:val="0"/>
          <w:divBdr>
            <w:top w:val="none" w:sz="0" w:space="0" w:color="auto"/>
            <w:left w:val="none" w:sz="0" w:space="0" w:color="auto"/>
            <w:bottom w:val="none" w:sz="0" w:space="0" w:color="auto"/>
            <w:right w:val="none" w:sz="0" w:space="0" w:color="auto"/>
          </w:divBdr>
        </w:div>
        <w:div w:id="539558399">
          <w:marLeft w:val="0"/>
          <w:marRight w:val="0"/>
          <w:marTop w:val="0"/>
          <w:marBottom w:val="0"/>
          <w:divBdr>
            <w:top w:val="none" w:sz="0" w:space="0" w:color="auto"/>
            <w:left w:val="none" w:sz="0" w:space="0" w:color="auto"/>
            <w:bottom w:val="none" w:sz="0" w:space="0" w:color="auto"/>
            <w:right w:val="none" w:sz="0" w:space="0" w:color="auto"/>
          </w:divBdr>
        </w:div>
        <w:div w:id="1134981223">
          <w:marLeft w:val="0"/>
          <w:marRight w:val="0"/>
          <w:marTop w:val="0"/>
          <w:marBottom w:val="0"/>
          <w:divBdr>
            <w:top w:val="none" w:sz="0" w:space="0" w:color="auto"/>
            <w:left w:val="none" w:sz="0" w:space="0" w:color="auto"/>
            <w:bottom w:val="none" w:sz="0" w:space="0" w:color="auto"/>
            <w:right w:val="none" w:sz="0" w:space="0" w:color="auto"/>
          </w:divBdr>
        </w:div>
        <w:div w:id="1257593597">
          <w:marLeft w:val="0"/>
          <w:marRight w:val="0"/>
          <w:marTop w:val="0"/>
          <w:marBottom w:val="0"/>
          <w:divBdr>
            <w:top w:val="none" w:sz="0" w:space="0" w:color="auto"/>
            <w:left w:val="none" w:sz="0" w:space="0" w:color="auto"/>
            <w:bottom w:val="none" w:sz="0" w:space="0" w:color="auto"/>
            <w:right w:val="none" w:sz="0" w:space="0" w:color="auto"/>
          </w:divBdr>
        </w:div>
        <w:div w:id="1282834140">
          <w:marLeft w:val="0"/>
          <w:marRight w:val="0"/>
          <w:marTop w:val="0"/>
          <w:marBottom w:val="0"/>
          <w:divBdr>
            <w:top w:val="none" w:sz="0" w:space="0" w:color="auto"/>
            <w:left w:val="none" w:sz="0" w:space="0" w:color="auto"/>
            <w:bottom w:val="none" w:sz="0" w:space="0" w:color="auto"/>
            <w:right w:val="none" w:sz="0" w:space="0" w:color="auto"/>
          </w:divBdr>
        </w:div>
        <w:div w:id="1448040430">
          <w:marLeft w:val="0"/>
          <w:marRight w:val="0"/>
          <w:marTop w:val="0"/>
          <w:marBottom w:val="0"/>
          <w:divBdr>
            <w:top w:val="none" w:sz="0" w:space="0" w:color="auto"/>
            <w:left w:val="none" w:sz="0" w:space="0" w:color="auto"/>
            <w:bottom w:val="none" w:sz="0" w:space="0" w:color="auto"/>
            <w:right w:val="none" w:sz="0" w:space="0" w:color="auto"/>
          </w:divBdr>
        </w:div>
        <w:div w:id="1620837837">
          <w:marLeft w:val="0"/>
          <w:marRight w:val="0"/>
          <w:marTop w:val="0"/>
          <w:marBottom w:val="0"/>
          <w:divBdr>
            <w:top w:val="none" w:sz="0" w:space="0" w:color="auto"/>
            <w:left w:val="none" w:sz="0" w:space="0" w:color="auto"/>
            <w:bottom w:val="none" w:sz="0" w:space="0" w:color="auto"/>
            <w:right w:val="none" w:sz="0" w:space="0" w:color="auto"/>
          </w:divBdr>
        </w:div>
        <w:div w:id="1708139563">
          <w:marLeft w:val="0"/>
          <w:marRight w:val="0"/>
          <w:marTop w:val="0"/>
          <w:marBottom w:val="0"/>
          <w:divBdr>
            <w:top w:val="none" w:sz="0" w:space="0" w:color="auto"/>
            <w:left w:val="none" w:sz="0" w:space="0" w:color="auto"/>
            <w:bottom w:val="none" w:sz="0" w:space="0" w:color="auto"/>
            <w:right w:val="none" w:sz="0" w:space="0" w:color="auto"/>
          </w:divBdr>
        </w:div>
      </w:divsChild>
    </w:div>
    <w:div w:id="1651865628">
      <w:bodyDiv w:val="1"/>
      <w:marLeft w:val="0"/>
      <w:marRight w:val="0"/>
      <w:marTop w:val="0"/>
      <w:marBottom w:val="0"/>
      <w:divBdr>
        <w:top w:val="none" w:sz="0" w:space="0" w:color="auto"/>
        <w:left w:val="none" w:sz="0" w:space="0" w:color="auto"/>
        <w:bottom w:val="none" w:sz="0" w:space="0" w:color="auto"/>
        <w:right w:val="none" w:sz="0" w:space="0" w:color="auto"/>
      </w:divBdr>
      <w:divsChild>
        <w:div w:id="1770006159">
          <w:marLeft w:val="0"/>
          <w:marRight w:val="0"/>
          <w:marTop w:val="0"/>
          <w:marBottom w:val="0"/>
          <w:divBdr>
            <w:top w:val="none" w:sz="0" w:space="0" w:color="auto"/>
            <w:left w:val="none" w:sz="0" w:space="0" w:color="auto"/>
            <w:bottom w:val="none" w:sz="0" w:space="0" w:color="auto"/>
            <w:right w:val="none" w:sz="0" w:space="0" w:color="auto"/>
          </w:divBdr>
          <w:divsChild>
            <w:div w:id="75398715">
              <w:marLeft w:val="0"/>
              <w:marRight w:val="0"/>
              <w:marTop w:val="0"/>
              <w:marBottom w:val="0"/>
              <w:divBdr>
                <w:top w:val="none" w:sz="0" w:space="0" w:color="auto"/>
                <w:left w:val="none" w:sz="0" w:space="0" w:color="auto"/>
                <w:bottom w:val="none" w:sz="0" w:space="0" w:color="auto"/>
                <w:right w:val="none" w:sz="0" w:space="0" w:color="auto"/>
              </w:divBdr>
            </w:div>
            <w:div w:id="98448531">
              <w:marLeft w:val="0"/>
              <w:marRight w:val="0"/>
              <w:marTop w:val="0"/>
              <w:marBottom w:val="0"/>
              <w:divBdr>
                <w:top w:val="none" w:sz="0" w:space="0" w:color="auto"/>
                <w:left w:val="none" w:sz="0" w:space="0" w:color="auto"/>
                <w:bottom w:val="none" w:sz="0" w:space="0" w:color="auto"/>
                <w:right w:val="none" w:sz="0" w:space="0" w:color="auto"/>
              </w:divBdr>
            </w:div>
            <w:div w:id="196436750">
              <w:marLeft w:val="0"/>
              <w:marRight w:val="0"/>
              <w:marTop w:val="0"/>
              <w:marBottom w:val="0"/>
              <w:divBdr>
                <w:top w:val="none" w:sz="0" w:space="0" w:color="auto"/>
                <w:left w:val="none" w:sz="0" w:space="0" w:color="auto"/>
                <w:bottom w:val="none" w:sz="0" w:space="0" w:color="auto"/>
                <w:right w:val="none" w:sz="0" w:space="0" w:color="auto"/>
              </w:divBdr>
            </w:div>
            <w:div w:id="307251671">
              <w:marLeft w:val="0"/>
              <w:marRight w:val="0"/>
              <w:marTop w:val="0"/>
              <w:marBottom w:val="0"/>
              <w:divBdr>
                <w:top w:val="none" w:sz="0" w:space="0" w:color="auto"/>
                <w:left w:val="none" w:sz="0" w:space="0" w:color="auto"/>
                <w:bottom w:val="none" w:sz="0" w:space="0" w:color="auto"/>
                <w:right w:val="none" w:sz="0" w:space="0" w:color="auto"/>
              </w:divBdr>
            </w:div>
            <w:div w:id="777722071">
              <w:marLeft w:val="0"/>
              <w:marRight w:val="0"/>
              <w:marTop w:val="0"/>
              <w:marBottom w:val="0"/>
              <w:divBdr>
                <w:top w:val="none" w:sz="0" w:space="0" w:color="auto"/>
                <w:left w:val="none" w:sz="0" w:space="0" w:color="auto"/>
                <w:bottom w:val="none" w:sz="0" w:space="0" w:color="auto"/>
                <w:right w:val="none" w:sz="0" w:space="0" w:color="auto"/>
              </w:divBdr>
            </w:div>
            <w:div w:id="896210747">
              <w:marLeft w:val="0"/>
              <w:marRight w:val="0"/>
              <w:marTop w:val="0"/>
              <w:marBottom w:val="0"/>
              <w:divBdr>
                <w:top w:val="none" w:sz="0" w:space="0" w:color="auto"/>
                <w:left w:val="none" w:sz="0" w:space="0" w:color="auto"/>
                <w:bottom w:val="none" w:sz="0" w:space="0" w:color="auto"/>
                <w:right w:val="none" w:sz="0" w:space="0" w:color="auto"/>
              </w:divBdr>
            </w:div>
            <w:div w:id="1083449300">
              <w:marLeft w:val="0"/>
              <w:marRight w:val="0"/>
              <w:marTop w:val="0"/>
              <w:marBottom w:val="0"/>
              <w:divBdr>
                <w:top w:val="none" w:sz="0" w:space="0" w:color="auto"/>
                <w:left w:val="none" w:sz="0" w:space="0" w:color="auto"/>
                <w:bottom w:val="none" w:sz="0" w:space="0" w:color="auto"/>
                <w:right w:val="none" w:sz="0" w:space="0" w:color="auto"/>
              </w:divBdr>
            </w:div>
            <w:div w:id="1228881712">
              <w:marLeft w:val="0"/>
              <w:marRight w:val="0"/>
              <w:marTop w:val="0"/>
              <w:marBottom w:val="0"/>
              <w:divBdr>
                <w:top w:val="none" w:sz="0" w:space="0" w:color="auto"/>
                <w:left w:val="none" w:sz="0" w:space="0" w:color="auto"/>
                <w:bottom w:val="none" w:sz="0" w:space="0" w:color="auto"/>
                <w:right w:val="none" w:sz="0" w:space="0" w:color="auto"/>
              </w:divBdr>
            </w:div>
            <w:div w:id="1304044839">
              <w:marLeft w:val="0"/>
              <w:marRight w:val="0"/>
              <w:marTop w:val="0"/>
              <w:marBottom w:val="0"/>
              <w:divBdr>
                <w:top w:val="none" w:sz="0" w:space="0" w:color="auto"/>
                <w:left w:val="none" w:sz="0" w:space="0" w:color="auto"/>
                <w:bottom w:val="none" w:sz="0" w:space="0" w:color="auto"/>
                <w:right w:val="none" w:sz="0" w:space="0" w:color="auto"/>
              </w:divBdr>
            </w:div>
            <w:div w:id="1926104922">
              <w:marLeft w:val="0"/>
              <w:marRight w:val="0"/>
              <w:marTop w:val="0"/>
              <w:marBottom w:val="0"/>
              <w:divBdr>
                <w:top w:val="none" w:sz="0" w:space="0" w:color="auto"/>
                <w:left w:val="none" w:sz="0" w:space="0" w:color="auto"/>
                <w:bottom w:val="none" w:sz="0" w:space="0" w:color="auto"/>
                <w:right w:val="none" w:sz="0" w:space="0" w:color="auto"/>
              </w:divBdr>
            </w:div>
            <w:div w:id="207673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94973">
      <w:bodyDiv w:val="1"/>
      <w:marLeft w:val="0"/>
      <w:marRight w:val="0"/>
      <w:marTop w:val="0"/>
      <w:marBottom w:val="0"/>
      <w:divBdr>
        <w:top w:val="none" w:sz="0" w:space="0" w:color="auto"/>
        <w:left w:val="none" w:sz="0" w:space="0" w:color="auto"/>
        <w:bottom w:val="none" w:sz="0" w:space="0" w:color="auto"/>
        <w:right w:val="none" w:sz="0" w:space="0" w:color="auto"/>
      </w:divBdr>
    </w:div>
    <w:div w:id="1661545894">
      <w:bodyDiv w:val="1"/>
      <w:marLeft w:val="0"/>
      <w:marRight w:val="0"/>
      <w:marTop w:val="0"/>
      <w:marBottom w:val="0"/>
      <w:divBdr>
        <w:top w:val="none" w:sz="0" w:space="0" w:color="auto"/>
        <w:left w:val="none" w:sz="0" w:space="0" w:color="auto"/>
        <w:bottom w:val="none" w:sz="0" w:space="0" w:color="auto"/>
        <w:right w:val="none" w:sz="0" w:space="0" w:color="auto"/>
      </w:divBdr>
    </w:div>
    <w:div w:id="1661611901">
      <w:bodyDiv w:val="1"/>
      <w:marLeft w:val="0"/>
      <w:marRight w:val="0"/>
      <w:marTop w:val="0"/>
      <w:marBottom w:val="0"/>
      <w:divBdr>
        <w:top w:val="none" w:sz="0" w:space="0" w:color="auto"/>
        <w:left w:val="none" w:sz="0" w:space="0" w:color="auto"/>
        <w:bottom w:val="none" w:sz="0" w:space="0" w:color="auto"/>
        <w:right w:val="none" w:sz="0" w:space="0" w:color="auto"/>
      </w:divBdr>
    </w:div>
    <w:div w:id="1662002212">
      <w:bodyDiv w:val="1"/>
      <w:marLeft w:val="0"/>
      <w:marRight w:val="0"/>
      <w:marTop w:val="0"/>
      <w:marBottom w:val="0"/>
      <w:divBdr>
        <w:top w:val="none" w:sz="0" w:space="0" w:color="auto"/>
        <w:left w:val="none" w:sz="0" w:space="0" w:color="auto"/>
        <w:bottom w:val="none" w:sz="0" w:space="0" w:color="auto"/>
        <w:right w:val="none" w:sz="0" w:space="0" w:color="auto"/>
      </w:divBdr>
    </w:div>
    <w:div w:id="1663269065">
      <w:bodyDiv w:val="1"/>
      <w:marLeft w:val="0"/>
      <w:marRight w:val="0"/>
      <w:marTop w:val="0"/>
      <w:marBottom w:val="0"/>
      <w:divBdr>
        <w:top w:val="none" w:sz="0" w:space="0" w:color="auto"/>
        <w:left w:val="none" w:sz="0" w:space="0" w:color="auto"/>
        <w:bottom w:val="none" w:sz="0" w:space="0" w:color="auto"/>
        <w:right w:val="none" w:sz="0" w:space="0" w:color="auto"/>
      </w:divBdr>
    </w:div>
    <w:div w:id="1682850010">
      <w:bodyDiv w:val="1"/>
      <w:marLeft w:val="0"/>
      <w:marRight w:val="0"/>
      <w:marTop w:val="0"/>
      <w:marBottom w:val="0"/>
      <w:divBdr>
        <w:top w:val="none" w:sz="0" w:space="0" w:color="auto"/>
        <w:left w:val="none" w:sz="0" w:space="0" w:color="auto"/>
        <w:bottom w:val="none" w:sz="0" w:space="0" w:color="auto"/>
        <w:right w:val="none" w:sz="0" w:space="0" w:color="auto"/>
      </w:divBdr>
    </w:div>
    <w:div w:id="1687632725">
      <w:bodyDiv w:val="1"/>
      <w:marLeft w:val="0"/>
      <w:marRight w:val="0"/>
      <w:marTop w:val="0"/>
      <w:marBottom w:val="0"/>
      <w:divBdr>
        <w:top w:val="none" w:sz="0" w:space="0" w:color="auto"/>
        <w:left w:val="none" w:sz="0" w:space="0" w:color="auto"/>
        <w:bottom w:val="none" w:sz="0" w:space="0" w:color="auto"/>
        <w:right w:val="none" w:sz="0" w:space="0" w:color="auto"/>
      </w:divBdr>
    </w:div>
    <w:div w:id="1693145926">
      <w:bodyDiv w:val="1"/>
      <w:marLeft w:val="0"/>
      <w:marRight w:val="0"/>
      <w:marTop w:val="0"/>
      <w:marBottom w:val="0"/>
      <w:divBdr>
        <w:top w:val="none" w:sz="0" w:space="0" w:color="auto"/>
        <w:left w:val="none" w:sz="0" w:space="0" w:color="auto"/>
        <w:bottom w:val="none" w:sz="0" w:space="0" w:color="auto"/>
        <w:right w:val="none" w:sz="0" w:space="0" w:color="auto"/>
      </w:divBdr>
    </w:div>
    <w:div w:id="1693342160">
      <w:bodyDiv w:val="1"/>
      <w:marLeft w:val="0"/>
      <w:marRight w:val="0"/>
      <w:marTop w:val="0"/>
      <w:marBottom w:val="0"/>
      <w:divBdr>
        <w:top w:val="none" w:sz="0" w:space="0" w:color="auto"/>
        <w:left w:val="none" w:sz="0" w:space="0" w:color="auto"/>
        <w:bottom w:val="none" w:sz="0" w:space="0" w:color="auto"/>
        <w:right w:val="none" w:sz="0" w:space="0" w:color="auto"/>
      </w:divBdr>
    </w:div>
    <w:div w:id="1695644335">
      <w:bodyDiv w:val="1"/>
      <w:marLeft w:val="0"/>
      <w:marRight w:val="0"/>
      <w:marTop w:val="0"/>
      <w:marBottom w:val="0"/>
      <w:divBdr>
        <w:top w:val="none" w:sz="0" w:space="0" w:color="auto"/>
        <w:left w:val="none" w:sz="0" w:space="0" w:color="auto"/>
        <w:bottom w:val="none" w:sz="0" w:space="0" w:color="auto"/>
        <w:right w:val="none" w:sz="0" w:space="0" w:color="auto"/>
      </w:divBdr>
    </w:div>
    <w:div w:id="1697464960">
      <w:bodyDiv w:val="1"/>
      <w:marLeft w:val="0"/>
      <w:marRight w:val="0"/>
      <w:marTop w:val="0"/>
      <w:marBottom w:val="0"/>
      <w:divBdr>
        <w:top w:val="none" w:sz="0" w:space="0" w:color="auto"/>
        <w:left w:val="none" w:sz="0" w:space="0" w:color="auto"/>
        <w:bottom w:val="none" w:sz="0" w:space="0" w:color="auto"/>
        <w:right w:val="none" w:sz="0" w:space="0" w:color="auto"/>
      </w:divBdr>
    </w:div>
    <w:div w:id="1700279939">
      <w:bodyDiv w:val="1"/>
      <w:marLeft w:val="0"/>
      <w:marRight w:val="0"/>
      <w:marTop w:val="0"/>
      <w:marBottom w:val="0"/>
      <w:divBdr>
        <w:top w:val="none" w:sz="0" w:space="0" w:color="auto"/>
        <w:left w:val="none" w:sz="0" w:space="0" w:color="auto"/>
        <w:bottom w:val="none" w:sz="0" w:space="0" w:color="auto"/>
        <w:right w:val="none" w:sz="0" w:space="0" w:color="auto"/>
      </w:divBdr>
      <w:divsChild>
        <w:div w:id="117116268">
          <w:marLeft w:val="0"/>
          <w:marRight w:val="0"/>
          <w:marTop w:val="0"/>
          <w:marBottom w:val="0"/>
          <w:divBdr>
            <w:top w:val="none" w:sz="0" w:space="0" w:color="auto"/>
            <w:left w:val="none" w:sz="0" w:space="0" w:color="auto"/>
            <w:bottom w:val="none" w:sz="0" w:space="0" w:color="auto"/>
            <w:right w:val="none" w:sz="0" w:space="0" w:color="auto"/>
          </w:divBdr>
          <w:divsChild>
            <w:div w:id="92828426">
              <w:marLeft w:val="0"/>
              <w:marRight w:val="0"/>
              <w:marTop w:val="0"/>
              <w:marBottom w:val="0"/>
              <w:divBdr>
                <w:top w:val="none" w:sz="0" w:space="0" w:color="auto"/>
                <w:left w:val="none" w:sz="0" w:space="0" w:color="auto"/>
                <w:bottom w:val="none" w:sz="0" w:space="0" w:color="auto"/>
                <w:right w:val="none" w:sz="0" w:space="0" w:color="auto"/>
              </w:divBdr>
            </w:div>
            <w:div w:id="283387879">
              <w:marLeft w:val="0"/>
              <w:marRight w:val="0"/>
              <w:marTop w:val="0"/>
              <w:marBottom w:val="0"/>
              <w:divBdr>
                <w:top w:val="none" w:sz="0" w:space="0" w:color="auto"/>
                <w:left w:val="none" w:sz="0" w:space="0" w:color="auto"/>
                <w:bottom w:val="none" w:sz="0" w:space="0" w:color="auto"/>
                <w:right w:val="none" w:sz="0" w:space="0" w:color="auto"/>
              </w:divBdr>
            </w:div>
            <w:div w:id="501627503">
              <w:marLeft w:val="0"/>
              <w:marRight w:val="0"/>
              <w:marTop w:val="0"/>
              <w:marBottom w:val="0"/>
              <w:divBdr>
                <w:top w:val="none" w:sz="0" w:space="0" w:color="auto"/>
                <w:left w:val="none" w:sz="0" w:space="0" w:color="auto"/>
                <w:bottom w:val="none" w:sz="0" w:space="0" w:color="auto"/>
                <w:right w:val="none" w:sz="0" w:space="0" w:color="auto"/>
              </w:divBdr>
            </w:div>
            <w:div w:id="675426823">
              <w:marLeft w:val="0"/>
              <w:marRight w:val="0"/>
              <w:marTop w:val="0"/>
              <w:marBottom w:val="0"/>
              <w:divBdr>
                <w:top w:val="none" w:sz="0" w:space="0" w:color="auto"/>
                <w:left w:val="none" w:sz="0" w:space="0" w:color="auto"/>
                <w:bottom w:val="none" w:sz="0" w:space="0" w:color="auto"/>
                <w:right w:val="none" w:sz="0" w:space="0" w:color="auto"/>
              </w:divBdr>
            </w:div>
            <w:div w:id="704795948">
              <w:marLeft w:val="0"/>
              <w:marRight w:val="0"/>
              <w:marTop w:val="0"/>
              <w:marBottom w:val="0"/>
              <w:divBdr>
                <w:top w:val="none" w:sz="0" w:space="0" w:color="auto"/>
                <w:left w:val="none" w:sz="0" w:space="0" w:color="auto"/>
                <w:bottom w:val="none" w:sz="0" w:space="0" w:color="auto"/>
                <w:right w:val="none" w:sz="0" w:space="0" w:color="auto"/>
              </w:divBdr>
            </w:div>
            <w:div w:id="793449917">
              <w:marLeft w:val="0"/>
              <w:marRight w:val="0"/>
              <w:marTop w:val="0"/>
              <w:marBottom w:val="0"/>
              <w:divBdr>
                <w:top w:val="none" w:sz="0" w:space="0" w:color="auto"/>
                <w:left w:val="none" w:sz="0" w:space="0" w:color="auto"/>
                <w:bottom w:val="none" w:sz="0" w:space="0" w:color="auto"/>
                <w:right w:val="none" w:sz="0" w:space="0" w:color="auto"/>
              </w:divBdr>
            </w:div>
            <w:div w:id="990058730">
              <w:marLeft w:val="0"/>
              <w:marRight w:val="0"/>
              <w:marTop w:val="0"/>
              <w:marBottom w:val="0"/>
              <w:divBdr>
                <w:top w:val="none" w:sz="0" w:space="0" w:color="auto"/>
                <w:left w:val="none" w:sz="0" w:space="0" w:color="auto"/>
                <w:bottom w:val="none" w:sz="0" w:space="0" w:color="auto"/>
                <w:right w:val="none" w:sz="0" w:space="0" w:color="auto"/>
              </w:divBdr>
            </w:div>
            <w:div w:id="1246575531">
              <w:marLeft w:val="0"/>
              <w:marRight w:val="0"/>
              <w:marTop w:val="0"/>
              <w:marBottom w:val="0"/>
              <w:divBdr>
                <w:top w:val="none" w:sz="0" w:space="0" w:color="auto"/>
                <w:left w:val="none" w:sz="0" w:space="0" w:color="auto"/>
                <w:bottom w:val="none" w:sz="0" w:space="0" w:color="auto"/>
                <w:right w:val="none" w:sz="0" w:space="0" w:color="auto"/>
              </w:divBdr>
            </w:div>
            <w:div w:id="1261571610">
              <w:marLeft w:val="0"/>
              <w:marRight w:val="0"/>
              <w:marTop w:val="0"/>
              <w:marBottom w:val="0"/>
              <w:divBdr>
                <w:top w:val="none" w:sz="0" w:space="0" w:color="auto"/>
                <w:left w:val="none" w:sz="0" w:space="0" w:color="auto"/>
                <w:bottom w:val="none" w:sz="0" w:space="0" w:color="auto"/>
                <w:right w:val="none" w:sz="0" w:space="0" w:color="auto"/>
              </w:divBdr>
            </w:div>
            <w:div w:id="1282225435">
              <w:marLeft w:val="0"/>
              <w:marRight w:val="0"/>
              <w:marTop w:val="0"/>
              <w:marBottom w:val="0"/>
              <w:divBdr>
                <w:top w:val="none" w:sz="0" w:space="0" w:color="auto"/>
                <w:left w:val="none" w:sz="0" w:space="0" w:color="auto"/>
                <w:bottom w:val="none" w:sz="0" w:space="0" w:color="auto"/>
                <w:right w:val="none" w:sz="0" w:space="0" w:color="auto"/>
              </w:divBdr>
            </w:div>
            <w:div w:id="1374892170">
              <w:marLeft w:val="0"/>
              <w:marRight w:val="0"/>
              <w:marTop w:val="0"/>
              <w:marBottom w:val="0"/>
              <w:divBdr>
                <w:top w:val="none" w:sz="0" w:space="0" w:color="auto"/>
                <w:left w:val="none" w:sz="0" w:space="0" w:color="auto"/>
                <w:bottom w:val="none" w:sz="0" w:space="0" w:color="auto"/>
                <w:right w:val="none" w:sz="0" w:space="0" w:color="auto"/>
              </w:divBdr>
            </w:div>
            <w:div w:id="1469283279">
              <w:marLeft w:val="0"/>
              <w:marRight w:val="0"/>
              <w:marTop w:val="0"/>
              <w:marBottom w:val="0"/>
              <w:divBdr>
                <w:top w:val="none" w:sz="0" w:space="0" w:color="auto"/>
                <w:left w:val="none" w:sz="0" w:space="0" w:color="auto"/>
                <w:bottom w:val="none" w:sz="0" w:space="0" w:color="auto"/>
                <w:right w:val="none" w:sz="0" w:space="0" w:color="auto"/>
              </w:divBdr>
            </w:div>
            <w:div w:id="1495605883">
              <w:marLeft w:val="0"/>
              <w:marRight w:val="0"/>
              <w:marTop w:val="0"/>
              <w:marBottom w:val="0"/>
              <w:divBdr>
                <w:top w:val="none" w:sz="0" w:space="0" w:color="auto"/>
                <w:left w:val="none" w:sz="0" w:space="0" w:color="auto"/>
                <w:bottom w:val="none" w:sz="0" w:space="0" w:color="auto"/>
                <w:right w:val="none" w:sz="0" w:space="0" w:color="auto"/>
              </w:divBdr>
            </w:div>
            <w:div w:id="1578325302">
              <w:marLeft w:val="0"/>
              <w:marRight w:val="0"/>
              <w:marTop w:val="0"/>
              <w:marBottom w:val="0"/>
              <w:divBdr>
                <w:top w:val="none" w:sz="0" w:space="0" w:color="auto"/>
                <w:left w:val="none" w:sz="0" w:space="0" w:color="auto"/>
                <w:bottom w:val="none" w:sz="0" w:space="0" w:color="auto"/>
                <w:right w:val="none" w:sz="0" w:space="0" w:color="auto"/>
              </w:divBdr>
            </w:div>
            <w:div w:id="1703357049">
              <w:marLeft w:val="0"/>
              <w:marRight w:val="0"/>
              <w:marTop w:val="0"/>
              <w:marBottom w:val="0"/>
              <w:divBdr>
                <w:top w:val="none" w:sz="0" w:space="0" w:color="auto"/>
                <w:left w:val="none" w:sz="0" w:space="0" w:color="auto"/>
                <w:bottom w:val="none" w:sz="0" w:space="0" w:color="auto"/>
                <w:right w:val="none" w:sz="0" w:space="0" w:color="auto"/>
              </w:divBdr>
            </w:div>
            <w:div w:id="1725564734">
              <w:marLeft w:val="0"/>
              <w:marRight w:val="0"/>
              <w:marTop w:val="0"/>
              <w:marBottom w:val="0"/>
              <w:divBdr>
                <w:top w:val="none" w:sz="0" w:space="0" w:color="auto"/>
                <w:left w:val="none" w:sz="0" w:space="0" w:color="auto"/>
                <w:bottom w:val="none" w:sz="0" w:space="0" w:color="auto"/>
                <w:right w:val="none" w:sz="0" w:space="0" w:color="auto"/>
              </w:divBdr>
            </w:div>
            <w:div w:id="1730153535">
              <w:marLeft w:val="0"/>
              <w:marRight w:val="0"/>
              <w:marTop w:val="0"/>
              <w:marBottom w:val="0"/>
              <w:divBdr>
                <w:top w:val="none" w:sz="0" w:space="0" w:color="auto"/>
                <w:left w:val="none" w:sz="0" w:space="0" w:color="auto"/>
                <w:bottom w:val="none" w:sz="0" w:space="0" w:color="auto"/>
                <w:right w:val="none" w:sz="0" w:space="0" w:color="auto"/>
              </w:divBdr>
            </w:div>
            <w:div w:id="205746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38759">
      <w:bodyDiv w:val="1"/>
      <w:marLeft w:val="0"/>
      <w:marRight w:val="0"/>
      <w:marTop w:val="0"/>
      <w:marBottom w:val="0"/>
      <w:divBdr>
        <w:top w:val="none" w:sz="0" w:space="0" w:color="auto"/>
        <w:left w:val="none" w:sz="0" w:space="0" w:color="auto"/>
        <w:bottom w:val="none" w:sz="0" w:space="0" w:color="auto"/>
        <w:right w:val="none" w:sz="0" w:space="0" w:color="auto"/>
      </w:divBdr>
    </w:div>
    <w:div w:id="1717312862">
      <w:bodyDiv w:val="1"/>
      <w:marLeft w:val="0"/>
      <w:marRight w:val="0"/>
      <w:marTop w:val="0"/>
      <w:marBottom w:val="0"/>
      <w:divBdr>
        <w:top w:val="none" w:sz="0" w:space="0" w:color="auto"/>
        <w:left w:val="none" w:sz="0" w:space="0" w:color="auto"/>
        <w:bottom w:val="none" w:sz="0" w:space="0" w:color="auto"/>
        <w:right w:val="none" w:sz="0" w:space="0" w:color="auto"/>
      </w:divBdr>
    </w:div>
    <w:div w:id="1720278584">
      <w:bodyDiv w:val="1"/>
      <w:marLeft w:val="0"/>
      <w:marRight w:val="0"/>
      <w:marTop w:val="0"/>
      <w:marBottom w:val="0"/>
      <w:divBdr>
        <w:top w:val="none" w:sz="0" w:space="0" w:color="auto"/>
        <w:left w:val="none" w:sz="0" w:space="0" w:color="auto"/>
        <w:bottom w:val="none" w:sz="0" w:space="0" w:color="auto"/>
        <w:right w:val="none" w:sz="0" w:space="0" w:color="auto"/>
      </w:divBdr>
    </w:div>
    <w:div w:id="1720667105">
      <w:bodyDiv w:val="1"/>
      <w:marLeft w:val="0"/>
      <w:marRight w:val="0"/>
      <w:marTop w:val="0"/>
      <w:marBottom w:val="0"/>
      <w:divBdr>
        <w:top w:val="none" w:sz="0" w:space="0" w:color="auto"/>
        <w:left w:val="none" w:sz="0" w:space="0" w:color="auto"/>
        <w:bottom w:val="none" w:sz="0" w:space="0" w:color="auto"/>
        <w:right w:val="none" w:sz="0" w:space="0" w:color="auto"/>
      </w:divBdr>
      <w:divsChild>
        <w:div w:id="1999923340">
          <w:marLeft w:val="0"/>
          <w:marRight w:val="0"/>
          <w:marTop w:val="0"/>
          <w:marBottom w:val="0"/>
          <w:divBdr>
            <w:top w:val="none" w:sz="0" w:space="0" w:color="auto"/>
            <w:left w:val="none" w:sz="0" w:space="0" w:color="auto"/>
            <w:bottom w:val="none" w:sz="0" w:space="0" w:color="auto"/>
            <w:right w:val="none" w:sz="0" w:space="0" w:color="auto"/>
          </w:divBdr>
          <w:divsChild>
            <w:div w:id="1203322620">
              <w:marLeft w:val="0"/>
              <w:marRight w:val="0"/>
              <w:marTop w:val="0"/>
              <w:marBottom w:val="0"/>
              <w:divBdr>
                <w:top w:val="none" w:sz="0" w:space="0" w:color="auto"/>
                <w:left w:val="none" w:sz="0" w:space="0" w:color="auto"/>
                <w:bottom w:val="none" w:sz="0" w:space="0" w:color="auto"/>
                <w:right w:val="none" w:sz="0" w:space="0" w:color="auto"/>
              </w:divBdr>
            </w:div>
            <w:div w:id="1210260198">
              <w:marLeft w:val="0"/>
              <w:marRight w:val="0"/>
              <w:marTop w:val="0"/>
              <w:marBottom w:val="0"/>
              <w:divBdr>
                <w:top w:val="none" w:sz="0" w:space="0" w:color="auto"/>
                <w:left w:val="none" w:sz="0" w:space="0" w:color="auto"/>
                <w:bottom w:val="none" w:sz="0" w:space="0" w:color="auto"/>
                <w:right w:val="none" w:sz="0" w:space="0" w:color="auto"/>
              </w:divBdr>
            </w:div>
            <w:div w:id="1723018536">
              <w:marLeft w:val="0"/>
              <w:marRight w:val="0"/>
              <w:marTop w:val="0"/>
              <w:marBottom w:val="0"/>
              <w:divBdr>
                <w:top w:val="none" w:sz="0" w:space="0" w:color="auto"/>
                <w:left w:val="none" w:sz="0" w:space="0" w:color="auto"/>
                <w:bottom w:val="none" w:sz="0" w:space="0" w:color="auto"/>
                <w:right w:val="none" w:sz="0" w:space="0" w:color="auto"/>
              </w:divBdr>
            </w:div>
            <w:div w:id="200273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13318">
      <w:bodyDiv w:val="1"/>
      <w:marLeft w:val="0"/>
      <w:marRight w:val="0"/>
      <w:marTop w:val="0"/>
      <w:marBottom w:val="0"/>
      <w:divBdr>
        <w:top w:val="none" w:sz="0" w:space="0" w:color="auto"/>
        <w:left w:val="none" w:sz="0" w:space="0" w:color="auto"/>
        <w:bottom w:val="none" w:sz="0" w:space="0" w:color="auto"/>
        <w:right w:val="none" w:sz="0" w:space="0" w:color="auto"/>
      </w:divBdr>
      <w:divsChild>
        <w:div w:id="1870752581">
          <w:marLeft w:val="0"/>
          <w:marRight w:val="0"/>
          <w:marTop w:val="0"/>
          <w:marBottom w:val="0"/>
          <w:divBdr>
            <w:top w:val="none" w:sz="0" w:space="0" w:color="auto"/>
            <w:left w:val="none" w:sz="0" w:space="0" w:color="auto"/>
            <w:bottom w:val="none" w:sz="0" w:space="0" w:color="auto"/>
            <w:right w:val="none" w:sz="0" w:space="0" w:color="auto"/>
          </w:divBdr>
          <w:divsChild>
            <w:div w:id="1155759379">
              <w:marLeft w:val="0"/>
              <w:marRight w:val="0"/>
              <w:marTop w:val="0"/>
              <w:marBottom w:val="0"/>
              <w:divBdr>
                <w:top w:val="none" w:sz="0" w:space="0" w:color="auto"/>
                <w:left w:val="none" w:sz="0" w:space="0" w:color="auto"/>
                <w:bottom w:val="none" w:sz="0" w:space="0" w:color="auto"/>
                <w:right w:val="none" w:sz="0" w:space="0" w:color="auto"/>
              </w:divBdr>
            </w:div>
            <w:div w:id="1472358396">
              <w:marLeft w:val="0"/>
              <w:marRight w:val="0"/>
              <w:marTop w:val="0"/>
              <w:marBottom w:val="0"/>
              <w:divBdr>
                <w:top w:val="none" w:sz="0" w:space="0" w:color="auto"/>
                <w:left w:val="none" w:sz="0" w:space="0" w:color="auto"/>
                <w:bottom w:val="none" w:sz="0" w:space="0" w:color="auto"/>
                <w:right w:val="none" w:sz="0" w:space="0" w:color="auto"/>
              </w:divBdr>
            </w:div>
            <w:div w:id="1656299475">
              <w:marLeft w:val="0"/>
              <w:marRight w:val="0"/>
              <w:marTop w:val="0"/>
              <w:marBottom w:val="0"/>
              <w:divBdr>
                <w:top w:val="none" w:sz="0" w:space="0" w:color="auto"/>
                <w:left w:val="none" w:sz="0" w:space="0" w:color="auto"/>
                <w:bottom w:val="none" w:sz="0" w:space="0" w:color="auto"/>
                <w:right w:val="none" w:sz="0" w:space="0" w:color="auto"/>
              </w:divBdr>
            </w:div>
            <w:div w:id="169950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556557">
      <w:bodyDiv w:val="1"/>
      <w:marLeft w:val="0"/>
      <w:marRight w:val="0"/>
      <w:marTop w:val="0"/>
      <w:marBottom w:val="0"/>
      <w:divBdr>
        <w:top w:val="none" w:sz="0" w:space="0" w:color="auto"/>
        <w:left w:val="none" w:sz="0" w:space="0" w:color="auto"/>
        <w:bottom w:val="none" w:sz="0" w:space="0" w:color="auto"/>
        <w:right w:val="none" w:sz="0" w:space="0" w:color="auto"/>
      </w:divBdr>
    </w:div>
    <w:div w:id="1728990257">
      <w:bodyDiv w:val="1"/>
      <w:marLeft w:val="0"/>
      <w:marRight w:val="0"/>
      <w:marTop w:val="0"/>
      <w:marBottom w:val="0"/>
      <w:divBdr>
        <w:top w:val="none" w:sz="0" w:space="0" w:color="auto"/>
        <w:left w:val="none" w:sz="0" w:space="0" w:color="auto"/>
        <w:bottom w:val="none" w:sz="0" w:space="0" w:color="auto"/>
        <w:right w:val="none" w:sz="0" w:space="0" w:color="auto"/>
      </w:divBdr>
    </w:div>
    <w:div w:id="1731883920">
      <w:bodyDiv w:val="1"/>
      <w:marLeft w:val="0"/>
      <w:marRight w:val="0"/>
      <w:marTop w:val="0"/>
      <w:marBottom w:val="0"/>
      <w:divBdr>
        <w:top w:val="none" w:sz="0" w:space="0" w:color="auto"/>
        <w:left w:val="none" w:sz="0" w:space="0" w:color="auto"/>
        <w:bottom w:val="none" w:sz="0" w:space="0" w:color="auto"/>
        <w:right w:val="none" w:sz="0" w:space="0" w:color="auto"/>
      </w:divBdr>
      <w:divsChild>
        <w:div w:id="101802270">
          <w:marLeft w:val="0"/>
          <w:marRight w:val="0"/>
          <w:marTop w:val="0"/>
          <w:marBottom w:val="0"/>
          <w:divBdr>
            <w:top w:val="none" w:sz="0" w:space="0" w:color="auto"/>
            <w:left w:val="none" w:sz="0" w:space="0" w:color="auto"/>
            <w:bottom w:val="none" w:sz="0" w:space="0" w:color="auto"/>
            <w:right w:val="none" w:sz="0" w:space="0" w:color="auto"/>
          </w:divBdr>
          <w:divsChild>
            <w:div w:id="78644134">
              <w:marLeft w:val="0"/>
              <w:marRight w:val="0"/>
              <w:marTop w:val="0"/>
              <w:marBottom w:val="0"/>
              <w:divBdr>
                <w:top w:val="none" w:sz="0" w:space="0" w:color="auto"/>
                <w:left w:val="none" w:sz="0" w:space="0" w:color="auto"/>
                <w:bottom w:val="none" w:sz="0" w:space="0" w:color="auto"/>
                <w:right w:val="none" w:sz="0" w:space="0" w:color="auto"/>
              </w:divBdr>
            </w:div>
            <w:div w:id="107747594">
              <w:marLeft w:val="0"/>
              <w:marRight w:val="0"/>
              <w:marTop w:val="0"/>
              <w:marBottom w:val="0"/>
              <w:divBdr>
                <w:top w:val="none" w:sz="0" w:space="0" w:color="auto"/>
                <w:left w:val="none" w:sz="0" w:space="0" w:color="auto"/>
                <w:bottom w:val="none" w:sz="0" w:space="0" w:color="auto"/>
                <w:right w:val="none" w:sz="0" w:space="0" w:color="auto"/>
              </w:divBdr>
            </w:div>
            <w:div w:id="233859243">
              <w:marLeft w:val="0"/>
              <w:marRight w:val="0"/>
              <w:marTop w:val="0"/>
              <w:marBottom w:val="0"/>
              <w:divBdr>
                <w:top w:val="none" w:sz="0" w:space="0" w:color="auto"/>
                <w:left w:val="none" w:sz="0" w:space="0" w:color="auto"/>
                <w:bottom w:val="none" w:sz="0" w:space="0" w:color="auto"/>
                <w:right w:val="none" w:sz="0" w:space="0" w:color="auto"/>
              </w:divBdr>
            </w:div>
            <w:div w:id="256789317">
              <w:marLeft w:val="0"/>
              <w:marRight w:val="0"/>
              <w:marTop w:val="0"/>
              <w:marBottom w:val="0"/>
              <w:divBdr>
                <w:top w:val="none" w:sz="0" w:space="0" w:color="auto"/>
                <w:left w:val="none" w:sz="0" w:space="0" w:color="auto"/>
                <w:bottom w:val="none" w:sz="0" w:space="0" w:color="auto"/>
                <w:right w:val="none" w:sz="0" w:space="0" w:color="auto"/>
              </w:divBdr>
            </w:div>
            <w:div w:id="283855443">
              <w:marLeft w:val="0"/>
              <w:marRight w:val="0"/>
              <w:marTop w:val="0"/>
              <w:marBottom w:val="0"/>
              <w:divBdr>
                <w:top w:val="none" w:sz="0" w:space="0" w:color="auto"/>
                <w:left w:val="none" w:sz="0" w:space="0" w:color="auto"/>
                <w:bottom w:val="none" w:sz="0" w:space="0" w:color="auto"/>
                <w:right w:val="none" w:sz="0" w:space="0" w:color="auto"/>
              </w:divBdr>
            </w:div>
            <w:div w:id="340935943">
              <w:marLeft w:val="0"/>
              <w:marRight w:val="0"/>
              <w:marTop w:val="0"/>
              <w:marBottom w:val="0"/>
              <w:divBdr>
                <w:top w:val="none" w:sz="0" w:space="0" w:color="auto"/>
                <w:left w:val="none" w:sz="0" w:space="0" w:color="auto"/>
                <w:bottom w:val="none" w:sz="0" w:space="0" w:color="auto"/>
                <w:right w:val="none" w:sz="0" w:space="0" w:color="auto"/>
              </w:divBdr>
            </w:div>
            <w:div w:id="430702698">
              <w:marLeft w:val="0"/>
              <w:marRight w:val="0"/>
              <w:marTop w:val="0"/>
              <w:marBottom w:val="0"/>
              <w:divBdr>
                <w:top w:val="none" w:sz="0" w:space="0" w:color="auto"/>
                <w:left w:val="none" w:sz="0" w:space="0" w:color="auto"/>
                <w:bottom w:val="none" w:sz="0" w:space="0" w:color="auto"/>
                <w:right w:val="none" w:sz="0" w:space="0" w:color="auto"/>
              </w:divBdr>
            </w:div>
            <w:div w:id="452675505">
              <w:marLeft w:val="0"/>
              <w:marRight w:val="0"/>
              <w:marTop w:val="0"/>
              <w:marBottom w:val="0"/>
              <w:divBdr>
                <w:top w:val="none" w:sz="0" w:space="0" w:color="auto"/>
                <w:left w:val="none" w:sz="0" w:space="0" w:color="auto"/>
                <w:bottom w:val="none" w:sz="0" w:space="0" w:color="auto"/>
                <w:right w:val="none" w:sz="0" w:space="0" w:color="auto"/>
              </w:divBdr>
            </w:div>
            <w:div w:id="490028526">
              <w:marLeft w:val="0"/>
              <w:marRight w:val="0"/>
              <w:marTop w:val="0"/>
              <w:marBottom w:val="0"/>
              <w:divBdr>
                <w:top w:val="none" w:sz="0" w:space="0" w:color="auto"/>
                <w:left w:val="none" w:sz="0" w:space="0" w:color="auto"/>
                <w:bottom w:val="none" w:sz="0" w:space="0" w:color="auto"/>
                <w:right w:val="none" w:sz="0" w:space="0" w:color="auto"/>
              </w:divBdr>
            </w:div>
            <w:div w:id="503402531">
              <w:marLeft w:val="0"/>
              <w:marRight w:val="0"/>
              <w:marTop w:val="0"/>
              <w:marBottom w:val="0"/>
              <w:divBdr>
                <w:top w:val="none" w:sz="0" w:space="0" w:color="auto"/>
                <w:left w:val="none" w:sz="0" w:space="0" w:color="auto"/>
                <w:bottom w:val="none" w:sz="0" w:space="0" w:color="auto"/>
                <w:right w:val="none" w:sz="0" w:space="0" w:color="auto"/>
              </w:divBdr>
            </w:div>
            <w:div w:id="673067929">
              <w:marLeft w:val="0"/>
              <w:marRight w:val="0"/>
              <w:marTop w:val="0"/>
              <w:marBottom w:val="0"/>
              <w:divBdr>
                <w:top w:val="none" w:sz="0" w:space="0" w:color="auto"/>
                <w:left w:val="none" w:sz="0" w:space="0" w:color="auto"/>
                <w:bottom w:val="none" w:sz="0" w:space="0" w:color="auto"/>
                <w:right w:val="none" w:sz="0" w:space="0" w:color="auto"/>
              </w:divBdr>
            </w:div>
            <w:div w:id="891697269">
              <w:marLeft w:val="0"/>
              <w:marRight w:val="0"/>
              <w:marTop w:val="0"/>
              <w:marBottom w:val="0"/>
              <w:divBdr>
                <w:top w:val="none" w:sz="0" w:space="0" w:color="auto"/>
                <w:left w:val="none" w:sz="0" w:space="0" w:color="auto"/>
                <w:bottom w:val="none" w:sz="0" w:space="0" w:color="auto"/>
                <w:right w:val="none" w:sz="0" w:space="0" w:color="auto"/>
              </w:divBdr>
            </w:div>
            <w:div w:id="985816293">
              <w:marLeft w:val="0"/>
              <w:marRight w:val="0"/>
              <w:marTop w:val="0"/>
              <w:marBottom w:val="0"/>
              <w:divBdr>
                <w:top w:val="none" w:sz="0" w:space="0" w:color="auto"/>
                <w:left w:val="none" w:sz="0" w:space="0" w:color="auto"/>
                <w:bottom w:val="none" w:sz="0" w:space="0" w:color="auto"/>
                <w:right w:val="none" w:sz="0" w:space="0" w:color="auto"/>
              </w:divBdr>
            </w:div>
            <w:div w:id="1005327382">
              <w:marLeft w:val="0"/>
              <w:marRight w:val="0"/>
              <w:marTop w:val="0"/>
              <w:marBottom w:val="0"/>
              <w:divBdr>
                <w:top w:val="none" w:sz="0" w:space="0" w:color="auto"/>
                <w:left w:val="none" w:sz="0" w:space="0" w:color="auto"/>
                <w:bottom w:val="none" w:sz="0" w:space="0" w:color="auto"/>
                <w:right w:val="none" w:sz="0" w:space="0" w:color="auto"/>
              </w:divBdr>
            </w:div>
            <w:div w:id="1034573180">
              <w:marLeft w:val="0"/>
              <w:marRight w:val="0"/>
              <w:marTop w:val="0"/>
              <w:marBottom w:val="0"/>
              <w:divBdr>
                <w:top w:val="none" w:sz="0" w:space="0" w:color="auto"/>
                <w:left w:val="none" w:sz="0" w:space="0" w:color="auto"/>
                <w:bottom w:val="none" w:sz="0" w:space="0" w:color="auto"/>
                <w:right w:val="none" w:sz="0" w:space="0" w:color="auto"/>
              </w:divBdr>
            </w:div>
            <w:div w:id="1076515220">
              <w:marLeft w:val="0"/>
              <w:marRight w:val="0"/>
              <w:marTop w:val="0"/>
              <w:marBottom w:val="0"/>
              <w:divBdr>
                <w:top w:val="none" w:sz="0" w:space="0" w:color="auto"/>
                <w:left w:val="none" w:sz="0" w:space="0" w:color="auto"/>
                <w:bottom w:val="none" w:sz="0" w:space="0" w:color="auto"/>
                <w:right w:val="none" w:sz="0" w:space="0" w:color="auto"/>
              </w:divBdr>
            </w:div>
            <w:div w:id="1082065827">
              <w:marLeft w:val="0"/>
              <w:marRight w:val="0"/>
              <w:marTop w:val="0"/>
              <w:marBottom w:val="0"/>
              <w:divBdr>
                <w:top w:val="none" w:sz="0" w:space="0" w:color="auto"/>
                <w:left w:val="none" w:sz="0" w:space="0" w:color="auto"/>
                <w:bottom w:val="none" w:sz="0" w:space="0" w:color="auto"/>
                <w:right w:val="none" w:sz="0" w:space="0" w:color="auto"/>
              </w:divBdr>
            </w:div>
            <w:div w:id="1168642534">
              <w:marLeft w:val="0"/>
              <w:marRight w:val="0"/>
              <w:marTop w:val="0"/>
              <w:marBottom w:val="0"/>
              <w:divBdr>
                <w:top w:val="none" w:sz="0" w:space="0" w:color="auto"/>
                <w:left w:val="none" w:sz="0" w:space="0" w:color="auto"/>
                <w:bottom w:val="none" w:sz="0" w:space="0" w:color="auto"/>
                <w:right w:val="none" w:sz="0" w:space="0" w:color="auto"/>
              </w:divBdr>
            </w:div>
            <w:div w:id="1180389403">
              <w:marLeft w:val="0"/>
              <w:marRight w:val="0"/>
              <w:marTop w:val="0"/>
              <w:marBottom w:val="0"/>
              <w:divBdr>
                <w:top w:val="none" w:sz="0" w:space="0" w:color="auto"/>
                <w:left w:val="none" w:sz="0" w:space="0" w:color="auto"/>
                <w:bottom w:val="none" w:sz="0" w:space="0" w:color="auto"/>
                <w:right w:val="none" w:sz="0" w:space="0" w:color="auto"/>
              </w:divBdr>
            </w:div>
            <w:div w:id="1200430567">
              <w:marLeft w:val="0"/>
              <w:marRight w:val="0"/>
              <w:marTop w:val="0"/>
              <w:marBottom w:val="0"/>
              <w:divBdr>
                <w:top w:val="none" w:sz="0" w:space="0" w:color="auto"/>
                <w:left w:val="none" w:sz="0" w:space="0" w:color="auto"/>
                <w:bottom w:val="none" w:sz="0" w:space="0" w:color="auto"/>
                <w:right w:val="none" w:sz="0" w:space="0" w:color="auto"/>
              </w:divBdr>
            </w:div>
            <w:div w:id="1551183770">
              <w:marLeft w:val="0"/>
              <w:marRight w:val="0"/>
              <w:marTop w:val="0"/>
              <w:marBottom w:val="0"/>
              <w:divBdr>
                <w:top w:val="none" w:sz="0" w:space="0" w:color="auto"/>
                <w:left w:val="none" w:sz="0" w:space="0" w:color="auto"/>
                <w:bottom w:val="none" w:sz="0" w:space="0" w:color="auto"/>
                <w:right w:val="none" w:sz="0" w:space="0" w:color="auto"/>
              </w:divBdr>
            </w:div>
            <w:div w:id="1640186333">
              <w:marLeft w:val="0"/>
              <w:marRight w:val="0"/>
              <w:marTop w:val="0"/>
              <w:marBottom w:val="0"/>
              <w:divBdr>
                <w:top w:val="none" w:sz="0" w:space="0" w:color="auto"/>
                <w:left w:val="none" w:sz="0" w:space="0" w:color="auto"/>
                <w:bottom w:val="none" w:sz="0" w:space="0" w:color="auto"/>
                <w:right w:val="none" w:sz="0" w:space="0" w:color="auto"/>
              </w:divBdr>
            </w:div>
            <w:div w:id="1711607403">
              <w:marLeft w:val="0"/>
              <w:marRight w:val="0"/>
              <w:marTop w:val="0"/>
              <w:marBottom w:val="0"/>
              <w:divBdr>
                <w:top w:val="none" w:sz="0" w:space="0" w:color="auto"/>
                <w:left w:val="none" w:sz="0" w:space="0" w:color="auto"/>
                <w:bottom w:val="none" w:sz="0" w:space="0" w:color="auto"/>
                <w:right w:val="none" w:sz="0" w:space="0" w:color="auto"/>
              </w:divBdr>
            </w:div>
            <w:div w:id="1721634595">
              <w:marLeft w:val="0"/>
              <w:marRight w:val="0"/>
              <w:marTop w:val="0"/>
              <w:marBottom w:val="0"/>
              <w:divBdr>
                <w:top w:val="none" w:sz="0" w:space="0" w:color="auto"/>
                <w:left w:val="none" w:sz="0" w:space="0" w:color="auto"/>
                <w:bottom w:val="none" w:sz="0" w:space="0" w:color="auto"/>
                <w:right w:val="none" w:sz="0" w:space="0" w:color="auto"/>
              </w:divBdr>
            </w:div>
            <w:div w:id="1927573682">
              <w:marLeft w:val="0"/>
              <w:marRight w:val="0"/>
              <w:marTop w:val="0"/>
              <w:marBottom w:val="0"/>
              <w:divBdr>
                <w:top w:val="none" w:sz="0" w:space="0" w:color="auto"/>
                <w:left w:val="none" w:sz="0" w:space="0" w:color="auto"/>
                <w:bottom w:val="none" w:sz="0" w:space="0" w:color="auto"/>
                <w:right w:val="none" w:sz="0" w:space="0" w:color="auto"/>
              </w:divBdr>
            </w:div>
            <w:div w:id="1935939976">
              <w:marLeft w:val="0"/>
              <w:marRight w:val="0"/>
              <w:marTop w:val="0"/>
              <w:marBottom w:val="0"/>
              <w:divBdr>
                <w:top w:val="none" w:sz="0" w:space="0" w:color="auto"/>
                <w:left w:val="none" w:sz="0" w:space="0" w:color="auto"/>
                <w:bottom w:val="none" w:sz="0" w:space="0" w:color="auto"/>
                <w:right w:val="none" w:sz="0" w:space="0" w:color="auto"/>
              </w:divBdr>
            </w:div>
            <w:div w:id="1995255651">
              <w:marLeft w:val="0"/>
              <w:marRight w:val="0"/>
              <w:marTop w:val="0"/>
              <w:marBottom w:val="0"/>
              <w:divBdr>
                <w:top w:val="none" w:sz="0" w:space="0" w:color="auto"/>
                <w:left w:val="none" w:sz="0" w:space="0" w:color="auto"/>
                <w:bottom w:val="none" w:sz="0" w:space="0" w:color="auto"/>
                <w:right w:val="none" w:sz="0" w:space="0" w:color="auto"/>
              </w:divBdr>
            </w:div>
            <w:div w:id="2040474901">
              <w:marLeft w:val="0"/>
              <w:marRight w:val="0"/>
              <w:marTop w:val="0"/>
              <w:marBottom w:val="0"/>
              <w:divBdr>
                <w:top w:val="none" w:sz="0" w:space="0" w:color="auto"/>
                <w:left w:val="none" w:sz="0" w:space="0" w:color="auto"/>
                <w:bottom w:val="none" w:sz="0" w:space="0" w:color="auto"/>
                <w:right w:val="none" w:sz="0" w:space="0" w:color="auto"/>
              </w:divBdr>
            </w:div>
            <w:div w:id="210340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329290">
      <w:bodyDiv w:val="1"/>
      <w:marLeft w:val="0"/>
      <w:marRight w:val="0"/>
      <w:marTop w:val="0"/>
      <w:marBottom w:val="0"/>
      <w:divBdr>
        <w:top w:val="none" w:sz="0" w:space="0" w:color="auto"/>
        <w:left w:val="none" w:sz="0" w:space="0" w:color="auto"/>
        <w:bottom w:val="none" w:sz="0" w:space="0" w:color="auto"/>
        <w:right w:val="none" w:sz="0" w:space="0" w:color="auto"/>
      </w:divBdr>
      <w:divsChild>
        <w:div w:id="2088452990">
          <w:marLeft w:val="0"/>
          <w:marRight w:val="0"/>
          <w:marTop w:val="0"/>
          <w:marBottom w:val="0"/>
          <w:divBdr>
            <w:top w:val="none" w:sz="0" w:space="0" w:color="auto"/>
            <w:left w:val="none" w:sz="0" w:space="0" w:color="auto"/>
            <w:bottom w:val="none" w:sz="0" w:space="0" w:color="auto"/>
            <w:right w:val="none" w:sz="0" w:space="0" w:color="auto"/>
          </w:divBdr>
          <w:divsChild>
            <w:div w:id="172637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77338">
      <w:bodyDiv w:val="1"/>
      <w:marLeft w:val="0"/>
      <w:marRight w:val="0"/>
      <w:marTop w:val="0"/>
      <w:marBottom w:val="0"/>
      <w:divBdr>
        <w:top w:val="none" w:sz="0" w:space="0" w:color="auto"/>
        <w:left w:val="none" w:sz="0" w:space="0" w:color="auto"/>
        <w:bottom w:val="none" w:sz="0" w:space="0" w:color="auto"/>
        <w:right w:val="none" w:sz="0" w:space="0" w:color="auto"/>
      </w:divBdr>
    </w:div>
    <w:div w:id="1747222432">
      <w:bodyDiv w:val="1"/>
      <w:marLeft w:val="0"/>
      <w:marRight w:val="0"/>
      <w:marTop w:val="0"/>
      <w:marBottom w:val="0"/>
      <w:divBdr>
        <w:top w:val="none" w:sz="0" w:space="0" w:color="auto"/>
        <w:left w:val="none" w:sz="0" w:space="0" w:color="auto"/>
        <w:bottom w:val="none" w:sz="0" w:space="0" w:color="auto"/>
        <w:right w:val="none" w:sz="0" w:space="0" w:color="auto"/>
      </w:divBdr>
    </w:div>
    <w:div w:id="1749308042">
      <w:bodyDiv w:val="1"/>
      <w:marLeft w:val="0"/>
      <w:marRight w:val="0"/>
      <w:marTop w:val="0"/>
      <w:marBottom w:val="0"/>
      <w:divBdr>
        <w:top w:val="none" w:sz="0" w:space="0" w:color="auto"/>
        <w:left w:val="none" w:sz="0" w:space="0" w:color="auto"/>
        <w:bottom w:val="none" w:sz="0" w:space="0" w:color="auto"/>
        <w:right w:val="none" w:sz="0" w:space="0" w:color="auto"/>
      </w:divBdr>
    </w:div>
    <w:div w:id="1750467225">
      <w:bodyDiv w:val="1"/>
      <w:marLeft w:val="0"/>
      <w:marRight w:val="0"/>
      <w:marTop w:val="0"/>
      <w:marBottom w:val="0"/>
      <w:divBdr>
        <w:top w:val="none" w:sz="0" w:space="0" w:color="auto"/>
        <w:left w:val="none" w:sz="0" w:space="0" w:color="auto"/>
        <w:bottom w:val="none" w:sz="0" w:space="0" w:color="auto"/>
        <w:right w:val="none" w:sz="0" w:space="0" w:color="auto"/>
      </w:divBdr>
    </w:div>
    <w:div w:id="1751851125">
      <w:bodyDiv w:val="1"/>
      <w:marLeft w:val="0"/>
      <w:marRight w:val="0"/>
      <w:marTop w:val="0"/>
      <w:marBottom w:val="0"/>
      <w:divBdr>
        <w:top w:val="none" w:sz="0" w:space="0" w:color="auto"/>
        <w:left w:val="none" w:sz="0" w:space="0" w:color="auto"/>
        <w:bottom w:val="none" w:sz="0" w:space="0" w:color="auto"/>
        <w:right w:val="none" w:sz="0" w:space="0" w:color="auto"/>
      </w:divBdr>
    </w:div>
    <w:div w:id="1752654546">
      <w:bodyDiv w:val="1"/>
      <w:marLeft w:val="0"/>
      <w:marRight w:val="0"/>
      <w:marTop w:val="0"/>
      <w:marBottom w:val="0"/>
      <w:divBdr>
        <w:top w:val="none" w:sz="0" w:space="0" w:color="auto"/>
        <w:left w:val="none" w:sz="0" w:space="0" w:color="auto"/>
        <w:bottom w:val="none" w:sz="0" w:space="0" w:color="auto"/>
        <w:right w:val="none" w:sz="0" w:space="0" w:color="auto"/>
      </w:divBdr>
    </w:div>
    <w:div w:id="1753042362">
      <w:bodyDiv w:val="1"/>
      <w:marLeft w:val="0"/>
      <w:marRight w:val="0"/>
      <w:marTop w:val="0"/>
      <w:marBottom w:val="0"/>
      <w:divBdr>
        <w:top w:val="none" w:sz="0" w:space="0" w:color="auto"/>
        <w:left w:val="none" w:sz="0" w:space="0" w:color="auto"/>
        <w:bottom w:val="none" w:sz="0" w:space="0" w:color="auto"/>
        <w:right w:val="none" w:sz="0" w:space="0" w:color="auto"/>
      </w:divBdr>
    </w:div>
    <w:div w:id="1766727050">
      <w:bodyDiv w:val="1"/>
      <w:marLeft w:val="0"/>
      <w:marRight w:val="0"/>
      <w:marTop w:val="0"/>
      <w:marBottom w:val="0"/>
      <w:divBdr>
        <w:top w:val="none" w:sz="0" w:space="0" w:color="auto"/>
        <w:left w:val="none" w:sz="0" w:space="0" w:color="auto"/>
        <w:bottom w:val="none" w:sz="0" w:space="0" w:color="auto"/>
        <w:right w:val="none" w:sz="0" w:space="0" w:color="auto"/>
      </w:divBdr>
      <w:divsChild>
        <w:div w:id="472993054">
          <w:marLeft w:val="0"/>
          <w:marRight w:val="0"/>
          <w:marTop w:val="0"/>
          <w:marBottom w:val="0"/>
          <w:divBdr>
            <w:top w:val="none" w:sz="0" w:space="0" w:color="auto"/>
            <w:left w:val="none" w:sz="0" w:space="0" w:color="auto"/>
            <w:bottom w:val="none" w:sz="0" w:space="0" w:color="auto"/>
            <w:right w:val="none" w:sz="0" w:space="0" w:color="auto"/>
          </w:divBdr>
          <w:divsChild>
            <w:div w:id="2114157270">
              <w:marLeft w:val="-150"/>
              <w:marRight w:val="-150"/>
              <w:marTop w:val="0"/>
              <w:marBottom w:val="0"/>
              <w:divBdr>
                <w:top w:val="none" w:sz="0" w:space="0" w:color="auto"/>
                <w:left w:val="none" w:sz="0" w:space="0" w:color="auto"/>
                <w:bottom w:val="none" w:sz="0" w:space="0" w:color="auto"/>
                <w:right w:val="none" w:sz="0" w:space="0" w:color="auto"/>
              </w:divBdr>
              <w:divsChild>
                <w:div w:id="2053571744">
                  <w:marLeft w:val="0"/>
                  <w:marRight w:val="0"/>
                  <w:marTop w:val="0"/>
                  <w:marBottom w:val="0"/>
                  <w:divBdr>
                    <w:top w:val="none" w:sz="0" w:space="0" w:color="auto"/>
                    <w:left w:val="none" w:sz="0" w:space="0" w:color="auto"/>
                    <w:bottom w:val="none" w:sz="0" w:space="0" w:color="auto"/>
                    <w:right w:val="none" w:sz="0" w:space="0" w:color="auto"/>
                  </w:divBdr>
                  <w:divsChild>
                    <w:div w:id="769741613">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478229051">
          <w:marLeft w:val="0"/>
          <w:marRight w:val="0"/>
          <w:marTop w:val="0"/>
          <w:marBottom w:val="0"/>
          <w:divBdr>
            <w:top w:val="none" w:sz="0" w:space="0" w:color="auto"/>
            <w:left w:val="none" w:sz="0" w:space="0" w:color="auto"/>
            <w:bottom w:val="none" w:sz="0" w:space="0" w:color="auto"/>
            <w:right w:val="none" w:sz="0" w:space="0" w:color="auto"/>
          </w:divBdr>
          <w:divsChild>
            <w:div w:id="1093167532">
              <w:marLeft w:val="-150"/>
              <w:marRight w:val="-150"/>
              <w:marTop w:val="0"/>
              <w:marBottom w:val="0"/>
              <w:divBdr>
                <w:top w:val="none" w:sz="0" w:space="0" w:color="auto"/>
                <w:left w:val="none" w:sz="0" w:space="0" w:color="auto"/>
                <w:bottom w:val="none" w:sz="0" w:space="0" w:color="auto"/>
                <w:right w:val="none" w:sz="0" w:space="0" w:color="auto"/>
              </w:divBdr>
              <w:divsChild>
                <w:div w:id="957299975">
                  <w:marLeft w:val="0"/>
                  <w:marRight w:val="0"/>
                  <w:marTop w:val="0"/>
                  <w:marBottom w:val="0"/>
                  <w:divBdr>
                    <w:top w:val="none" w:sz="0" w:space="0" w:color="auto"/>
                    <w:left w:val="none" w:sz="0" w:space="0" w:color="auto"/>
                    <w:bottom w:val="none" w:sz="0" w:space="0" w:color="auto"/>
                    <w:right w:val="none" w:sz="0" w:space="0" w:color="auto"/>
                  </w:divBdr>
                  <w:divsChild>
                    <w:div w:id="129101711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957612445">
          <w:marLeft w:val="0"/>
          <w:marRight w:val="0"/>
          <w:marTop w:val="0"/>
          <w:marBottom w:val="0"/>
          <w:divBdr>
            <w:top w:val="none" w:sz="0" w:space="0" w:color="auto"/>
            <w:left w:val="none" w:sz="0" w:space="0" w:color="auto"/>
            <w:bottom w:val="none" w:sz="0" w:space="0" w:color="auto"/>
            <w:right w:val="none" w:sz="0" w:space="0" w:color="auto"/>
          </w:divBdr>
          <w:divsChild>
            <w:div w:id="1512336867">
              <w:marLeft w:val="-150"/>
              <w:marRight w:val="-150"/>
              <w:marTop w:val="0"/>
              <w:marBottom w:val="0"/>
              <w:divBdr>
                <w:top w:val="none" w:sz="0" w:space="0" w:color="auto"/>
                <w:left w:val="none" w:sz="0" w:space="0" w:color="auto"/>
                <w:bottom w:val="none" w:sz="0" w:space="0" w:color="auto"/>
                <w:right w:val="none" w:sz="0" w:space="0" w:color="auto"/>
              </w:divBdr>
              <w:divsChild>
                <w:div w:id="1249146881">
                  <w:marLeft w:val="0"/>
                  <w:marRight w:val="0"/>
                  <w:marTop w:val="0"/>
                  <w:marBottom w:val="0"/>
                  <w:divBdr>
                    <w:top w:val="none" w:sz="0" w:space="0" w:color="auto"/>
                    <w:left w:val="none" w:sz="0" w:space="0" w:color="auto"/>
                    <w:bottom w:val="none" w:sz="0" w:space="0" w:color="auto"/>
                    <w:right w:val="none" w:sz="0" w:space="0" w:color="auto"/>
                  </w:divBdr>
                  <w:divsChild>
                    <w:div w:id="147214607">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967013072">
          <w:marLeft w:val="0"/>
          <w:marRight w:val="0"/>
          <w:marTop w:val="0"/>
          <w:marBottom w:val="0"/>
          <w:divBdr>
            <w:top w:val="none" w:sz="0" w:space="0" w:color="auto"/>
            <w:left w:val="none" w:sz="0" w:space="0" w:color="auto"/>
            <w:bottom w:val="none" w:sz="0" w:space="0" w:color="auto"/>
            <w:right w:val="none" w:sz="0" w:space="0" w:color="auto"/>
          </w:divBdr>
          <w:divsChild>
            <w:div w:id="2130396360">
              <w:marLeft w:val="-150"/>
              <w:marRight w:val="-150"/>
              <w:marTop w:val="0"/>
              <w:marBottom w:val="0"/>
              <w:divBdr>
                <w:top w:val="none" w:sz="0" w:space="0" w:color="auto"/>
                <w:left w:val="none" w:sz="0" w:space="0" w:color="auto"/>
                <w:bottom w:val="none" w:sz="0" w:space="0" w:color="auto"/>
                <w:right w:val="none" w:sz="0" w:space="0" w:color="auto"/>
              </w:divBdr>
              <w:divsChild>
                <w:div w:id="687754639">
                  <w:marLeft w:val="0"/>
                  <w:marRight w:val="0"/>
                  <w:marTop w:val="0"/>
                  <w:marBottom w:val="0"/>
                  <w:divBdr>
                    <w:top w:val="none" w:sz="0" w:space="0" w:color="auto"/>
                    <w:left w:val="none" w:sz="0" w:space="0" w:color="auto"/>
                    <w:bottom w:val="none" w:sz="0" w:space="0" w:color="auto"/>
                    <w:right w:val="none" w:sz="0" w:space="0" w:color="auto"/>
                  </w:divBdr>
                  <w:divsChild>
                    <w:div w:id="131919121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295525999">
          <w:marLeft w:val="0"/>
          <w:marRight w:val="0"/>
          <w:marTop w:val="0"/>
          <w:marBottom w:val="0"/>
          <w:divBdr>
            <w:top w:val="none" w:sz="0" w:space="0" w:color="auto"/>
            <w:left w:val="none" w:sz="0" w:space="0" w:color="auto"/>
            <w:bottom w:val="none" w:sz="0" w:space="0" w:color="auto"/>
            <w:right w:val="none" w:sz="0" w:space="0" w:color="auto"/>
          </w:divBdr>
          <w:divsChild>
            <w:div w:id="970942129">
              <w:marLeft w:val="-150"/>
              <w:marRight w:val="-150"/>
              <w:marTop w:val="0"/>
              <w:marBottom w:val="0"/>
              <w:divBdr>
                <w:top w:val="none" w:sz="0" w:space="0" w:color="auto"/>
                <w:left w:val="none" w:sz="0" w:space="0" w:color="auto"/>
                <w:bottom w:val="none" w:sz="0" w:space="0" w:color="auto"/>
                <w:right w:val="none" w:sz="0" w:space="0" w:color="auto"/>
              </w:divBdr>
              <w:divsChild>
                <w:div w:id="2129473007">
                  <w:marLeft w:val="0"/>
                  <w:marRight w:val="0"/>
                  <w:marTop w:val="0"/>
                  <w:marBottom w:val="0"/>
                  <w:divBdr>
                    <w:top w:val="none" w:sz="0" w:space="0" w:color="auto"/>
                    <w:left w:val="none" w:sz="0" w:space="0" w:color="auto"/>
                    <w:bottom w:val="none" w:sz="0" w:space="0" w:color="auto"/>
                    <w:right w:val="none" w:sz="0" w:space="0" w:color="auto"/>
                  </w:divBdr>
                  <w:divsChild>
                    <w:div w:id="440761072">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822429053">
          <w:marLeft w:val="0"/>
          <w:marRight w:val="0"/>
          <w:marTop w:val="0"/>
          <w:marBottom w:val="0"/>
          <w:divBdr>
            <w:top w:val="none" w:sz="0" w:space="0" w:color="auto"/>
            <w:left w:val="none" w:sz="0" w:space="0" w:color="auto"/>
            <w:bottom w:val="none" w:sz="0" w:space="0" w:color="auto"/>
            <w:right w:val="none" w:sz="0" w:space="0" w:color="auto"/>
          </w:divBdr>
          <w:divsChild>
            <w:div w:id="1249920815">
              <w:marLeft w:val="-150"/>
              <w:marRight w:val="-150"/>
              <w:marTop w:val="0"/>
              <w:marBottom w:val="0"/>
              <w:divBdr>
                <w:top w:val="none" w:sz="0" w:space="0" w:color="auto"/>
                <w:left w:val="none" w:sz="0" w:space="0" w:color="auto"/>
                <w:bottom w:val="none" w:sz="0" w:space="0" w:color="auto"/>
                <w:right w:val="none" w:sz="0" w:space="0" w:color="auto"/>
              </w:divBdr>
              <w:divsChild>
                <w:div w:id="373770284">
                  <w:marLeft w:val="0"/>
                  <w:marRight w:val="0"/>
                  <w:marTop w:val="0"/>
                  <w:marBottom w:val="0"/>
                  <w:divBdr>
                    <w:top w:val="none" w:sz="0" w:space="0" w:color="auto"/>
                    <w:left w:val="none" w:sz="0" w:space="0" w:color="auto"/>
                    <w:bottom w:val="none" w:sz="0" w:space="0" w:color="auto"/>
                    <w:right w:val="none" w:sz="0" w:space="0" w:color="auto"/>
                  </w:divBdr>
                  <w:divsChild>
                    <w:div w:id="48042229">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1769110151">
      <w:bodyDiv w:val="1"/>
      <w:marLeft w:val="0"/>
      <w:marRight w:val="0"/>
      <w:marTop w:val="0"/>
      <w:marBottom w:val="0"/>
      <w:divBdr>
        <w:top w:val="none" w:sz="0" w:space="0" w:color="auto"/>
        <w:left w:val="none" w:sz="0" w:space="0" w:color="auto"/>
        <w:bottom w:val="none" w:sz="0" w:space="0" w:color="auto"/>
        <w:right w:val="none" w:sz="0" w:space="0" w:color="auto"/>
      </w:divBdr>
      <w:divsChild>
        <w:div w:id="1455638096">
          <w:marLeft w:val="0"/>
          <w:marRight w:val="0"/>
          <w:marTop w:val="0"/>
          <w:marBottom w:val="0"/>
          <w:divBdr>
            <w:top w:val="none" w:sz="0" w:space="0" w:color="auto"/>
            <w:left w:val="none" w:sz="0" w:space="0" w:color="auto"/>
            <w:bottom w:val="none" w:sz="0" w:space="0" w:color="auto"/>
            <w:right w:val="none" w:sz="0" w:space="0" w:color="auto"/>
          </w:divBdr>
        </w:div>
        <w:div w:id="2057780261">
          <w:marLeft w:val="0"/>
          <w:marRight w:val="0"/>
          <w:marTop w:val="0"/>
          <w:marBottom w:val="0"/>
          <w:divBdr>
            <w:top w:val="none" w:sz="0" w:space="0" w:color="auto"/>
            <w:left w:val="none" w:sz="0" w:space="0" w:color="auto"/>
            <w:bottom w:val="none" w:sz="0" w:space="0" w:color="auto"/>
            <w:right w:val="none" w:sz="0" w:space="0" w:color="auto"/>
          </w:divBdr>
        </w:div>
        <w:div w:id="2117553778">
          <w:marLeft w:val="0"/>
          <w:marRight w:val="0"/>
          <w:marTop w:val="0"/>
          <w:marBottom w:val="0"/>
          <w:divBdr>
            <w:top w:val="none" w:sz="0" w:space="0" w:color="auto"/>
            <w:left w:val="none" w:sz="0" w:space="0" w:color="auto"/>
            <w:bottom w:val="none" w:sz="0" w:space="0" w:color="auto"/>
            <w:right w:val="none" w:sz="0" w:space="0" w:color="auto"/>
          </w:divBdr>
        </w:div>
      </w:divsChild>
    </w:div>
    <w:div w:id="1776171046">
      <w:bodyDiv w:val="1"/>
      <w:marLeft w:val="0"/>
      <w:marRight w:val="0"/>
      <w:marTop w:val="0"/>
      <w:marBottom w:val="0"/>
      <w:divBdr>
        <w:top w:val="none" w:sz="0" w:space="0" w:color="auto"/>
        <w:left w:val="none" w:sz="0" w:space="0" w:color="auto"/>
        <w:bottom w:val="none" w:sz="0" w:space="0" w:color="auto"/>
        <w:right w:val="none" w:sz="0" w:space="0" w:color="auto"/>
      </w:divBdr>
    </w:div>
    <w:div w:id="1776439876">
      <w:bodyDiv w:val="1"/>
      <w:marLeft w:val="0"/>
      <w:marRight w:val="0"/>
      <w:marTop w:val="0"/>
      <w:marBottom w:val="0"/>
      <w:divBdr>
        <w:top w:val="none" w:sz="0" w:space="0" w:color="auto"/>
        <w:left w:val="none" w:sz="0" w:space="0" w:color="auto"/>
        <w:bottom w:val="none" w:sz="0" w:space="0" w:color="auto"/>
        <w:right w:val="none" w:sz="0" w:space="0" w:color="auto"/>
      </w:divBdr>
    </w:div>
    <w:div w:id="1777284036">
      <w:bodyDiv w:val="1"/>
      <w:marLeft w:val="0"/>
      <w:marRight w:val="0"/>
      <w:marTop w:val="0"/>
      <w:marBottom w:val="0"/>
      <w:divBdr>
        <w:top w:val="none" w:sz="0" w:space="0" w:color="auto"/>
        <w:left w:val="none" w:sz="0" w:space="0" w:color="auto"/>
        <w:bottom w:val="none" w:sz="0" w:space="0" w:color="auto"/>
        <w:right w:val="none" w:sz="0" w:space="0" w:color="auto"/>
      </w:divBdr>
    </w:div>
    <w:div w:id="1778526969">
      <w:bodyDiv w:val="1"/>
      <w:marLeft w:val="0"/>
      <w:marRight w:val="0"/>
      <w:marTop w:val="0"/>
      <w:marBottom w:val="0"/>
      <w:divBdr>
        <w:top w:val="none" w:sz="0" w:space="0" w:color="auto"/>
        <w:left w:val="none" w:sz="0" w:space="0" w:color="auto"/>
        <w:bottom w:val="none" w:sz="0" w:space="0" w:color="auto"/>
        <w:right w:val="none" w:sz="0" w:space="0" w:color="auto"/>
      </w:divBdr>
      <w:divsChild>
        <w:div w:id="60446936">
          <w:marLeft w:val="0"/>
          <w:marRight w:val="0"/>
          <w:marTop w:val="0"/>
          <w:marBottom w:val="0"/>
          <w:divBdr>
            <w:top w:val="none" w:sz="0" w:space="0" w:color="auto"/>
            <w:left w:val="none" w:sz="0" w:space="0" w:color="auto"/>
            <w:bottom w:val="none" w:sz="0" w:space="0" w:color="auto"/>
            <w:right w:val="none" w:sz="0" w:space="0" w:color="auto"/>
          </w:divBdr>
        </w:div>
        <w:div w:id="92094891">
          <w:marLeft w:val="0"/>
          <w:marRight w:val="0"/>
          <w:marTop w:val="0"/>
          <w:marBottom w:val="0"/>
          <w:divBdr>
            <w:top w:val="none" w:sz="0" w:space="0" w:color="auto"/>
            <w:left w:val="none" w:sz="0" w:space="0" w:color="auto"/>
            <w:bottom w:val="none" w:sz="0" w:space="0" w:color="auto"/>
            <w:right w:val="none" w:sz="0" w:space="0" w:color="auto"/>
          </w:divBdr>
        </w:div>
        <w:div w:id="648902313">
          <w:marLeft w:val="0"/>
          <w:marRight w:val="0"/>
          <w:marTop w:val="0"/>
          <w:marBottom w:val="0"/>
          <w:divBdr>
            <w:top w:val="none" w:sz="0" w:space="0" w:color="auto"/>
            <w:left w:val="none" w:sz="0" w:space="0" w:color="auto"/>
            <w:bottom w:val="none" w:sz="0" w:space="0" w:color="auto"/>
            <w:right w:val="none" w:sz="0" w:space="0" w:color="auto"/>
          </w:divBdr>
        </w:div>
        <w:div w:id="1300651190">
          <w:marLeft w:val="0"/>
          <w:marRight w:val="0"/>
          <w:marTop w:val="0"/>
          <w:marBottom w:val="0"/>
          <w:divBdr>
            <w:top w:val="none" w:sz="0" w:space="0" w:color="auto"/>
            <w:left w:val="none" w:sz="0" w:space="0" w:color="auto"/>
            <w:bottom w:val="none" w:sz="0" w:space="0" w:color="auto"/>
            <w:right w:val="none" w:sz="0" w:space="0" w:color="auto"/>
          </w:divBdr>
        </w:div>
        <w:div w:id="1365596633">
          <w:marLeft w:val="0"/>
          <w:marRight w:val="0"/>
          <w:marTop w:val="0"/>
          <w:marBottom w:val="0"/>
          <w:divBdr>
            <w:top w:val="none" w:sz="0" w:space="0" w:color="auto"/>
            <w:left w:val="none" w:sz="0" w:space="0" w:color="auto"/>
            <w:bottom w:val="none" w:sz="0" w:space="0" w:color="auto"/>
            <w:right w:val="none" w:sz="0" w:space="0" w:color="auto"/>
          </w:divBdr>
        </w:div>
        <w:div w:id="1554191430">
          <w:marLeft w:val="0"/>
          <w:marRight w:val="0"/>
          <w:marTop w:val="0"/>
          <w:marBottom w:val="0"/>
          <w:divBdr>
            <w:top w:val="none" w:sz="0" w:space="0" w:color="auto"/>
            <w:left w:val="none" w:sz="0" w:space="0" w:color="auto"/>
            <w:bottom w:val="none" w:sz="0" w:space="0" w:color="auto"/>
            <w:right w:val="none" w:sz="0" w:space="0" w:color="auto"/>
          </w:divBdr>
        </w:div>
        <w:div w:id="1784611717">
          <w:marLeft w:val="0"/>
          <w:marRight w:val="0"/>
          <w:marTop w:val="0"/>
          <w:marBottom w:val="0"/>
          <w:divBdr>
            <w:top w:val="none" w:sz="0" w:space="0" w:color="auto"/>
            <w:left w:val="none" w:sz="0" w:space="0" w:color="auto"/>
            <w:bottom w:val="none" w:sz="0" w:space="0" w:color="auto"/>
            <w:right w:val="none" w:sz="0" w:space="0" w:color="auto"/>
          </w:divBdr>
        </w:div>
        <w:div w:id="1981305885">
          <w:marLeft w:val="0"/>
          <w:marRight w:val="0"/>
          <w:marTop w:val="0"/>
          <w:marBottom w:val="0"/>
          <w:divBdr>
            <w:top w:val="none" w:sz="0" w:space="0" w:color="auto"/>
            <w:left w:val="none" w:sz="0" w:space="0" w:color="auto"/>
            <w:bottom w:val="none" w:sz="0" w:space="0" w:color="auto"/>
            <w:right w:val="none" w:sz="0" w:space="0" w:color="auto"/>
          </w:divBdr>
        </w:div>
      </w:divsChild>
    </w:div>
    <w:div w:id="1779059862">
      <w:bodyDiv w:val="1"/>
      <w:marLeft w:val="0"/>
      <w:marRight w:val="0"/>
      <w:marTop w:val="0"/>
      <w:marBottom w:val="0"/>
      <w:divBdr>
        <w:top w:val="none" w:sz="0" w:space="0" w:color="auto"/>
        <w:left w:val="none" w:sz="0" w:space="0" w:color="auto"/>
        <w:bottom w:val="none" w:sz="0" w:space="0" w:color="auto"/>
        <w:right w:val="none" w:sz="0" w:space="0" w:color="auto"/>
      </w:divBdr>
    </w:div>
    <w:div w:id="1783725094">
      <w:bodyDiv w:val="1"/>
      <w:marLeft w:val="0"/>
      <w:marRight w:val="0"/>
      <w:marTop w:val="0"/>
      <w:marBottom w:val="0"/>
      <w:divBdr>
        <w:top w:val="none" w:sz="0" w:space="0" w:color="auto"/>
        <w:left w:val="none" w:sz="0" w:space="0" w:color="auto"/>
        <w:bottom w:val="none" w:sz="0" w:space="0" w:color="auto"/>
        <w:right w:val="none" w:sz="0" w:space="0" w:color="auto"/>
      </w:divBdr>
    </w:div>
    <w:div w:id="1789348420">
      <w:bodyDiv w:val="1"/>
      <w:marLeft w:val="0"/>
      <w:marRight w:val="0"/>
      <w:marTop w:val="0"/>
      <w:marBottom w:val="0"/>
      <w:divBdr>
        <w:top w:val="none" w:sz="0" w:space="0" w:color="auto"/>
        <w:left w:val="none" w:sz="0" w:space="0" w:color="auto"/>
        <w:bottom w:val="none" w:sz="0" w:space="0" w:color="auto"/>
        <w:right w:val="none" w:sz="0" w:space="0" w:color="auto"/>
      </w:divBdr>
    </w:div>
    <w:div w:id="1792826116">
      <w:bodyDiv w:val="1"/>
      <w:marLeft w:val="0"/>
      <w:marRight w:val="0"/>
      <w:marTop w:val="0"/>
      <w:marBottom w:val="0"/>
      <w:divBdr>
        <w:top w:val="none" w:sz="0" w:space="0" w:color="auto"/>
        <w:left w:val="none" w:sz="0" w:space="0" w:color="auto"/>
        <w:bottom w:val="none" w:sz="0" w:space="0" w:color="auto"/>
        <w:right w:val="none" w:sz="0" w:space="0" w:color="auto"/>
      </w:divBdr>
    </w:div>
    <w:div w:id="1794446917">
      <w:bodyDiv w:val="1"/>
      <w:marLeft w:val="0"/>
      <w:marRight w:val="0"/>
      <w:marTop w:val="0"/>
      <w:marBottom w:val="0"/>
      <w:divBdr>
        <w:top w:val="none" w:sz="0" w:space="0" w:color="auto"/>
        <w:left w:val="none" w:sz="0" w:space="0" w:color="auto"/>
        <w:bottom w:val="none" w:sz="0" w:space="0" w:color="auto"/>
        <w:right w:val="none" w:sz="0" w:space="0" w:color="auto"/>
      </w:divBdr>
    </w:div>
    <w:div w:id="1795365491">
      <w:bodyDiv w:val="1"/>
      <w:marLeft w:val="0"/>
      <w:marRight w:val="0"/>
      <w:marTop w:val="0"/>
      <w:marBottom w:val="0"/>
      <w:divBdr>
        <w:top w:val="none" w:sz="0" w:space="0" w:color="auto"/>
        <w:left w:val="none" w:sz="0" w:space="0" w:color="auto"/>
        <w:bottom w:val="none" w:sz="0" w:space="0" w:color="auto"/>
        <w:right w:val="none" w:sz="0" w:space="0" w:color="auto"/>
      </w:divBdr>
    </w:div>
    <w:div w:id="1798600677">
      <w:bodyDiv w:val="1"/>
      <w:marLeft w:val="0"/>
      <w:marRight w:val="0"/>
      <w:marTop w:val="0"/>
      <w:marBottom w:val="0"/>
      <w:divBdr>
        <w:top w:val="none" w:sz="0" w:space="0" w:color="auto"/>
        <w:left w:val="none" w:sz="0" w:space="0" w:color="auto"/>
        <w:bottom w:val="none" w:sz="0" w:space="0" w:color="auto"/>
        <w:right w:val="none" w:sz="0" w:space="0" w:color="auto"/>
      </w:divBdr>
    </w:div>
    <w:div w:id="1804736136">
      <w:bodyDiv w:val="1"/>
      <w:marLeft w:val="0"/>
      <w:marRight w:val="0"/>
      <w:marTop w:val="0"/>
      <w:marBottom w:val="0"/>
      <w:divBdr>
        <w:top w:val="none" w:sz="0" w:space="0" w:color="auto"/>
        <w:left w:val="none" w:sz="0" w:space="0" w:color="auto"/>
        <w:bottom w:val="none" w:sz="0" w:space="0" w:color="auto"/>
        <w:right w:val="none" w:sz="0" w:space="0" w:color="auto"/>
      </w:divBdr>
    </w:div>
    <w:div w:id="1813398969">
      <w:bodyDiv w:val="1"/>
      <w:marLeft w:val="0"/>
      <w:marRight w:val="0"/>
      <w:marTop w:val="0"/>
      <w:marBottom w:val="0"/>
      <w:divBdr>
        <w:top w:val="none" w:sz="0" w:space="0" w:color="auto"/>
        <w:left w:val="none" w:sz="0" w:space="0" w:color="auto"/>
        <w:bottom w:val="none" w:sz="0" w:space="0" w:color="auto"/>
        <w:right w:val="none" w:sz="0" w:space="0" w:color="auto"/>
      </w:divBdr>
    </w:div>
    <w:div w:id="1819420753">
      <w:bodyDiv w:val="1"/>
      <w:marLeft w:val="0"/>
      <w:marRight w:val="0"/>
      <w:marTop w:val="0"/>
      <w:marBottom w:val="0"/>
      <w:divBdr>
        <w:top w:val="none" w:sz="0" w:space="0" w:color="auto"/>
        <w:left w:val="none" w:sz="0" w:space="0" w:color="auto"/>
        <w:bottom w:val="none" w:sz="0" w:space="0" w:color="auto"/>
        <w:right w:val="none" w:sz="0" w:space="0" w:color="auto"/>
      </w:divBdr>
    </w:div>
    <w:div w:id="1819955363">
      <w:bodyDiv w:val="1"/>
      <w:marLeft w:val="0"/>
      <w:marRight w:val="0"/>
      <w:marTop w:val="0"/>
      <w:marBottom w:val="0"/>
      <w:divBdr>
        <w:top w:val="none" w:sz="0" w:space="0" w:color="auto"/>
        <w:left w:val="none" w:sz="0" w:space="0" w:color="auto"/>
        <w:bottom w:val="none" w:sz="0" w:space="0" w:color="auto"/>
        <w:right w:val="none" w:sz="0" w:space="0" w:color="auto"/>
      </w:divBdr>
    </w:div>
    <w:div w:id="1821264316">
      <w:bodyDiv w:val="1"/>
      <w:marLeft w:val="0"/>
      <w:marRight w:val="0"/>
      <w:marTop w:val="0"/>
      <w:marBottom w:val="0"/>
      <w:divBdr>
        <w:top w:val="none" w:sz="0" w:space="0" w:color="auto"/>
        <w:left w:val="none" w:sz="0" w:space="0" w:color="auto"/>
        <w:bottom w:val="none" w:sz="0" w:space="0" w:color="auto"/>
        <w:right w:val="none" w:sz="0" w:space="0" w:color="auto"/>
      </w:divBdr>
    </w:div>
    <w:div w:id="1826165823">
      <w:bodyDiv w:val="1"/>
      <w:marLeft w:val="0"/>
      <w:marRight w:val="0"/>
      <w:marTop w:val="0"/>
      <w:marBottom w:val="0"/>
      <w:divBdr>
        <w:top w:val="none" w:sz="0" w:space="0" w:color="auto"/>
        <w:left w:val="none" w:sz="0" w:space="0" w:color="auto"/>
        <w:bottom w:val="none" w:sz="0" w:space="0" w:color="auto"/>
        <w:right w:val="none" w:sz="0" w:space="0" w:color="auto"/>
      </w:divBdr>
    </w:div>
    <w:div w:id="1832521218">
      <w:bodyDiv w:val="1"/>
      <w:marLeft w:val="0"/>
      <w:marRight w:val="0"/>
      <w:marTop w:val="0"/>
      <w:marBottom w:val="0"/>
      <w:divBdr>
        <w:top w:val="none" w:sz="0" w:space="0" w:color="auto"/>
        <w:left w:val="none" w:sz="0" w:space="0" w:color="auto"/>
        <w:bottom w:val="none" w:sz="0" w:space="0" w:color="auto"/>
        <w:right w:val="none" w:sz="0" w:space="0" w:color="auto"/>
      </w:divBdr>
    </w:div>
    <w:div w:id="1836530459">
      <w:bodyDiv w:val="1"/>
      <w:marLeft w:val="0"/>
      <w:marRight w:val="0"/>
      <w:marTop w:val="0"/>
      <w:marBottom w:val="0"/>
      <w:divBdr>
        <w:top w:val="none" w:sz="0" w:space="0" w:color="auto"/>
        <w:left w:val="none" w:sz="0" w:space="0" w:color="auto"/>
        <w:bottom w:val="none" w:sz="0" w:space="0" w:color="auto"/>
        <w:right w:val="none" w:sz="0" w:space="0" w:color="auto"/>
      </w:divBdr>
      <w:divsChild>
        <w:div w:id="39862973">
          <w:marLeft w:val="0"/>
          <w:marRight w:val="0"/>
          <w:marTop w:val="0"/>
          <w:marBottom w:val="0"/>
          <w:divBdr>
            <w:top w:val="none" w:sz="0" w:space="0" w:color="auto"/>
            <w:left w:val="none" w:sz="0" w:space="0" w:color="auto"/>
            <w:bottom w:val="none" w:sz="0" w:space="0" w:color="auto"/>
            <w:right w:val="none" w:sz="0" w:space="0" w:color="auto"/>
          </w:divBdr>
        </w:div>
        <w:div w:id="97870171">
          <w:marLeft w:val="0"/>
          <w:marRight w:val="0"/>
          <w:marTop w:val="0"/>
          <w:marBottom w:val="0"/>
          <w:divBdr>
            <w:top w:val="none" w:sz="0" w:space="0" w:color="auto"/>
            <w:left w:val="none" w:sz="0" w:space="0" w:color="auto"/>
            <w:bottom w:val="none" w:sz="0" w:space="0" w:color="auto"/>
            <w:right w:val="none" w:sz="0" w:space="0" w:color="auto"/>
          </w:divBdr>
        </w:div>
        <w:div w:id="776292505">
          <w:marLeft w:val="0"/>
          <w:marRight w:val="0"/>
          <w:marTop w:val="0"/>
          <w:marBottom w:val="0"/>
          <w:divBdr>
            <w:top w:val="none" w:sz="0" w:space="0" w:color="auto"/>
            <w:left w:val="none" w:sz="0" w:space="0" w:color="auto"/>
            <w:bottom w:val="none" w:sz="0" w:space="0" w:color="auto"/>
            <w:right w:val="none" w:sz="0" w:space="0" w:color="auto"/>
          </w:divBdr>
        </w:div>
        <w:div w:id="809983472">
          <w:marLeft w:val="0"/>
          <w:marRight w:val="0"/>
          <w:marTop w:val="0"/>
          <w:marBottom w:val="0"/>
          <w:divBdr>
            <w:top w:val="none" w:sz="0" w:space="0" w:color="auto"/>
            <w:left w:val="none" w:sz="0" w:space="0" w:color="auto"/>
            <w:bottom w:val="none" w:sz="0" w:space="0" w:color="auto"/>
            <w:right w:val="none" w:sz="0" w:space="0" w:color="auto"/>
          </w:divBdr>
        </w:div>
        <w:div w:id="1810394827">
          <w:marLeft w:val="0"/>
          <w:marRight w:val="0"/>
          <w:marTop w:val="0"/>
          <w:marBottom w:val="0"/>
          <w:divBdr>
            <w:top w:val="none" w:sz="0" w:space="0" w:color="auto"/>
            <w:left w:val="none" w:sz="0" w:space="0" w:color="auto"/>
            <w:bottom w:val="none" w:sz="0" w:space="0" w:color="auto"/>
            <w:right w:val="none" w:sz="0" w:space="0" w:color="auto"/>
          </w:divBdr>
        </w:div>
      </w:divsChild>
    </w:div>
    <w:div w:id="1837570060">
      <w:bodyDiv w:val="1"/>
      <w:marLeft w:val="0"/>
      <w:marRight w:val="0"/>
      <w:marTop w:val="0"/>
      <w:marBottom w:val="0"/>
      <w:divBdr>
        <w:top w:val="none" w:sz="0" w:space="0" w:color="auto"/>
        <w:left w:val="none" w:sz="0" w:space="0" w:color="auto"/>
        <w:bottom w:val="none" w:sz="0" w:space="0" w:color="auto"/>
        <w:right w:val="none" w:sz="0" w:space="0" w:color="auto"/>
      </w:divBdr>
    </w:div>
    <w:div w:id="1840273774">
      <w:bodyDiv w:val="1"/>
      <w:marLeft w:val="0"/>
      <w:marRight w:val="0"/>
      <w:marTop w:val="0"/>
      <w:marBottom w:val="0"/>
      <w:divBdr>
        <w:top w:val="none" w:sz="0" w:space="0" w:color="auto"/>
        <w:left w:val="none" w:sz="0" w:space="0" w:color="auto"/>
        <w:bottom w:val="none" w:sz="0" w:space="0" w:color="auto"/>
        <w:right w:val="none" w:sz="0" w:space="0" w:color="auto"/>
      </w:divBdr>
    </w:div>
    <w:div w:id="1842231648">
      <w:bodyDiv w:val="1"/>
      <w:marLeft w:val="0"/>
      <w:marRight w:val="0"/>
      <w:marTop w:val="0"/>
      <w:marBottom w:val="0"/>
      <w:divBdr>
        <w:top w:val="none" w:sz="0" w:space="0" w:color="auto"/>
        <w:left w:val="none" w:sz="0" w:space="0" w:color="auto"/>
        <w:bottom w:val="none" w:sz="0" w:space="0" w:color="auto"/>
        <w:right w:val="none" w:sz="0" w:space="0" w:color="auto"/>
      </w:divBdr>
      <w:divsChild>
        <w:div w:id="1493792749">
          <w:marLeft w:val="0"/>
          <w:marRight w:val="0"/>
          <w:marTop w:val="0"/>
          <w:marBottom w:val="0"/>
          <w:divBdr>
            <w:top w:val="none" w:sz="0" w:space="0" w:color="auto"/>
            <w:left w:val="none" w:sz="0" w:space="0" w:color="auto"/>
            <w:bottom w:val="none" w:sz="0" w:space="0" w:color="auto"/>
            <w:right w:val="none" w:sz="0" w:space="0" w:color="auto"/>
          </w:divBdr>
          <w:divsChild>
            <w:div w:id="56443454">
              <w:marLeft w:val="0"/>
              <w:marRight w:val="0"/>
              <w:marTop w:val="0"/>
              <w:marBottom w:val="0"/>
              <w:divBdr>
                <w:top w:val="none" w:sz="0" w:space="0" w:color="auto"/>
                <w:left w:val="none" w:sz="0" w:space="0" w:color="auto"/>
                <w:bottom w:val="none" w:sz="0" w:space="0" w:color="auto"/>
                <w:right w:val="none" w:sz="0" w:space="0" w:color="auto"/>
              </w:divBdr>
            </w:div>
            <w:div w:id="165025258">
              <w:marLeft w:val="0"/>
              <w:marRight w:val="0"/>
              <w:marTop w:val="0"/>
              <w:marBottom w:val="0"/>
              <w:divBdr>
                <w:top w:val="none" w:sz="0" w:space="0" w:color="auto"/>
                <w:left w:val="none" w:sz="0" w:space="0" w:color="auto"/>
                <w:bottom w:val="none" w:sz="0" w:space="0" w:color="auto"/>
                <w:right w:val="none" w:sz="0" w:space="0" w:color="auto"/>
              </w:divBdr>
            </w:div>
            <w:div w:id="309135400">
              <w:marLeft w:val="0"/>
              <w:marRight w:val="0"/>
              <w:marTop w:val="0"/>
              <w:marBottom w:val="0"/>
              <w:divBdr>
                <w:top w:val="none" w:sz="0" w:space="0" w:color="auto"/>
                <w:left w:val="none" w:sz="0" w:space="0" w:color="auto"/>
                <w:bottom w:val="none" w:sz="0" w:space="0" w:color="auto"/>
                <w:right w:val="none" w:sz="0" w:space="0" w:color="auto"/>
              </w:divBdr>
            </w:div>
            <w:div w:id="491410216">
              <w:marLeft w:val="0"/>
              <w:marRight w:val="0"/>
              <w:marTop w:val="0"/>
              <w:marBottom w:val="0"/>
              <w:divBdr>
                <w:top w:val="none" w:sz="0" w:space="0" w:color="auto"/>
                <w:left w:val="none" w:sz="0" w:space="0" w:color="auto"/>
                <w:bottom w:val="none" w:sz="0" w:space="0" w:color="auto"/>
                <w:right w:val="none" w:sz="0" w:space="0" w:color="auto"/>
              </w:divBdr>
            </w:div>
            <w:div w:id="507644511">
              <w:marLeft w:val="0"/>
              <w:marRight w:val="0"/>
              <w:marTop w:val="0"/>
              <w:marBottom w:val="0"/>
              <w:divBdr>
                <w:top w:val="none" w:sz="0" w:space="0" w:color="auto"/>
                <w:left w:val="none" w:sz="0" w:space="0" w:color="auto"/>
                <w:bottom w:val="none" w:sz="0" w:space="0" w:color="auto"/>
                <w:right w:val="none" w:sz="0" w:space="0" w:color="auto"/>
              </w:divBdr>
            </w:div>
            <w:div w:id="539325966">
              <w:marLeft w:val="0"/>
              <w:marRight w:val="0"/>
              <w:marTop w:val="0"/>
              <w:marBottom w:val="0"/>
              <w:divBdr>
                <w:top w:val="none" w:sz="0" w:space="0" w:color="auto"/>
                <w:left w:val="none" w:sz="0" w:space="0" w:color="auto"/>
                <w:bottom w:val="none" w:sz="0" w:space="0" w:color="auto"/>
                <w:right w:val="none" w:sz="0" w:space="0" w:color="auto"/>
              </w:divBdr>
            </w:div>
            <w:div w:id="560751653">
              <w:marLeft w:val="0"/>
              <w:marRight w:val="0"/>
              <w:marTop w:val="0"/>
              <w:marBottom w:val="0"/>
              <w:divBdr>
                <w:top w:val="none" w:sz="0" w:space="0" w:color="auto"/>
                <w:left w:val="none" w:sz="0" w:space="0" w:color="auto"/>
                <w:bottom w:val="none" w:sz="0" w:space="0" w:color="auto"/>
                <w:right w:val="none" w:sz="0" w:space="0" w:color="auto"/>
              </w:divBdr>
            </w:div>
            <w:div w:id="662390202">
              <w:marLeft w:val="0"/>
              <w:marRight w:val="0"/>
              <w:marTop w:val="0"/>
              <w:marBottom w:val="0"/>
              <w:divBdr>
                <w:top w:val="none" w:sz="0" w:space="0" w:color="auto"/>
                <w:left w:val="none" w:sz="0" w:space="0" w:color="auto"/>
                <w:bottom w:val="none" w:sz="0" w:space="0" w:color="auto"/>
                <w:right w:val="none" w:sz="0" w:space="0" w:color="auto"/>
              </w:divBdr>
            </w:div>
            <w:div w:id="759715523">
              <w:marLeft w:val="0"/>
              <w:marRight w:val="0"/>
              <w:marTop w:val="0"/>
              <w:marBottom w:val="0"/>
              <w:divBdr>
                <w:top w:val="none" w:sz="0" w:space="0" w:color="auto"/>
                <w:left w:val="none" w:sz="0" w:space="0" w:color="auto"/>
                <w:bottom w:val="none" w:sz="0" w:space="0" w:color="auto"/>
                <w:right w:val="none" w:sz="0" w:space="0" w:color="auto"/>
              </w:divBdr>
            </w:div>
            <w:div w:id="827135686">
              <w:marLeft w:val="0"/>
              <w:marRight w:val="0"/>
              <w:marTop w:val="0"/>
              <w:marBottom w:val="0"/>
              <w:divBdr>
                <w:top w:val="none" w:sz="0" w:space="0" w:color="auto"/>
                <w:left w:val="none" w:sz="0" w:space="0" w:color="auto"/>
                <w:bottom w:val="none" w:sz="0" w:space="0" w:color="auto"/>
                <w:right w:val="none" w:sz="0" w:space="0" w:color="auto"/>
              </w:divBdr>
            </w:div>
            <w:div w:id="1205679307">
              <w:marLeft w:val="0"/>
              <w:marRight w:val="0"/>
              <w:marTop w:val="0"/>
              <w:marBottom w:val="0"/>
              <w:divBdr>
                <w:top w:val="none" w:sz="0" w:space="0" w:color="auto"/>
                <w:left w:val="none" w:sz="0" w:space="0" w:color="auto"/>
                <w:bottom w:val="none" w:sz="0" w:space="0" w:color="auto"/>
                <w:right w:val="none" w:sz="0" w:space="0" w:color="auto"/>
              </w:divBdr>
            </w:div>
            <w:div w:id="1384137799">
              <w:marLeft w:val="0"/>
              <w:marRight w:val="0"/>
              <w:marTop w:val="0"/>
              <w:marBottom w:val="0"/>
              <w:divBdr>
                <w:top w:val="none" w:sz="0" w:space="0" w:color="auto"/>
                <w:left w:val="none" w:sz="0" w:space="0" w:color="auto"/>
                <w:bottom w:val="none" w:sz="0" w:space="0" w:color="auto"/>
                <w:right w:val="none" w:sz="0" w:space="0" w:color="auto"/>
              </w:divBdr>
            </w:div>
            <w:div w:id="1443113018">
              <w:marLeft w:val="0"/>
              <w:marRight w:val="0"/>
              <w:marTop w:val="0"/>
              <w:marBottom w:val="0"/>
              <w:divBdr>
                <w:top w:val="none" w:sz="0" w:space="0" w:color="auto"/>
                <w:left w:val="none" w:sz="0" w:space="0" w:color="auto"/>
                <w:bottom w:val="none" w:sz="0" w:space="0" w:color="auto"/>
                <w:right w:val="none" w:sz="0" w:space="0" w:color="auto"/>
              </w:divBdr>
            </w:div>
            <w:div w:id="1531915517">
              <w:marLeft w:val="0"/>
              <w:marRight w:val="0"/>
              <w:marTop w:val="0"/>
              <w:marBottom w:val="0"/>
              <w:divBdr>
                <w:top w:val="none" w:sz="0" w:space="0" w:color="auto"/>
                <w:left w:val="none" w:sz="0" w:space="0" w:color="auto"/>
                <w:bottom w:val="none" w:sz="0" w:space="0" w:color="auto"/>
                <w:right w:val="none" w:sz="0" w:space="0" w:color="auto"/>
              </w:divBdr>
            </w:div>
            <w:div w:id="1554076253">
              <w:marLeft w:val="0"/>
              <w:marRight w:val="0"/>
              <w:marTop w:val="0"/>
              <w:marBottom w:val="0"/>
              <w:divBdr>
                <w:top w:val="none" w:sz="0" w:space="0" w:color="auto"/>
                <w:left w:val="none" w:sz="0" w:space="0" w:color="auto"/>
                <w:bottom w:val="none" w:sz="0" w:space="0" w:color="auto"/>
                <w:right w:val="none" w:sz="0" w:space="0" w:color="auto"/>
              </w:divBdr>
            </w:div>
            <w:div w:id="1805082144">
              <w:marLeft w:val="0"/>
              <w:marRight w:val="0"/>
              <w:marTop w:val="0"/>
              <w:marBottom w:val="0"/>
              <w:divBdr>
                <w:top w:val="none" w:sz="0" w:space="0" w:color="auto"/>
                <w:left w:val="none" w:sz="0" w:space="0" w:color="auto"/>
                <w:bottom w:val="none" w:sz="0" w:space="0" w:color="auto"/>
                <w:right w:val="none" w:sz="0" w:space="0" w:color="auto"/>
              </w:divBdr>
            </w:div>
            <w:div w:id="1898054399">
              <w:marLeft w:val="0"/>
              <w:marRight w:val="0"/>
              <w:marTop w:val="0"/>
              <w:marBottom w:val="0"/>
              <w:divBdr>
                <w:top w:val="none" w:sz="0" w:space="0" w:color="auto"/>
                <w:left w:val="none" w:sz="0" w:space="0" w:color="auto"/>
                <w:bottom w:val="none" w:sz="0" w:space="0" w:color="auto"/>
                <w:right w:val="none" w:sz="0" w:space="0" w:color="auto"/>
              </w:divBdr>
            </w:div>
            <w:div w:id="1905942736">
              <w:marLeft w:val="0"/>
              <w:marRight w:val="0"/>
              <w:marTop w:val="0"/>
              <w:marBottom w:val="0"/>
              <w:divBdr>
                <w:top w:val="none" w:sz="0" w:space="0" w:color="auto"/>
                <w:left w:val="none" w:sz="0" w:space="0" w:color="auto"/>
                <w:bottom w:val="none" w:sz="0" w:space="0" w:color="auto"/>
                <w:right w:val="none" w:sz="0" w:space="0" w:color="auto"/>
              </w:divBdr>
            </w:div>
            <w:div w:id="1987662856">
              <w:marLeft w:val="0"/>
              <w:marRight w:val="0"/>
              <w:marTop w:val="0"/>
              <w:marBottom w:val="0"/>
              <w:divBdr>
                <w:top w:val="none" w:sz="0" w:space="0" w:color="auto"/>
                <w:left w:val="none" w:sz="0" w:space="0" w:color="auto"/>
                <w:bottom w:val="none" w:sz="0" w:space="0" w:color="auto"/>
                <w:right w:val="none" w:sz="0" w:space="0" w:color="auto"/>
              </w:divBdr>
            </w:div>
            <w:div w:id="2089374948">
              <w:marLeft w:val="0"/>
              <w:marRight w:val="0"/>
              <w:marTop w:val="0"/>
              <w:marBottom w:val="0"/>
              <w:divBdr>
                <w:top w:val="none" w:sz="0" w:space="0" w:color="auto"/>
                <w:left w:val="none" w:sz="0" w:space="0" w:color="auto"/>
                <w:bottom w:val="none" w:sz="0" w:space="0" w:color="auto"/>
                <w:right w:val="none" w:sz="0" w:space="0" w:color="auto"/>
              </w:divBdr>
            </w:div>
            <w:div w:id="213648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5366">
      <w:bodyDiv w:val="1"/>
      <w:marLeft w:val="0"/>
      <w:marRight w:val="0"/>
      <w:marTop w:val="0"/>
      <w:marBottom w:val="0"/>
      <w:divBdr>
        <w:top w:val="none" w:sz="0" w:space="0" w:color="auto"/>
        <w:left w:val="none" w:sz="0" w:space="0" w:color="auto"/>
        <w:bottom w:val="none" w:sz="0" w:space="0" w:color="auto"/>
        <w:right w:val="none" w:sz="0" w:space="0" w:color="auto"/>
      </w:divBdr>
    </w:div>
    <w:div w:id="1842769433">
      <w:bodyDiv w:val="1"/>
      <w:marLeft w:val="0"/>
      <w:marRight w:val="0"/>
      <w:marTop w:val="0"/>
      <w:marBottom w:val="0"/>
      <w:divBdr>
        <w:top w:val="none" w:sz="0" w:space="0" w:color="auto"/>
        <w:left w:val="none" w:sz="0" w:space="0" w:color="auto"/>
        <w:bottom w:val="none" w:sz="0" w:space="0" w:color="auto"/>
        <w:right w:val="none" w:sz="0" w:space="0" w:color="auto"/>
      </w:divBdr>
      <w:divsChild>
        <w:div w:id="97456706">
          <w:marLeft w:val="0"/>
          <w:marRight w:val="0"/>
          <w:marTop w:val="0"/>
          <w:marBottom w:val="0"/>
          <w:divBdr>
            <w:top w:val="none" w:sz="0" w:space="0" w:color="auto"/>
            <w:left w:val="none" w:sz="0" w:space="0" w:color="auto"/>
            <w:bottom w:val="none" w:sz="0" w:space="0" w:color="auto"/>
            <w:right w:val="none" w:sz="0" w:space="0" w:color="auto"/>
          </w:divBdr>
        </w:div>
      </w:divsChild>
    </w:div>
    <w:div w:id="1846749025">
      <w:bodyDiv w:val="1"/>
      <w:marLeft w:val="0"/>
      <w:marRight w:val="0"/>
      <w:marTop w:val="0"/>
      <w:marBottom w:val="0"/>
      <w:divBdr>
        <w:top w:val="none" w:sz="0" w:space="0" w:color="auto"/>
        <w:left w:val="none" w:sz="0" w:space="0" w:color="auto"/>
        <w:bottom w:val="none" w:sz="0" w:space="0" w:color="auto"/>
        <w:right w:val="none" w:sz="0" w:space="0" w:color="auto"/>
      </w:divBdr>
    </w:div>
    <w:div w:id="1849130472">
      <w:bodyDiv w:val="1"/>
      <w:marLeft w:val="0"/>
      <w:marRight w:val="0"/>
      <w:marTop w:val="0"/>
      <w:marBottom w:val="0"/>
      <w:divBdr>
        <w:top w:val="none" w:sz="0" w:space="0" w:color="auto"/>
        <w:left w:val="none" w:sz="0" w:space="0" w:color="auto"/>
        <w:bottom w:val="none" w:sz="0" w:space="0" w:color="auto"/>
        <w:right w:val="none" w:sz="0" w:space="0" w:color="auto"/>
      </w:divBdr>
      <w:divsChild>
        <w:div w:id="1540052851">
          <w:marLeft w:val="0"/>
          <w:marRight w:val="0"/>
          <w:marTop w:val="0"/>
          <w:marBottom w:val="0"/>
          <w:divBdr>
            <w:top w:val="none" w:sz="0" w:space="0" w:color="auto"/>
            <w:left w:val="none" w:sz="0" w:space="0" w:color="auto"/>
            <w:bottom w:val="none" w:sz="0" w:space="0" w:color="auto"/>
            <w:right w:val="none" w:sz="0" w:space="0" w:color="auto"/>
          </w:divBdr>
          <w:divsChild>
            <w:div w:id="5403357">
              <w:marLeft w:val="0"/>
              <w:marRight w:val="0"/>
              <w:marTop w:val="0"/>
              <w:marBottom w:val="0"/>
              <w:divBdr>
                <w:top w:val="none" w:sz="0" w:space="0" w:color="auto"/>
                <w:left w:val="none" w:sz="0" w:space="0" w:color="auto"/>
                <w:bottom w:val="none" w:sz="0" w:space="0" w:color="auto"/>
                <w:right w:val="none" w:sz="0" w:space="0" w:color="auto"/>
              </w:divBdr>
            </w:div>
            <w:div w:id="188106711">
              <w:marLeft w:val="0"/>
              <w:marRight w:val="0"/>
              <w:marTop w:val="0"/>
              <w:marBottom w:val="0"/>
              <w:divBdr>
                <w:top w:val="none" w:sz="0" w:space="0" w:color="auto"/>
                <w:left w:val="none" w:sz="0" w:space="0" w:color="auto"/>
                <w:bottom w:val="none" w:sz="0" w:space="0" w:color="auto"/>
                <w:right w:val="none" w:sz="0" w:space="0" w:color="auto"/>
              </w:divBdr>
            </w:div>
            <w:div w:id="258875697">
              <w:marLeft w:val="0"/>
              <w:marRight w:val="0"/>
              <w:marTop w:val="0"/>
              <w:marBottom w:val="0"/>
              <w:divBdr>
                <w:top w:val="none" w:sz="0" w:space="0" w:color="auto"/>
                <w:left w:val="none" w:sz="0" w:space="0" w:color="auto"/>
                <w:bottom w:val="none" w:sz="0" w:space="0" w:color="auto"/>
                <w:right w:val="none" w:sz="0" w:space="0" w:color="auto"/>
              </w:divBdr>
            </w:div>
            <w:div w:id="280456480">
              <w:marLeft w:val="0"/>
              <w:marRight w:val="0"/>
              <w:marTop w:val="0"/>
              <w:marBottom w:val="0"/>
              <w:divBdr>
                <w:top w:val="none" w:sz="0" w:space="0" w:color="auto"/>
                <w:left w:val="none" w:sz="0" w:space="0" w:color="auto"/>
                <w:bottom w:val="none" w:sz="0" w:space="0" w:color="auto"/>
                <w:right w:val="none" w:sz="0" w:space="0" w:color="auto"/>
              </w:divBdr>
            </w:div>
            <w:div w:id="318458276">
              <w:marLeft w:val="0"/>
              <w:marRight w:val="0"/>
              <w:marTop w:val="0"/>
              <w:marBottom w:val="0"/>
              <w:divBdr>
                <w:top w:val="none" w:sz="0" w:space="0" w:color="auto"/>
                <w:left w:val="none" w:sz="0" w:space="0" w:color="auto"/>
                <w:bottom w:val="none" w:sz="0" w:space="0" w:color="auto"/>
                <w:right w:val="none" w:sz="0" w:space="0" w:color="auto"/>
              </w:divBdr>
            </w:div>
            <w:div w:id="340395172">
              <w:marLeft w:val="0"/>
              <w:marRight w:val="0"/>
              <w:marTop w:val="0"/>
              <w:marBottom w:val="0"/>
              <w:divBdr>
                <w:top w:val="none" w:sz="0" w:space="0" w:color="auto"/>
                <w:left w:val="none" w:sz="0" w:space="0" w:color="auto"/>
                <w:bottom w:val="none" w:sz="0" w:space="0" w:color="auto"/>
                <w:right w:val="none" w:sz="0" w:space="0" w:color="auto"/>
              </w:divBdr>
            </w:div>
            <w:div w:id="370158268">
              <w:marLeft w:val="0"/>
              <w:marRight w:val="0"/>
              <w:marTop w:val="0"/>
              <w:marBottom w:val="0"/>
              <w:divBdr>
                <w:top w:val="none" w:sz="0" w:space="0" w:color="auto"/>
                <w:left w:val="none" w:sz="0" w:space="0" w:color="auto"/>
                <w:bottom w:val="none" w:sz="0" w:space="0" w:color="auto"/>
                <w:right w:val="none" w:sz="0" w:space="0" w:color="auto"/>
              </w:divBdr>
            </w:div>
            <w:div w:id="413479511">
              <w:marLeft w:val="0"/>
              <w:marRight w:val="0"/>
              <w:marTop w:val="0"/>
              <w:marBottom w:val="0"/>
              <w:divBdr>
                <w:top w:val="none" w:sz="0" w:space="0" w:color="auto"/>
                <w:left w:val="none" w:sz="0" w:space="0" w:color="auto"/>
                <w:bottom w:val="none" w:sz="0" w:space="0" w:color="auto"/>
                <w:right w:val="none" w:sz="0" w:space="0" w:color="auto"/>
              </w:divBdr>
            </w:div>
            <w:div w:id="461121840">
              <w:marLeft w:val="0"/>
              <w:marRight w:val="0"/>
              <w:marTop w:val="0"/>
              <w:marBottom w:val="0"/>
              <w:divBdr>
                <w:top w:val="none" w:sz="0" w:space="0" w:color="auto"/>
                <w:left w:val="none" w:sz="0" w:space="0" w:color="auto"/>
                <w:bottom w:val="none" w:sz="0" w:space="0" w:color="auto"/>
                <w:right w:val="none" w:sz="0" w:space="0" w:color="auto"/>
              </w:divBdr>
            </w:div>
            <w:div w:id="478349793">
              <w:marLeft w:val="0"/>
              <w:marRight w:val="0"/>
              <w:marTop w:val="0"/>
              <w:marBottom w:val="0"/>
              <w:divBdr>
                <w:top w:val="none" w:sz="0" w:space="0" w:color="auto"/>
                <w:left w:val="none" w:sz="0" w:space="0" w:color="auto"/>
                <w:bottom w:val="none" w:sz="0" w:space="0" w:color="auto"/>
                <w:right w:val="none" w:sz="0" w:space="0" w:color="auto"/>
              </w:divBdr>
            </w:div>
            <w:div w:id="497841614">
              <w:marLeft w:val="0"/>
              <w:marRight w:val="0"/>
              <w:marTop w:val="0"/>
              <w:marBottom w:val="0"/>
              <w:divBdr>
                <w:top w:val="none" w:sz="0" w:space="0" w:color="auto"/>
                <w:left w:val="none" w:sz="0" w:space="0" w:color="auto"/>
                <w:bottom w:val="none" w:sz="0" w:space="0" w:color="auto"/>
                <w:right w:val="none" w:sz="0" w:space="0" w:color="auto"/>
              </w:divBdr>
            </w:div>
            <w:div w:id="577132077">
              <w:marLeft w:val="0"/>
              <w:marRight w:val="0"/>
              <w:marTop w:val="0"/>
              <w:marBottom w:val="0"/>
              <w:divBdr>
                <w:top w:val="none" w:sz="0" w:space="0" w:color="auto"/>
                <w:left w:val="none" w:sz="0" w:space="0" w:color="auto"/>
                <w:bottom w:val="none" w:sz="0" w:space="0" w:color="auto"/>
                <w:right w:val="none" w:sz="0" w:space="0" w:color="auto"/>
              </w:divBdr>
            </w:div>
            <w:div w:id="699359942">
              <w:marLeft w:val="0"/>
              <w:marRight w:val="0"/>
              <w:marTop w:val="0"/>
              <w:marBottom w:val="0"/>
              <w:divBdr>
                <w:top w:val="none" w:sz="0" w:space="0" w:color="auto"/>
                <w:left w:val="none" w:sz="0" w:space="0" w:color="auto"/>
                <w:bottom w:val="none" w:sz="0" w:space="0" w:color="auto"/>
                <w:right w:val="none" w:sz="0" w:space="0" w:color="auto"/>
              </w:divBdr>
            </w:div>
            <w:div w:id="731199921">
              <w:marLeft w:val="0"/>
              <w:marRight w:val="0"/>
              <w:marTop w:val="0"/>
              <w:marBottom w:val="0"/>
              <w:divBdr>
                <w:top w:val="none" w:sz="0" w:space="0" w:color="auto"/>
                <w:left w:val="none" w:sz="0" w:space="0" w:color="auto"/>
                <w:bottom w:val="none" w:sz="0" w:space="0" w:color="auto"/>
                <w:right w:val="none" w:sz="0" w:space="0" w:color="auto"/>
              </w:divBdr>
            </w:div>
            <w:div w:id="786657635">
              <w:marLeft w:val="0"/>
              <w:marRight w:val="0"/>
              <w:marTop w:val="0"/>
              <w:marBottom w:val="0"/>
              <w:divBdr>
                <w:top w:val="none" w:sz="0" w:space="0" w:color="auto"/>
                <w:left w:val="none" w:sz="0" w:space="0" w:color="auto"/>
                <w:bottom w:val="none" w:sz="0" w:space="0" w:color="auto"/>
                <w:right w:val="none" w:sz="0" w:space="0" w:color="auto"/>
              </w:divBdr>
            </w:div>
            <w:div w:id="807209462">
              <w:marLeft w:val="0"/>
              <w:marRight w:val="0"/>
              <w:marTop w:val="0"/>
              <w:marBottom w:val="0"/>
              <w:divBdr>
                <w:top w:val="none" w:sz="0" w:space="0" w:color="auto"/>
                <w:left w:val="none" w:sz="0" w:space="0" w:color="auto"/>
                <w:bottom w:val="none" w:sz="0" w:space="0" w:color="auto"/>
                <w:right w:val="none" w:sz="0" w:space="0" w:color="auto"/>
              </w:divBdr>
            </w:div>
            <w:div w:id="838665962">
              <w:marLeft w:val="0"/>
              <w:marRight w:val="0"/>
              <w:marTop w:val="0"/>
              <w:marBottom w:val="0"/>
              <w:divBdr>
                <w:top w:val="none" w:sz="0" w:space="0" w:color="auto"/>
                <w:left w:val="none" w:sz="0" w:space="0" w:color="auto"/>
                <w:bottom w:val="none" w:sz="0" w:space="0" w:color="auto"/>
                <w:right w:val="none" w:sz="0" w:space="0" w:color="auto"/>
              </w:divBdr>
            </w:div>
            <w:div w:id="858665656">
              <w:marLeft w:val="0"/>
              <w:marRight w:val="0"/>
              <w:marTop w:val="0"/>
              <w:marBottom w:val="0"/>
              <w:divBdr>
                <w:top w:val="none" w:sz="0" w:space="0" w:color="auto"/>
                <w:left w:val="none" w:sz="0" w:space="0" w:color="auto"/>
                <w:bottom w:val="none" w:sz="0" w:space="0" w:color="auto"/>
                <w:right w:val="none" w:sz="0" w:space="0" w:color="auto"/>
              </w:divBdr>
            </w:div>
            <w:div w:id="1005977859">
              <w:marLeft w:val="0"/>
              <w:marRight w:val="0"/>
              <w:marTop w:val="0"/>
              <w:marBottom w:val="0"/>
              <w:divBdr>
                <w:top w:val="none" w:sz="0" w:space="0" w:color="auto"/>
                <w:left w:val="none" w:sz="0" w:space="0" w:color="auto"/>
                <w:bottom w:val="none" w:sz="0" w:space="0" w:color="auto"/>
                <w:right w:val="none" w:sz="0" w:space="0" w:color="auto"/>
              </w:divBdr>
            </w:div>
            <w:div w:id="1019307426">
              <w:marLeft w:val="0"/>
              <w:marRight w:val="0"/>
              <w:marTop w:val="0"/>
              <w:marBottom w:val="0"/>
              <w:divBdr>
                <w:top w:val="none" w:sz="0" w:space="0" w:color="auto"/>
                <w:left w:val="none" w:sz="0" w:space="0" w:color="auto"/>
                <w:bottom w:val="none" w:sz="0" w:space="0" w:color="auto"/>
                <w:right w:val="none" w:sz="0" w:space="0" w:color="auto"/>
              </w:divBdr>
            </w:div>
            <w:div w:id="1054890183">
              <w:marLeft w:val="0"/>
              <w:marRight w:val="0"/>
              <w:marTop w:val="0"/>
              <w:marBottom w:val="0"/>
              <w:divBdr>
                <w:top w:val="none" w:sz="0" w:space="0" w:color="auto"/>
                <w:left w:val="none" w:sz="0" w:space="0" w:color="auto"/>
                <w:bottom w:val="none" w:sz="0" w:space="0" w:color="auto"/>
                <w:right w:val="none" w:sz="0" w:space="0" w:color="auto"/>
              </w:divBdr>
            </w:div>
            <w:div w:id="1159006679">
              <w:marLeft w:val="0"/>
              <w:marRight w:val="0"/>
              <w:marTop w:val="0"/>
              <w:marBottom w:val="0"/>
              <w:divBdr>
                <w:top w:val="none" w:sz="0" w:space="0" w:color="auto"/>
                <w:left w:val="none" w:sz="0" w:space="0" w:color="auto"/>
                <w:bottom w:val="none" w:sz="0" w:space="0" w:color="auto"/>
                <w:right w:val="none" w:sz="0" w:space="0" w:color="auto"/>
              </w:divBdr>
            </w:div>
            <w:div w:id="1297104501">
              <w:marLeft w:val="0"/>
              <w:marRight w:val="0"/>
              <w:marTop w:val="0"/>
              <w:marBottom w:val="0"/>
              <w:divBdr>
                <w:top w:val="none" w:sz="0" w:space="0" w:color="auto"/>
                <w:left w:val="none" w:sz="0" w:space="0" w:color="auto"/>
                <w:bottom w:val="none" w:sz="0" w:space="0" w:color="auto"/>
                <w:right w:val="none" w:sz="0" w:space="0" w:color="auto"/>
              </w:divBdr>
            </w:div>
            <w:div w:id="1313486029">
              <w:marLeft w:val="0"/>
              <w:marRight w:val="0"/>
              <w:marTop w:val="0"/>
              <w:marBottom w:val="0"/>
              <w:divBdr>
                <w:top w:val="none" w:sz="0" w:space="0" w:color="auto"/>
                <w:left w:val="none" w:sz="0" w:space="0" w:color="auto"/>
                <w:bottom w:val="none" w:sz="0" w:space="0" w:color="auto"/>
                <w:right w:val="none" w:sz="0" w:space="0" w:color="auto"/>
              </w:divBdr>
            </w:div>
            <w:div w:id="1358579218">
              <w:marLeft w:val="0"/>
              <w:marRight w:val="0"/>
              <w:marTop w:val="0"/>
              <w:marBottom w:val="0"/>
              <w:divBdr>
                <w:top w:val="none" w:sz="0" w:space="0" w:color="auto"/>
                <w:left w:val="none" w:sz="0" w:space="0" w:color="auto"/>
                <w:bottom w:val="none" w:sz="0" w:space="0" w:color="auto"/>
                <w:right w:val="none" w:sz="0" w:space="0" w:color="auto"/>
              </w:divBdr>
            </w:div>
            <w:div w:id="1712076151">
              <w:marLeft w:val="0"/>
              <w:marRight w:val="0"/>
              <w:marTop w:val="0"/>
              <w:marBottom w:val="0"/>
              <w:divBdr>
                <w:top w:val="none" w:sz="0" w:space="0" w:color="auto"/>
                <w:left w:val="none" w:sz="0" w:space="0" w:color="auto"/>
                <w:bottom w:val="none" w:sz="0" w:space="0" w:color="auto"/>
                <w:right w:val="none" w:sz="0" w:space="0" w:color="auto"/>
              </w:divBdr>
            </w:div>
            <w:div w:id="1852059352">
              <w:marLeft w:val="0"/>
              <w:marRight w:val="0"/>
              <w:marTop w:val="0"/>
              <w:marBottom w:val="0"/>
              <w:divBdr>
                <w:top w:val="none" w:sz="0" w:space="0" w:color="auto"/>
                <w:left w:val="none" w:sz="0" w:space="0" w:color="auto"/>
                <w:bottom w:val="none" w:sz="0" w:space="0" w:color="auto"/>
                <w:right w:val="none" w:sz="0" w:space="0" w:color="auto"/>
              </w:divBdr>
            </w:div>
            <w:div w:id="2102946561">
              <w:marLeft w:val="0"/>
              <w:marRight w:val="0"/>
              <w:marTop w:val="0"/>
              <w:marBottom w:val="0"/>
              <w:divBdr>
                <w:top w:val="none" w:sz="0" w:space="0" w:color="auto"/>
                <w:left w:val="none" w:sz="0" w:space="0" w:color="auto"/>
                <w:bottom w:val="none" w:sz="0" w:space="0" w:color="auto"/>
                <w:right w:val="none" w:sz="0" w:space="0" w:color="auto"/>
              </w:divBdr>
            </w:div>
            <w:div w:id="214369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73441">
      <w:bodyDiv w:val="1"/>
      <w:marLeft w:val="0"/>
      <w:marRight w:val="0"/>
      <w:marTop w:val="0"/>
      <w:marBottom w:val="0"/>
      <w:divBdr>
        <w:top w:val="none" w:sz="0" w:space="0" w:color="auto"/>
        <w:left w:val="none" w:sz="0" w:space="0" w:color="auto"/>
        <w:bottom w:val="none" w:sz="0" w:space="0" w:color="auto"/>
        <w:right w:val="none" w:sz="0" w:space="0" w:color="auto"/>
      </w:divBdr>
    </w:div>
    <w:div w:id="1876427064">
      <w:bodyDiv w:val="1"/>
      <w:marLeft w:val="0"/>
      <w:marRight w:val="0"/>
      <w:marTop w:val="0"/>
      <w:marBottom w:val="0"/>
      <w:divBdr>
        <w:top w:val="none" w:sz="0" w:space="0" w:color="auto"/>
        <w:left w:val="none" w:sz="0" w:space="0" w:color="auto"/>
        <w:bottom w:val="none" w:sz="0" w:space="0" w:color="auto"/>
        <w:right w:val="none" w:sz="0" w:space="0" w:color="auto"/>
      </w:divBdr>
    </w:div>
    <w:div w:id="1877086436">
      <w:bodyDiv w:val="1"/>
      <w:marLeft w:val="0"/>
      <w:marRight w:val="0"/>
      <w:marTop w:val="0"/>
      <w:marBottom w:val="0"/>
      <w:divBdr>
        <w:top w:val="none" w:sz="0" w:space="0" w:color="auto"/>
        <w:left w:val="none" w:sz="0" w:space="0" w:color="auto"/>
        <w:bottom w:val="none" w:sz="0" w:space="0" w:color="auto"/>
        <w:right w:val="none" w:sz="0" w:space="0" w:color="auto"/>
      </w:divBdr>
    </w:div>
    <w:div w:id="1879121924">
      <w:bodyDiv w:val="1"/>
      <w:marLeft w:val="0"/>
      <w:marRight w:val="0"/>
      <w:marTop w:val="0"/>
      <w:marBottom w:val="0"/>
      <w:divBdr>
        <w:top w:val="none" w:sz="0" w:space="0" w:color="auto"/>
        <w:left w:val="none" w:sz="0" w:space="0" w:color="auto"/>
        <w:bottom w:val="none" w:sz="0" w:space="0" w:color="auto"/>
        <w:right w:val="none" w:sz="0" w:space="0" w:color="auto"/>
      </w:divBdr>
    </w:div>
    <w:div w:id="1880585018">
      <w:bodyDiv w:val="1"/>
      <w:marLeft w:val="0"/>
      <w:marRight w:val="0"/>
      <w:marTop w:val="0"/>
      <w:marBottom w:val="0"/>
      <w:divBdr>
        <w:top w:val="none" w:sz="0" w:space="0" w:color="auto"/>
        <w:left w:val="none" w:sz="0" w:space="0" w:color="auto"/>
        <w:bottom w:val="none" w:sz="0" w:space="0" w:color="auto"/>
        <w:right w:val="none" w:sz="0" w:space="0" w:color="auto"/>
      </w:divBdr>
    </w:div>
    <w:div w:id="1886022041">
      <w:bodyDiv w:val="1"/>
      <w:marLeft w:val="0"/>
      <w:marRight w:val="0"/>
      <w:marTop w:val="0"/>
      <w:marBottom w:val="0"/>
      <w:divBdr>
        <w:top w:val="none" w:sz="0" w:space="0" w:color="auto"/>
        <w:left w:val="none" w:sz="0" w:space="0" w:color="auto"/>
        <w:bottom w:val="none" w:sz="0" w:space="0" w:color="auto"/>
        <w:right w:val="none" w:sz="0" w:space="0" w:color="auto"/>
      </w:divBdr>
      <w:divsChild>
        <w:div w:id="334502319">
          <w:marLeft w:val="0"/>
          <w:marRight w:val="0"/>
          <w:marTop w:val="0"/>
          <w:marBottom w:val="0"/>
          <w:divBdr>
            <w:top w:val="none" w:sz="0" w:space="0" w:color="auto"/>
            <w:left w:val="none" w:sz="0" w:space="0" w:color="auto"/>
            <w:bottom w:val="none" w:sz="0" w:space="0" w:color="auto"/>
            <w:right w:val="none" w:sz="0" w:space="0" w:color="auto"/>
          </w:divBdr>
          <w:divsChild>
            <w:div w:id="174463387">
              <w:marLeft w:val="0"/>
              <w:marRight w:val="0"/>
              <w:marTop w:val="0"/>
              <w:marBottom w:val="0"/>
              <w:divBdr>
                <w:top w:val="none" w:sz="0" w:space="0" w:color="auto"/>
                <w:left w:val="none" w:sz="0" w:space="0" w:color="auto"/>
                <w:bottom w:val="none" w:sz="0" w:space="0" w:color="auto"/>
                <w:right w:val="none" w:sz="0" w:space="0" w:color="auto"/>
              </w:divBdr>
            </w:div>
            <w:div w:id="518391770">
              <w:marLeft w:val="0"/>
              <w:marRight w:val="0"/>
              <w:marTop w:val="0"/>
              <w:marBottom w:val="0"/>
              <w:divBdr>
                <w:top w:val="none" w:sz="0" w:space="0" w:color="auto"/>
                <w:left w:val="none" w:sz="0" w:space="0" w:color="auto"/>
                <w:bottom w:val="none" w:sz="0" w:space="0" w:color="auto"/>
                <w:right w:val="none" w:sz="0" w:space="0" w:color="auto"/>
              </w:divBdr>
            </w:div>
            <w:div w:id="729422872">
              <w:marLeft w:val="0"/>
              <w:marRight w:val="0"/>
              <w:marTop w:val="0"/>
              <w:marBottom w:val="0"/>
              <w:divBdr>
                <w:top w:val="none" w:sz="0" w:space="0" w:color="auto"/>
                <w:left w:val="none" w:sz="0" w:space="0" w:color="auto"/>
                <w:bottom w:val="none" w:sz="0" w:space="0" w:color="auto"/>
                <w:right w:val="none" w:sz="0" w:space="0" w:color="auto"/>
              </w:divBdr>
            </w:div>
            <w:div w:id="863640529">
              <w:marLeft w:val="0"/>
              <w:marRight w:val="0"/>
              <w:marTop w:val="0"/>
              <w:marBottom w:val="0"/>
              <w:divBdr>
                <w:top w:val="none" w:sz="0" w:space="0" w:color="auto"/>
                <w:left w:val="none" w:sz="0" w:space="0" w:color="auto"/>
                <w:bottom w:val="none" w:sz="0" w:space="0" w:color="auto"/>
                <w:right w:val="none" w:sz="0" w:space="0" w:color="auto"/>
              </w:divBdr>
            </w:div>
            <w:div w:id="1032340665">
              <w:marLeft w:val="0"/>
              <w:marRight w:val="0"/>
              <w:marTop w:val="0"/>
              <w:marBottom w:val="0"/>
              <w:divBdr>
                <w:top w:val="none" w:sz="0" w:space="0" w:color="auto"/>
                <w:left w:val="none" w:sz="0" w:space="0" w:color="auto"/>
                <w:bottom w:val="none" w:sz="0" w:space="0" w:color="auto"/>
                <w:right w:val="none" w:sz="0" w:space="0" w:color="auto"/>
              </w:divBdr>
            </w:div>
            <w:div w:id="1294678708">
              <w:marLeft w:val="0"/>
              <w:marRight w:val="0"/>
              <w:marTop w:val="0"/>
              <w:marBottom w:val="0"/>
              <w:divBdr>
                <w:top w:val="none" w:sz="0" w:space="0" w:color="auto"/>
                <w:left w:val="none" w:sz="0" w:space="0" w:color="auto"/>
                <w:bottom w:val="none" w:sz="0" w:space="0" w:color="auto"/>
                <w:right w:val="none" w:sz="0" w:space="0" w:color="auto"/>
              </w:divBdr>
            </w:div>
            <w:div w:id="1321958488">
              <w:marLeft w:val="0"/>
              <w:marRight w:val="0"/>
              <w:marTop w:val="0"/>
              <w:marBottom w:val="0"/>
              <w:divBdr>
                <w:top w:val="none" w:sz="0" w:space="0" w:color="auto"/>
                <w:left w:val="none" w:sz="0" w:space="0" w:color="auto"/>
                <w:bottom w:val="none" w:sz="0" w:space="0" w:color="auto"/>
                <w:right w:val="none" w:sz="0" w:space="0" w:color="auto"/>
              </w:divBdr>
            </w:div>
            <w:div w:id="1411194453">
              <w:marLeft w:val="0"/>
              <w:marRight w:val="0"/>
              <w:marTop w:val="0"/>
              <w:marBottom w:val="0"/>
              <w:divBdr>
                <w:top w:val="none" w:sz="0" w:space="0" w:color="auto"/>
                <w:left w:val="none" w:sz="0" w:space="0" w:color="auto"/>
                <w:bottom w:val="none" w:sz="0" w:space="0" w:color="auto"/>
                <w:right w:val="none" w:sz="0" w:space="0" w:color="auto"/>
              </w:divBdr>
            </w:div>
            <w:div w:id="1509907978">
              <w:marLeft w:val="0"/>
              <w:marRight w:val="0"/>
              <w:marTop w:val="0"/>
              <w:marBottom w:val="0"/>
              <w:divBdr>
                <w:top w:val="none" w:sz="0" w:space="0" w:color="auto"/>
                <w:left w:val="none" w:sz="0" w:space="0" w:color="auto"/>
                <w:bottom w:val="none" w:sz="0" w:space="0" w:color="auto"/>
                <w:right w:val="none" w:sz="0" w:space="0" w:color="auto"/>
              </w:divBdr>
            </w:div>
            <w:div w:id="185834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81694">
      <w:bodyDiv w:val="1"/>
      <w:marLeft w:val="0"/>
      <w:marRight w:val="0"/>
      <w:marTop w:val="0"/>
      <w:marBottom w:val="0"/>
      <w:divBdr>
        <w:top w:val="none" w:sz="0" w:space="0" w:color="auto"/>
        <w:left w:val="none" w:sz="0" w:space="0" w:color="auto"/>
        <w:bottom w:val="none" w:sz="0" w:space="0" w:color="auto"/>
        <w:right w:val="none" w:sz="0" w:space="0" w:color="auto"/>
      </w:divBdr>
    </w:div>
    <w:div w:id="1898515561">
      <w:bodyDiv w:val="1"/>
      <w:marLeft w:val="0"/>
      <w:marRight w:val="0"/>
      <w:marTop w:val="0"/>
      <w:marBottom w:val="0"/>
      <w:divBdr>
        <w:top w:val="none" w:sz="0" w:space="0" w:color="auto"/>
        <w:left w:val="none" w:sz="0" w:space="0" w:color="auto"/>
        <w:bottom w:val="none" w:sz="0" w:space="0" w:color="auto"/>
        <w:right w:val="none" w:sz="0" w:space="0" w:color="auto"/>
      </w:divBdr>
    </w:div>
    <w:div w:id="1906182352">
      <w:bodyDiv w:val="1"/>
      <w:marLeft w:val="0"/>
      <w:marRight w:val="0"/>
      <w:marTop w:val="0"/>
      <w:marBottom w:val="0"/>
      <w:divBdr>
        <w:top w:val="none" w:sz="0" w:space="0" w:color="auto"/>
        <w:left w:val="none" w:sz="0" w:space="0" w:color="auto"/>
        <w:bottom w:val="none" w:sz="0" w:space="0" w:color="auto"/>
        <w:right w:val="none" w:sz="0" w:space="0" w:color="auto"/>
      </w:divBdr>
    </w:div>
    <w:div w:id="1910573785">
      <w:bodyDiv w:val="1"/>
      <w:marLeft w:val="0"/>
      <w:marRight w:val="0"/>
      <w:marTop w:val="0"/>
      <w:marBottom w:val="0"/>
      <w:divBdr>
        <w:top w:val="none" w:sz="0" w:space="0" w:color="auto"/>
        <w:left w:val="none" w:sz="0" w:space="0" w:color="auto"/>
        <w:bottom w:val="none" w:sz="0" w:space="0" w:color="auto"/>
        <w:right w:val="none" w:sz="0" w:space="0" w:color="auto"/>
      </w:divBdr>
      <w:divsChild>
        <w:div w:id="1115171279">
          <w:marLeft w:val="0"/>
          <w:marRight w:val="0"/>
          <w:marTop w:val="0"/>
          <w:marBottom w:val="0"/>
          <w:divBdr>
            <w:top w:val="none" w:sz="0" w:space="0" w:color="auto"/>
            <w:left w:val="none" w:sz="0" w:space="0" w:color="auto"/>
            <w:bottom w:val="none" w:sz="0" w:space="0" w:color="auto"/>
            <w:right w:val="none" w:sz="0" w:space="0" w:color="auto"/>
          </w:divBdr>
          <w:divsChild>
            <w:div w:id="166477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10797">
      <w:bodyDiv w:val="1"/>
      <w:marLeft w:val="0"/>
      <w:marRight w:val="0"/>
      <w:marTop w:val="0"/>
      <w:marBottom w:val="0"/>
      <w:divBdr>
        <w:top w:val="none" w:sz="0" w:space="0" w:color="auto"/>
        <w:left w:val="none" w:sz="0" w:space="0" w:color="auto"/>
        <w:bottom w:val="none" w:sz="0" w:space="0" w:color="auto"/>
        <w:right w:val="none" w:sz="0" w:space="0" w:color="auto"/>
      </w:divBdr>
    </w:div>
    <w:div w:id="1915771244">
      <w:bodyDiv w:val="1"/>
      <w:marLeft w:val="0"/>
      <w:marRight w:val="0"/>
      <w:marTop w:val="0"/>
      <w:marBottom w:val="0"/>
      <w:divBdr>
        <w:top w:val="none" w:sz="0" w:space="0" w:color="auto"/>
        <w:left w:val="none" w:sz="0" w:space="0" w:color="auto"/>
        <w:bottom w:val="none" w:sz="0" w:space="0" w:color="auto"/>
        <w:right w:val="none" w:sz="0" w:space="0" w:color="auto"/>
      </w:divBdr>
    </w:div>
    <w:div w:id="1918856655">
      <w:bodyDiv w:val="1"/>
      <w:marLeft w:val="0"/>
      <w:marRight w:val="0"/>
      <w:marTop w:val="0"/>
      <w:marBottom w:val="0"/>
      <w:divBdr>
        <w:top w:val="none" w:sz="0" w:space="0" w:color="auto"/>
        <w:left w:val="none" w:sz="0" w:space="0" w:color="auto"/>
        <w:bottom w:val="none" w:sz="0" w:space="0" w:color="auto"/>
        <w:right w:val="none" w:sz="0" w:space="0" w:color="auto"/>
      </w:divBdr>
    </w:div>
    <w:div w:id="1919973847">
      <w:bodyDiv w:val="1"/>
      <w:marLeft w:val="0"/>
      <w:marRight w:val="0"/>
      <w:marTop w:val="0"/>
      <w:marBottom w:val="0"/>
      <w:divBdr>
        <w:top w:val="none" w:sz="0" w:space="0" w:color="auto"/>
        <w:left w:val="none" w:sz="0" w:space="0" w:color="auto"/>
        <w:bottom w:val="none" w:sz="0" w:space="0" w:color="auto"/>
        <w:right w:val="none" w:sz="0" w:space="0" w:color="auto"/>
      </w:divBdr>
    </w:div>
    <w:div w:id="1929532604">
      <w:bodyDiv w:val="1"/>
      <w:marLeft w:val="0"/>
      <w:marRight w:val="0"/>
      <w:marTop w:val="0"/>
      <w:marBottom w:val="0"/>
      <w:divBdr>
        <w:top w:val="none" w:sz="0" w:space="0" w:color="auto"/>
        <w:left w:val="none" w:sz="0" w:space="0" w:color="auto"/>
        <w:bottom w:val="none" w:sz="0" w:space="0" w:color="auto"/>
        <w:right w:val="none" w:sz="0" w:space="0" w:color="auto"/>
      </w:divBdr>
      <w:divsChild>
        <w:div w:id="854343520">
          <w:marLeft w:val="0"/>
          <w:marRight w:val="0"/>
          <w:marTop w:val="0"/>
          <w:marBottom w:val="0"/>
          <w:divBdr>
            <w:top w:val="none" w:sz="0" w:space="0" w:color="auto"/>
            <w:left w:val="none" w:sz="0" w:space="0" w:color="auto"/>
            <w:bottom w:val="none" w:sz="0" w:space="0" w:color="auto"/>
            <w:right w:val="none" w:sz="0" w:space="0" w:color="auto"/>
          </w:divBdr>
          <w:divsChild>
            <w:div w:id="54084088">
              <w:marLeft w:val="0"/>
              <w:marRight w:val="0"/>
              <w:marTop w:val="0"/>
              <w:marBottom w:val="0"/>
              <w:divBdr>
                <w:top w:val="none" w:sz="0" w:space="0" w:color="auto"/>
                <w:left w:val="none" w:sz="0" w:space="0" w:color="auto"/>
                <w:bottom w:val="none" w:sz="0" w:space="0" w:color="auto"/>
                <w:right w:val="none" w:sz="0" w:space="0" w:color="auto"/>
              </w:divBdr>
            </w:div>
            <w:div w:id="139078218">
              <w:marLeft w:val="0"/>
              <w:marRight w:val="0"/>
              <w:marTop w:val="0"/>
              <w:marBottom w:val="0"/>
              <w:divBdr>
                <w:top w:val="none" w:sz="0" w:space="0" w:color="auto"/>
                <w:left w:val="none" w:sz="0" w:space="0" w:color="auto"/>
                <w:bottom w:val="none" w:sz="0" w:space="0" w:color="auto"/>
                <w:right w:val="none" w:sz="0" w:space="0" w:color="auto"/>
              </w:divBdr>
            </w:div>
            <w:div w:id="482739395">
              <w:marLeft w:val="0"/>
              <w:marRight w:val="0"/>
              <w:marTop w:val="0"/>
              <w:marBottom w:val="0"/>
              <w:divBdr>
                <w:top w:val="none" w:sz="0" w:space="0" w:color="auto"/>
                <w:left w:val="none" w:sz="0" w:space="0" w:color="auto"/>
                <w:bottom w:val="none" w:sz="0" w:space="0" w:color="auto"/>
                <w:right w:val="none" w:sz="0" w:space="0" w:color="auto"/>
              </w:divBdr>
            </w:div>
            <w:div w:id="733159901">
              <w:marLeft w:val="0"/>
              <w:marRight w:val="0"/>
              <w:marTop w:val="0"/>
              <w:marBottom w:val="0"/>
              <w:divBdr>
                <w:top w:val="none" w:sz="0" w:space="0" w:color="auto"/>
                <w:left w:val="none" w:sz="0" w:space="0" w:color="auto"/>
                <w:bottom w:val="none" w:sz="0" w:space="0" w:color="auto"/>
                <w:right w:val="none" w:sz="0" w:space="0" w:color="auto"/>
              </w:divBdr>
            </w:div>
            <w:div w:id="785778421">
              <w:marLeft w:val="0"/>
              <w:marRight w:val="0"/>
              <w:marTop w:val="0"/>
              <w:marBottom w:val="0"/>
              <w:divBdr>
                <w:top w:val="none" w:sz="0" w:space="0" w:color="auto"/>
                <w:left w:val="none" w:sz="0" w:space="0" w:color="auto"/>
                <w:bottom w:val="none" w:sz="0" w:space="0" w:color="auto"/>
                <w:right w:val="none" w:sz="0" w:space="0" w:color="auto"/>
              </w:divBdr>
            </w:div>
            <w:div w:id="854226000">
              <w:marLeft w:val="0"/>
              <w:marRight w:val="0"/>
              <w:marTop w:val="0"/>
              <w:marBottom w:val="0"/>
              <w:divBdr>
                <w:top w:val="none" w:sz="0" w:space="0" w:color="auto"/>
                <w:left w:val="none" w:sz="0" w:space="0" w:color="auto"/>
                <w:bottom w:val="none" w:sz="0" w:space="0" w:color="auto"/>
                <w:right w:val="none" w:sz="0" w:space="0" w:color="auto"/>
              </w:divBdr>
            </w:div>
            <w:div w:id="970786216">
              <w:marLeft w:val="0"/>
              <w:marRight w:val="0"/>
              <w:marTop w:val="0"/>
              <w:marBottom w:val="0"/>
              <w:divBdr>
                <w:top w:val="none" w:sz="0" w:space="0" w:color="auto"/>
                <w:left w:val="none" w:sz="0" w:space="0" w:color="auto"/>
                <w:bottom w:val="none" w:sz="0" w:space="0" w:color="auto"/>
                <w:right w:val="none" w:sz="0" w:space="0" w:color="auto"/>
              </w:divBdr>
            </w:div>
            <w:div w:id="984361768">
              <w:marLeft w:val="0"/>
              <w:marRight w:val="0"/>
              <w:marTop w:val="0"/>
              <w:marBottom w:val="0"/>
              <w:divBdr>
                <w:top w:val="none" w:sz="0" w:space="0" w:color="auto"/>
                <w:left w:val="none" w:sz="0" w:space="0" w:color="auto"/>
                <w:bottom w:val="none" w:sz="0" w:space="0" w:color="auto"/>
                <w:right w:val="none" w:sz="0" w:space="0" w:color="auto"/>
              </w:divBdr>
            </w:div>
            <w:div w:id="1106996760">
              <w:marLeft w:val="0"/>
              <w:marRight w:val="0"/>
              <w:marTop w:val="0"/>
              <w:marBottom w:val="0"/>
              <w:divBdr>
                <w:top w:val="none" w:sz="0" w:space="0" w:color="auto"/>
                <w:left w:val="none" w:sz="0" w:space="0" w:color="auto"/>
                <w:bottom w:val="none" w:sz="0" w:space="0" w:color="auto"/>
                <w:right w:val="none" w:sz="0" w:space="0" w:color="auto"/>
              </w:divBdr>
            </w:div>
            <w:div w:id="1139224268">
              <w:marLeft w:val="0"/>
              <w:marRight w:val="0"/>
              <w:marTop w:val="0"/>
              <w:marBottom w:val="0"/>
              <w:divBdr>
                <w:top w:val="none" w:sz="0" w:space="0" w:color="auto"/>
                <w:left w:val="none" w:sz="0" w:space="0" w:color="auto"/>
                <w:bottom w:val="none" w:sz="0" w:space="0" w:color="auto"/>
                <w:right w:val="none" w:sz="0" w:space="0" w:color="auto"/>
              </w:divBdr>
            </w:div>
            <w:div w:id="1335457995">
              <w:marLeft w:val="0"/>
              <w:marRight w:val="0"/>
              <w:marTop w:val="0"/>
              <w:marBottom w:val="0"/>
              <w:divBdr>
                <w:top w:val="none" w:sz="0" w:space="0" w:color="auto"/>
                <w:left w:val="none" w:sz="0" w:space="0" w:color="auto"/>
                <w:bottom w:val="none" w:sz="0" w:space="0" w:color="auto"/>
                <w:right w:val="none" w:sz="0" w:space="0" w:color="auto"/>
              </w:divBdr>
            </w:div>
            <w:div w:id="1713845883">
              <w:marLeft w:val="0"/>
              <w:marRight w:val="0"/>
              <w:marTop w:val="0"/>
              <w:marBottom w:val="0"/>
              <w:divBdr>
                <w:top w:val="none" w:sz="0" w:space="0" w:color="auto"/>
                <w:left w:val="none" w:sz="0" w:space="0" w:color="auto"/>
                <w:bottom w:val="none" w:sz="0" w:space="0" w:color="auto"/>
                <w:right w:val="none" w:sz="0" w:space="0" w:color="auto"/>
              </w:divBdr>
            </w:div>
            <w:div w:id="1722510257">
              <w:marLeft w:val="0"/>
              <w:marRight w:val="0"/>
              <w:marTop w:val="0"/>
              <w:marBottom w:val="0"/>
              <w:divBdr>
                <w:top w:val="none" w:sz="0" w:space="0" w:color="auto"/>
                <w:left w:val="none" w:sz="0" w:space="0" w:color="auto"/>
                <w:bottom w:val="none" w:sz="0" w:space="0" w:color="auto"/>
                <w:right w:val="none" w:sz="0" w:space="0" w:color="auto"/>
              </w:divBdr>
            </w:div>
            <w:div w:id="182007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55709">
      <w:bodyDiv w:val="1"/>
      <w:marLeft w:val="0"/>
      <w:marRight w:val="0"/>
      <w:marTop w:val="0"/>
      <w:marBottom w:val="0"/>
      <w:divBdr>
        <w:top w:val="none" w:sz="0" w:space="0" w:color="auto"/>
        <w:left w:val="none" w:sz="0" w:space="0" w:color="auto"/>
        <w:bottom w:val="none" w:sz="0" w:space="0" w:color="auto"/>
        <w:right w:val="none" w:sz="0" w:space="0" w:color="auto"/>
      </w:divBdr>
    </w:div>
    <w:div w:id="1935085660">
      <w:bodyDiv w:val="1"/>
      <w:marLeft w:val="0"/>
      <w:marRight w:val="0"/>
      <w:marTop w:val="0"/>
      <w:marBottom w:val="0"/>
      <w:divBdr>
        <w:top w:val="none" w:sz="0" w:space="0" w:color="auto"/>
        <w:left w:val="none" w:sz="0" w:space="0" w:color="auto"/>
        <w:bottom w:val="none" w:sz="0" w:space="0" w:color="auto"/>
        <w:right w:val="none" w:sz="0" w:space="0" w:color="auto"/>
      </w:divBdr>
      <w:divsChild>
        <w:div w:id="417094061">
          <w:marLeft w:val="0"/>
          <w:marRight w:val="0"/>
          <w:marTop w:val="0"/>
          <w:marBottom w:val="0"/>
          <w:divBdr>
            <w:top w:val="none" w:sz="0" w:space="0" w:color="auto"/>
            <w:left w:val="none" w:sz="0" w:space="0" w:color="auto"/>
            <w:bottom w:val="none" w:sz="0" w:space="0" w:color="auto"/>
            <w:right w:val="none" w:sz="0" w:space="0" w:color="auto"/>
          </w:divBdr>
          <w:divsChild>
            <w:div w:id="1410152709">
              <w:marLeft w:val="0"/>
              <w:marRight w:val="0"/>
              <w:marTop w:val="0"/>
              <w:marBottom w:val="0"/>
              <w:divBdr>
                <w:top w:val="none" w:sz="0" w:space="0" w:color="auto"/>
                <w:left w:val="none" w:sz="0" w:space="0" w:color="auto"/>
                <w:bottom w:val="none" w:sz="0" w:space="0" w:color="auto"/>
                <w:right w:val="none" w:sz="0" w:space="0" w:color="auto"/>
              </w:divBdr>
            </w:div>
            <w:div w:id="1513715472">
              <w:marLeft w:val="0"/>
              <w:marRight w:val="0"/>
              <w:marTop w:val="0"/>
              <w:marBottom w:val="0"/>
              <w:divBdr>
                <w:top w:val="none" w:sz="0" w:space="0" w:color="auto"/>
                <w:left w:val="none" w:sz="0" w:space="0" w:color="auto"/>
                <w:bottom w:val="none" w:sz="0" w:space="0" w:color="auto"/>
                <w:right w:val="none" w:sz="0" w:space="0" w:color="auto"/>
              </w:divBdr>
            </w:div>
            <w:div w:id="1915047490">
              <w:marLeft w:val="0"/>
              <w:marRight w:val="0"/>
              <w:marTop w:val="0"/>
              <w:marBottom w:val="0"/>
              <w:divBdr>
                <w:top w:val="none" w:sz="0" w:space="0" w:color="auto"/>
                <w:left w:val="none" w:sz="0" w:space="0" w:color="auto"/>
                <w:bottom w:val="none" w:sz="0" w:space="0" w:color="auto"/>
                <w:right w:val="none" w:sz="0" w:space="0" w:color="auto"/>
              </w:divBdr>
            </w:div>
            <w:div w:id="209697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68098">
      <w:bodyDiv w:val="1"/>
      <w:marLeft w:val="0"/>
      <w:marRight w:val="0"/>
      <w:marTop w:val="0"/>
      <w:marBottom w:val="0"/>
      <w:divBdr>
        <w:top w:val="none" w:sz="0" w:space="0" w:color="auto"/>
        <w:left w:val="none" w:sz="0" w:space="0" w:color="auto"/>
        <w:bottom w:val="none" w:sz="0" w:space="0" w:color="auto"/>
        <w:right w:val="none" w:sz="0" w:space="0" w:color="auto"/>
      </w:divBdr>
    </w:div>
    <w:div w:id="1938251081">
      <w:bodyDiv w:val="1"/>
      <w:marLeft w:val="0"/>
      <w:marRight w:val="0"/>
      <w:marTop w:val="0"/>
      <w:marBottom w:val="0"/>
      <w:divBdr>
        <w:top w:val="none" w:sz="0" w:space="0" w:color="auto"/>
        <w:left w:val="none" w:sz="0" w:space="0" w:color="auto"/>
        <w:bottom w:val="none" w:sz="0" w:space="0" w:color="auto"/>
        <w:right w:val="none" w:sz="0" w:space="0" w:color="auto"/>
      </w:divBdr>
    </w:div>
    <w:div w:id="1943413087">
      <w:bodyDiv w:val="1"/>
      <w:marLeft w:val="0"/>
      <w:marRight w:val="0"/>
      <w:marTop w:val="0"/>
      <w:marBottom w:val="0"/>
      <w:divBdr>
        <w:top w:val="none" w:sz="0" w:space="0" w:color="auto"/>
        <w:left w:val="none" w:sz="0" w:space="0" w:color="auto"/>
        <w:bottom w:val="none" w:sz="0" w:space="0" w:color="auto"/>
        <w:right w:val="none" w:sz="0" w:space="0" w:color="auto"/>
      </w:divBdr>
    </w:div>
    <w:div w:id="1947694344">
      <w:bodyDiv w:val="1"/>
      <w:marLeft w:val="0"/>
      <w:marRight w:val="0"/>
      <w:marTop w:val="0"/>
      <w:marBottom w:val="0"/>
      <w:divBdr>
        <w:top w:val="none" w:sz="0" w:space="0" w:color="auto"/>
        <w:left w:val="none" w:sz="0" w:space="0" w:color="auto"/>
        <w:bottom w:val="none" w:sz="0" w:space="0" w:color="auto"/>
        <w:right w:val="none" w:sz="0" w:space="0" w:color="auto"/>
      </w:divBdr>
      <w:divsChild>
        <w:div w:id="47148173">
          <w:marLeft w:val="360"/>
          <w:marRight w:val="0"/>
          <w:marTop w:val="200"/>
          <w:marBottom w:val="160"/>
          <w:divBdr>
            <w:top w:val="none" w:sz="0" w:space="0" w:color="auto"/>
            <w:left w:val="none" w:sz="0" w:space="0" w:color="auto"/>
            <w:bottom w:val="none" w:sz="0" w:space="0" w:color="auto"/>
            <w:right w:val="none" w:sz="0" w:space="0" w:color="auto"/>
          </w:divBdr>
        </w:div>
      </w:divsChild>
    </w:div>
    <w:div w:id="1950238349">
      <w:bodyDiv w:val="1"/>
      <w:marLeft w:val="0"/>
      <w:marRight w:val="0"/>
      <w:marTop w:val="0"/>
      <w:marBottom w:val="0"/>
      <w:divBdr>
        <w:top w:val="none" w:sz="0" w:space="0" w:color="auto"/>
        <w:left w:val="none" w:sz="0" w:space="0" w:color="auto"/>
        <w:bottom w:val="none" w:sz="0" w:space="0" w:color="auto"/>
        <w:right w:val="none" w:sz="0" w:space="0" w:color="auto"/>
      </w:divBdr>
      <w:divsChild>
        <w:div w:id="339090054">
          <w:marLeft w:val="0"/>
          <w:marRight w:val="0"/>
          <w:marTop w:val="0"/>
          <w:marBottom w:val="0"/>
          <w:divBdr>
            <w:top w:val="none" w:sz="0" w:space="0" w:color="auto"/>
            <w:left w:val="none" w:sz="0" w:space="0" w:color="auto"/>
            <w:bottom w:val="none" w:sz="0" w:space="0" w:color="auto"/>
            <w:right w:val="none" w:sz="0" w:space="0" w:color="auto"/>
          </w:divBdr>
          <w:divsChild>
            <w:div w:id="1940142478">
              <w:marLeft w:val="-150"/>
              <w:marRight w:val="-150"/>
              <w:marTop w:val="0"/>
              <w:marBottom w:val="0"/>
              <w:divBdr>
                <w:top w:val="none" w:sz="0" w:space="0" w:color="auto"/>
                <w:left w:val="none" w:sz="0" w:space="0" w:color="auto"/>
                <w:bottom w:val="none" w:sz="0" w:space="0" w:color="auto"/>
                <w:right w:val="none" w:sz="0" w:space="0" w:color="auto"/>
              </w:divBdr>
              <w:divsChild>
                <w:div w:id="1697535482">
                  <w:marLeft w:val="0"/>
                  <w:marRight w:val="0"/>
                  <w:marTop w:val="0"/>
                  <w:marBottom w:val="0"/>
                  <w:divBdr>
                    <w:top w:val="none" w:sz="0" w:space="0" w:color="auto"/>
                    <w:left w:val="none" w:sz="0" w:space="0" w:color="auto"/>
                    <w:bottom w:val="none" w:sz="0" w:space="0" w:color="auto"/>
                    <w:right w:val="none" w:sz="0" w:space="0" w:color="auto"/>
                  </w:divBdr>
                  <w:divsChild>
                    <w:div w:id="783813028">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747264439">
          <w:marLeft w:val="0"/>
          <w:marRight w:val="0"/>
          <w:marTop w:val="0"/>
          <w:marBottom w:val="0"/>
          <w:divBdr>
            <w:top w:val="none" w:sz="0" w:space="0" w:color="auto"/>
            <w:left w:val="none" w:sz="0" w:space="0" w:color="auto"/>
            <w:bottom w:val="none" w:sz="0" w:space="0" w:color="auto"/>
            <w:right w:val="none" w:sz="0" w:space="0" w:color="auto"/>
          </w:divBdr>
          <w:divsChild>
            <w:div w:id="1168520677">
              <w:marLeft w:val="-150"/>
              <w:marRight w:val="-150"/>
              <w:marTop w:val="0"/>
              <w:marBottom w:val="0"/>
              <w:divBdr>
                <w:top w:val="none" w:sz="0" w:space="0" w:color="auto"/>
                <w:left w:val="none" w:sz="0" w:space="0" w:color="auto"/>
                <w:bottom w:val="none" w:sz="0" w:space="0" w:color="auto"/>
                <w:right w:val="none" w:sz="0" w:space="0" w:color="auto"/>
              </w:divBdr>
              <w:divsChild>
                <w:div w:id="1054233027">
                  <w:marLeft w:val="0"/>
                  <w:marRight w:val="0"/>
                  <w:marTop w:val="0"/>
                  <w:marBottom w:val="0"/>
                  <w:divBdr>
                    <w:top w:val="none" w:sz="0" w:space="0" w:color="auto"/>
                    <w:left w:val="none" w:sz="0" w:space="0" w:color="auto"/>
                    <w:bottom w:val="none" w:sz="0" w:space="0" w:color="auto"/>
                    <w:right w:val="none" w:sz="0" w:space="0" w:color="auto"/>
                  </w:divBdr>
                  <w:divsChild>
                    <w:div w:id="88186303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555194253">
          <w:marLeft w:val="0"/>
          <w:marRight w:val="0"/>
          <w:marTop w:val="0"/>
          <w:marBottom w:val="0"/>
          <w:divBdr>
            <w:top w:val="none" w:sz="0" w:space="0" w:color="auto"/>
            <w:left w:val="none" w:sz="0" w:space="0" w:color="auto"/>
            <w:bottom w:val="none" w:sz="0" w:space="0" w:color="auto"/>
            <w:right w:val="none" w:sz="0" w:space="0" w:color="auto"/>
          </w:divBdr>
          <w:divsChild>
            <w:div w:id="210921131">
              <w:marLeft w:val="-150"/>
              <w:marRight w:val="-150"/>
              <w:marTop w:val="0"/>
              <w:marBottom w:val="0"/>
              <w:divBdr>
                <w:top w:val="none" w:sz="0" w:space="0" w:color="auto"/>
                <w:left w:val="none" w:sz="0" w:space="0" w:color="auto"/>
                <w:bottom w:val="none" w:sz="0" w:space="0" w:color="auto"/>
                <w:right w:val="none" w:sz="0" w:space="0" w:color="auto"/>
              </w:divBdr>
              <w:divsChild>
                <w:div w:id="731925663">
                  <w:marLeft w:val="0"/>
                  <w:marRight w:val="0"/>
                  <w:marTop w:val="0"/>
                  <w:marBottom w:val="0"/>
                  <w:divBdr>
                    <w:top w:val="none" w:sz="0" w:space="0" w:color="auto"/>
                    <w:left w:val="none" w:sz="0" w:space="0" w:color="auto"/>
                    <w:bottom w:val="none" w:sz="0" w:space="0" w:color="auto"/>
                    <w:right w:val="none" w:sz="0" w:space="0" w:color="auto"/>
                  </w:divBdr>
                  <w:divsChild>
                    <w:div w:id="371272601">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747876740">
          <w:marLeft w:val="0"/>
          <w:marRight w:val="0"/>
          <w:marTop w:val="0"/>
          <w:marBottom w:val="0"/>
          <w:divBdr>
            <w:top w:val="none" w:sz="0" w:space="0" w:color="auto"/>
            <w:left w:val="none" w:sz="0" w:space="0" w:color="auto"/>
            <w:bottom w:val="none" w:sz="0" w:space="0" w:color="auto"/>
            <w:right w:val="none" w:sz="0" w:space="0" w:color="auto"/>
          </w:divBdr>
          <w:divsChild>
            <w:div w:id="1360546000">
              <w:marLeft w:val="-150"/>
              <w:marRight w:val="-150"/>
              <w:marTop w:val="0"/>
              <w:marBottom w:val="0"/>
              <w:divBdr>
                <w:top w:val="none" w:sz="0" w:space="0" w:color="auto"/>
                <w:left w:val="none" w:sz="0" w:space="0" w:color="auto"/>
                <w:bottom w:val="none" w:sz="0" w:space="0" w:color="auto"/>
                <w:right w:val="none" w:sz="0" w:space="0" w:color="auto"/>
              </w:divBdr>
              <w:divsChild>
                <w:div w:id="350767064">
                  <w:marLeft w:val="0"/>
                  <w:marRight w:val="0"/>
                  <w:marTop w:val="0"/>
                  <w:marBottom w:val="0"/>
                  <w:divBdr>
                    <w:top w:val="none" w:sz="0" w:space="0" w:color="auto"/>
                    <w:left w:val="none" w:sz="0" w:space="0" w:color="auto"/>
                    <w:bottom w:val="none" w:sz="0" w:space="0" w:color="auto"/>
                    <w:right w:val="none" w:sz="0" w:space="0" w:color="auto"/>
                  </w:divBdr>
                  <w:divsChild>
                    <w:div w:id="5840454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2047413252">
          <w:marLeft w:val="0"/>
          <w:marRight w:val="0"/>
          <w:marTop w:val="0"/>
          <w:marBottom w:val="0"/>
          <w:divBdr>
            <w:top w:val="none" w:sz="0" w:space="0" w:color="auto"/>
            <w:left w:val="none" w:sz="0" w:space="0" w:color="auto"/>
            <w:bottom w:val="none" w:sz="0" w:space="0" w:color="auto"/>
            <w:right w:val="none" w:sz="0" w:space="0" w:color="auto"/>
          </w:divBdr>
          <w:divsChild>
            <w:div w:id="1670712207">
              <w:marLeft w:val="-150"/>
              <w:marRight w:val="-150"/>
              <w:marTop w:val="0"/>
              <w:marBottom w:val="0"/>
              <w:divBdr>
                <w:top w:val="none" w:sz="0" w:space="0" w:color="auto"/>
                <w:left w:val="none" w:sz="0" w:space="0" w:color="auto"/>
                <w:bottom w:val="none" w:sz="0" w:space="0" w:color="auto"/>
                <w:right w:val="none" w:sz="0" w:space="0" w:color="auto"/>
              </w:divBdr>
              <w:divsChild>
                <w:div w:id="1872185024">
                  <w:marLeft w:val="0"/>
                  <w:marRight w:val="0"/>
                  <w:marTop w:val="0"/>
                  <w:marBottom w:val="0"/>
                  <w:divBdr>
                    <w:top w:val="none" w:sz="0" w:space="0" w:color="auto"/>
                    <w:left w:val="none" w:sz="0" w:space="0" w:color="auto"/>
                    <w:bottom w:val="none" w:sz="0" w:space="0" w:color="auto"/>
                    <w:right w:val="none" w:sz="0" w:space="0" w:color="auto"/>
                  </w:divBdr>
                  <w:divsChild>
                    <w:div w:id="1731881561">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2071414136">
          <w:marLeft w:val="0"/>
          <w:marRight w:val="0"/>
          <w:marTop w:val="0"/>
          <w:marBottom w:val="0"/>
          <w:divBdr>
            <w:top w:val="none" w:sz="0" w:space="0" w:color="auto"/>
            <w:left w:val="none" w:sz="0" w:space="0" w:color="auto"/>
            <w:bottom w:val="none" w:sz="0" w:space="0" w:color="auto"/>
            <w:right w:val="none" w:sz="0" w:space="0" w:color="auto"/>
          </w:divBdr>
          <w:divsChild>
            <w:div w:id="515578515">
              <w:marLeft w:val="-150"/>
              <w:marRight w:val="-150"/>
              <w:marTop w:val="0"/>
              <w:marBottom w:val="0"/>
              <w:divBdr>
                <w:top w:val="none" w:sz="0" w:space="0" w:color="auto"/>
                <w:left w:val="none" w:sz="0" w:space="0" w:color="auto"/>
                <w:bottom w:val="none" w:sz="0" w:space="0" w:color="auto"/>
                <w:right w:val="none" w:sz="0" w:space="0" w:color="auto"/>
              </w:divBdr>
              <w:divsChild>
                <w:div w:id="1998799697">
                  <w:marLeft w:val="0"/>
                  <w:marRight w:val="0"/>
                  <w:marTop w:val="0"/>
                  <w:marBottom w:val="0"/>
                  <w:divBdr>
                    <w:top w:val="none" w:sz="0" w:space="0" w:color="auto"/>
                    <w:left w:val="none" w:sz="0" w:space="0" w:color="auto"/>
                    <w:bottom w:val="none" w:sz="0" w:space="0" w:color="auto"/>
                    <w:right w:val="none" w:sz="0" w:space="0" w:color="auto"/>
                  </w:divBdr>
                  <w:divsChild>
                    <w:div w:id="2051373167">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1951932550">
      <w:bodyDiv w:val="1"/>
      <w:marLeft w:val="0"/>
      <w:marRight w:val="0"/>
      <w:marTop w:val="0"/>
      <w:marBottom w:val="0"/>
      <w:divBdr>
        <w:top w:val="none" w:sz="0" w:space="0" w:color="auto"/>
        <w:left w:val="none" w:sz="0" w:space="0" w:color="auto"/>
        <w:bottom w:val="none" w:sz="0" w:space="0" w:color="auto"/>
        <w:right w:val="none" w:sz="0" w:space="0" w:color="auto"/>
      </w:divBdr>
    </w:div>
    <w:div w:id="1953658752">
      <w:bodyDiv w:val="1"/>
      <w:marLeft w:val="0"/>
      <w:marRight w:val="0"/>
      <w:marTop w:val="0"/>
      <w:marBottom w:val="0"/>
      <w:divBdr>
        <w:top w:val="none" w:sz="0" w:space="0" w:color="auto"/>
        <w:left w:val="none" w:sz="0" w:space="0" w:color="auto"/>
        <w:bottom w:val="none" w:sz="0" w:space="0" w:color="auto"/>
        <w:right w:val="none" w:sz="0" w:space="0" w:color="auto"/>
      </w:divBdr>
    </w:div>
    <w:div w:id="1962875539">
      <w:bodyDiv w:val="1"/>
      <w:marLeft w:val="0"/>
      <w:marRight w:val="0"/>
      <w:marTop w:val="0"/>
      <w:marBottom w:val="0"/>
      <w:divBdr>
        <w:top w:val="none" w:sz="0" w:space="0" w:color="auto"/>
        <w:left w:val="none" w:sz="0" w:space="0" w:color="auto"/>
        <w:bottom w:val="none" w:sz="0" w:space="0" w:color="auto"/>
        <w:right w:val="none" w:sz="0" w:space="0" w:color="auto"/>
      </w:divBdr>
    </w:div>
    <w:div w:id="1963880895">
      <w:bodyDiv w:val="1"/>
      <w:marLeft w:val="0"/>
      <w:marRight w:val="0"/>
      <w:marTop w:val="0"/>
      <w:marBottom w:val="0"/>
      <w:divBdr>
        <w:top w:val="none" w:sz="0" w:space="0" w:color="auto"/>
        <w:left w:val="none" w:sz="0" w:space="0" w:color="auto"/>
        <w:bottom w:val="none" w:sz="0" w:space="0" w:color="auto"/>
        <w:right w:val="none" w:sz="0" w:space="0" w:color="auto"/>
      </w:divBdr>
    </w:div>
    <w:div w:id="1973320682">
      <w:bodyDiv w:val="1"/>
      <w:marLeft w:val="0"/>
      <w:marRight w:val="0"/>
      <w:marTop w:val="0"/>
      <w:marBottom w:val="0"/>
      <w:divBdr>
        <w:top w:val="none" w:sz="0" w:space="0" w:color="auto"/>
        <w:left w:val="none" w:sz="0" w:space="0" w:color="auto"/>
        <w:bottom w:val="none" w:sz="0" w:space="0" w:color="auto"/>
        <w:right w:val="none" w:sz="0" w:space="0" w:color="auto"/>
      </w:divBdr>
      <w:divsChild>
        <w:div w:id="2050644978">
          <w:marLeft w:val="0"/>
          <w:marRight w:val="0"/>
          <w:marTop w:val="0"/>
          <w:marBottom w:val="0"/>
          <w:divBdr>
            <w:top w:val="none" w:sz="0" w:space="0" w:color="auto"/>
            <w:left w:val="none" w:sz="0" w:space="0" w:color="auto"/>
            <w:bottom w:val="none" w:sz="0" w:space="0" w:color="auto"/>
            <w:right w:val="none" w:sz="0" w:space="0" w:color="auto"/>
          </w:divBdr>
          <w:divsChild>
            <w:div w:id="966203764">
              <w:marLeft w:val="0"/>
              <w:marRight w:val="0"/>
              <w:marTop w:val="0"/>
              <w:marBottom w:val="0"/>
              <w:divBdr>
                <w:top w:val="none" w:sz="0" w:space="0" w:color="auto"/>
                <w:left w:val="none" w:sz="0" w:space="0" w:color="auto"/>
                <w:bottom w:val="none" w:sz="0" w:space="0" w:color="auto"/>
                <w:right w:val="none" w:sz="0" w:space="0" w:color="auto"/>
              </w:divBdr>
            </w:div>
            <w:div w:id="1540783071">
              <w:marLeft w:val="0"/>
              <w:marRight w:val="0"/>
              <w:marTop w:val="0"/>
              <w:marBottom w:val="0"/>
              <w:divBdr>
                <w:top w:val="none" w:sz="0" w:space="0" w:color="auto"/>
                <w:left w:val="none" w:sz="0" w:space="0" w:color="auto"/>
                <w:bottom w:val="none" w:sz="0" w:space="0" w:color="auto"/>
                <w:right w:val="none" w:sz="0" w:space="0" w:color="auto"/>
              </w:divBdr>
            </w:div>
            <w:div w:id="1670523035">
              <w:marLeft w:val="0"/>
              <w:marRight w:val="0"/>
              <w:marTop w:val="0"/>
              <w:marBottom w:val="0"/>
              <w:divBdr>
                <w:top w:val="none" w:sz="0" w:space="0" w:color="auto"/>
                <w:left w:val="none" w:sz="0" w:space="0" w:color="auto"/>
                <w:bottom w:val="none" w:sz="0" w:space="0" w:color="auto"/>
                <w:right w:val="none" w:sz="0" w:space="0" w:color="auto"/>
              </w:divBdr>
            </w:div>
            <w:div w:id="204100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655561">
      <w:bodyDiv w:val="1"/>
      <w:marLeft w:val="0"/>
      <w:marRight w:val="0"/>
      <w:marTop w:val="0"/>
      <w:marBottom w:val="0"/>
      <w:divBdr>
        <w:top w:val="none" w:sz="0" w:space="0" w:color="auto"/>
        <w:left w:val="none" w:sz="0" w:space="0" w:color="auto"/>
        <w:bottom w:val="none" w:sz="0" w:space="0" w:color="auto"/>
        <w:right w:val="none" w:sz="0" w:space="0" w:color="auto"/>
      </w:divBdr>
      <w:divsChild>
        <w:div w:id="1418673473">
          <w:marLeft w:val="0"/>
          <w:marRight w:val="0"/>
          <w:marTop w:val="0"/>
          <w:marBottom w:val="0"/>
          <w:divBdr>
            <w:top w:val="none" w:sz="0" w:space="0" w:color="auto"/>
            <w:left w:val="none" w:sz="0" w:space="0" w:color="auto"/>
            <w:bottom w:val="none" w:sz="0" w:space="0" w:color="auto"/>
            <w:right w:val="none" w:sz="0" w:space="0" w:color="auto"/>
          </w:divBdr>
          <w:divsChild>
            <w:div w:id="36318690">
              <w:marLeft w:val="0"/>
              <w:marRight w:val="0"/>
              <w:marTop w:val="0"/>
              <w:marBottom w:val="0"/>
              <w:divBdr>
                <w:top w:val="none" w:sz="0" w:space="0" w:color="auto"/>
                <w:left w:val="none" w:sz="0" w:space="0" w:color="auto"/>
                <w:bottom w:val="none" w:sz="0" w:space="0" w:color="auto"/>
                <w:right w:val="none" w:sz="0" w:space="0" w:color="auto"/>
              </w:divBdr>
            </w:div>
            <w:div w:id="77292826">
              <w:marLeft w:val="0"/>
              <w:marRight w:val="0"/>
              <w:marTop w:val="0"/>
              <w:marBottom w:val="0"/>
              <w:divBdr>
                <w:top w:val="none" w:sz="0" w:space="0" w:color="auto"/>
                <w:left w:val="none" w:sz="0" w:space="0" w:color="auto"/>
                <w:bottom w:val="none" w:sz="0" w:space="0" w:color="auto"/>
                <w:right w:val="none" w:sz="0" w:space="0" w:color="auto"/>
              </w:divBdr>
            </w:div>
            <w:div w:id="88081725">
              <w:marLeft w:val="0"/>
              <w:marRight w:val="0"/>
              <w:marTop w:val="0"/>
              <w:marBottom w:val="0"/>
              <w:divBdr>
                <w:top w:val="none" w:sz="0" w:space="0" w:color="auto"/>
                <w:left w:val="none" w:sz="0" w:space="0" w:color="auto"/>
                <w:bottom w:val="none" w:sz="0" w:space="0" w:color="auto"/>
                <w:right w:val="none" w:sz="0" w:space="0" w:color="auto"/>
              </w:divBdr>
            </w:div>
            <w:div w:id="207111783">
              <w:marLeft w:val="0"/>
              <w:marRight w:val="0"/>
              <w:marTop w:val="0"/>
              <w:marBottom w:val="0"/>
              <w:divBdr>
                <w:top w:val="none" w:sz="0" w:space="0" w:color="auto"/>
                <w:left w:val="none" w:sz="0" w:space="0" w:color="auto"/>
                <w:bottom w:val="none" w:sz="0" w:space="0" w:color="auto"/>
                <w:right w:val="none" w:sz="0" w:space="0" w:color="auto"/>
              </w:divBdr>
            </w:div>
            <w:div w:id="319385501">
              <w:marLeft w:val="0"/>
              <w:marRight w:val="0"/>
              <w:marTop w:val="0"/>
              <w:marBottom w:val="0"/>
              <w:divBdr>
                <w:top w:val="none" w:sz="0" w:space="0" w:color="auto"/>
                <w:left w:val="none" w:sz="0" w:space="0" w:color="auto"/>
                <w:bottom w:val="none" w:sz="0" w:space="0" w:color="auto"/>
                <w:right w:val="none" w:sz="0" w:space="0" w:color="auto"/>
              </w:divBdr>
            </w:div>
            <w:div w:id="543178457">
              <w:marLeft w:val="0"/>
              <w:marRight w:val="0"/>
              <w:marTop w:val="0"/>
              <w:marBottom w:val="0"/>
              <w:divBdr>
                <w:top w:val="none" w:sz="0" w:space="0" w:color="auto"/>
                <w:left w:val="none" w:sz="0" w:space="0" w:color="auto"/>
                <w:bottom w:val="none" w:sz="0" w:space="0" w:color="auto"/>
                <w:right w:val="none" w:sz="0" w:space="0" w:color="auto"/>
              </w:divBdr>
            </w:div>
            <w:div w:id="843515167">
              <w:marLeft w:val="0"/>
              <w:marRight w:val="0"/>
              <w:marTop w:val="0"/>
              <w:marBottom w:val="0"/>
              <w:divBdr>
                <w:top w:val="none" w:sz="0" w:space="0" w:color="auto"/>
                <w:left w:val="none" w:sz="0" w:space="0" w:color="auto"/>
                <w:bottom w:val="none" w:sz="0" w:space="0" w:color="auto"/>
                <w:right w:val="none" w:sz="0" w:space="0" w:color="auto"/>
              </w:divBdr>
            </w:div>
            <w:div w:id="885457268">
              <w:marLeft w:val="0"/>
              <w:marRight w:val="0"/>
              <w:marTop w:val="0"/>
              <w:marBottom w:val="0"/>
              <w:divBdr>
                <w:top w:val="none" w:sz="0" w:space="0" w:color="auto"/>
                <w:left w:val="none" w:sz="0" w:space="0" w:color="auto"/>
                <w:bottom w:val="none" w:sz="0" w:space="0" w:color="auto"/>
                <w:right w:val="none" w:sz="0" w:space="0" w:color="auto"/>
              </w:divBdr>
            </w:div>
            <w:div w:id="951479713">
              <w:marLeft w:val="0"/>
              <w:marRight w:val="0"/>
              <w:marTop w:val="0"/>
              <w:marBottom w:val="0"/>
              <w:divBdr>
                <w:top w:val="none" w:sz="0" w:space="0" w:color="auto"/>
                <w:left w:val="none" w:sz="0" w:space="0" w:color="auto"/>
                <w:bottom w:val="none" w:sz="0" w:space="0" w:color="auto"/>
                <w:right w:val="none" w:sz="0" w:space="0" w:color="auto"/>
              </w:divBdr>
            </w:div>
            <w:div w:id="953365666">
              <w:marLeft w:val="0"/>
              <w:marRight w:val="0"/>
              <w:marTop w:val="0"/>
              <w:marBottom w:val="0"/>
              <w:divBdr>
                <w:top w:val="none" w:sz="0" w:space="0" w:color="auto"/>
                <w:left w:val="none" w:sz="0" w:space="0" w:color="auto"/>
                <w:bottom w:val="none" w:sz="0" w:space="0" w:color="auto"/>
                <w:right w:val="none" w:sz="0" w:space="0" w:color="auto"/>
              </w:divBdr>
            </w:div>
            <w:div w:id="964578591">
              <w:marLeft w:val="0"/>
              <w:marRight w:val="0"/>
              <w:marTop w:val="0"/>
              <w:marBottom w:val="0"/>
              <w:divBdr>
                <w:top w:val="none" w:sz="0" w:space="0" w:color="auto"/>
                <w:left w:val="none" w:sz="0" w:space="0" w:color="auto"/>
                <w:bottom w:val="none" w:sz="0" w:space="0" w:color="auto"/>
                <w:right w:val="none" w:sz="0" w:space="0" w:color="auto"/>
              </w:divBdr>
            </w:div>
            <w:div w:id="972910174">
              <w:marLeft w:val="0"/>
              <w:marRight w:val="0"/>
              <w:marTop w:val="0"/>
              <w:marBottom w:val="0"/>
              <w:divBdr>
                <w:top w:val="none" w:sz="0" w:space="0" w:color="auto"/>
                <w:left w:val="none" w:sz="0" w:space="0" w:color="auto"/>
                <w:bottom w:val="none" w:sz="0" w:space="0" w:color="auto"/>
                <w:right w:val="none" w:sz="0" w:space="0" w:color="auto"/>
              </w:divBdr>
            </w:div>
            <w:div w:id="1116096518">
              <w:marLeft w:val="0"/>
              <w:marRight w:val="0"/>
              <w:marTop w:val="0"/>
              <w:marBottom w:val="0"/>
              <w:divBdr>
                <w:top w:val="none" w:sz="0" w:space="0" w:color="auto"/>
                <w:left w:val="none" w:sz="0" w:space="0" w:color="auto"/>
                <w:bottom w:val="none" w:sz="0" w:space="0" w:color="auto"/>
                <w:right w:val="none" w:sz="0" w:space="0" w:color="auto"/>
              </w:divBdr>
            </w:div>
            <w:div w:id="1146356850">
              <w:marLeft w:val="0"/>
              <w:marRight w:val="0"/>
              <w:marTop w:val="0"/>
              <w:marBottom w:val="0"/>
              <w:divBdr>
                <w:top w:val="none" w:sz="0" w:space="0" w:color="auto"/>
                <w:left w:val="none" w:sz="0" w:space="0" w:color="auto"/>
                <w:bottom w:val="none" w:sz="0" w:space="0" w:color="auto"/>
                <w:right w:val="none" w:sz="0" w:space="0" w:color="auto"/>
              </w:divBdr>
            </w:div>
            <w:div w:id="1183011303">
              <w:marLeft w:val="0"/>
              <w:marRight w:val="0"/>
              <w:marTop w:val="0"/>
              <w:marBottom w:val="0"/>
              <w:divBdr>
                <w:top w:val="none" w:sz="0" w:space="0" w:color="auto"/>
                <w:left w:val="none" w:sz="0" w:space="0" w:color="auto"/>
                <w:bottom w:val="none" w:sz="0" w:space="0" w:color="auto"/>
                <w:right w:val="none" w:sz="0" w:space="0" w:color="auto"/>
              </w:divBdr>
            </w:div>
            <w:div w:id="1314794014">
              <w:marLeft w:val="0"/>
              <w:marRight w:val="0"/>
              <w:marTop w:val="0"/>
              <w:marBottom w:val="0"/>
              <w:divBdr>
                <w:top w:val="none" w:sz="0" w:space="0" w:color="auto"/>
                <w:left w:val="none" w:sz="0" w:space="0" w:color="auto"/>
                <w:bottom w:val="none" w:sz="0" w:space="0" w:color="auto"/>
                <w:right w:val="none" w:sz="0" w:space="0" w:color="auto"/>
              </w:divBdr>
            </w:div>
            <w:div w:id="1409813970">
              <w:marLeft w:val="0"/>
              <w:marRight w:val="0"/>
              <w:marTop w:val="0"/>
              <w:marBottom w:val="0"/>
              <w:divBdr>
                <w:top w:val="none" w:sz="0" w:space="0" w:color="auto"/>
                <w:left w:val="none" w:sz="0" w:space="0" w:color="auto"/>
                <w:bottom w:val="none" w:sz="0" w:space="0" w:color="auto"/>
                <w:right w:val="none" w:sz="0" w:space="0" w:color="auto"/>
              </w:divBdr>
            </w:div>
            <w:div w:id="1576161841">
              <w:marLeft w:val="0"/>
              <w:marRight w:val="0"/>
              <w:marTop w:val="0"/>
              <w:marBottom w:val="0"/>
              <w:divBdr>
                <w:top w:val="none" w:sz="0" w:space="0" w:color="auto"/>
                <w:left w:val="none" w:sz="0" w:space="0" w:color="auto"/>
                <w:bottom w:val="none" w:sz="0" w:space="0" w:color="auto"/>
                <w:right w:val="none" w:sz="0" w:space="0" w:color="auto"/>
              </w:divBdr>
            </w:div>
            <w:div w:id="1903522191">
              <w:marLeft w:val="0"/>
              <w:marRight w:val="0"/>
              <w:marTop w:val="0"/>
              <w:marBottom w:val="0"/>
              <w:divBdr>
                <w:top w:val="none" w:sz="0" w:space="0" w:color="auto"/>
                <w:left w:val="none" w:sz="0" w:space="0" w:color="auto"/>
                <w:bottom w:val="none" w:sz="0" w:space="0" w:color="auto"/>
                <w:right w:val="none" w:sz="0" w:space="0" w:color="auto"/>
              </w:divBdr>
            </w:div>
            <w:div w:id="214095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56307">
      <w:bodyDiv w:val="1"/>
      <w:marLeft w:val="0"/>
      <w:marRight w:val="0"/>
      <w:marTop w:val="0"/>
      <w:marBottom w:val="0"/>
      <w:divBdr>
        <w:top w:val="none" w:sz="0" w:space="0" w:color="auto"/>
        <w:left w:val="none" w:sz="0" w:space="0" w:color="auto"/>
        <w:bottom w:val="none" w:sz="0" w:space="0" w:color="auto"/>
        <w:right w:val="none" w:sz="0" w:space="0" w:color="auto"/>
      </w:divBdr>
    </w:div>
    <w:div w:id="1990164142">
      <w:bodyDiv w:val="1"/>
      <w:marLeft w:val="0"/>
      <w:marRight w:val="0"/>
      <w:marTop w:val="0"/>
      <w:marBottom w:val="0"/>
      <w:divBdr>
        <w:top w:val="none" w:sz="0" w:space="0" w:color="auto"/>
        <w:left w:val="none" w:sz="0" w:space="0" w:color="auto"/>
        <w:bottom w:val="none" w:sz="0" w:space="0" w:color="auto"/>
        <w:right w:val="none" w:sz="0" w:space="0" w:color="auto"/>
      </w:divBdr>
    </w:div>
    <w:div w:id="1997605737">
      <w:bodyDiv w:val="1"/>
      <w:marLeft w:val="0"/>
      <w:marRight w:val="0"/>
      <w:marTop w:val="0"/>
      <w:marBottom w:val="0"/>
      <w:divBdr>
        <w:top w:val="none" w:sz="0" w:space="0" w:color="auto"/>
        <w:left w:val="none" w:sz="0" w:space="0" w:color="auto"/>
        <w:bottom w:val="none" w:sz="0" w:space="0" w:color="auto"/>
        <w:right w:val="none" w:sz="0" w:space="0" w:color="auto"/>
      </w:divBdr>
    </w:div>
    <w:div w:id="1997610792">
      <w:bodyDiv w:val="1"/>
      <w:marLeft w:val="0"/>
      <w:marRight w:val="0"/>
      <w:marTop w:val="0"/>
      <w:marBottom w:val="0"/>
      <w:divBdr>
        <w:top w:val="none" w:sz="0" w:space="0" w:color="auto"/>
        <w:left w:val="none" w:sz="0" w:space="0" w:color="auto"/>
        <w:bottom w:val="none" w:sz="0" w:space="0" w:color="auto"/>
        <w:right w:val="none" w:sz="0" w:space="0" w:color="auto"/>
      </w:divBdr>
      <w:divsChild>
        <w:div w:id="55709507">
          <w:marLeft w:val="0"/>
          <w:marRight w:val="0"/>
          <w:marTop w:val="0"/>
          <w:marBottom w:val="0"/>
          <w:divBdr>
            <w:top w:val="none" w:sz="0" w:space="0" w:color="auto"/>
            <w:left w:val="none" w:sz="0" w:space="0" w:color="auto"/>
            <w:bottom w:val="none" w:sz="0" w:space="0" w:color="auto"/>
            <w:right w:val="none" w:sz="0" w:space="0" w:color="auto"/>
          </w:divBdr>
          <w:divsChild>
            <w:div w:id="811479265">
              <w:marLeft w:val="0"/>
              <w:marRight w:val="0"/>
              <w:marTop w:val="0"/>
              <w:marBottom w:val="0"/>
              <w:divBdr>
                <w:top w:val="none" w:sz="0" w:space="0" w:color="auto"/>
                <w:left w:val="none" w:sz="0" w:space="0" w:color="auto"/>
                <w:bottom w:val="none" w:sz="0" w:space="0" w:color="auto"/>
                <w:right w:val="none" w:sz="0" w:space="0" w:color="auto"/>
              </w:divBdr>
            </w:div>
            <w:div w:id="1263731451">
              <w:marLeft w:val="0"/>
              <w:marRight w:val="0"/>
              <w:marTop w:val="0"/>
              <w:marBottom w:val="0"/>
              <w:divBdr>
                <w:top w:val="none" w:sz="0" w:space="0" w:color="auto"/>
                <w:left w:val="none" w:sz="0" w:space="0" w:color="auto"/>
                <w:bottom w:val="none" w:sz="0" w:space="0" w:color="auto"/>
                <w:right w:val="none" w:sz="0" w:space="0" w:color="auto"/>
              </w:divBdr>
            </w:div>
            <w:div w:id="1302006775">
              <w:marLeft w:val="0"/>
              <w:marRight w:val="0"/>
              <w:marTop w:val="0"/>
              <w:marBottom w:val="0"/>
              <w:divBdr>
                <w:top w:val="none" w:sz="0" w:space="0" w:color="auto"/>
                <w:left w:val="none" w:sz="0" w:space="0" w:color="auto"/>
                <w:bottom w:val="none" w:sz="0" w:space="0" w:color="auto"/>
                <w:right w:val="none" w:sz="0" w:space="0" w:color="auto"/>
              </w:divBdr>
            </w:div>
            <w:div w:id="186366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309065">
      <w:bodyDiv w:val="1"/>
      <w:marLeft w:val="0"/>
      <w:marRight w:val="0"/>
      <w:marTop w:val="0"/>
      <w:marBottom w:val="0"/>
      <w:divBdr>
        <w:top w:val="none" w:sz="0" w:space="0" w:color="auto"/>
        <w:left w:val="none" w:sz="0" w:space="0" w:color="auto"/>
        <w:bottom w:val="none" w:sz="0" w:space="0" w:color="auto"/>
        <w:right w:val="none" w:sz="0" w:space="0" w:color="auto"/>
      </w:divBdr>
    </w:div>
    <w:div w:id="2004700325">
      <w:bodyDiv w:val="1"/>
      <w:marLeft w:val="0"/>
      <w:marRight w:val="0"/>
      <w:marTop w:val="0"/>
      <w:marBottom w:val="0"/>
      <w:divBdr>
        <w:top w:val="none" w:sz="0" w:space="0" w:color="auto"/>
        <w:left w:val="none" w:sz="0" w:space="0" w:color="auto"/>
        <w:bottom w:val="none" w:sz="0" w:space="0" w:color="auto"/>
        <w:right w:val="none" w:sz="0" w:space="0" w:color="auto"/>
      </w:divBdr>
    </w:div>
    <w:div w:id="2007902065">
      <w:bodyDiv w:val="1"/>
      <w:marLeft w:val="0"/>
      <w:marRight w:val="0"/>
      <w:marTop w:val="0"/>
      <w:marBottom w:val="0"/>
      <w:divBdr>
        <w:top w:val="none" w:sz="0" w:space="0" w:color="auto"/>
        <w:left w:val="none" w:sz="0" w:space="0" w:color="auto"/>
        <w:bottom w:val="none" w:sz="0" w:space="0" w:color="auto"/>
        <w:right w:val="none" w:sz="0" w:space="0" w:color="auto"/>
      </w:divBdr>
    </w:div>
    <w:div w:id="2010212944">
      <w:bodyDiv w:val="1"/>
      <w:marLeft w:val="0"/>
      <w:marRight w:val="0"/>
      <w:marTop w:val="0"/>
      <w:marBottom w:val="0"/>
      <w:divBdr>
        <w:top w:val="none" w:sz="0" w:space="0" w:color="auto"/>
        <w:left w:val="none" w:sz="0" w:space="0" w:color="auto"/>
        <w:bottom w:val="none" w:sz="0" w:space="0" w:color="auto"/>
        <w:right w:val="none" w:sz="0" w:space="0" w:color="auto"/>
      </w:divBdr>
    </w:div>
    <w:div w:id="2011787846">
      <w:bodyDiv w:val="1"/>
      <w:marLeft w:val="0"/>
      <w:marRight w:val="0"/>
      <w:marTop w:val="0"/>
      <w:marBottom w:val="0"/>
      <w:divBdr>
        <w:top w:val="none" w:sz="0" w:space="0" w:color="auto"/>
        <w:left w:val="none" w:sz="0" w:space="0" w:color="auto"/>
        <w:bottom w:val="none" w:sz="0" w:space="0" w:color="auto"/>
        <w:right w:val="none" w:sz="0" w:space="0" w:color="auto"/>
      </w:divBdr>
    </w:div>
    <w:div w:id="2014527017">
      <w:bodyDiv w:val="1"/>
      <w:marLeft w:val="0"/>
      <w:marRight w:val="0"/>
      <w:marTop w:val="0"/>
      <w:marBottom w:val="0"/>
      <w:divBdr>
        <w:top w:val="none" w:sz="0" w:space="0" w:color="auto"/>
        <w:left w:val="none" w:sz="0" w:space="0" w:color="auto"/>
        <w:bottom w:val="none" w:sz="0" w:space="0" w:color="auto"/>
        <w:right w:val="none" w:sz="0" w:space="0" w:color="auto"/>
      </w:divBdr>
    </w:div>
    <w:div w:id="2014530067">
      <w:bodyDiv w:val="1"/>
      <w:marLeft w:val="0"/>
      <w:marRight w:val="0"/>
      <w:marTop w:val="0"/>
      <w:marBottom w:val="0"/>
      <w:divBdr>
        <w:top w:val="none" w:sz="0" w:space="0" w:color="auto"/>
        <w:left w:val="none" w:sz="0" w:space="0" w:color="auto"/>
        <w:bottom w:val="none" w:sz="0" w:space="0" w:color="auto"/>
        <w:right w:val="none" w:sz="0" w:space="0" w:color="auto"/>
      </w:divBdr>
    </w:div>
    <w:div w:id="2020039341">
      <w:bodyDiv w:val="1"/>
      <w:marLeft w:val="0"/>
      <w:marRight w:val="0"/>
      <w:marTop w:val="0"/>
      <w:marBottom w:val="0"/>
      <w:divBdr>
        <w:top w:val="none" w:sz="0" w:space="0" w:color="auto"/>
        <w:left w:val="none" w:sz="0" w:space="0" w:color="auto"/>
        <w:bottom w:val="none" w:sz="0" w:space="0" w:color="auto"/>
        <w:right w:val="none" w:sz="0" w:space="0" w:color="auto"/>
      </w:divBdr>
      <w:divsChild>
        <w:div w:id="347485612">
          <w:marLeft w:val="0"/>
          <w:marRight w:val="0"/>
          <w:marTop w:val="0"/>
          <w:marBottom w:val="0"/>
          <w:divBdr>
            <w:top w:val="none" w:sz="0" w:space="0" w:color="auto"/>
            <w:left w:val="none" w:sz="0" w:space="0" w:color="auto"/>
            <w:bottom w:val="none" w:sz="0" w:space="0" w:color="auto"/>
            <w:right w:val="none" w:sz="0" w:space="0" w:color="auto"/>
          </w:divBdr>
        </w:div>
        <w:div w:id="704253368">
          <w:marLeft w:val="0"/>
          <w:marRight w:val="0"/>
          <w:marTop w:val="0"/>
          <w:marBottom w:val="0"/>
          <w:divBdr>
            <w:top w:val="none" w:sz="0" w:space="0" w:color="auto"/>
            <w:left w:val="none" w:sz="0" w:space="0" w:color="auto"/>
            <w:bottom w:val="none" w:sz="0" w:space="0" w:color="auto"/>
            <w:right w:val="none" w:sz="0" w:space="0" w:color="auto"/>
          </w:divBdr>
        </w:div>
        <w:div w:id="774207912">
          <w:marLeft w:val="0"/>
          <w:marRight w:val="0"/>
          <w:marTop w:val="0"/>
          <w:marBottom w:val="0"/>
          <w:divBdr>
            <w:top w:val="none" w:sz="0" w:space="0" w:color="auto"/>
            <w:left w:val="none" w:sz="0" w:space="0" w:color="auto"/>
            <w:bottom w:val="none" w:sz="0" w:space="0" w:color="auto"/>
            <w:right w:val="none" w:sz="0" w:space="0" w:color="auto"/>
          </w:divBdr>
        </w:div>
        <w:div w:id="793056527">
          <w:marLeft w:val="0"/>
          <w:marRight w:val="0"/>
          <w:marTop w:val="0"/>
          <w:marBottom w:val="0"/>
          <w:divBdr>
            <w:top w:val="none" w:sz="0" w:space="0" w:color="auto"/>
            <w:left w:val="none" w:sz="0" w:space="0" w:color="auto"/>
            <w:bottom w:val="none" w:sz="0" w:space="0" w:color="auto"/>
            <w:right w:val="none" w:sz="0" w:space="0" w:color="auto"/>
          </w:divBdr>
        </w:div>
        <w:div w:id="1197036586">
          <w:marLeft w:val="0"/>
          <w:marRight w:val="0"/>
          <w:marTop w:val="0"/>
          <w:marBottom w:val="0"/>
          <w:divBdr>
            <w:top w:val="none" w:sz="0" w:space="0" w:color="auto"/>
            <w:left w:val="none" w:sz="0" w:space="0" w:color="auto"/>
            <w:bottom w:val="none" w:sz="0" w:space="0" w:color="auto"/>
            <w:right w:val="none" w:sz="0" w:space="0" w:color="auto"/>
          </w:divBdr>
        </w:div>
        <w:div w:id="1570076882">
          <w:marLeft w:val="0"/>
          <w:marRight w:val="0"/>
          <w:marTop w:val="0"/>
          <w:marBottom w:val="0"/>
          <w:divBdr>
            <w:top w:val="none" w:sz="0" w:space="0" w:color="auto"/>
            <w:left w:val="none" w:sz="0" w:space="0" w:color="auto"/>
            <w:bottom w:val="none" w:sz="0" w:space="0" w:color="auto"/>
            <w:right w:val="none" w:sz="0" w:space="0" w:color="auto"/>
          </w:divBdr>
        </w:div>
        <w:div w:id="1784957264">
          <w:marLeft w:val="0"/>
          <w:marRight w:val="0"/>
          <w:marTop w:val="0"/>
          <w:marBottom w:val="0"/>
          <w:divBdr>
            <w:top w:val="none" w:sz="0" w:space="0" w:color="auto"/>
            <w:left w:val="none" w:sz="0" w:space="0" w:color="auto"/>
            <w:bottom w:val="none" w:sz="0" w:space="0" w:color="auto"/>
            <w:right w:val="none" w:sz="0" w:space="0" w:color="auto"/>
          </w:divBdr>
        </w:div>
      </w:divsChild>
    </w:div>
    <w:div w:id="2020228639">
      <w:bodyDiv w:val="1"/>
      <w:marLeft w:val="0"/>
      <w:marRight w:val="0"/>
      <w:marTop w:val="0"/>
      <w:marBottom w:val="0"/>
      <w:divBdr>
        <w:top w:val="none" w:sz="0" w:space="0" w:color="auto"/>
        <w:left w:val="none" w:sz="0" w:space="0" w:color="auto"/>
        <w:bottom w:val="none" w:sz="0" w:space="0" w:color="auto"/>
        <w:right w:val="none" w:sz="0" w:space="0" w:color="auto"/>
      </w:divBdr>
    </w:div>
    <w:div w:id="2022924200">
      <w:bodyDiv w:val="1"/>
      <w:marLeft w:val="0"/>
      <w:marRight w:val="0"/>
      <w:marTop w:val="0"/>
      <w:marBottom w:val="0"/>
      <w:divBdr>
        <w:top w:val="none" w:sz="0" w:space="0" w:color="auto"/>
        <w:left w:val="none" w:sz="0" w:space="0" w:color="auto"/>
        <w:bottom w:val="none" w:sz="0" w:space="0" w:color="auto"/>
        <w:right w:val="none" w:sz="0" w:space="0" w:color="auto"/>
      </w:divBdr>
    </w:div>
    <w:div w:id="2024356344">
      <w:bodyDiv w:val="1"/>
      <w:marLeft w:val="0"/>
      <w:marRight w:val="0"/>
      <w:marTop w:val="0"/>
      <w:marBottom w:val="0"/>
      <w:divBdr>
        <w:top w:val="none" w:sz="0" w:space="0" w:color="auto"/>
        <w:left w:val="none" w:sz="0" w:space="0" w:color="auto"/>
        <w:bottom w:val="none" w:sz="0" w:space="0" w:color="auto"/>
        <w:right w:val="none" w:sz="0" w:space="0" w:color="auto"/>
      </w:divBdr>
      <w:divsChild>
        <w:div w:id="769088897">
          <w:marLeft w:val="0"/>
          <w:marRight w:val="0"/>
          <w:marTop w:val="0"/>
          <w:marBottom w:val="0"/>
          <w:divBdr>
            <w:top w:val="none" w:sz="0" w:space="0" w:color="auto"/>
            <w:left w:val="none" w:sz="0" w:space="0" w:color="auto"/>
            <w:bottom w:val="none" w:sz="0" w:space="0" w:color="auto"/>
            <w:right w:val="none" w:sz="0" w:space="0" w:color="auto"/>
          </w:divBdr>
        </w:div>
        <w:div w:id="839541458">
          <w:marLeft w:val="0"/>
          <w:marRight w:val="0"/>
          <w:marTop w:val="0"/>
          <w:marBottom w:val="0"/>
          <w:divBdr>
            <w:top w:val="none" w:sz="0" w:space="0" w:color="auto"/>
            <w:left w:val="none" w:sz="0" w:space="0" w:color="auto"/>
            <w:bottom w:val="none" w:sz="0" w:space="0" w:color="auto"/>
            <w:right w:val="none" w:sz="0" w:space="0" w:color="auto"/>
          </w:divBdr>
        </w:div>
        <w:div w:id="852035124">
          <w:marLeft w:val="0"/>
          <w:marRight w:val="0"/>
          <w:marTop w:val="0"/>
          <w:marBottom w:val="0"/>
          <w:divBdr>
            <w:top w:val="none" w:sz="0" w:space="0" w:color="auto"/>
            <w:left w:val="none" w:sz="0" w:space="0" w:color="auto"/>
            <w:bottom w:val="none" w:sz="0" w:space="0" w:color="auto"/>
            <w:right w:val="none" w:sz="0" w:space="0" w:color="auto"/>
          </w:divBdr>
        </w:div>
        <w:div w:id="1153522756">
          <w:marLeft w:val="0"/>
          <w:marRight w:val="0"/>
          <w:marTop w:val="0"/>
          <w:marBottom w:val="0"/>
          <w:divBdr>
            <w:top w:val="none" w:sz="0" w:space="0" w:color="auto"/>
            <w:left w:val="none" w:sz="0" w:space="0" w:color="auto"/>
            <w:bottom w:val="none" w:sz="0" w:space="0" w:color="auto"/>
            <w:right w:val="none" w:sz="0" w:space="0" w:color="auto"/>
          </w:divBdr>
        </w:div>
      </w:divsChild>
    </w:div>
    <w:div w:id="2025473247">
      <w:bodyDiv w:val="1"/>
      <w:marLeft w:val="0"/>
      <w:marRight w:val="0"/>
      <w:marTop w:val="0"/>
      <w:marBottom w:val="0"/>
      <w:divBdr>
        <w:top w:val="none" w:sz="0" w:space="0" w:color="auto"/>
        <w:left w:val="none" w:sz="0" w:space="0" w:color="auto"/>
        <w:bottom w:val="none" w:sz="0" w:space="0" w:color="auto"/>
        <w:right w:val="none" w:sz="0" w:space="0" w:color="auto"/>
      </w:divBdr>
    </w:div>
    <w:div w:id="2026206375">
      <w:bodyDiv w:val="1"/>
      <w:marLeft w:val="0"/>
      <w:marRight w:val="0"/>
      <w:marTop w:val="0"/>
      <w:marBottom w:val="0"/>
      <w:divBdr>
        <w:top w:val="none" w:sz="0" w:space="0" w:color="auto"/>
        <w:left w:val="none" w:sz="0" w:space="0" w:color="auto"/>
        <w:bottom w:val="none" w:sz="0" w:space="0" w:color="auto"/>
        <w:right w:val="none" w:sz="0" w:space="0" w:color="auto"/>
      </w:divBdr>
    </w:div>
    <w:div w:id="2031101554">
      <w:bodyDiv w:val="1"/>
      <w:marLeft w:val="0"/>
      <w:marRight w:val="0"/>
      <w:marTop w:val="0"/>
      <w:marBottom w:val="0"/>
      <w:divBdr>
        <w:top w:val="none" w:sz="0" w:space="0" w:color="auto"/>
        <w:left w:val="none" w:sz="0" w:space="0" w:color="auto"/>
        <w:bottom w:val="none" w:sz="0" w:space="0" w:color="auto"/>
        <w:right w:val="none" w:sz="0" w:space="0" w:color="auto"/>
      </w:divBdr>
    </w:div>
    <w:div w:id="2033799497">
      <w:bodyDiv w:val="1"/>
      <w:marLeft w:val="0"/>
      <w:marRight w:val="0"/>
      <w:marTop w:val="0"/>
      <w:marBottom w:val="0"/>
      <w:divBdr>
        <w:top w:val="none" w:sz="0" w:space="0" w:color="auto"/>
        <w:left w:val="none" w:sz="0" w:space="0" w:color="auto"/>
        <w:bottom w:val="none" w:sz="0" w:space="0" w:color="auto"/>
        <w:right w:val="none" w:sz="0" w:space="0" w:color="auto"/>
      </w:divBdr>
      <w:divsChild>
        <w:div w:id="801508342">
          <w:marLeft w:val="0"/>
          <w:marRight w:val="0"/>
          <w:marTop w:val="0"/>
          <w:marBottom w:val="0"/>
          <w:divBdr>
            <w:top w:val="none" w:sz="0" w:space="0" w:color="auto"/>
            <w:left w:val="none" w:sz="0" w:space="0" w:color="auto"/>
            <w:bottom w:val="none" w:sz="0" w:space="0" w:color="auto"/>
            <w:right w:val="none" w:sz="0" w:space="0" w:color="auto"/>
          </w:divBdr>
          <w:divsChild>
            <w:div w:id="708720365">
              <w:marLeft w:val="0"/>
              <w:marRight w:val="0"/>
              <w:marTop w:val="0"/>
              <w:marBottom w:val="0"/>
              <w:divBdr>
                <w:top w:val="none" w:sz="0" w:space="0" w:color="auto"/>
                <w:left w:val="none" w:sz="0" w:space="0" w:color="auto"/>
                <w:bottom w:val="none" w:sz="0" w:space="0" w:color="auto"/>
                <w:right w:val="none" w:sz="0" w:space="0" w:color="auto"/>
              </w:divBdr>
              <w:divsChild>
                <w:div w:id="1284339881">
                  <w:marLeft w:val="0"/>
                  <w:marRight w:val="0"/>
                  <w:marTop w:val="0"/>
                  <w:marBottom w:val="0"/>
                  <w:divBdr>
                    <w:top w:val="none" w:sz="0" w:space="0" w:color="auto"/>
                    <w:left w:val="none" w:sz="0" w:space="0" w:color="auto"/>
                    <w:bottom w:val="none" w:sz="0" w:space="0" w:color="auto"/>
                    <w:right w:val="none" w:sz="0" w:space="0" w:color="auto"/>
                  </w:divBdr>
                  <w:divsChild>
                    <w:div w:id="1587693798">
                      <w:marLeft w:val="0"/>
                      <w:marRight w:val="0"/>
                      <w:marTop w:val="0"/>
                      <w:marBottom w:val="0"/>
                      <w:divBdr>
                        <w:top w:val="none" w:sz="0" w:space="0" w:color="auto"/>
                        <w:left w:val="none" w:sz="0" w:space="0" w:color="auto"/>
                        <w:bottom w:val="none" w:sz="0" w:space="0" w:color="auto"/>
                        <w:right w:val="none" w:sz="0" w:space="0" w:color="auto"/>
                      </w:divBdr>
                      <w:divsChild>
                        <w:div w:id="1017776892">
                          <w:marLeft w:val="0"/>
                          <w:marRight w:val="0"/>
                          <w:marTop w:val="0"/>
                          <w:marBottom w:val="0"/>
                          <w:divBdr>
                            <w:top w:val="none" w:sz="0" w:space="0" w:color="auto"/>
                            <w:left w:val="none" w:sz="0" w:space="0" w:color="auto"/>
                            <w:bottom w:val="none" w:sz="0" w:space="0" w:color="auto"/>
                            <w:right w:val="none" w:sz="0" w:space="0" w:color="auto"/>
                          </w:divBdr>
                          <w:divsChild>
                            <w:div w:id="174425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7547890">
          <w:marLeft w:val="0"/>
          <w:marRight w:val="0"/>
          <w:marTop w:val="0"/>
          <w:marBottom w:val="0"/>
          <w:divBdr>
            <w:top w:val="none" w:sz="0" w:space="0" w:color="auto"/>
            <w:left w:val="none" w:sz="0" w:space="0" w:color="auto"/>
            <w:bottom w:val="none" w:sz="0" w:space="0" w:color="auto"/>
            <w:right w:val="none" w:sz="0" w:space="0" w:color="auto"/>
          </w:divBdr>
          <w:divsChild>
            <w:div w:id="51499759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2037923145">
      <w:bodyDiv w:val="1"/>
      <w:marLeft w:val="0"/>
      <w:marRight w:val="0"/>
      <w:marTop w:val="0"/>
      <w:marBottom w:val="0"/>
      <w:divBdr>
        <w:top w:val="none" w:sz="0" w:space="0" w:color="auto"/>
        <w:left w:val="none" w:sz="0" w:space="0" w:color="auto"/>
        <w:bottom w:val="none" w:sz="0" w:space="0" w:color="auto"/>
        <w:right w:val="none" w:sz="0" w:space="0" w:color="auto"/>
      </w:divBdr>
    </w:div>
    <w:div w:id="2038309213">
      <w:bodyDiv w:val="1"/>
      <w:marLeft w:val="0"/>
      <w:marRight w:val="0"/>
      <w:marTop w:val="0"/>
      <w:marBottom w:val="0"/>
      <w:divBdr>
        <w:top w:val="none" w:sz="0" w:space="0" w:color="auto"/>
        <w:left w:val="none" w:sz="0" w:space="0" w:color="auto"/>
        <w:bottom w:val="none" w:sz="0" w:space="0" w:color="auto"/>
        <w:right w:val="none" w:sz="0" w:space="0" w:color="auto"/>
      </w:divBdr>
      <w:divsChild>
        <w:div w:id="1423989289">
          <w:marLeft w:val="0"/>
          <w:marRight w:val="0"/>
          <w:marTop w:val="0"/>
          <w:marBottom w:val="0"/>
          <w:divBdr>
            <w:top w:val="none" w:sz="0" w:space="0" w:color="auto"/>
            <w:left w:val="none" w:sz="0" w:space="0" w:color="auto"/>
            <w:bottom w:val="none" w:sz="0" w:space="0" w:color="auto"/>
            <w:right w:val="none" w:sz="0" w:space="0" w:color="auto"/>
          </w:divBdr>
          <w:divsChild>
            <w:div w:id="117453459">
              <w:marLeft w:val="0"/>
              <w:marRight w:val="0"/>
              <w:marTop w:val="0"/>
              <w:marBottom w:val="0"/>
              <w:divBdr>
                <w:top w:val="none" w:sz="0" w:space="0" w:color="auto"/>
                <w:left w:val="none" w:sz="0" w:space="0" w:color="auto"/>
                <w:bottom w:val="none" w:sz="0" w:space="0" w:color="auto"/>
                <w:right w:val="none" w:sz="0" w:space="0" w:color="auto"/>
              </w:divBdr>
            </w:div>
            <w:div w:id="218059036">
              <w:marLeft w:val="0"/>
              <w:marRight w:val="0"/>
              <w:marTop w:val="0"/>
              <w:marBottom w:val="0"/>
              <w:divBdr>
                <w:top w:val="none" w:sz="0" w:space="0" w:color="auto"/>
                <w:left w:val="none" w:sz="0" w:space="0" w:color="auto"/>
                <w:bottom w:val="none" w:sz="0" w:space="0" w:color="auto"/>
                <w:right w:val="none" w:sz="0" w:space="0" w:color="auto"/>
              </w:divBdr>
            </w:div>
            <w:div w:id="361251015">
              <w:marLeft w:val="0"/>
              <w:marRight w:val="0"/>
              <w:marTop w:val="0"/>
              <w:marBottom w:val="0"/>
              <w:divBdr>
                <w:top w:val="none" w:sz="0" w:space="0" w:color="auto"/>
                <w:left w:val="none" w:sz="0" w:space="0" w:color="auto"/>
                <w:bottom w:val="none" w:sz="0" w:space="0" w:color="auto"/>
                <w:right w:val="none" w:sz="0" w:space="0" w:color="auto"/>
              </w:divBdr>
            </w:div>
            <w:div w:id="364411042">
              <w:marLeft w:val="0"/>
              <w:marRight w:val="0"/>
              <w:marTop w:val="0"/>
              <w:marBottom w:val="0"/>
              <w:divBdr>
                <w:top w:val="none" w:sz="0" w:space="0" w:color="auto"/>
                <w:left w:val="none" w:sz="0" w:space="0" w:color="auto"/>
                <w:bottom w:val="none" w:sz="0" w:space="0" w:color="auto"/>
                <w:right w:val="none" w:sz="0" w:space="0" w:color="auto"/>
              </w:divBdr>
            </w:div>
            <w:div w:id="372929420">
              <w:marLeft w:val="0"/>
              <w:marRight w:val="0"/>
              <w:marTop w:val="0"/>
              <w:marBottom w:val="0"/>
              <w:divBdr>
                <w:top w:val="none" w:sz="0" w:space="0" w:color="auto"/>
                <w:left w:val="none" w:sz="0" w:space="0" w:color="auto"/>
                <w:bottom w:val="none" w:sz="0" w:space="0" w:color="auto"/>
                <w:right w:val="none" w:sz="0" w:space="0" w:color="auto"/>
              </w:divBdr>
            </w:div>
            <w:div w:id="855003634">
              <w:marLeft w:val="0"/>
              <w:marRight w:val="0"/>
              <w:marTop w:val="0"/>
              <w:marBottom w:val="0"/>
              <w:divBdr>
                <w:top w:val="none" w:sz="0" w:space="0" w:color="auto"/>
                <w:left w:val="none" w:sz="0" w:space="0" w:color="auto"/>
                <w:bottom w:val="none" w:sz="0" w:space="0" w:color="auto"/>
                <w:right w:val="none" w:sz="0" w:space="0" w:color="auto"/>
              </w:divBdr>
            </w:div>
            <w:div w:id="961620468">
              <w:marLeft w:val="0"/>
              <w:marRight w:val="0"/>
              <w:marTop w:val="0"/>
              <w:marBottom w:val="0"/>
              <w:divBdr>
                <w:top w:val="none" w:sz="0" w:space="0" w:color="auto"/>
                <w:left w:val="none" w:sz="0" w:space="0" w:color="auto"/>
                <w:bottom w:val="none" w:sz="0" w:space="0" w:color="auto"/>
                <w:right w:val="none" w:sz="0" w:space="0" w:color="auto"/>
              </w:divBdr>
            </w:div>
            <w:div w:id="1012099576">
              <w:marLeft w:val="0"/>
              <w:marRight w:val="0"/>
              <w:marTop w:val="0"/>
              <w:marBottom w:val="0"/>
              <w:divBdr>
                <w:top w:val="none" w:sz="0" w:space="0" w:color="auto"/>
                <w:left w:val="none" w:sz="0" w:space="0" w:color="auto"/>
                <w:bottom w:val="none" w:sz="0" w:space="0" w:color="auto"/>
                <w:right w:val="none" w:sz="0" w:space="0" w:color="auto"/>
              </w:divBdr>
            </w:div>
            <w:div w:id="1056663862">
              <w:marLeft w:val="0"/>
              <w:marRight w:val="0"/>
              <w:marTop w:val="0"/>
              <w:marBottom w:val="0"/>
              <w:divBdr>
                <w:top w:val="none" w:sz="0" w:space="0" w:color="auto"/>
                <w:left w:val="none" w:sz="0" w:space="0" w:color="auto"/>
                <w:bottom w:val="none" w:sz="0" w:space="0" w:color="auto"/>
                <w:right w:val="none" w:sz="0" w:space="0" w:color="auto"/>
              </w:divBdr>
            </w:div>
            <w:div w:id="1177844910">
              <w:marLeft w:val="0"/>
              <w:marRight w:val="0"/>
              <w:marTop w:val="0"/>
              <w:marBottom w:val="0"/>
              <w:divBdr>
                <w:top w:val="none" w:sz="0" w:space="0" w:color="auto"/>
                <w:left w:val="none" w:sz="0" w:space="0" w:color="auto"/>
                <w:bottom w:val="none" w:sz="0" w:space="0" w:color="auto"/>
                <w:right w:val="none" w:sz="0" w:space="0" w:color="auto"/>
              </w:divBdr>
            </w:div>
            <w:div w:id="1379208567">
              <w:marLeft w:val="0"/>
              <w:marRight w:val="0"/>
              <w:marTop w:val="0"/>
              <w:marBottom w:val="0"/>
              <w:divBdr>
                <w:top w:val="none" w:sz="0" w:space="0" w:color="auto"/>
                <w:left w:val="none" w:sz="0" w:space="0" w:color="auto"/>
                <w:bottom w:val="none" w:sz="0" w:space="0" w:color="auto"/>
                <w:right w:val="none" w:sz="0" w:space="0" w:color="auto"/>
              </w:divBdr>
            </w:div>
            <w:div w:id="1471241226">
              <w:marLeft w:val="0"/>
              <w:marRight w:val="0"/>
              <w:marTop w:val="0"/>
              <w:marBottom w:val="0"/>
              <w:divBdr>
                <w:top w:val="none" w:sz="0" w:space="0" w:color="auto"/>
                <w:left w:val="none" w:sz="0" w:space="0" w:color="auto"/>
                <w:bottom w:val="none" w:sz="0" w:space="0" w:color="auto"/>
                <w:right w:val="none" w:sz="0" w:space="0" w:color="auto"/>
              </w:divBdr>
            </w:div>
            <w:div w:id="1493838729">
              <w:marLeft w:val="0"/>
              <w:marRight w:val="0"/>
              <w:marTop w:val="0"/>
              <w:marBottom w:val="0"/>
              <w:divBdr>
                <w:top w:val="none" w:sz="0" w:space="0" w:color="auto"/>
                <w:left w:val="none" w:sz="0" w:space="0" w:color="auto"/>
                <w:bottom w:val="none" w:sz="0" w:space="0" w:color="auto"/>
                <w:right w:val="none" w:sz="0" w:space="0" w:color="auto"/>
              </w:divBdr>
            </w:div>
            <w:div w:id="1754014295">
              <w:marLeft w:val="0"/>
              <w:marRight w:val="0"/>
              <w:marTop w:val="0"/>
              <w:marBottom w:val="0"/>
              <w:divBdr>
                <w:top w:val="none" w:sz="0" w:space="0" w:color="auto"/>
                <w:left w:val="none" w:sz="0" w:space="0" w:color="auto"/>
                <w:bottom w:val="none" w:sz="0" w:space="0" w:color="auto"/>
                <w:right w:val="none" w:sz="0" w:space="0" w:color="auto"/>
              </w:divBdr>
            </w:div>
            <w:div w:id="1910457913">
              <w:marLeft w:val="0"/>
              <w:marRight w:val="0"/>
              <w:marTop w:val="0"/>
              <w:marBottom w:val="0"/>
              <w:divBdr>
                <w:top w:val="none" w:sz="0" w:space="0" w:color="auto"/>
                <w:left w:val="none" w:sz="0" w:space="0" w:color="auto"/>
                <w:bottom w:val="none" w:sz="0" w:space="0" w:color="auto"/>
                <w:right w:val="none" w:sz="0" w:space="0" w:color="auto"/>
              </w:divBdr>
            </w:div>
            <w:div w:id="1992560921">
              <w:marLeft w:val="0"/>
              <w:marRight w:val="0"/>
              <w:marTop w:val="0"/>
              <w:marBottom w:val="0"/>
              <w:divBdr>
                <w:top w:val="none" w:sz="0" w:space="0" w:color="auto"/>
                <w:left w:val="none" w:sz="0" w:space="0" w:color="auto"/>
                <w:bottom w:val="none" w:sz="0" w:space="0" w:color="auto"/>
                <w:right w:val="none" w:sz="0" w:space="0" w:color="auto"/>
              </w:divBdr>
            </w:div>
            <w:div w:id="2057700546">
              <w:marLeft w:val="0"/>
              <w:marRight w:val="0"/>
              <w:marTop w:val="0"/>
              <w:marBottom w:val="0"/>
              <w:divBdr>
                <w:top w:val="none" w:sz="0" w:space="0" w:color="auto"/>
                <w:left w:val="none" w:sz="0" w:space="0" w:color="auto"/>
                <w:bottom w:val="none" w:sz="0" w:space="0" w:color="auto"/>
                <w:right w:val="none" w:sz="0" w:space="0" w:color="auto"/>
              </w:divBdr>
            </w:div>
            <w:div w:id="206818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051268">
      <w:bodyDiv w:val="1"/>
      <w:marLeft w:val="0"/>
      <w:marRight w:val="0"/>
      <w:marTop w:val="0"/>
      <w:marBottom w:val="0"/>
      <w:divBdr>
        <w:top w:val="none" w:sz="0" w:space="0" w:color="auto"/>
        <w:left w:val="none" w:sz="0" w:space="0" w:color="auto"/>
        <w:bottom w:val="none" w:sz="0" w:space="0" w:color="auto"/>
        <w:right w:val="none" w:sz="0" w:space="0" w:color="auto"/>
      </w:divBdr>
    </w:div>
    <w:div w:id="2046247668">
      <w:bodyDiv w:val="1"/>
      <w:marLeft w:val="0"/>
      <w:marRight w:val="0"/>
      <w:marTop w:val="0"/>
      <w:marBottom w:val="0"/>
      <w:divBdr>
        <w:top w:val="none" w:sz="0" w:space="0" w:color="auto"/>
        <w:left w:val="none" w:sz="0" w:space="0" w:color="auto"/>
        <w:bottom w:val="none" w:sz="0" w:space="0" w:color="auto"/>
        <w:right w:val="none" w:sz="0" w:space="0" w:color="auto"/>
      </w:divBdr>
      <w:divsChild>
        <w:div w:id="1619993349">
          <w:marLeft w:val="0"/>
          <w:marRight w:val="0"/>
          <w:marTop w:val="0"/>
          <w:marBottom w:val="0"/>
          <w:divBdr>
            <w:top w:val="none" w:sz="0" w:space="0" w:color="auto"/>
            <w:left w:val="none" w:sz="0" w:space="0" w:color="auto"/>
            <w:bottom w:val="none" w:sz="0" w:space="0" w:color="auto"/>
            <w:right w:val="none" w:sz="0" w:space="0" w:color="auto"/>
          </w:divBdr>
          <w:divsChild>
            <w:div w:id="112793953">
              <w:marLeft w:val="0"/>
              <w:marRight w:val="0"/>
              <w:marTop w:val="0"/>
              <w:marBottom w:val="0"/>
              <w:divBdr>
                <w:top w:val="none" w:sz="0" w:space="0" w:color="auto"/>
                <w:left w:val="none" w:sz="0" w:space="0" w:color="auto"/>
                <w:bottom w:val="none" w:sz="0" w:space="0" w:color="auto"/>
                <w:right w:val="none" w:sz="0" w:space="0" w:color="auto"/>
              </w:divBdr>
            </w:div>
            <w:div w:id="277377868">
              <w:marLeft w:val="0"/>
              <w:marRight w:val="0"/>
              <w:marTop w:val="0"/>
              <w:marBottom w:val="0"/>
              <w:divBdr>
                <w:top w:val="none" w:sz="0" w:space="0" w:color="auto"/>
                <w:left w:val="none" w:sz="0" w:space="0" w:color="auto"/>
                <w:bottom w:val="none" w:sz="0" w:space="0" w:color="auto"/>
                <w:right w:val="none" w:sz="0" w:space="0" w:color="auto"/>
              </w:divBdr>
            </w:div>
            <w:div w:id="480198822">
              <w:marLeft w:val="0"/>
              <w:marRight w:val="0"/>
              <w:marTop w:val="0"/>
              <w:marBottom w:val="0"/>
              <w:divBdr>
                <w:top w:val="none" w:sz="0" w:space="0" w:color="auto"/>
                <w:left w:val="none" w:sz="0" w:space="0" w:color="auto"/>
                <w:bottom w:val="none" w:sz="0" w:space="0" w:color="auto"/>
                <w:right w:val="none" w:sz="0" w:space="0" w:color="auto"/>
              </w:divBdr>
            </w:div>
            <w:div w:id="496697642">
              <w:marLeft w:val="0"/>
              <w:marRight w:val="0"/>
              <w:marTop w:val="0"/>
              <w:marBottom w:val="0"/>
              <w:divBdr>
                <w:top w:val="none" w:sz="0" w:space="0" w:color="auto"/>
                <w:left w:val="none" w:sz="0" w:space="0" w:color="auto"/>
                <w:bottom w:val="none" w:sz="0" w:space="0" w:color="auto"/>
                <w:right w:val="none" w:sz="0" w:space="0" w:color="auto"/>
              </w:divBdr>
            </w:div>
            <w:div w:id="510875103">
              <w:marLeft w:val="0"/>
              <w:marRight w:val="0"/>
              <w:marTop w:val="0"/>
              <w:marBottom w:val="0"/>
              <w:divBdr>
                <w:top w:val="none" w:sz="0" w:space="0" w:color="auto"/>
                <w:left w:val="none" w:sz="0" w:space="0" w:color="auto"/>
                <w:bottom w:val="none" w:sz="0" w:space="0" w:color="auto"/>
                <w:right w:val="none" w:sz="0" w:space="0" w:color="auto"/>
              </w:divBdr>
            </w:div>
            <w:div w:id="514224873">
              <w:marLeft w:val="0"/>
              <w:marRight w:val="0"/>
              <w:marTop w:val="0"/>
              <w:marBottom w:val="0"/>
              <w:divBdr>
                <w:top w:val="none" w:sz="0" w:space="0" w:color="auto"/>
                <w:left w:val="none" w:sz="0" w:space="0" w:color="auto"/>
                <w:bottom w:val="none" w:sz="0" w:space="0" w:color="auto"/>
                <w:right w:val="none" w:sz="0" w:space="0" w:color="auto"/>
              </w:divBdr>
            </w:div>
            <w:div w:id="631906142">
              <w:marLeft w:val="0"/>
              <w:marRight w:val="0"/>
              <w:marTop w:val="0"/>
              <w:marBottom w:val="0"/>
              <w:divBdr>
                <w:top w:val="none" w:sz="0" w:space="0" w:color="auto"/>
                <w:left w:val="none" w:sz="0" w:space="0" w:color="auto"/>
                <w:bottom w:val="none" w:sz="0" w:space="0" w:color="auto"/>
                <w:right w:val="none" w:sz="0" w:space="0" w:color="auto"/>
              </w:divBdr>
            </w:div>
            <w:div w:id="843521115">
              <w:marLeft w:val="0"/>
              <w:marRight w:val="0"/>
              <w:marTop w:val="0"/>
              <w:marBottom w:val="0"/>
              <w:divBdr>
                <w:top w:val="none" w:sz="0" w:space="0" w:color="auto"/>
                <w:left w:val="none" w:sz="0" w:space="0" w:color="auto"/>
                <w:bottom w:val="none" w:sz="0" w:space="0" w:color="auto"/>
                <w:right w:val="none" w:sz="0" w:space="0" w:color="auto"/>
              </w:divBdr>
            </w:div>
            <w:div w:id="866062855">
              <w:marLeft w:val="0"/>
              <w:marRight w:val="0"/>
              <w:marTop w:val="0"/>
              <w:marBottom w:val="0"/>
              <w:divBdr>
                <w:top w:val="none" w:sz="0" w:space="0" w:color="auto"/>
                <w:left w:val="none" w:sz="0" w:space="0" w:color="auto"/>
                <w:bottom w:val="none" w:sz="0" w:space="0" w:color="auto"/>
                <w:right w:val="none" w:sz="0" w:space="0" w:color="auto"/>
              </w:divBdr>
            </w:div>
            <w:div w:id="894581729">
              <w:marLeft w:val="0"/>
              <w:marRight w:val="0"/>
              <w:marTop w:val="0"/>
              <w:marBottom w:val="0"/>
              <w:divBdr>
                <w:top w:val="none" w:sz="0" w:space="0" w:color="auto"/>
                <w:left w:val="none" w:sz="0" w:space="0" w:color="auto"/>
                <w:bottom w:val="none" w:sz="0" w:space="0" w:color="auto"/>
                <w:right w:val="none" w:sz="0" w:space="0" w:color="auto"/>
              </w:divBdr>
            </w:div>
            <w:div w:id="909075691">
              <w:marLeft w:val="0"/>
              <w:marRight w:val="0"/>
              <w:marTop w:val="0"/>
              <w:marBottom w:val="0"/>
              <w:divBdr>
                <w:top w:val="none" w:sz="0" w:space="0" w:color="auto"/>
                <w:left w:val="none" w:sz="0" w:space="0" w:color="auto"/>
                <w:bottom w:val="none" w:sz="0" w:space="0" w:color="auto"/>
                <w:right w:val="none" w:sz="0" w:space="0" w:color="auto"/>
              </w:divBdr>
            </w:div>
            <w:div w:id="981957127">
              <w:marLeft w:val="0"/>
              <w:marRight w:val="0"/>
              <w:marTop w:val="0"/>
              <w:marBottom w:val="0"/>
              <w:divBdr>
                <w:top w:val="none" w:sz="0" w:space="0" w:color="auto"/>
                <w:left w:val="none" w:sz="0" w:space="0" w:color="auto"/>
                <w:bottom w:val="none" w:sz="0" w:space="0" w:color="auto"/>
                <w:right w:val="none" w:sz="0" w:space="0" w:color="auto"/>
              </w:divBdr>
            </w:div>
            <w:div w:id="1014499785">
              <w:marLeft w:val="0"/>
              <w:marRight w:val="0"/>
              <w:marTop w:val="0"/>
              <w:marBottom w:val="0"/>
              <w:divBdr>
                <w:top w:val="none" w:sz="0" w:space="0" w:color="auto"/>
                <w:left w:val="none" w:sz="0" w:space="0" w:color="auto"/>
                <w:bottom w:val="none" w:sz="0" w:space="0" w:color="auto"/>
                <w:right w:val="none" w:sz="0" w:space="0" w:color="auto"/>
              </w:divBdr>
            </w:div>
            <w:div w:id="1193810807">
              <w:marLeft w:val="0"/>
              <w:marRight w:val="0"/>
              <w:marTop w:val="0"/>
              <w:marBottom w:val="0"/>
              <w:divBdr>
                <w:top w:val="none" w:sz="0" w:space="0" w:color="auto"/>
                <w:left w:val="none" w:sz="0" w:space="0" w:color="auto"/>
                <w:bottom w:val="none" w:sz="0" w:space="0" w:color="auto"/>
                <w:right w:val="none" w:sz="0" w:space="0" w:color="auto"/>
              </w:divBdr>
            </w:div>
            <w:div w:id="1244802117">
              <w:marLeft w:val="0"/>
              <w:marRight w:val="0"/>
              <w:marTop w:val="0"/>
              <w:marBottom w:val="0"/>
              <w:divBdr>
                <w:top w:val="none" w:sz="0" w:space="0" w:color="auto"/>
                <w:left w:val="none" w:sz="0" w:space="0" w:color="auto"/>
                <w:bottom w:val="none" w:sz="0" w:space="0" w:color="auto"/>
                <w:right w:val="none" w:sz="0" w:space="0" w:color="auto"/>
              </w:divBdr>
            </w:div>
            <w:div w:id="1345211369">
              <w:marLeft w:val="0"/>
              <w:marRight w:val="0"/>
              <w:marTop w:val="0"/>
              <w:marBottom w:val="0"/>
              <w:divBdr>
                <w:top w:val="none" w:sz="0" w:space="0" w:color="auto"/>
                <w:left w:val="none" w:sz="0" w:space="0" w:color="auto"/>
                <w:bottom w:val="none" w:sz="0" w:space="0" w:color="auto"/>
                <w:right w:val="none" w:sz="0" w:space="0" w:color="auto"/>
              </w:divBdr>
            </w:div>
            <w:div w:id="1427194311">
              <w:marLeft w:val="0"/>
              <w:marRight w:val="0"/>
              <w:marTop w:val="0"/>
              <w:marBottom w:val="0"/>
              <w:divBdr>
                <w:top w:val="none" w:sz="0" w:space="0" w:color="auto"/>
                <w:left w:val="none" w:sz="0" w:space="0" w:color="auto"/>
                <w:bottom w:val="none" w:sz="0" w:space="0" w:color="auto"/>
                <w:right w:val="none" w:sz="0" w:space="0" w:color="auto"/>
              </w:divBdr>
            </w:div>
            <w:div w:id="1744182282">
              <w:marLeft w:val="0"/>
              <w:marRight w:val="0"/>
              <w:marTop w:val="0"/>
              <w:marBottom w:val="0"/>
              <w:divBdr>
                <w:top w:val="none" w:sz="0" w:space="0" w:color="auto"/>
                <w:left w:val="none" w:sz="0" w:space="0" w:color="auto"/>
                <w:bottom w:val="none" w:sz="0" w:space="0" w:color="auto"/>
                <w:right w:val="none" w:sz="0" w:space="0" w:color="auto"/>
              </w:divBdr>
            </w:div>
            <w:div w:id="1777674421">
              <w:marLeft w:val="0"/>
              <w:marRight w:val="0"/>
              <w:marTop w:val="0"/>
              <w:marBottom w:val="0"/>
              <w:divBdr>
                <w:top w:val="none" w:sz="0" w:space="0" w:color="auto"/>
                <w:left w:val="none" w:sz="0" w:space="0" w:color="auto"/>
                <w:bottom w:val="none" w:sz="0" w:space="0" w:color="auto"/>
                <w:right w:val="none" w:sz="0" w:space="0" w:color="auto"/>
              </w:divBdr>
            </w:div>
            <w:div w:id="1894194009">
              <w:marLeft w:val="0"/>
              <w:marRight w:val="0"/>
              <w:marTop w:val="0"/>
              <w:marBottom w:val="0"/>
              <w:divBdr>
                <w:top w:val="none" w:sz="0" w:space="0" w:color="auto"/>
                <w:left w:val="none" w:sz="0" w:space="0" w:color="auto"/>
                <w:bottom w:val="none" w:sz="0" w:space="0" w:color="auto"/>
                <w:right w:val="none" w:sz="0" w:space="0" w:color="auto"/>
              </w:divBdr>
            </w:div>
            <w:div w:id="211708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55920">
      <w:bodyDiv w:val="1"/>
      <w:marLeft w:val="0"/>
      <w:marRight w:val="0"/>
      <w:marTop w:val="0"/>
      <w:marBottom w:val="0"/>
      <w:divBdr>
        <w:top w:val="none" w:sz="0" w:space="0" w:color="auto"/>
        <w:left w:val="none" w:sz="0" w:space="0" w:color="auto"/>
        <w:bottom w:val="none" w:sz="0" w:space="0" w:color="auto"/>
        <w:right w:val="none" w:sz="0" w:space="0" w:color="auto"/>
      </w:divBdr>
    </w:div>
    <w:div w:id="2049451269">
      <w:bodyDiv w:val="1"/>
      <w:marLeft w:val="0"/>
      <w:marRight w:val="0"/>
      <w:marTop w:val="0"/>
      <w:marBottom w:val="0"/>
      <w:divBdr>
        <w:top w:val="none" w:sz="0" w:space="0" w:color="auto"/>
        <w:left w:val="none" w:sz="0" w:space="0" w:color="auto"/>
        <w:bottom w:val="none" w:sz="0" w:space="0" w:color="auto"/>
        <w:right w:val="none" w:sz="0" w:space="0" w:color="auto"/>
      </w:divBdr>
    </w:div>
    <w:div w:id="2054765816">
      <w:bodyDiv w:val="1"/>
      <w:marLeft w:val="0"/>
      <w:marRight w:val="0"/>
      <w:marTop w:val="0"/>
      <w:marBottom w:val="0"/>
      <w:divBdr>
        <w:top w:val="none" w:sz="0" w:space="0" w:color="auto"/>
        <w:left w:val="none" w:sz="0" w:space="0" w:color="auto"/>
        <w:bottom w:val="none" w:sz="0" w:space="0" w:color="auto"/>
        <w:right w:val="none" w:sz="0" w:space="0" w:color="auto"/>
      </w:divBdr>
    </w:div>
    <w:div w:id="2062515543">
      <w:bodyDiv w:val="1"/>
      <w:marLeft w:val="0"/>
      <w:marRight w:val="0"/>
      <w:marTop w:val="0"/>
      <w:marBottom w:val="0"/>
      <w:divBdr>
        <w:top w:val="none" w:sz="0" w:space="0" w:color="auto"/>
        <w:left w:val="none" w:sz="0" w:space="0" w:color="auto"/>
        <w:bottom w:val="none" w:sz="0" w:space="0" w:color="auto"/>
        <w:right w:val="none" w:sz="0" w:space="0" w:color="auto"/>
      </w:divBdr>
    </w:div>
    <w:div w:id="2063013503">
      <w:bodyDiv w:val="1"/>
      <w:marLeft w:val="0"/>
      <w:marRight w:val="0"/>
      <w:marTop w:val="0"/>
      <w:marBottom w:val="0"/>
      <w:divBdr>
        <w:top w:val="none" w:sz="0" w:space="0" w:color="auto"/>
        <w:left w:val="none" w:sz="0" w:space="0" w:color="auto"/>
        <w:bottom w:val="none" w:sz="0" w:space="0" w:color="auto"/>
        <w:right w:val="none" w:sz="0" w:space="0" w:color="auto"/>
      </w:divBdr>
      <w:divsChild>
        <w:div w:id="1467972640">
          <w:marLeft w:val="0"/>
          <w:marRight w:val="0"/>
          <w:marTop w:val="0"/>
          <w:marBottom w:val="0"/>
          <w:divBdr>
            <w:top w:val="none" w:sz="0" w:space="0" w:color="auto"/>
            <w:left w:val="none" w:sz="0" w:space="0" w:color="auto"/>
            <w:bottom w:val="none" w:sz="0" w:space="0" w:color="auto"/>
            <w:right w:val="none" w:sz="0" w:space="0" w:color="auto"/>
          </w:divBdr>
          <w:divsChild>
            <w:div w:id="188299162">
              <w:marLeft w:val="0"/>
              <w:marRight w:val="0"/>
              <w:marTop w:val="0"/>
              <w:marBottom w:val="0"/>
              <w:divBdr>
                <w:top w:val="none" w:sz="0" w:space="0" w:color="auto"/>
                <w:left w:val="none" w:sz="0" w:space="0" w:color="auto"/>
                <w:bottom w:val="none" w:sz="0" w:space="0" w:color="auto"/>
                <w:right w:val="none" w:sz="0" w:space="0" w:color="auto"/>
              </w:divBdr>
            </w:div>
            <w:div w:id="408503291">
              <w:marLeft w:val="0"/>
              <w:marRight w:val="0"/>
              <w:marTop w:val="0"/>
              <w:marBottom w:val="0"/>
              <w:divBdr>
                <w:top w:val="none" w:sz="0" w:space="0" w:color="auto"/>
                <w:left w:val="none" w:sz="0" w:space="0" w:color="auto"/>
                <w:bottom w:val="none" w:sz="0" w:space="0" w:color="auto"/>
                <w:right w:val="none" w:sz="0" w:space="0" w:color="auto"/>
              </w:divBdr>
            </w:div>
            <w:div w:id="468480013">
              <w:marLeft w:val="0"/>
              <w:marRight w:val="0"/>
              <w:marTop w:val="0"/>
              <w:marBottom w:val="0"/>
              <w:divBdr>
                <w:top w:val="none" w:sz="0" w:space="0" w:color="auto"/>
                <w:left w:val="none" w:sz="0" w:space="0" w:color="auto"/>
                <w:bottom w:val="none" w:sz="0" w:space="0" w:color="auto"/>
                <w:right w:val="none" w:sz="0" w:space="0" w:color="auto"/>
              </w:divBdr>
            </w:div>
            <w:div w:id="662926924">
              <w:marLeft w:val="0"/>
              <w:marRight w:val="0"/>
              <w:marTop w:val="0"/>
              <w:marBottom w:val="0"/>
              <w:divBdr>
                <w:top w:val="none" w:sz="0" w:space="0" w:color="auto"/>
                <w:left w:val="none" w:sz="0" w:space="0" w:color="auto"/>
                <w:bottom w:val="none" w:sz="0" w:space="0" w:color="auto"/>
                <w:right w:val="none" w:sz="0" w:space="0" w:color="auto"/>
              </w:divBdr>
            </w:div>
            <w:div w:id="679239941">
              <w:marLeft w:val="0"/>
              <w:marRight w:val="0"/>
              <w:marTop w:val="0"/>
              <w:marBottom w:val="0"/>
              <w:divBdr>
                <w:top w:val="none" w:sz="0" w:space="0" w:color="auto"/>
                <w:left w:val="none" w:sz="0" w:space="0" w:color="auto"/>
                <w:bottom w:val="none" w:sz="0" w:space="0" w:color="auto"/>
                <w:right w:val="none" w:sz="0" w:space="0" w:color="auto"/>
              </w:divBdr>
            </w:div>
            <w:div w:id="696320593">
              <w:marLeft w:val="0"/>
              <w:marRight w:val="0"/>
              <w:marTop w:val="0"/>
              <w:marBottom w:val="0"/>
              <w:divBdr>
                <w:top w:val="none" w:sz="0" w:space="0" w:color="auto"/>
                <w:left w:val="none" w:sz="0" w:space="0" w:color="auto"/>
                <w:bottom w:val="none" w:sz="0" w:space="0" w:color="auto"/>
                <w:right w:val="none" w:sz="0" w:space="0" w:color="auto"/>
              </w:divBdr>
            </w:div>
            <w:div w:id="1072003269">
              <w:marLeft w:val="0"/>
              <w:marRight w:val="0"/>
              <w:marTop w:val="0"/>
              <w:marBottom w:val="0"/>
              <w:divBdr>
                <w:top w:val="none" w:sz="0" w:space="0" w:color="auto"/>
                <w:left w:val="none" w:sz="0" w:space="0" w:color="auto"/>
                <w:bottom w:val="none" w:sz="0" w:space="0" w:color="auto"/>
                <w:right w:val="none" w:sz="0" w:space="0" w:color="auto"/>
              </w:divBdr>
            </w:div>
            <w:div w:id="1451391276">
              <w:marLeft w:val="0"/>
              <w:marRight w:val="0"/>
              <w:marTop w:val="0"/>
              <w:marBottom w:val="0"/>
              <w:divBdr>
                <w:top w:val="none" w:sz="0" w:space="0" w:color="auto"/>
                <w:left w:val="none" w:sz="0" w:space="0" w:color="auto"/>
                <w:bottom w:val="none" w:sz="0" w:space="0" w:color="auto"/>
                <w:right w:val="none" w:sz="0" w:space="0" w:color="auto"/>
              </w:divBdr>
            </w:div>
            <w:div w:id="1533422611">
              <w:marLeft w:val="0"/>
              <w:marRight w:val="0"/>
              <w:marTop w:val="0"/>
              <w:marBottom w:val="0"/>
              <w:divBdr>
                <w:top w:val="none" w:sz="0" w:space="0" w:color="auto"/>
                <w:left w:val="none" w:sz="0" w:space="0" w:color="auto"/>
                <w:bottom w:val="none" w:sz="0" w:space="0" w:color="auto"/>
                <w:right w:val="none" w:sz="0" w:space="0" w:color="auto"/>
              </w:divBdr>
            </w:div>
            <w:div w:id="1648389541">
              <w:marLeft w:val="0"/>
              <w:marRight w:val="0"/>
              <w:marTop w:val="0"/>
              <w:marBottom w:val="0"/>
              <w:divBdr>
                <w:top w:val="none" w:sz="0" w:space="0" w:color="auto"/>
                <w:left w:val="none" w:sz="0" w:space="0" w:color="auto"/>
                <w:bottom w:val="none" w:sz="0" w:space="0" w:color="auto"/>
                <w:right w:val="none" w:sz="0" w:space="0" w:color="auto"/>
              </w:divBdr>
            </w:div>
            <w:div w:id="1827550374">
              <w:marLeft w:val="0"/>
              <w:marRight w:val="0"/>
              <w:marTop w:val="0"/>
              <w:marBottom w:val="0"/>
              <w:divBdr>
                <w:top w:val="none" w:sz="0" w:space="0" w:color="auto"/>
                <w:left w:val="none" w:sz="0" w:space="0" w:color="auto"/>
                <w:bottom w:val="none" w:sz="0" w:space="0" w:color="auto"/>
                <w:right w:val="none" w:sz="0" w:space="0" w:color="auto"/>
              </w:divBdr>
            </w:div>
            <w:div w:id="1829859290">
              <w:marLeft w:val="0"/>
              <w:marRight w:val="0"/>
              <w:marTop w:val="0"/>
              <w:marBottom w:val="0"/>
              <w:divBdr>
                <w:top w:val="none" w:sz="0" w:space="0" w:color="auto"/>
                <w:left w:val="none" w:sz="0" w:space="0" w:color="auto"/>
                <w:bottom w:val="none" w:sz="0" w:space="0" w:color="auto"/>
                <w:right w:val="none" w:sz="0" w:space="0" w:color="auto"/>
              </w:divBdr>
            </w:div>
            <w:div w:id="194249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559591">
      <w:bodyDiv w:val="1"/>
      <w:marLeft w:val="0"/>
      <w:marRight w:val="0"/>
      <w:marTop w:val="0"/>
      <w:marBottom w:val="0"/>
      <w:divBdr>
        <w:top w:val="none" w:sz="0" w:space="0" w:color="auto"/>
        <w:left w:val="none" w:sz="0" w:space="0" w:color="auto"/>
        <w:bottom w:val="none" w:sz="0" w:space="0" w:color="auto"/>
        <w:right w:val="none" w:sz="0" w:space="0" w:color="auto"/>
      </w:divBdr>
    </w:div>
    <w:div w:id="2070961630">
      <w:bodyDiv w:val="1"/>
      <w:marLeft w:val="0"/>
      <w:marRight w:val="0"/>
      <w:marTop w:val="0"/>
      <w:marBottom w:val="0"/>
      <w:divBdr>
        <w:top w:val="none" w:sz="0" w:space="0" w:color="auto"/>
        <w:left w:val="none" w:sz="0" w:space="0" w:color="auto"/>
        <w:bottom w:val="none" w:sz="0" w:space="0" w:color="auto"/>
        <w:right w:val="none" w:sz="0" w:space="0" w:color="auto"/>
      </w:divBdr>
    </w:div>
    <w:div w:id="2071492855">
      <w:bodyDiv w:val="1"/>
      <w:marLeft w:val="0"/>
      <w:marRight w:val="0"/>
      <w:marTop w:val="0"/>
      <w:marBottom w:val="0"/>
      <w:divBdr>
        <w:top w:val="none" w:sz="0" w:space="0" w:color="auto"/>
        <w:left w:val="none" w:sz="0" w:space="0" w:color="auto"/>
        <w:bottom w:val="none" w:sz="0" w:space="0" w:color="auto"/>
        <w:right w:val="none" w:sz="0" w:space="0" w:color="auto"/>
      </w:divBdr>
    </w:div>
    <w:div w:id="2073232242">
      <w:bodyDiv w:val="1"/>
      <w:marLeft w:val="0"/>
      <w:marRight w:val="0"/>
      <w:marTop w:val="0"/>
      <w:marBottom w:val="0"/>
      <w:divBdr>
        <w:top w:val="none" w:sz="0" w:space="0" w:color="auto"/>
        <w:left w:val="none" w:sz="0" w:space="0" w:color="auto"/>
        <w:bottom w:val="none" w:sz="0" w:space="0" w:color="auto"/>
        <w:right w:val="none" w:sz="0" w:space="0" w:color="auto"/>
      </w:divBdr>
    </w:div>
    <w:div w:id="2074349767">
      <w:bodyDiv w:val="1"/>
      <w:marLeft w:val="0"/>
      <w:marRight w:val="0"/>
      <w:marTop w:val="0"/>
      <w:marBottom w:val="0"/>
      <w:divBdr>
        <w:top w:val="none" w:sz="0" w:space="0" w:color="auto"/>
        <w:left w:val="none" w:sz="0" w:space="0" w:color="auto"/>
        <w:bottom w:val="none" w:sz="0" w:space="0" w:color="auto"/>
        <w:right w:val="none" w:sz="0" w:space="0" w:color="auto"/>
      </w:divBdr>
      <w:divsChild>
        <w:div w:id="2038312589">
          <w:marLeft w:val="0"/>
          <w:marRight w:val="0"/>
          <w:marTop w:val="0"/>
          <w:marBottom w:val="0"/>
          <w:divBdr>
            <w:top w:val="none" w:sz="0" w:space="0" w:color="auto"/>
            <w:left w:val="none" w:sz="0" w:space="0" w:color="auto"/>
            <w:bottom w:val="none" w:sz="0" w:space="0" w:color="auto"/>
            <w:right w:val="none" w:sz="0" w:space="0" w:color="auto"/>
          </w:divBdr>
          <w:divsChild>
            <w:div w:id="201065232">
              <w:marLeft w:val="0"/>
              <w:marRight w:val="0"/>
              <w:marTop w:val="0"/>
              <w:marBottom w:val="0"/>
              <w:divBdr>
                <w:top w:val="none" w:sz="0" w:space="0" w:color="auto"/>
                <w:left w:val="none" w:sz="0" w:space="0" w:color="auto"/>
                <w:bottom w:val="none" w:sz="0" w:space="0" w:color="auto"/>
                <w:right w:val="none" w:sz="0" w:space="0" w:color="auto"/>
              </w:divBdr>
            </w:div>
            <w:div w:id="463431750">
              <w:marLeft w:val="0"/>
              <w:marRight w:val="0"/>
              <w:marTop w:val="0"/>
              <w:marBottom w:val="0"/>
              <w:divBdr>
                <w:top w:val="none" w:sz="0" w:space="0" w:color="auto"/>
                <w:left w:val="none" w:sz="0" w:space="0" w:color="auto"/>
                <w:bottom w:val="none" w:sz="0" w:space="0" w:color="auto"/>
                <w:right w:val="none" w:sz="0" w:space="0" w:color="auto"/>
              </w:divBdr>
            </w:div>
            <w:div w:id="1407193773">
              <w:marLeft w:val="0"/>
              <w:marRight w:val="0"/>
              <w:marTop w:val="0"/>
              <w:marBottom w:val="0"/>
              <w:divBdr>
                <w:top w:val="none" w:sz="0" w:space="0" w:color="auto"/>
                <w:left w:val="none" w:sz="0" w:space="0" w:color="auto"/>
                <w:bottom w:val="none" w:sz="0" w:space="0" w:color="auto"/>
                <w:right w:val="none" w:sz="0" w:space="0" w:color="auto"/>
              </w:divBdr>
            </w:div>
            <w:div w:id="1984969392">
              <w:marLeft w:val="0"/>
              <w:marRight w:val="0"/>
              <w:marTop w:val="0"/>
              <w:marBottom w:val="0"/>
              <w:divBdr>
                <w:top w:val="none" w:sz="0" w:space="0" w:color="auto"/>
                <w:left w:val="none" w:sz="0" w:space="0" w:color="auto"/>
                <w:bottom w:val="none" w:sz="0" w:space="0" w:color="auto"/>
                <w:right w:val="none" w:sz="0" w:space="0" w:color="auto"/>
              </w:divBdr>
            </w:div>
            <w:div w:id="202022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20089">
      <w:bodyDiv w:val="1"/>
      <w:marLeft w:val="0"/>
      <w:marRight w:val="0"/>
      <w:marTop w:val="0"/>
      <w:marBottom w:val="0"/>
      <w:divBdr>
        <w:top w:val="none" w:sz="0" w:space="0" w:color="auto"/>
        <w:left w:val="none" w:sz="0" w:space="0" w:color="auto"/>
        <w:bottom w:val="none" w:sz="0" w:space="0" w:color="auto"/>
        <w:right w:val="none" w:sz="0" w:space="0" w:color="auto"/>
      </w:divBdr>
      <w:divsChild>
        <w:div w:id="58944039">
          <w:marLeft w:val="0"/>
          <w:marRight w:val="0"/>
          <w:marTop w:val="0"/>
          <w:marBottom w:val="0"/>
          <w:divBdr>
            <w:top w:val="none" w:sz="0" w:space="0" w:color="auto"/>
            <w:left w:val="none" w:sz="0" w:space="0" w:color="auto"/>
            <w:bottom w:val="none" w:sz="0" w:space="0" w:color="auto"/>
            <w:right w:val="none" w:sz="0" w:space="0" w:color="auto"/>
          </w:divBdr>
        </w:div>
        <w:div w:id="424768630">
          <w:marLeft w:val="0"/>
          <w:marRight w:val="0"/>
          <w:marTop w:val="0"/>
          <w:marBottom w:val="0"/>
          <w:divBdr>
            <w:top w:val="none" w:sz="0" w:space="0" w:color="auto"/>
            <w:left w:val="none" w:sz="0" w:space="0" w:color="auto"/>
            <w:bottom w:val="none" w:sz="0" w:space="0" w:color="auto"/>
            <w:right w:val="none" w:sz="0" w:space="0" w:color="auto"/>
          </w:divBdr>
        </w:div>
        <w:div w:id="1063410019">
          <w:marLeft w:val="0"/>
          <w:marRight w:val="0"/>
          <w:marTop w:val="0"/>
          <w:marBottom w:val="0"/>
          <w:divBdr>
            <w:top w:val="none" w:sz="0" w:space="0" w:color="auto"/>
            <w:left w:val="none" w:sz="0" w:space="0" w:color="auto"/>
            <w:bottom w:val="none" w:sz="0" w:space="0" w:color="auto"/>
            <w:right w:val="none" w:sz="0" w:space="0" w:color="auto"/>
          </w:divBdr>
        </w:div>
        <w:div w:id="1158617110">
          <w:marLeft w:val="0"/>
          <w:marRight w:val="0"/>
          <w:marTop w:val="0"/>
          <w:marBottom w:val="0"/>
          <w:divBdr>
            <w:top w:val="none" w:sz="0" w:space="0" w:color="auto"/>
            <w:left w:val="none" w:sz="0" w:space="0" w:color="auto"/>
            <w:bottom w:val="none" w:sz="0" w:space="0" w:color="auto"/>
            <w:right w:val="none" w:sz="0" w:space="0" w:color="auto"/>
          </w:divBdr>
        </w:div>
        <w:div w:id="1588727761">
          <w:marLeft w:val="0"/>
          <w:marRight w:val="0"/>
          <w:marTop w:val="0"/>
          <w:marBottom w:val="0"/>
          <w:divBdr>
            <w:top w:val="none" w:sz="0" w:space="0" w:color="auto"/>
            <w:left w:val="none" w:sz="0" w:space="0" w:color="auto"/>
            <w:bottom w:val="none" w:sz="0" w:space="0" w:color="auto"/>
            <w:right w:val="none" w:sz="0" w:space="0" w:color="auto"/>
          </w:divBdr>
        </w:div>
      </w:divsChild>
    </w:div>
    <w:div w:id="2079281982">
      <w:bodyDiv w:val="1"/>
      <w:marLeft w:val="0"/>
      <w:marRight w:val="0"/>
      <w:marTop w:val="0"/>
      <w:marBottom w:val="0"/>
      <w:divBdr>
        <w:top w:val="none" w:sz="0" w:space="0" w:color="auto"/>
        <w:left w:val="none" w:sz="0" w:space="0" w:color="auto"/>
        <w:bottom w:val="none" w:sz="0" w:space="0" w:color="auto"/>
        <w:right w:val="none" w:sz="0" w:space="0" w:color="auto"/>
      </w:divBdr>
      <w:divsChild>
        <w:div w:id="441220874">
          <w:marLeft w:val="0"/>
          <w:marRight w:val="0"/>
          <w:marTop w:val="0"/>
          <w:marBottom w:val="0"/>
          <w:divBdr>
            <w:top w:val="none" w:sz="0" w:space="0" w:color="auto"/>
            <w:left w:val="none" w:sz="0" w:space="0" w:color="auto"/>
            <w:bottom w:val="none" w:sz="0" w:space="0" w:color="auto"/>
            <w:right w:val="none" w:sz="0" w:space="0" w:color="auto"/>
          </w:divBdr>
        </w:div>
        <w:div w:id="572591315">
          <w:marLeft w:val="0"/>
          <w:marRight w:val="0"/>
          <w:marTop w:val="0"/>
          <w:marBottom w:val="0"/>
          <w:divBdr>
            <w:top w:val="none" w:sz="0" w:space="0" w:color="auto"/>
            <w:left w:val="none" w:sz="0" w:space="0" w:color="auto"/>
            <w:bottom w:val="none" w:sz="0" w:space="0" w:color="auto"/>
            <w:right w:val="none" w:sz="0" w:space="0" w:color="auto"/>
          </w:divBdr>
        </w:div>
        <w:div w:id="580022754">
          <w:marLeft w:val="0"/>
          <w:marRight w:val="0"/>
          <w:marTop w:val="0"/>
          <w:marBottom w:val="0"/>
          <w:divBdr>
            <w:top w:val="none" w:sz="0" w:space="0" w:color="auto"/>
            <w:left w:val="none" w:sz="0" w:space="0" w:color="auto"/>
            <w:bottom w:val="none" w:sz="0" w:space="0" w:color="auto"/>
            <w:right w:val="none" w:sz="0" w:space="0" w:color="auto"/>
          </w:divBdr>
        </w:div>
        <w:div w:id="1201095048">
          <w:marLeft w:val="0"/>
          <w:marRight w:val="0"/>
          <w:marTop w:val="0"/>
          <w:marBottom w:val="0"/>
          <w:divBdr>
            <w:top w:val="none" w:sz="0" w:space="0" w:color="auto"/>
            <w:left w:val="none" w:sz="0" w:space="0" w:color="auto"/>
            <w:bottom w:val="none" w:sz="0" w:space="0" w:color="auto"/>
            <w:right w:val="none" w:sz="0" w:space="0" w:color="auto"/>
          </w:divBdr>
        </w:div>
      </w:divsChild>
    </w:div>
    <w:div w:id="2081172019">
      <w:bodyDiv w:val="1"/>
      <w:marLeft w:val="0"/>
      <w:marRight w:val="0"/>
      <w:marTop w:val="0"/>
      <w:marBottom w:val="0"/>
      <w:divBdr>
        <w:top w:val="none" w:sz="0" w:space="0" w:color="auto"/>
        <w:left w:val="none" w:sz="0" w:space="0" w:color="auto"/>
        <w:bottom w:val="none" w:sz="0" w:space="0" w:color="auto"/>
        <w:right w:val="none" w:sz="0" w:space="0" w:color="auto"/>
      </w:divBdr>
    </w:div>
    <w:div w:id="2081318836">
      <w:bodyDiv w:val="1"/>
      <w:marLeft w:val="0"/>
      <w:marRight w:val="0"/>
      <w:marTop w:val="0"/>
      <w:marBottom w:val="0"/>
      <w:divBdr>
        <w:top w:val="none" w:sz="0" w:space="0" w:color="auto"/>
        <w:left w:val="none" w:sz="0" w:space="0" w:color="auto"/>
        <w:bottom w:val="none" w:sz="0" w:space="0" w:color="auto"/>
        <w:right w:val="none" w:sz="0" w:space="0" w:color="auto"/>
      </w:divBdr>
    </w:div>
    <w:div w:id="2086417116">
      <w:bodyDiv w:val="1"/>
      <w:marLeft w:val="0"/>
      <w:marRight w:val="0"/>
      <w:marTop w:val="0"/>
      <w:marBottom w:val="0"/>
      <w:divBdr>
        <w:top w:val="none" w:sz="0" w:space="0" w:color="auto"/>
        <w:left w:val="none" w:sz="0" w:space="0" w:color="auto"/>
        <w:bottom w:val="none" w:sz="0" w:space="0" w:color="auto"/>
        <w:right w:val="none" w:sz="0" w:space="0" w:color="auto"/>
      </w:divBdr>
      <w:divsChild>
        <w:div w:id="791941424">
          <w:marLeft w:val="0"/>
          <w:marRight w:val="0"/>
          <w:marTop w:val="0"/>
          <w:marBottom w:val="0"/>
          <w:divBdr>
            <w:top w:val="none" w:sz="0" w:space="0" w:color="auto"/>
            <w:left w:val="none" w:sz="0" w:space="0" w:color="auto"/>
            <w:bottom w:val="none" w:sz="0" w:space="0" w:color="auto"/>
            <w:right w:val="none" w:sz="0" w:space="0" w:color="auto"/>
          </w:divBdr>
        </w:div>
        <w:div w:id="910000099">
          <w:marLeft w:val="0"/>
          <w:marRight w:val="0"/>
          <w:marTop w:val="0"/>
          <w:marBottom w:val="0"/>
          <w:divBdr>
            <w:top w:val="none" w:sz="0" w:space="0" w:color="auto"/>
            <w:left w:val="none" w:sz="0" w:space="0" w:color="auto"/>
            <w:bottom w:val="none" w:sz="0" w:space="0" w:color="auto"/>
            <w:right w:val="none" w:sz="0" w:space="0" w:color="auto"/>
          </w:divBdr>
        </w:div>
        <w:div w:id="1501580126">
          <w:marLeft w:val="0"/>
          <w:marRight w:val="0"/>
          <w:marTop w:val="0"/>
          <w:marBottom w:val="0"/>
          <w:divBdr>
            <w:top w:val="none" w:sz="0" w:space="0" w:color="auto"/>
            <w:left w:val="none" w:sz="0" w:space="0" w:color="auto"/>
            <w:bottom w:val="none" w:sz="0" w:space="0" w:color="auto"/>
            <w:right w:val="none" w:sz="0" w:space="0" w:color="auto"/>
          </w:divBdr>
        </w:div>
        <w:div w:id="1698971720">
          <w:marLeft w:val="0"/>
          <w:marRight w:val="0"/>
          <w:marTop w:val="0"/>
          <w:marBottom w:val="0"/>
          <w:divBdr>
            <w:top w:val="none" w:sz="0" w:space="0" w:color="auto"/>
            <w:left w:val="none" w:sz="0" w:space="0" w:color="auto"/>
            <w:bottom w:val="none" w:sz="0" w:space="0" w:color="auto"/>
            <w:right w:val="none" w:sz="0" w:space="0" w:color="auto"/>
          </w:divBdr>
        </w:div>
      </w:divsChild>
    </w:div>
    <w:div w:id="2094430509">
      <w:bodyDiv w:val="1"/>
      <w:marLeft w:val="0"/>
      <w:marRight w:val="0"/>
      <w:marTop w:val="0"/>
      <w:marBottom w:val="0"/>
      <w:divBdr>
        <w:top w:val="none" w:sz="0" w:space="0" w:color="auto"/>
        <w:left w:val="none" w:sz="0" w:space="0" w:color="auto"/>
        <w:bottom w:val="none" w:sz="0" w:space="0" w:color="auto"/>
        <w:right w:val="none" w:sz="0" w:space="0" w:color="auto"/>
      </w:divBdr>
    </w:div>
    <w:div w:id="2099253015">
      <w:bodyDiv w:val="1"/>
      <w:marLeft w:val="0"/>
      <w:marRight w:val="0"/>
      <w:marTop w:val="0"/>
      <w:marBottom w:val="0"/>
      <w:divBdr>
        <w:top w:val="none" w:sz="0" w:space="0" w:color="auto"/>
        <w:left w:val="none" w:sz="0" w:space="0" w:color="auto"/>
        <w:bottom w:val="none" w:sz="0" w:space="0" w:color="auto"/>
        <w:right w:val="none" w:sz="0" w:space="0" w:color="auto"/>
      </w:divBdr>
    </w:div>
    <w:div w:id="2100981845">
      <w:bodyDiv w:val="1"/>
      <w:marLeft w:val="0"/>
      <w:marRight w:val="0"/>
      <w:marTop w:val="0"/>
      <w:marBottom w:val="0"/>
      <w:divBdr>
        <w:top w:val="none" w:sz="0" w:space="0" w:color="auto"/>
        <w:left w:val="none" w:sz="0" w:space="0" w:color="auto"/>
        <w:bottom w:val="none" w:sz="0" w:space="0" w:color="auto"/>
        <w:right w:val="none" w:sz="0" w:space="0" w:color="auto"/>
      </w:divBdr>
    </w:div>
    <w:div w:id="2107773936">
      <w:bodyDiv w:val="1"/>
      <w:marLeft w:val="0"/>
      <w:marRight w:val="0"/>
      <w:marTop w:val="0"/>
      <w:marBottom w:val="0"/>
      <w:divBdr>
        <w:top w:val="none" w:sz="0" w:space="0" w:color="auto"/>
        <w:left w:val="none" w:sz="0" w:space="0" w:color="auto"/>
        <w:bottom w:val="none" w:sz="0" w:space="0" w:color="auto"/>
        <w:right w:val="none" w:sz="0" w:space="0" w:color="auto"/>
      </w:divBdr>
    </w:div>
    <w:div w:id="2107841035">
      <w:bodyDiv w:val="1"/>
      <w:marLeft w:val="0"/>
      <w:marRight w:val="0"/>
      <w:marTop w:val="0"/>
      <w:marBottom w:val="0"/>
      <w:divBdr>
        <w:top w:val="none" w:sz="0" w:space="0" w:color="auto"/>
        <w:left w:val="none" w:sz="0" w:space="0" w:color="auto"/>
        <w:bottom w:val="none" w:sz="0" w:space="0" w:color="auto"/>
        <w:right w:val="none" w:sz="0" w:space="0" w:color="auto"/>
      </w:divBdr>
    </w:div>
    <w:div w:id="2112819866">
      <w:bodyDiv w:val="1"/>
      <w:marLeft w:val="0"/>
      <w:marRight w:val="0"/>
      <w:marTop w:val="0"/>
      <w:marBottom w:val="0"/>
      <w:divBdr>
        <w:top w:val="none" w:sz="0" w:space="0" w:color="auto"/>
        <w:left w:val="none" w:sz="0" w:space="0" w:color="auto"/>
        <w:bottom w:val="none" w:sz="0" w:space="0" w:color="auto"/>
        <w:right w:val="none" w:sz="0" w:space="0" w:color="auto"/>
      </w:divBdr>
    </w:div>
    <w:div w:id="2118333743">
      <w:bodyDiv w:val="1"/>
      <w:marLeft w:val="0"/>
      <w:marRight w:val="0"/>
      <w:marTop w:val="0"/>
      <w:marBottom w:val="0"/>
      <w:divBdr>
        <w:top w:val="none" w:sz="0" w:space="0" w:color="auto"/>
        <w:left w:val="none" w:sz="0" w:space="0" w:color="auto"/>
        <w:bottom w:val="none" w:sz="0" w:space="0" w:color="auto"/>
        <w:right w:val="none" w:sz="0" w:space="0" w:color="auto"/>
      </w:divBdr>
    </w:div>
    <w:div w:id="2120417411">
      <w:bodyDiv w:val="1"/>
      <w:marLeft w:val="0"/>
      <w:marRight w:val="0"/>
      <w:marTop w:val="0"/>
      <w:marBottom w:val="0"/>
      <w:divBdr>
        <w:top w:val="none" w:sz="0" w:space="0" w:color="auto"/>
        <w:left w:val="none" w:sz="0" w:space="0" w:color="auto"/>
        <w:bottom w:val="none" w:sz="0" w:space="0" w:color="auto"/>
        <w:right w:val="none" w:sz="0" w:space="0" w:color="auto"/>
      </w:divBdr>
    </w:div>
    <w:div w:id="2123527785">
      <w:bodyDiv w:val="1"/>
      <w:marLeft w:val="0"/>
      <w:marRight w:val="0"/>
      <w:marTop w:val="0"/>
      <w:marBottom w:val="0"/>
      <w:divBdr>
        <w:top w:val="none" w:sz="0" w:space="0" w:color="auto"/>
        <w:left w:val="none" w:sz="0" w:space="0" w:color="auto"/>
        <w:bottom w:val="none" w:sz="0" w:space="0" w:color="auto"/>
        <w:right w:val="none" w:sz="0" w:space="0" w:color="auto"/>
      </w:divBdr>
    </w:div>
    <w:div w:id="2125490982">
      <w:bodyDiv w:val="1"/>
      <w:marLeft w:val="0"/>
      <w:marRight w:val="0"/>
      <w:marTop w:val="0"/>
      <w:marBottom w:val="0"/>
      <w:divBdr>
        <w:top w:val="none" w:sz="0" w:space="0" w:color="auto"/>
        <w:left w:val="none" w:sz="0" w:space="0" w:color="auto"/>
        <w:bottom w:val="none" w:sz="0" w:space="0" w:color="auto"/>
        <w:right w:val="none" w:sz="0" w:space="0" w:color="auto"/>
      </w:divBdr>
      <w:divsChild>
        <w:div w:id="1721125429">
          <w:marLeft w:val="0"/>
          <w:marRight w:val="0"/>
          <w:marTop w:val="0"/>
          <w:marBottom w:val="0"/>
          <w:divBdr>
            <w:top w:val="none" w:sz="0" w:space="0" w:color="auto"/>
            <w:left w:val="none" w:sz="0" w:space="0" w:color="auto"/>
            <w:bottom w:val="none" w:sz="0" w:space="0" w:color="auto"/>
            <w:right w:val="none" w:sz="0" w:space="0" w:color="auto"/>
          </w:divBdr>
          <w:divsChild>
            <w:div w:id="145166502">
              <w:marLeft w:val="0"/>
              <w:marRight w:val="0"/>
              <w:marTop w:val="0"/>
              <w:marBottom w:val="0"/>
              <w:divBdr>
                <w:top w:val="none" w:sz="0" w:space="0" w:color="auto"/>
                <w:left w:val="none" w:sz="0" w:space="0" w:color="auto"/>
                <w:bottom w:val="none" w:sz="0" w:space="0" w:color="auto"/>
                <w:right w:val="none" w:sz="0" w:space="0" w:color="auto"/>
              </w:divBdr>
            </w:div>
            <w:div w:id="381247565">
              <w:marLeft w:val="0"/>
              <w:marRight w:val="0"/>
              <w:marTop w:val="0"/>
              <w:marBottom w:val="0"/>
              <w:divBdr>
                <w:top w:val="none" w:sz="0" w:space="0" w:color="auto"/>
                <w:left w:val="none" w:sz="0" w:space="0" w:color="auto"/>
                <w:bottom w:val="none" w:sz="0" w:space="0" w:color="auto"/>
                <w:right w:val="none" w:sz="0" w:space="0" w:color="auto"/>
              </w:divBdr>
            </w:div>
            <w:div w:id="419182428">
              <w:marLeft w:val="0"/>
              <w:marRight w:val="0"/>
              <w:marTop w:val="0"/>
              <w:marBottom w:val="0"/>
              <w:divBdr>
                <w:top w:val="none" w:sz="0" w:space="0" w:color="auto"/>
                <w:left w:val="none" w:sz="0" w:space="0" w:color="auto"/>
                <w:bottom w:val="none" w:sz="0" w:space="0" w:color="auto"/>
                <w:right w:val="none" w:sz="0" w:space="0" w:color="auto"/>
              </w:divBdr>
            </w:div>
            <w:div w:id="677120224">
              <w:marLeft w:val="0"/>
              <w:marRight w:val="0"/>
              <w:marTop w:val="0"/>
              <w:marBottom w:val="0"/>
              <w:divBdr>
                <w:top w:val="none" w:sz="0" w:space="0" w:color="auto"/>
                <w:left w:val="none" w:sz="0" w:space="0" w:color="auto"/>
                <w:bottom w:val="none" w:sz="0" w:space="0" w:color="auto"/>
                <w:right w:val="none" w:sz="0" w:space="0" w:color="auto"/>
              </w:divBdr>
            </w:div>
            <w:div w:id="709257065">
              <w:marLeft w:val="0"/>
              <w:marRight w:val="0"/>
              <w:marTop w:val="0"/>
              <w:marBottom w:val="0"/>
              <w:divBdr>
                <w:top w:val="none" w:sz="0" w:space="0" w:color="auto"/>
                <w:left w:val="none" w:sz="0" w:space="0" w:color="auto"/>
                <w:bottom w:val="none" w:sz="0" w:space="0" w:color="auto"/>
                <w:right w:val="none" w:sz="0" w:space="0" w:color="auto"/>
              </w:divBdr>
            </w:div>
            <w:div w:id="746810163">
              <w:marLeft w:val="0"/>
              <w:marRight w:val="0"/>
              <w:marTop w:val="0"/>
              <w:marBottom w:val="0"/>
              <w:divBdr>
                <w:top w:val="none" w:sz="0" w:space="0" w:color="auto"/>
                <w:left w:val="none" w:sz="0" w:space="0" w:color="auto"/>
                <w:bottom w:val="none" w:sz="0" w:space="0" w:color="auto"/>
                <w:right w:val="none" w:sz="0" w:space="0" w:color="auto"/>
              </w:divBdr>
            </w:div>
            <w:div w:id="1115826871">
              <w:marLeft w:val="0"/>
              <w:marRight w:val="0"/>
              <w:marTop w:val="0"/>
              <w:marBottom w:val="0"/>
              <w:divBdr>
                <w:top w:val="none" w:sz="0" w:space="0" w:color="auto"/>
                <w:left w:val="none" w:sz="0" w:space="0" w:color="auto"/>
                <w:bottom w:val="none" w:sz="0" w:space="0" w:color="auto"/>
                <w:right w:val="none" w:sz="0" w:space="0" w:color="auto"/>
              </w:divBdr>
            </w:div>
            <w:div w:id="1152218456">
              <w:marLeft w:val="0"/>
              <w:marRight w:val="0"/>
              <w:marTop w:val="0"/>
              <w:marBottom w:val="0"/>
              <w:divBdr>
                <w:top w:val="none" w:sz="0" w:space="0" w:color="auto"/>
                <w:left w:val="none" w:sz="0" w:space="0" w:color="auto"/>
                <w:bottom w:val="none" w:sz="0" w:space="0" w:color="auto"/>
                <w:right w:val="none" w:sz="0" w:space="0" w:color="auto"/>
              </w:divBdr>
            </w:div>
            <w:div w:id="1246912611">
              <w:marLeft w:val="0"/>
              <w:marRight w:val="0"/>
              <w:marTop w:val="0"/>
              <w:marBottom w:val="0"/>
              <w:divBdr>
                <w:top w:val="none" w:sz="0" w:space="0" w:color="auto"/>
                <w:left w:val="none" w:sz="0" w:space="0" w:color="auto"/>
                <w:bottom w:val="none" w:sz="0" w:space="0" w:color="auto"/>
                <w:right w:val="none" w:sz="0" w:space="0" w:color="auto"/>
              </w:divBdr>
            </w:div>
            <w:div w:id="1270162829">
              <w:marLeft w:val="0"/>
              <w:marRight w:val="0"/>
              <w:marTop w:val="0"/>
              <w:marBottom w:val="0"/>
              <w:divBdr>
                <w:top w:val="none" w:sz="0" w:space="0" w:color="auto"/>
                <w:left w:val="none" w:sz="0" w:space="0" w:color="auto"/>
                <w:bottom w:val="none" w:sz="0" w:space="0" w:color="auto"/>
                <w:right w:val="none" w:sz="0" w:space="0" w:color="auto"/>
              </w:divBdr>
            </w:div>
            <w:div w:id="1664893674">
              <w:marLeft w:val="0"/>
              <w:marRight w:val="0"/>
              <w:marTop w:val="0"/>
              <w:marBottom w:val="0"/>
              <w:divBdr>
                <w:top w:val="none" w:sz="0" w:space="0" w:color="auto"/>
                <w:left w:val="none" w:sz="0" w:space="0" w:color="auto"/>
                <w:bottom w:val="none" w:sz="0" w:space="0" w:color="auto"/>
                <w:right w:val="none" w:sz="0" w:space="0" w:color="auto"/>
              </w:divBdr>
            </w:div>
            <w:div w:id="1816338260">
              <w:marLeft w:val="0"/>
              <w:marRight w:val="0"/>
              <w:marTop w:val="0"/>
              <w:marBottom w:val="0"/>
              <w:divBdr>
                <w:top w:val="none" w:sz="0" w:space="0" w:color="auto"/>
                <w:left w:val="none" w:sz="0" w:space="0" w:color="auto"/>
                <w:bottom w:val="none" w:sz="0" w:space="0" w:color="auto"/>
                <w:right w:val="none" w:sz="0" w:space="0" w:color="auto"/>
              </w:divBdr>
            </w:div>
            <w:div w:id="1982999866">
              <w:marLeft w:val="0"/>
              <w:marRight w:val="0"/>
              <w:marTop w:val="0"/>
              <w:marBottom w:val="0"/>
              <w:divBdr>
                <w:top w:val="none" w:sz="0" w:space="0" w:color="auto"/>
                <w:left w:val="none" w:sz="0" w:space="0" w:color="auto"/>
                <w:bottom w:val="none" w:sz="0" w:space="0" w:color="auto"/>
                <w:right w:val="none" w:sz="0" w:space="0" w:color="auto"/>
              </w:divBdr>
            </w:div>
            <w:div w:id="214396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53746">
      <w:bodyDiv w:val="1"/>
      <w:marLeft w:val="0"/>
      <w:marRight w:val="0"/>
      <w:marTop w:val="0"/>
      <w:marBottom w:val="0"/>
      <w:divBdr>
        <w:top w:val="none" w:sz="0" w:space="0" w:color="auto"/>
        <w:left w:val="none" w:sz="0" w:space="0" w:color="auto"/>
        <w:bottom w:val="none" w:sz="0" w:space="0" w:color="auto"/>
        <w:right w:val="none" w:sz="0" w:space="0" w:color="auto"/>
      </w:divBdr>
      <w:divsChild>
        <w:div w:id="1612515081">
          <w:marLeft w:val="0"/>
          <w:marRight w:val="0"/>
          <w:marTop w:val="0"/>
          <w:marBottom w:val="0"/>
          <w:divBdr>
            <w:top w:val="none" w:sz="0" w:space="0" w:color="auto"/>
            <w:left w:val="none" w:sz="0" w:space="0" w:color="auto"/>
            <w:bottom w:val="none" w:sz="0" w:space="0" w:color="auto"/>
            <w:right w:val="none" w:sz="0" w:space="0" w:color="auto"/>
          </w:divBdr>
          <w:divsChild>
            <w:div w:id="442578295">
              <w:marLeft w:val="0"/>
              <w:marRight w:val="0"/>
              <w:marTop w:val="0"/>
              <w:marBottom w:val="0"/>
              <w:divBdr>
                <w:top w:val="none" w:sz="0" w:space="0" w:color="auto"/>
                <w:left w:val="none" w:sz="0" w:space="0" w:color="auto"/>
                <w:bottom w:val="none" w:sz="0" w:space="0" w:color="auto"/>
                <w:right w:val="none" w:sz="0" w:space="0" w:color="auto"/>
              </w:divBdr>
            </w:div>
            <w:div w:id="497380933">
              <w:marLeft w:val="0"/>
              <w:marRight w:val="0"/>
              <w:marTop w:val="0"/>
              <w:marBottom w:val="0"/>
              <w:divBdr>
                <w:top w:val="none" w:sz="0" w:space="0" w:color="auto"/>
                <w:left w:val="none" w:sz="0" w:space="0" w:color="auto"/>
                <w:bottom w:val="none" w:sz="0" w:space="0" w:color="auto"/>
                <w:right w:val="none" w:sz="0" w:space="0" w:color="auto"/>
              </w:divBdr>
            </w:div>
            <w:div w:id="535626040">
              <w:marLeft w:val="0"/>
              <w:marRight w:val="0"/>
              <w:marTop w:val="0"/>
              <w:marBottom w:val="0"/>
              <w:divBdr>
                <w:top w:val="none" w:sz="0" w:space="0" w:color="auto"/>
                <w:left w:val="none" w:sz="0" w:space="0" w:color="auto"/>
                <w:bottom w:val="none" w:sz="0" w:space="0" w:color="auto"/>
                <w:right w:val="none" w:sz="0" w:space="0" w:color="auto"/>
              </w:divBdr>
            </w:div>
            <w:div w:id="559293199">
              <w:marLeft w:val="0"/>
              <w:marRight w:val="0"/>
              <w:marTop w:val="0"/>
              <w:marBottom w:val="0"/>
              <w:divBdr>
                <w:top w:val="none" w:sz="0" w:space="0" w:color="auto"/>
                <w:left w:val="none" w:sz="0" w:space="0" w:color="auto"/>
                <w:bottom w:val="none" w:sz="0" w:space="0" w:color="auto"/>
                <w:right w:val="none" w:sz="0" w:space="0" w:color="auto"/>
              </w:divBdr>
            </w:div>
            <w:div w:id="572930635">
              <w:marLeft w:val="0"/>
              <w:marRight w:val="0"/>
              <w:marTop w:val="0"/>
              <w:marBottom w:val="0"/>
              <w:divBdr>
                <w:top w:val="none" w:sz="0" w:space="0" w:color="auto"/>
                <w:left w:val="none" w:sz="0" w:space="0" w:color="auto"/>
                <w:bottom w:val="none" w:sz="0" w:space="0" w:color="auto"/>
                <w:right w:val="none" w:sz="0" w:space="0" w:color="auto"/>
              </w:divBdr>
            </w:div>
            <w:div w:id="972910444">
              <w:marLeft w:val="0"/>
              <w:marRight w:val="0"/>
              <w:marTop w:val="0"/>
              <w:marBottom w:val="0"/>
              <w:divBdr>
                <w:top w:val="none" w:sz="0" w:space="0" w:color="auto"/>
                <w:left w:val="none" w:sz="0" w:space="0" w:color="auto"/>
                <w:bottom w:val="none" w:sz="0" w:space="0" w:color="auto"/>
                <w:right w:val="none" w:sz="0" w:space="0" w:color="auto"/>
              </w:divBdr>
            </w:div>
            <w:div w:id="1040858900">
              <w:marLeft w:val="0"/>
              <w:marRight w:val="0"/>
              <w:marTop w:val="0"/>
              <w:marBottom w:val="0"/>
              <w:divBdr>
                <w:top w:val="none" w:sz="0" w:space="0" w:color="auto"/>
                <w:left w:val="none" w:sz="0" w:space="0" w:color="auto"/>
                <w:bottom w:val="none" w:sz="0" w:space="0" w:color="auto"/>
                <w:right w:val="none" w:sz="0" w:space="0" w:color="auto"/>
              </w:divBdr>
            </w:div>
            <w:div w:id="1108501812">
              <w:marLeft w:val="0"/>
              <w:marRight w:val="0"/>
              <w:marTop w:val="0"/>
              <w:marBottom w:val="0"/>
              <w:divBdr>
                <w:top w:val="none" w:sz="0" w:space="0" w:color="auto"/>
                <w:left w:val="none" w:sz="0" w:space="0" w:color="auto"/>
                <w:bottom w:val="none" w:sz="0" w:space="0" w:color="auto"/>
                <w:right w:val="none" w:sz="0" w:space="0" w:color="auto"/>
              </w:divBdr>
            </w:div>
            <w:div w:id="1472746804">
              <w:marLeft w:val="0"/>
              <w:marRight w:val="0"/>
              <w:marTop w:val="0"/>
              <w:marBottom w:val="0"/>
              <w:divBdr>
                <w:top w:val="none" w:sz="0" w:space="0" w:color="auto"/>
                <w:left w:val="none" w:sz="0" w:space="0" w:color="auto"/>
                <w:bottom w:val="none" w:sz="0" w:space="0" w:color="auto"/>
                <w:right w:val="none" w:sz="0" w:space="0" w:color="auto"/>
              </w:divBdr>
            </w:div>
            <w:div w:id="1796681248">
              <w:marLeft w:val="0"/>
              <w:marRight w:val="0"/>
              <w:marTop w:val="0"/>
              <w:marBottom w:val="0"/>
              <w:divBdr>
                <w:top w:val="none" w:sz="0" w:space="0" w:color="auto"/>
                <w:left w:val="none" w:sz="0" w:space="0" w:color="auto"/>
                <w:bottom w:val="none" w:sz="0" w:space="0" w:color="auto"/>
                <w:right w:val="none" w:sz="0" w:space="0" w:color="auto"/>
              </w:divBdr>
            </w:div>
            <w:div w:id="1924609746">
              <w:marLeft w:val="0"/>
              <w:marRight w:val="0"/>
              <w:marTop w:val="0"/>
              <w:marBottom w:val="0"/>
              <w:divBdr>
                <w:top w:val="none" w:sz="0" w:space="0" w:color="auto"/>
                <w:left w:val="none" w:sz="0" w:space="0" w:color="auto"/>
                <w:bottom w:val="none" w:sz="0" w:space="0" w:color="auto"/>
                <w:right w:val="none" w:sz="0" w:space="0" w:color="auto"/>
              </w:divBdr>
            </w:div>
            <w:div w:id="1961522201">
              <w:marLeft w:val="0"/>
              <w:marRight w:val="0"/>
              <w:marTop w:val="0"/>
              <w:marBottom w:val="0"/>
              <w:divBdr>
                <w:top w:val="none" w:sz="0" w:space="0" w:color="auto"/>
                <w:left w:val="none" w:sz="0" w:space="0" w:color="auto"/>
                <w:bottom w:val="none" w:sz="0" w:space="0" w:color="auto"/>
                <w:right w:val="none" w:sz="0" w:space="0" w:color="auto"/>
              </w:divBdr>
            </w:div>
            <w:div w:id="201414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431987">
      <w:bodyDiv w:val="1"/>
      <w:marLeft w:val="0"/>
      <w:marRight w:val="0"/>
      <w:marTop w:val="0"/>
      <w:marBottom w:val="0"/>
      <w:divBdr>
        <w:top w:val="none" w:sz="0" w:space="0" w:color="auto"/>
        <w:left w:val="none" w:sz="0" w:space="0" w:color="auto"/>
        <w:bottom w:val="none" w:sz="0" w:space="0" w:color="auto"/>
        <w:right w:val="none" w:sz="0" w:space="0" w:color="auto"/>
      </w:divBdr>
    </w:div>
    <w:div w:id="2134665526">
      <w:bodyDiv w:val="1"/>
      <w:marLeft w:val="0"/>
      <w:marRight w:val="0"/>
      <w:marTop w:val="0"/>
      <w:marBottom w:val="0"/>
      <w:divBdr>
        <w:top w:val="none" w:sz="0" w:space="0" w:color="auto"/>
        <w:left w:val="none" w:sz="0" w:space="0" w:color="auto"/>
        <w:bottom w:val="none" w:sz="0" w:space="0" w:color="auto"/>
        <w:right w:val="none" w:sz="0" w:space="0" w:color="auto"/>
      </w:divBdr>
    </w:div>
    <w:div w:id="2136100087">
      <w:bodyDiv w:val="1"/>
      <w:marLeft w:val="0"/>
      <w:marRight w:val="0"/>
      <w:marTop w:val="0"/>
      <w:marBottom w:val="0"/>
      <w:divBdr>
        <w:top w:val="none" w:sz="0" w:space="0" w:color="auto"/>
        <w:left w:val="none" w:sz="0" w:space="0" w:color="auto"/>
        <w:bottom w:val="none" w:sz="0" w:space="0" w:color="auto"/>
        <w:right w:val="none" w:sz="0" w:space="0" w:color="auto"/>
      </w:divBdr>
    </w:div>
    <w:div w:id="2137597128">
      <w:bodyDiv w:val="1"/>
      <w:marLeft w:val="0"/>
      <w:marRight w:val="0"/>
      <w:marTop w:val="0"/>
      <w:marBottom w:val="0"/>
      <w:divBdr>
        <w:top w:val="none" w:sz="0" w:space="0" w:color="auto"/>
        <w:left w:val="none" w:sz="0" w:space="0" w:color="auto"/>
        <w:bottom w:val="none" w:sz="0" w:space="0" w:color="auto"/>
        <w:right w:val="none" w:sz="0" w:space="0" w:color="auto"/>
      </w:divBdr>
    </w:div>
    <w:div w:id="2138522419">
      <w:bodyDiv w:val="1"/>
      <w:marLeft w:val="0"/>
      <w:marRight w:val="0"/>
      <w:marTop w:val="0"/>
      <w:marBottom w:val="0"/>
      <w:divBdr>
        <w:top w:val="none" w:sz="0" w:space="0" w:color="auto"/>
        <w:left w:val="none" w:sz="0" w:space="0" w:color="auto"/>
        <w:bottom w:val="none" w:sz="0" w:space="0" w:color="auto"/>
        <w:right w:val="none" w:sz="0" w:space="0" w:color="auto"/>
      </w:divBdr>
      <w:divsChild>
        <w:div w:id="2013216552">
          <w:marLeft w:val="0"/>
          <w:marRight w:val="0"/>
          <w:marTop w:val="0"/>
          <w:marBottom w:val="0"/>
          <w:divBdr>
            <w:top w:val="none" w:sz="0" w:space="0" w:color="auto"/>
            <w:left w:val="none" w:sz="0" w:space="0" w:color="auto"/>
            <w:bottom w:val="none" w:sz="0" w:space="0" w:color="auto"/>
            <w:right w:val="none" w:sz="0" w:space="0" w:color="auto"/>
          </w:divBdr>
          <w:divsChild>
            <w:div w:id="10539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913962">
      <w:bodyDiv w:val="1"/>
      <w:marLeft w:val="0"/>
      <w:marRight w:val="0"/>
      <w:marTop w:val="0"/>
      <w:marBottom w:val="0"/>
      <w:divBdr>
        <w:top w:val="none" w:sz="0" w:space="0" w:color="auto"/>
        <w:left w:val="none" w:sz="0" w:space="0" w:color="auto"/>
        <w:bottom w:val="none" w:sz="0" w:space="0" w:color="auto"/>
        <w:right w:val="none" w:sz="0" w:space="0" w:color="auto"/>
      </w:divBdr>
    </w:div>
    <w:div w:id="21471568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s://www.softwaretestinghelp.com/best-cpp-compiler-ide/" TargetMode="External"/><Relationship Id="rId42" Type="http://schemas.openxmlformats.org/officeDocument/2006/relationships/image" Target="media/image13.png"/><Relationship Id="rId47" Type="http://schemas.openxmlformats.org/officeDocument/2006/relationships/image" Target="media/image16.png"/><Relationship Id="rId63" Type="http://schemas.openxmlformats.org/officeDocument/2006/relationships/image" Target="media/image29.png"/><Relationship Id="rId68" Type="http://schemas.openxmlformats.org/officeDocument/2006/relationships/image" Target="media/image33.png"/><Relationship Id="rId84" Type="http://schemas.openxmlformats.org/officeDocument/2006/relationships/hyperlink" Target="https://git-scm.com/" TargetMode="External"/><Relationship Id="rId16" Type="http://schemas.openxmlformats.org/officeDocument/2006/relationships/hyperlink" Target="https://www.softwaretestinghelp.com/best-cpp-compiler-ide/" TargetMode="External"/><Relationship Id="rId11" Type="http://schemas.openxmlformats.org/officeDocument/2006/relationships/image" Target="media/image1.png"/><Relationship Id="rId32" Type="http://schemas.openxmlformats.org/officeDocument/2006/relationships/diagramQuickStyle" Target="diagrams/quickStyle1.xml"/><Relationship Id="rId37" Type="http://schemas.openxmlformats.org/officeDocument/2006/relationships/image" Target="media/image8.png"/><Relationship Id="rId53" Type="http://schemas.openxmlformats.org/officeDocument/2006/relationships/image" Target="media/image20.png"/><Relationship Id="rId58" Type="http://schemas.openxmlformats.org/officeDocument/2006/relationships/image" Target="media/image25.png"/><Relationship Id="rId74" Type="http://schemas.openxmlformats.org/officeDocument/2006/relationships/image" Target="media/image39.png"/><Relationship Id="rId79" Type="http://schemas.openxmlformats.org/officeDocument/2006/relationships/hyperlink" Target="https://github.com/gpdzvapatsva/areaofcircle" TargetMode="External"/><Relationship Id="rId5" Type="http://schemas.openxmlformats.org/officeDocument/2006/relationships/numbering" Target="numbering.xml"/><Relationship Id="rId19" Type="http://schemas.openxmlformats.org/officeDocument/2006/relationships/hyperlink" Target="https://www.softwaretestinghelp.com/best-cpp-compiler-ide/" TargetMode="External"/><Relationship Id="rId14" Type="http://schemas.openxmlformats.org/officeDocument/2006/relationships/hyperlink" Target="https://www.softwaretestinghelp.com/best-cpp-compiler-ide/" TargetMode="External"/><Relationship Id="rId22" Type="http://schemas.openxmlformats.org/officeDocument/2006/relationships/hyperlink" Target="https://www.softwaretestinghelp.com/best-cpp-compiler-ide/" TargetMode="External"/><Relationship Id="rId27" Type="http://schemas.openxmlformats.org/officeDocument/2006/relationships/image" Target="media/image5.png"/><Relationship Id="rId30" Type="http://schemas.openxmlformats.org/officeDocument/2006/relationships/diagramData" Target="diagrams/data1.xml"/><Relationship Id="rId35" Type="http://schemas.openxmlformats.org/officeDocument/2006/relationships/hyperlink" Target="https://opensource.com/article/18/4/introduction-python-bytecode" TargetMode="External"/><Relationship Id="rId43" Type="http://schemas.openxmlformats.org/officeDocument/2006/relationships/hyperlink" Target="https://bitbucket.org/sol_prog/raspberry-pi-gcc-binary.git" TargetMode="External"/><Relationship Id="rId48" Type="http://schemas.openxmlformats.org/officeDocument/2006/relationships/hyperlink" Target="https://www.sciencedirect.com/topics/engineering/set-breakpoints" TargetMode="External"/><Relationship Id="rId56" Type="http://schemas.openxmlformats.org/officeDocument/2006/relationships/image" Target="media/image23.png"/><Relationship Id="rId64" Type="http://schemas.openxmlformats.org/officeDocument/2006/relationships/image" Target="media/image30.png"/><Relationship Id="rId69" Type="http://schemas.openxmlformats.org/officeDocument/2006/relationships/image" Target="media/image34.png"/><Relationship Id="rId77" Type="http://schemas.openxmlformats.org/officeDocument/2006/relationships/image" Target="media/image41.png"/><Relationship Id="rId8" Type="http://schemas.openxmlformats.org/officeDocument/2006/relationships/webSettings" Target="webSettings.xml"/><Relationship Id="rId51" Type="http://schemas.openxmlformats.org/officeDocument/2006/relationships/image" Target="media/image18.png"/><Relationship Id="rId72" Type="http://schemas.openxmlformats.org/officeDocument/2006/relationships/image" Target="media/image37.png"/><Relationship Id="rId80" Type="http://schemas.openxmlformats.org/officeDocument/2006/relationships/hyperlink" Target="https://github.com/gpdzvapatsva/areaofcircle" TargetMode="External"/><Relationship Id="rId85" Type="http://schemas.openxmlformats.org/officeDocument/2006/relationships/hyperlink" Target="https://byjus.com/gate/difference-between-gcc-and-g-plus-plus/" TargetMode="External"/><Relationship Id="rId3" Type="http://schemas.openxmlformats.org/officeDocument/2006/relationships/customXml" Target="../customXml/item3.xml"/><Relationship Id="rId12" Type="http://schemas.openxmlformats.org/officeDocument/2006/relationships/hyperlink" Target="https://www.softwaretestinghelp.com/best-cpp-compiler-ide/" TargetMode="External"/><Relationship Id="rId17" Type="http://schemas.openxmlformats.org/officeDocument/2006/relationships/hyperlink" Target="https://www.softwaretestinghelp.com/best-cpp-compiler-ide/" TargetMode="External"/><Relationship Id="rId25" Type="http://schemas.openxmlformats.org/officeDocument/2006/relationships/image" Target="media/image3.png"/><Relationship Id="rId33" Type="http://schemas.openxmlformats.org/officeDocument/2006/relationships/diagramColors" Target="diagrams/colors1.xml"/><Relationship Id="rId38" Type="http://schemas.openxmlformats.org/officeDocument/2006/relationships/image" Target="media/image9.png"/><Relationship Id="rId46" Type="http://schemas.openxmlformats.org/officeDocument/2006/relationships/image" Target="media/image15.png"/><Relationship Id="rId59" Type="http://schemas.openxmlformats.org/officeDocument/2006/relationships/image" Target="media/image26.png"/><Relationship Id="rId67" Type="http://schemas.openxmlformats.org/officeDocument/2006/relationships/hyperlink" Target="https://git-scm.com/download/win" TargetMode="External"/><Relationship Id="rId20" Type="http://schemas.openxmlformats.org/officeDocument/2006/relationships/hyperlink" Target="https://www.softwaretestinghelp.com/best-cpp-compiler-ide/" TargetMode="External"/><Relationship Id="rId41" Type="http://schemas.openxmlformats.org/officeDocument/2006/relationships/image" Target="media/image12.png"/><Relationship Id="rId54" Type="http://schemas.openxmlformats.org/officeDocument/2006/relationships/image" Target="media/image21.png"/><Relationship Id="rId62" Type="http://schemas.openxmlformats.org/officeDocument/2006/relationships/image" Target="media/image28.png"/><Relationship Id="rId70" Type="http://schemas.openxmlformats.org/officeDocument/2006/relationships/image" Target="media/image35.png"/><Relationship Id="rId75" Type="http://schemas.openxmlformats.org/officeDocument/2006/relationships/hyperlink" Target="https://linuxize.com/post/how-to-use-apt-command/" TargetMode="External"/><Relationship Id="rId83" Type="http://schemas.openxmlformats.org/officeDocument/2006/relationships/hyperlink" Target="https://education.github.com/git-cheat-sheet-education.pdf"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softwaretestinghelp.com/best-cpp-compiler-ide/" TargetMode="External"/><Relationship Id="rId23" Type="http://schemas.openxmlformats.org/officeDocument/2006/relationships/hyperlink" Target="https://www.softwaretestinghelp.com/best-cpp-compiler-ide/" TargetMode="External"/><Relationship Id="rId28" Type="http://schemas.openxmlformats.org/officeDocument/2006/relationships/image" Target="media/image6.png"/><Relationship Id="rId36" Type="http://schemas.openxmlformats.org/officeDocument/2006/relationships/hyperlink" Target="http://www.cygwin.com/" TargetMode="External"/><Relationship Id="rId49" Type="http://schemas.openxmlformats.org/officeDocument/2006/relationships/image" Target="media/image17.png"/><Relationship Id="rId57" Type="http://schemas.openxmlformats.org/officeDocument/2006/relationships/image" Target="media/image24.png"/><Relationship Id="rId10" Type="http://schemas.openxmlformats.org/officeDocument/2006/relationships/endnotes" Target="endnotes.xml"/><Relationship Id="rId31" Type="http://schemas.openxmlformats.org/officeDocument/2006/relationships/diagramLayout" Target="diagrams/layout1.xml"/><Relationship Id="rId44" Type="http://schemas.openxmlformats.org/officeDocument/2006/relationships/image" Target="media/image14.png"/><Relationship Id="rId52" Type="http://schemas.openxmlformats.org/officeDocument/2006/relationships/image" Target="media/image19.png"/><Relationship Id="rId60" Type="http://schemas.openxmlformats.org/officeDocument/2006/relationships/hyperlink" Target="https://www.youtube.com/embed/Cd0BOOdGjrw" TargetMode="External"/><Relationship Id="rId65" Type="http://schemas.openxmlformats.org/officeDocument/2006/relationships/image" Target="media/image31.png"/><Relationship Id="rId73" Type="http://schemas.openxmlformats.org/officeDocument/2006/relationships/image" Target="media/image38.png"/><Relationship Id="rId78" Type="http://schemas.openxmlformats.org/officeDocument/2006/relationships/image" Target="media/image42.png"/><Relationship Id="rId81" Type="http://schemas.openxmlformats.org/officeDocument/2006/relationships/image" Target="media/image43.png"/><Relationship Id="rId86"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www.softwaretestinghelp.com/best-cpp-compiler-ide/" TargetMode="External"/><Relationship Id="rId18" Type="http://schemas.openxmlformats.org/officeDocument/2006/relationships/hyperlink" Target="https://www.softwaretestinghelp.com/best-cpp-compiler-ide/" TargetMode="External"/><Relationship Id="rId39" Type="http://schemas.openxmlformats.org/officeDocument/2006/relationships/image" Target="media/image10.png"/><Relationship Id="rId34" Type="http://schemas.microsoft.com/office/2007/relationships/diagramDrawing" Target="diagrams/drawing1.xml"/><Relationship Id="rId50" Type="http://schemas.openxmlformats.org/officeDocument/2006/relationships/hyperlink" Target="https://sourceforge.net/projects/mingw/" TargetMode="External"/><Relationship Id="rId55" Type="http://schemas.openxmlformats.org/officeDocument/2006/relationships/image" Target="media/image22.png"/><Relationship Id="rId76" Type="http://schemas.openxmlformats.org/officeDocument/2006/relationships/image" Target="media/image40.png"/><Relationship Id="rId7" Type="http://schemas.openxmlformats.org/officeDocument/2006/relationships/settings" Target="settings.xml"/><Relationship Id="rId71" Type="http://schemas.openxmlformats.org/officeDocument/2006/relationships/image" Target="media/image36.png"/><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image" Target="media/image2.png"/><Relationship Id="rId40" Type="http://schemas.openxmlformats.org/officeDocument/2006/relationships/image" Target="media/image11.png"/><Relationship Id="rId45" Type="http://schemas.openxmlformats.org/officeDocument/2006/relationships/hyperlink" Target="https://www.educba.com/career-as-a-software-developers/" TargetMode="External"/><Relationship Id="rId66" Type="http://schemas.openxmlformats.org/officeDocument/2006/relationships/image" Target="media/image32.png"/><Relationship Id="rId87" Type="http://schemas.microsoft.com/office/2011/relationships/people" Target="people.xml"/><Relationship Id="rId61" Type="http://schemas.openxmlformats.org/officeDocument/2006/relationships/image" Target="media/image27.png"/><Relationship Id="rId82" Type="http://schemas.openxmlformats.org/officeDocument/2006/relationships/image" Target="media/image4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A32068-3B75-4D1D-9AAD-466F2B0FD809}" type="doc">
      <dgm:prSet loTypeId="urn:microsoft.com/office/officeart/2005/8/layout/process1" loCatId="process" qsTypeId="urn:microsoft.com/office/officeart/2005/8/quickstyle/simple1" qsCatId="simple" csTypeId="urn:microsoft.com/office/officeart/2005/8/colors/accent1_2" csCatId="accent1" phldr="1"/>
      <dgm:spPr/>
    </dgm:pt>
    <dgm:pt modelId="{665DBCA9-3364-4C5C-8BA9-3BC71DFE101F}">
      <dgm:prSet phldrT="[Text]" custT="1"/>
      <dgm:spPr>
        <a:solidFill>
          <a:schemeClr val="bg1">
            <a:lumMod val="75000"/>
          </a:schemeClr>
        </a:solidFill>
      </dgm:spPr>
      <dgm:t>
        <a:bodyPr/>
        <a:lstStyle/>
        <a:p>
          <a:r>
            <a:rPr lang="en-ZA" sz="1100">
              <a:solidFill>
                <a:sysClr val="windowText" lastClr="000000"/>
              </a:solidFill>
              <a:latin typeface="Times New Roman" panose="02020603050405020304" pitchFamily="18" charset="0"/>
              <a:cs typeface="Times New Roman" panose="02020603050405020304" pitchFamily="18" charset="0"/>
            </a:rPr>
            <a:t>Code</a:t>
          </a:r>
          <a:r>
            <a:rPr lang="en-ZA" sz="1100">
              <a:latin typeface="Times New Roman" panose="02020603050405020304" pitchFamily="18" charset="0"/>
              <a:cs typeface="Times New Roman" panose="02020603050405020304" pitchFamily="18" charset="0"/>
            </a:rPr>
            <a:t> </a:t>
          </a:r>
          <a:r>
            <a:rPr lang="en-ZA" sz="1100">
              <a:solidFill>
                <a:sysClr val="windowText" lastClr="000000"/>
              </a:solidFill>
              <a:latin typeface="Times New Roman" panose="02020603050405020304" pitchFamily="18" charset="0"/>
              <a:cs typeface="Times New Roman" panose="02020603050405020304" pitchFamily="18" charset="0"/>
            </a:rPr>
            <a:t>Optimisation</a:t>
          </a:r>
        </a:p>
      </dgm:t>
    </dgm:pt>
    <dgm:pt modelId="{BDDDD73B-589E-493D-81F4-3637CECA0B8C}" type="parTrans" cxnId="{94E8C894-80AF-42E7-97C5-03081555DEFA}">
      <dgm:prSet/>
      <dgm:spPr/>
      <dgm:t>
        <a:bodyPr/>
        <a:lstStyle/>
        <a:p>
          <a:endParaRPr lang="en-ZA"/>
        </a:p>
      </dgm:t>
    </dgm:pt>
    <dgm:pt modelId="{B182A6EF-2BE1-4DD5-A98D-417B3F1FA09C}" type="sibTrans" cxnId="{94E8C894-80AF-42E7-97C5-03081555DEFA}">
      <dgm:prSet/>
      <dgm:spPr>
        <a:solidFill>
          <a:schemeClr val="bg1">
            <a:lumMod val="85000"/>
          </a:schemeClr>
        </a:solidFill>
      </dgm:spPr>
      <dgm:t>
        <a:bodyPr/>
        <a:lstStyle/>
        <a:p>
          <a:endParaRPr lang="en-ZA"/>
        </a:p>
      </dgm:t>
    </dgm:pt>
    <dgm:pt modelId="{95A5D35D-F13A-45FD-8843-9BA2E822A75B}">
      <dgm:prSet phldrT="[Text]" custT="1"/>
      <dgm:spPr>
        <a:solidFill>
          <a:schemeClr val="bg1">
            <a:lumMod val="75000"/>
          </a:schemeClr>
        </a:solidFill>
      </dgm:spPr>
      <dgm:t>
        <a:bodyPr/>
        <a:lstStyle/>
        <a:p>
          <a:r>
            <a:rPr lang="en-ZA" sz="1100">
              <a:solidFill>
                <a:sysClr val="windowText" lastClr="000000"/>
              </a:solidFill>
              <a:latin typeface="Times New Roman" panose="02020603050405020304" pitchFamily="18" charset="0"/>
              <a:cs typeface="Times New Roman" panose="02020603050405020304" pitchFamily="18" charset="0"/>
            </a:rPr>
            <a:t>Code</a:t>
          </a:r>
          <a:r>
            <a:rPr lang="en-ZA" sz="1100"/>
            <a:t> </a:t>
          </a:r>
          <a:r>
            <a:rPr lang="en-ZA" sz="1100">
              <a:solidFill>
                <a:sysClr val="windowText" lastClr="000000"/>
              </a:solidFill>
            </a:rPr>
            <a:t>Generation</a:t>
          </a:r>
        </a:p>
      </dgm:t>
    </dgm:pt>
    <dgm:pt modelId="{FEA76072-09A2-420D-B3EE-4764BF631B49}" type="parTrans" cxnId="{7D50912B-9F7B-4108-969C-9B2AF6C41CAC}">
      <dgm:prSet/>
      <dgm:spPr/>
      <dgm:t>
        <a:bodyPr/>
        <a:lstStyle/>
        <a:p>
          <a:endParaRPr lang="en-ZA"/>
        </a:p>
      </dgm:t>
    </dgm:pt>
    <dgm:pt modelId="{7E044ECD-AD68-4721-B82D-192F8752B6C4}" type="sibTrans" cxnId="{7D50912B-9F7B-4108-969C-9B2AF6C41CAC}">
      <dgm:prSet/>
      <dgm:spPr/>
      <dgm:t>
        <a:bodyPr/>
        <a:lstStyle/>
        <a:p>
          <a:endParaRPr lang="en-ZA"/>
        </a:p>
      </dgm:t>
    </dgm:pt>
    <dgm:pt modelId="{098EB7AD-B7A5-4C27-BE14-6ECC74AD0931}" type="pres">
      <dgm:prSet presAssocID="{88A32068-3B75-4D1D-9AAD-466F2B0FD809}" presName="Name0" presStyleCnt="0">
        <dgm:presLayoutVars>
          <dgm:dir/>
          <dgm:resizeHandles val="exact"/>
        </dgm:presLayoutVars>
      </dgm:prSet>
      <dgm:spPr/>
    </dgm:pt>
    <dgm:pt modelId="{F47388EC-60FC-4001-AA7C-28BA080DC502}" type="pres">
      <dgm:prSet presAssocID="{665DBCA9-3364-4C5C-8BA9-3BC71DFE101F}" presName="node" presStyleLbl="node1" presStyleIdx="0" presStyleCnt="2" custScaleX="33851" custScaleY="23335">
        <dgm:presLayoutVars>
          <dgm:bulletEnabled val="1"/>
        </dgm:presLayoutVars>
      </dgm:prSet>
      <dgm:spPr/>
    </dgm:pt>
    <dgm:pt modelId="{6E9A4713-C213-402A-A6DA-C29DCF52033F}" type="pres">
      <dgm:prSet presAssocID="{B182A6EF-2BE1-4DD5-A98D-417B3F1FA09C}" presName="sibTrans" presStyleLbl="sibTrans2D1" presStyleIdx="0" presStyleCnt="1"/>
      <dgm:spPr/>
    </dgm:pt>
    <dgm:pt modelId="{92220320-38BB-454B-8C61-01F70CC552EB}" type="pres">
      <dgm:prSet presAssocID="{B182A6EF-2BE1-4DD5-A98D-417B3F1FA09C}" presName="connectorText" presStyleLbl="sibTrans2D1" presStyleIdx="0" presStyleCnt="1"/>
      <dgm:spPr/>
    </dgm:pt>
    <dgm:pt modelId="{5104E02E-8FFA-4268-9636-BF37DA0A03D5}" type="pres">
      <dgm:prSet presAssocID="{95A5D35D-F13A-45FD-8843-9BA2E822A75B}" presName="node" presStyleLbl="node1" presStyleIdx="1" presStyleCnt="2" custScaleX="32203" custScaleY="28418">
        <dgm:presLayoutVars>
          <dgm:bulletEnabled val="1"/>
        </dgm:presLayoutVars>
      </dgm:prSet>
      <dgm:spPr/>
    </dgm:pt>
  </dgm:ptLst>
  <dgm:cxnLst>
    <dgm:cxn modelId="{29BCA229-7092-4627-BA37-D2B97D01B9F6}" type="presOf" srcId="{95A5D35D-F13A-45FD-8843-9BA2E822A75B}" destId="{5104E02E-8FFA-4268-9636-BF37DA0A03D5}" srcOrd="0" destOrd="0" presId="urn:microsoft.com/office/officeart/2005/8/layout/process1"/>
    <dgm:cxn modelId="{7D50912B-9F7B-4108-969C-9B2AF6C41CAC}" srcId="{88A32068-3B75-4D1D-9AAD-466F2B0FD809}" destId="{95A5D35D-F13A-45FD-8843-9BA2E822A75B}" srcOrd="1" destOrd="0" parTransId="{FEA76072-09A2-420D-B3EE-4764BF631B49}" sibTransId="{7E044ECD-AD68-4721-B82D-192F8752B6C4}"/>
    <dgm:cxn modelId="{336EB830-8831-4C9C-BD7F-D14FC54F6F31}" type="presOf" srcId="{B182A6EF-2BE1-4DD5-A98D-417B3F1FA09C}" destId="{6E9A4713-C213-402A-A6DA-C29DCF52033F}" srcOrd="0" destOrd="0" presId="urn:microsoft.com/office/officeart/2005/8/layout/process1"/>
    <dgm:cxn modelId="{94E8C894-80AF-42E7-97C5-03081555DEFA}" srcId="{88A32068-3B75-4D1D-9AAD-466F2B0FD809}" destId="{665DBCA9-3364-4C5C-8BA9-3BC71DFE101F}" srcOrd="0" destOrd="0" parTransId="{BDDDD73B-589E-493D-81F4-3637CECA0B8C}" sibTransId="{B182A6EF-2BE1-4DD5-A98D-417B3F1FA09C}"/>
    <dgm:cxn modelId="{124D2AD1-6EB7-451A-BFD8-4422EAE0C862}" type="presOf" srcId="{665DBCA9-3364-4C5C-8BA9-3BC71DFE101F}" destId="{F47388EC-60FC-4001-AA7C-28BA080DC502}" srcOrd="0" destOrd="0" presId="urn:microsoft.com/office/officeart/2005/8/layout/process1"/>
    <dgm:cxn modelId="{DFBBEEED-284E-42B2-AB98-383FD20807BA}" type="presOf" srcId="{88A32068-3B75-4D1D-9AAD-466F2B0FD809}" destId="{098EB7AD-B7A5-4C27-BE14-6ECC74AD0931}" srcOrd="0" destOrd="0" presId="urn:microsoft.com/office/officeart/2005/8/layout/process1"/>
    <dgm:cxn modelId="{D58506F6-1ED1-49E5-97DA-32F9749B5594}" type="presOf" srcId="{B182A6EF-2BE1-4DD5-A98D-417B3F1FA09C}" destId="{92220320-38BB-454B-8C61-01F70CC552EB}" srcOrd="1" destOrd="0" presId="urn:microsoft.com/office/officeart/2005/8/layout/process1"/>
    <dgm:cxn modelId="{A79D50DD-9C22-49AB-8AE4-299CC19D6B1B}" type="presParOf" srcId="{098EB7AD-B7A5-4C27-BE14-6ECC74AD0931}" destId="{F47388EC-60FC-4001-AA7C-28BA080DC502}" srcOrd="0" destOrd="0" presId="urn:microsoft.com/office/officeart/2005/8/layout/process1"/>
    <dgm:cxn modelId="{1BF4A4DE-CB81-4079-B788-80A2676F18E3}" type="presParOf" srcId="{098EB7AD-B7A5-4C27-BE14-6ECC74AD0931}" destId="{6E9A4713-C213-402A-A6DA-C29DCF52033F}" srcOrd="1" destOrd="0" presId="urn:microsoft.com/office/officeart/2005/8/layout/process1"/>
    <dgm:cxn modelId="{0487564B-D389-4021-AF9E-660F13CF3F20}" type="presParOf" srcId="{6E9A4713-C213-402A-A6DA-C29DCF52033F}" destId="{92220320-38BB-454B-8C61-01F70CC552EB}" srcOrd="0" destOrd="0" presId="urn:microsoft.com/office/officeart/2005/8/layout/process1"/>
    <dgm:cxn modelId="{20DB8101-724B-46A2-9BED-53DC32236AF0}" type="presParOf" srcId="{098EB7AD-B7A5-4C27-BE14-6ECC74AD0931}" destId="{5104E02E-8FFA-4268-9636-BF37DA0A03D5}" srcOrd="2" destOrd="0" presId="urn:microsoft.com/office/officeart/2005/8/layout/process1"/>
  </dgm:cxnLst>
  <dgm:bg/>
  <dgm:whole>
    <a:ln>
      <a:solidFill>
        <a:schemeClr val="tx1"/>
      </a:solidFill>
    </a:ln>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7388EC-60FC-4001-AA7C-28BA080DC502}">
      <dsp:nvSpPr>
        <dsp:cNvPr id="0" name=""/>
        <dsp:cNvSpPr/>
      </dsp:nvSpPr>
      <dsp:spPr>
        <a:xfrm>
          <a:off x="1020" y="61882"/>
          <a:ext cx="1151603" cy="476310"/>
        </a:xfrm>
        <a:prstGeom prst="roundRect">
          <a:avLst>
            <a:gd name="adj" fmla="val 10000"/>
          </a:avLst>
        </a:prstGeom>
        <a:solidFill>
          <a:schemeClr val="bg1">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ZA" sz="1100" kern="1200">
              <a:solidFill>
                <a:sysClr val="windowText" lastClr="000000"/>
              </a:solidFill>
              <a:latin typeface="Times New Roman" panose="02020603050405020304" pitchFamily="18" charset="0"/>
              <a:cs typeface="Times New Roman" panose="02020603050405020304" pitchFamily="18" charset="0"/>
            </a:rPr>
            <a:t>Code</a:t>
          </a:r>
          <a:r>
            <a:rPr lang="en-ZA" sz="1100" kern="1200">
              <a:latin typeface="Times New Roman" panose="02020603050405020304" pitchFamily="18" charset="0"/>
              <a:cs typeface="Times New Roman" panose="02020603050405020304" pitchFamily="18" charset="0"/>
            </a:rPr>
            <a:t> </a:t>
          </a:r>
          <a:r>
            <a:rPr lang="en-ZA" sz="1100" kern="1200">
              <a:solidFill>
                <a:sysClr val="windowText" lastClr="000000"/>
              </a:solidFill>
              <a:latin typeface="Times New Roman" panose="02020603050405020304" pitchFamily="18" charset="0"/>
              <a:cs typeface="Times New Roman" panose="02020603050405020304" pitchFamily="18" charset="0"/>
            </a:rPr>
            <a:t>Optimisation</a:t>
          </a:r>
        </a:p>
      </dsp:txBody>
      <dsp:txXfrm>
        <a:off x="14971" y="75833"/>
        <a:ext cx="1123701" cy="448408"/>
      </dsp:txXfrm>
    </dsp:sp>
    <dsp:sp modelId="{6E9A4713-C213-402A-A6DA-C29DCF52033F}">
      <dsp:nvSpPr>
        <dsp:cNvPr id="0" name=""/>
        <dsp:cNvSpPr/>
      </dsp:nvSpPr>
      <dsp:spPr>
        <a:xfrm>
          <a:off x="1492821" y="0"/>
          <a:ext cx="721219" cy="600075"/>
        </a:xfrm>
        <a:prstGeom prst="rightArrow">
          <a:avLst>
            <a:gd name="adj1" fmla="val 60000"/>
            <a:gd name="adj2" fmla="val 50000"/>
          </a:avLst>
        </a:prstGeom>
        <a:solidFill>
          <a:schemeClr val="bg1">
            <a:lumMod val="85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111250">
            <a:lnSpc>
              <a:spcPct val="90000"/>
            </a:lnSpc>
            <a:spcBef>
              <a:spcPct val="0"/>
            </a:spcBef>
            <a:spcAft>
              <a:spcPct val="35000"/>
            </a:spcAft>
            <a:buNone/>
          </a:pPr>
          <a:endParaRPr lang="en-ZA" sz="2500" kern="1200"/>
        </a:p>
      </dsp:txBody>
      <dsp:txXfrm>
        <a:off x="1492821" y="120015"/>
        <a:ext cx="541197" cy="360045"/>
      </dsp:txXfrm>
    </dsp:sp>
    <dsp:sp modelId="{5104E02E-8FFA-4268-9636-BF37DA0A03D5}">
      <dsp:nvSpPr>
        <dsp:cNvPr id="0" name=""/>
        <dsp:cNvSpPr/>
      </dsp:nvSpPr>
      <dsp:spPr>
        <a:xfrm>
          <a:off x="2513415" y="10005"/>
          <a:ext cx="1095539" cy="580064"/>
        </a:xfrm>
        <a:prstGeom prst="roundRect">
          <a:avLst>
            <a:gd name="adj" fmla="val 10000"/>
          </a:avLst>
        </a:prstGeom>
        <a:solidFill>
          <a:schemeClr val="bg1">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ZA" sz="1100" kern="1200">
              <a:solidFill>
                <a:sysClr val="windowText" lastClr="000000"/>
              </a:solidFill>
              <a:latin typeface="Times New Roman" panose="02020603050405020304" pitchFamily="18" charset="0"/>
              <a:cs typeface="Times New Roman" panose="02020603050405020304" pitchFamily="18" charset="0"/>
            </a:rPr>
            <a:t>Code</a:t>
          </a:r>
          <a:r>
            <a:rPr lang="en-ZA" sz="1100" kern="1200"/>
            <a:t> </a:t>
          </a:r>
          <a:r>
            <a:rPr lang="en-ZA" sz="1100" kern="1200">
              <a:solidFill>
                <a:sysClr val="windowText" lastClr="000000"/>
              </a:solidFill>
            </a:rPr>
            <a:t>Generation</a:t>
          </a:r>
        </a:p>
      </dsp:txBody>
      <dsp:txXfrm>
        <a:off x="2530404" y="26994"/>
        <a:ext cx="1061561" cy="54608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76EFF60B1409A4FBAAEDCA41BC70386" ma:contentTypeVersion="8" ma:contentTypeDescription="Create a new document." ma:contentTypeScope="" ma:versionID="3d2a7dc195e6bb2321c5b9023ed3fd5a">
  <xsd:schema xmlns:xsd="http://www.w3.org/2001/XMLSchema" xmlns:xs="http://www.w3.org/2001/XMLSchema" xmlns:p="http://schemas.microsoft.com/office/2006/metadata/properties" xmlns:ns3="5c2ae5b8-839f-4df5-90d6-21a390580d77" xmlns:ns4="27d7a901-b391-4e86-bd2c-6caacf84d9e9" targetNamespace="http://schemas.microsoft.com/office/2006/metadata/properties" ma:root="true" ma:fieldsID="7e25e303b06d059a561ae7104a3224c2" ns3:_="" ns4:_="">
    <xsd:import namespace="5c2ae5b8-839f-4df5-90d6-21a390580d77"/>
    <xsd:import namespace="27d7a901-b391-4e86-bd2c-6caacf84d9e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LengthInSeconds"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2ae5b8-839f-4df5-90d6-21a390580d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AutoTags" ma:index="15" nillable="true" ma:displayName="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7d7a901-b391-4e86-bd2c-6caacf84d9e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800CECC-01C4-493F-A80F-7413517830D1}">
  <ds:schemaRefs>
    <ds:schemaRef ds:uri="http://schemas.openxmlformats.org/officeDocument/2006/bibliography"/>
  </ds:schemaRefs>
</ds:datastoreItem>
</file>

<file path=customXml/itemProps2.xml><?xml version="1.0" encoding="utf-8"?>
<ds:datastoreItem xmlns:ds="http://schemas.openxmlformats.org/officeDocument/2006/customXml" ds:itemID="{984B4684-D4BA-4180-BF90-57C0B2EE5D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2ae5b8-839f-4df5-90d6-21a390580d77"/>
    <ds:schemaRef ds:uri="27d7a901-b391-4e86-bd2c-6caacf84d9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CB1B72F-F756-4D48-BE86-7AC46F86279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AEE0697-9476-4849-AEE8-4374104AEBD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66</Pages>
  <Words>11128</Words>
  <Characters>63432</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Godwin Pedzisai Dzvapatsva</dc:creator>
  <cp:keywords/>
  <dc:description/>
  <cp:lastModifiedBy>Godwin Pedzisai Dzvapatsva</cp:lastModifiedBy>
  <cp:revision>9</cp:revision>
  <dcterms:created xsi:type="dcterms:W3CDTF">2023-03-24T22:45:00Z</dcterms:created>
  <dcterms:modified xsi:type="dcterms:W3CDTF">2023-03-26T19:46:00Z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0x010100776EFF60B1409A4FBAAEDCA41BC70386</vt:lpwstr>
  </property>
</Properties>
</file>